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F0CAB2" w14:textId="5A97CFFE" w:rsidR="0040523A" w:rsidRPr="006171AE" w:rsidRDefault="00254196">
      <w:pPr>
        <w:pStyle w:val="1"/>
        <w:snapToGrid w:val="0"/>
        <w:jc w:val="center"/>
        <w:rPr>
          <w:rFonts w:eastAsia="標楷體"/>
          <w:b/>
          <w:sz w:val="32"/>
        </w:rPr>
      </w:pPr>
      <w:bookmarkStart w:id="0" w:name="OLE_LINK2"/>
      <w:bookmarkStart w:id="1" w:name="OLE_LINK1"/>
      <w:r w:rsidRPr="006171AE">
        <w:rPr>
          <w:rFonts w:eastAsia="標楷體" w:hint="eastAsia"/>
          <w:b/>
          <w:sz w:val="32"/>
        </w:rPr>
        <w:t>匿名加密貨幣與實名商家交易</w:t>
      </w:r>
      <w:r w:rsidR="00CB694C" w:rsidRPr="006171AE">
        <w:rPr>
          <w:rFonts w:eastAsia="標楷體" w:hint="eastAsia"/>
          <w:b/>
          <w:sz w:val="32"/>
        </w:rPr>
        <w:t>的有效</w:t>
      </w:r>
      <w:r w:rsidR="00A13980">
        <w:rPr>
          <w:rFonts w:eastAsia="標楷體" w:hint="eastAsia"/>
          <w:b/>
          <w:sz w:val="32"/>
        </w:rPr>
        <w:t>行動支付</w:t>
      </w:r>
      <w:r w:rsidRPr="001F62DC">
        <w:rPr>
          <w:rFonts w:eastAsia="標楷體" w:hint="eastAsia"/>
          <w:b/>
          <w:sz w:val="32"/>
        </w:rPr>
        <w:t>監督平台</w:t>
      </w:r>
      <w:r w:rsidR="00A13980">
        <w:rPr>
          <w:rFonts w:eastAsia="標楷體" w:hint="eastAsia"/>
          <w:b/>
          <w:sz w:val="32"/>
        </w:rPr>
        <w:t>之</w:t>
      </w:r>
      <w:r w:rsidRPr="006171AE">
        <w:rPr>
          <w:rFonts w:eastAsia="標楷體" w:hint="eastAsia"/>
          <w:b/>
          <w:sz w:val="32"/>
        </w:rPr>
        <w:t>建置與實作</w:t>
      </w:r>
      <w:r w:rsidRPr="006171AE">
        <w:rPr>
          <w:rFonts w:eastAsia="標楷體"/>
          <w:b/>
          <w:sz w:val="32"/>
        </w:rPr>
        <w:t>-</w:t>
      </w:r>
      <w:r w:rsidRPr="006171AE">
        <w:rPr>
          <w:rFonts w:eastAsia="標楷體" w:hint="eastAsia"/>
          <w:b/>
          <w:sz w:val="32"/>
        </w:rPr>
        <w:t>以比特幣為</w:t>
      </w:r>
      <w:r w:rsidR="005D3D55" w:rsidRPr="006171AE">
        <w:rPr>
          <w:rFonts w:eastAsia="標楷體" w:hint="eastAsia"/>
          <w:b/>
          <w:sz w:val="32"/>
        </w:rPr>
        <w:t>例</w:t>
      </w:r>
    </w:p>
    <w:bookmarkEnd w:id="0"/>
    <w:bookmarkEnd w:id="1"/>
    <w:p w14:paraId="669CD625" w14:textId="77777777" w:rsidR="0040523A" w:rsidRPr="006171AE" w:rsidRDefault="005D3D55">
      <w:pPr>
        <w:pStyle w:val="1"/>
        <w:snapToGrid w:val="0"/>
        <w:rPr>
          <w:rFonts w:eastAsia="標楷體"/>
        </w:rPr>
      </w:pPr>
      <w:r w:rsidRPr="006171AE">
        <w:rPr>
          <w:rFonts w:eastAsia="標楷體"/>
        </w:rPr>
        <w:t xml:space="preserve"> </w:t>
      </w:r>
    </w:p>
    <w:p w14:paraId="51C972BA" w14:textId="21307D06" w:rsidR="002B4B85" w:rsidRPr="00B0136C" w:rsidRDefault="005D3D55" w:rsidP="002B4B85">
      <w:pPr>
        <w:pStyle w:val="1"/>
        <w:snapToGrid w:val="0"/>
        <w:jc w:val="center"/>
        <w:rPr>
          <w:rFonts w:eastAsia="標楷體"/>
          <w:vertAlign w:val="superscript"/>
        </w:rPr>
      </w:pPr>
      <w:r w:rsidRPr="00B0136C">
        <w:rPr>
          <w:rFonts w:eastAsia="標楷體" w:hint="eastAsia"/>
        </w:rPr>
        <w:t>江柏憲</w:t>
      </w:r>
      <w:r w:rsidR="002B4B85" w:rsidRPr="00B0136C">
        <w:rPr>
          <w:rFonts w:eastAsia="標楷體"/>
          <w:vertAlign w:val="superscript"/>
        </w:rPr>
        <w:t>a</w:t>
      </w:r>
      <w:r w:rsidR="00D92306" w:rsidRPr="00B0136C">
        <w:rPr>
          <w:rFonts w:eastAsia="標楷體" w:hint="eastAsia"/>
        </w:rPr>
        <w:t>、</w:t>
      </w:r>
      <w:r w:rsidR="002B4B85" w:rsidRPr="00B0136C">
        <w:rPr>
          <w:rFonts w:eastAsia="標楷體" w:hint="eastAsia"/>
        </w:rPr>
        <w:t>陳伯</w:t>
      </w:r>
      <w:r w:rsidRPr="00B0136C">
        <w:rPr>
          <w:rFonts w:eastAsia="標楷體" w:hint="eastAsia"/>
        </w:rPr>
        <w:t>韋</w:t>
      </w:r>
      <w:r w:rsidR="002B4B85" w:rsidRPr="00B0136C">
        <w:rPr>
          <w:rFonts w:eastAsia="標楷體"/>
          <w:vertAlign w:val="superscript"/>
        </w:rPr>
        <w:t>b</w:t>
      </w:r>
      <w:r w:rsidR="002B4B85" w:rsidRPr="00B0136C">
        <w:rPr>
          <w:rFonts w:eastAsia="標楷體"/>
        </w:rPr>
        <w:t xml:space="preserve"> </w:t>
      </w:r>
      <w:r w:rsidR="00CB694C" w:rsidRPr="00B0136C">
        <w:rPr>
          <w:rFonts w:eastAsia="標楷體" w:hint="eastAsia"/>
        </w:rPr>
        <w:t>、王家輝</w:t>
      </w:r>
      <w:r w:rsidR="00CB694C" w:rsidRPr="00B0136C">
        <w:rPr>
          <w:rFonts w:eastAsia="標楷體"/>
          <w:vertAlign w:val="superscript"/>
        </w:rPr>
        <w:t>a</w:t>
      </w:r>
      <w:r w:rsidR="00D92306" w:rsidRPr="00B0136C">
        <w:rPr>
          <w:rFonts w:eastAsia="標楷體" w:hint="eastAsia"/>
        </w:rPr>
        <w:t>、</w:t>
      </w:r>
      <w:r w:rsidR="002B4B85" w:rsidRPr="00B0136C">
        <w:rPr>
          <w:rFonts w:eastAsia="標楷體" w:hint="eastAsia"/>
        </w:rPr>
        <w:t>何建明</w:t>
      </w:r>
      <w:r w:rsidR="002B4B85" w:rsidRPr="00B0136C">
        <w:rPr>
          <w:rFonts w:eastAsia="標楷體"/>
          <w:vertAlign w:val="superscript"/>
        </w:rPr>
        <w:t>c</w:t>
      </w:r>
    </w:p>
    <w:p w14:paraId="64D84671" w14:textId="39E440D7" w:rsidR="002B4B85" w:rsidRPr="00B0136C" w:rsidRDefault="00ED02B7">
      <w:pPr>
        <w:pStyle w:val="1"/>
        <w:snapToGrid w:val="0"/>
        <w:jc w:val="center"/>
        <w:rPr>
          <w:rFonts w:eastAsia="標楷體"/>
        </w:rPr>
      </w:pPr>
      <w:r w:rsidRPr="00B0136C">
        <w:rPr>
          <w:rFonts w:eastAsia="標楷體"/>
        </w:rPr>
        <w:t xml:space="preserve"> </w:t>
      </w:r>
      <w:r w:rsidR="005D3D55" w:rsidRPr="00B0136C">
        <w:rPr>
          <w:rFonts w:eastAsia="標楷體" w:hint="eastAsia"/>
        </w:rPr>
        <w:t>銘傳大學資訊工程學系</w:t>
      </w:r>
      <w:r w:rsidR="002B4B85" w:rsidRPr="00B0136C">
        <w:rPr>
          <w:rFonts w:eastAsia="標楷體"/>
          <w:vertAlign w:val="superscript"/>
        </w:rPr>
        <w:t>a</w:t>
      </w:r>
    </w:p>
    <w:p w14:paraId="3289FFF3" w14:textId="2A437326" w:rsidR="0040523A" w:rsidRPr="00B0136C" w:rsidRDefault="005D3D55" w:rsidP="00D92306">
      <w:pPr>
        <w:pStyle w:val="1"/>
        <w:snapToGrid w:val="0"/>
        <w:jc w:val="center"/>
        <w:rPr>
          <w:rFonts w:eastAsia="標楷體"/>
        </w:rPr>
      </w:pPr>
      <w:r w:rsidRPr="00B0136C">
        <w:rPr>
          <w:rFonts w:eastAsia="標楷體" w:hint="eastAsia"/>
        </w:rPr>
        <w:t>北京大學</w:t>
      </w:r>
      <w:r w:rsidR="00D92306" w:rsidRPr="00B0136C">
        <w:rPr>
          <w:rFonts w:eastAsia="標楷體" w:hint="eastAsia"/>
        </w:rPr>
        <w:t>軟件與微電子學院</w:t>
      </w:r>
      <w:r w:rsidR="002B4B85" w:rsidRPr="00B0136C">
        <w:rPr>
          <w:rFonts w:eastAsia="標楷體"/>
          <w:vertAlign w:val="superscript"/>
        </w:rPr>
        <w:t>b</w:t>
      </w:r>
    </w:p>
    <w:p w14:paraId="762783BC" w14:textId="6B019F81" w:rsidR="002B4B85" w:rsidRPr="00B0136C" w:rsidRDefault="002B4B85" w:rsidP="002B4B85">
      <w:pPr>
        <w:pStyle w:val="1"/>
        <w:snapToGrid w:val="0"/>
        <w:jc w:val="center"/>
        <w:rPr>
          <w:rFonts w:eastAsia="標楷體"/>
        </w:rPr>
      </w:pPr>
      <w:r w:rsidRPr="00B0136C">
        <w:rPr>
          <w:rFonts w:eastAsia="標楷體" w:hint="eastAsia"/>
        </w:rPr>
        <w:t>中央研究院資訊科學所</w:t>
      </w:r>
      <w:r w:rsidRPr="00B0136C">
        <w:rPr>
          <w:rFonts w:eastAsia="標楷體"/>
        </w:rPr>
        <w:t xml:space="preserve"> </w:t>
      </w:r>
      <w:r w:rsidRPr="00B0136C">
        <w:rPr>
          <w:rFonts w:eastAsia="標楷體"/>
          <w:vertAlign w:val="superscript"/>
        </w:rPr>
        <w:t>c</w:t>
      </w:r>
    </w:p>
    <w:p w14:paraId="732CCC70" w14:textId="3FA1B19F" w:rsidR="0040523A" w:rsidRPr="00B0136C" w:rsidRDefault="002B4B85">
      <w:pPr>
        <w:pStyle w:val="1"/>
        <w:snapToGrid w:val="0"/>
        <w:jc w:val="center"/>
        <w:rPr>
          <w:rFonts w:eastAsia="標楷體"/>
        </w:rPr>
      </w:pPr>
      <w:r w:rsidRPr="00B0136C">
        <w:rPr>
          <w:rFonts w:eastAsia="標楷體"/>
        </w:rPr>
        <w:t>{05366070@me,</w:t>
      </w:r>
      <w:r w:rsidR="004557D8" w:rsidRPr="00B0136C">
        <w:rPr>
          <w:rFonts w:eastAsia="標楷體" w:hint="eastAsia"/>
        </w:rPr>
        <w:t xml:space="preserve"> </w:t>
      </w:r>
      <w:r w:rsidRPr="00B0136C">
        <w:rPr>
          <w:rFonts w:eastAsia="標楷體"/>
        </w:rPr>
        <w:t>wangch@mail}.mcu.edu.tw</w:t>
      </w:r>
      <w:r w:rsidR="00D92306" w:rsidRPr="00B0136C">
        <w:rPr>
          <w:rFonts w:eastAsia="標楷體"/>
          <w:vertAlign w:val="superscript"/>
        </w:rPr>
        <w:t>a</w:t>
      </w:r>
    </w:p>
    <w:p w14:paraId="31968027" w14:textId="303BFFA7" w:rsidR="002B4B85" w:rsidRPr="00B0136C" w:rsidRDefault="002B4B85">
      <w:pPr>
        <w:pStyle w:val="1"/>
        <w:snapToGrid w:val="0"/>
        <w:jc w:val="center"/>
        <w:rPr>
          <w:rFonts w:eastAsia="標楷體"/>
        </w:rPr>
      </w:pPr>
      <w:r w:rsidRPr="00B0136C">
        <w:rPr>
          <w:rFonts w:eastAsia="標楷體"/>
        </w:rPr>
        <w:t>powei.chen@pku.edu.cn</w:t>
      </w:r>
      <w:r w:rsidR="00D92306" w:rsidRPr="00B0136C">
        <w:rPr>
          <w:rFonts w:eastAsia="標楷體"/>
          <w:vertAlign w:val="superscript"/>
        </w:rPr>
        <w:t>b</w:t>
      </w:r>
    </w:p>
    <w:p w14:paraId="5FC0C2C9" w14:textId="08CB7B32" w:rsidR="002B4B85" w:rsidRPr="00B0136C" w:rsidRDefault="002B4B85">
      <w:pPr>
        <w:pStyle w:val="1"/>
        <w:snapToGrid w:val="0"/>
        <w:jc w:val="center"/>
        <w:rPr>
          <w:rFonts w:eastAsia="標楷體"/>
        </w:rPr>
      </w:pPr>
      <w:r w:rsidRPr="00B0136C">
        <w:rPr>
          <w:rFonts w:eastAsia="標楷體"/>
        </w:rPr>
        <w:t>hoho@iis.sinica.edu.tw</w:t>
      </w:r>
      <w:r w:rsidR="00D92306" w:rsidRPr="00B0136C">
        <w:rPr>
          <w:rFonts w:eastAsia="標楷體"/>
          <w:vertAlign w:val="superscript"/>
        </w:rPr>
        <w:t>c</w:t>
      </w:r>
    </w:p>
    <w:p w14:paraId="18ABE99D" w14:textId="77777777" w:rsidR="0040523A" w:rsidRPr="00543354" w:rsidRDefault="0040523A">
      <w:pPr>
        <w:pStyle w:val="1"/>
        <w:snapToGrid w:val="0"/>
        <w:rPr>
          <w:rFonts w:eastAsia="標楷體"/>
          <w:sz w:val="12"/>
          <w:szCs w:val="12"/>
        </w:rPr>
      </w:pPr>
    </w:p>
    <w:p w14:paraId="162DE881" w14:textId="4BF40C91" w:rsidR="0040523A" w:rsidRPr="00543354" w:rsidRDefault="0040523A">
      <w:pPr>
        <w:pStyle w:val="1"/>
        <w:snapToGrid w:val="0"/>
        <w:rPr>
          <w:rFonts w:eastAsia="標楷體"/>
          <w:sz w:val="12"/>
          <w:szCs w:val="12"/>
        </w:rPr>
      </w:pPr>
    </w:p>
    <w:p w14:paraId="7A3D66BD" w14:textId="77777777" w:rsidR="00493454" w:rsidRPr="004452A1" w:rsidRDefault="00493454">
      <w:pPr>
        <w:rPr>
          <w:rFonts w:eastAsia="標楷體"/>
          <w:sz w:val="16"/>
          <w:szCs w:val="16"/>
        </w:rPr>
        <w:sectPr w:rsidR="00493454" w:rsidRPr="004452A1">
          <w:pgSz w:w="11907" w:h="16840"/>
          <w:pgMar w:top="720" w:right="1418" w:bottom="720" w:left="1418" w:header="720" w:footer="720" w:gutter="0"/>
          <w:cols w:space="720"/>
        </w:sectPr>
      </w:pPr>
    </w:p>
    <w:p w14:paraId="209B649C" w14:textId="77777777" w:rsidR="0040523A" w:rsidRPr="006171AE" w:rsidRDefault="00ED02B7">
      <w:pPr>
        <w:pStyle w:val="11"/>
        <w:snapToGrid w:val="0"/>
        <w:rPr>
          <w:rFonts w:eastAsia="標楷體"/>
        </w:rPr>
      </w:pPr>
      <w:r w:rsidRPr="006171AE">
        <w:rPr>
          <w:rFonts w:eastAsia="標楷體" w:hint="eastAsia"/>
        </w:rPr>
        <w:lastRenderedPageBreak/>
        <w:t>摘要</w:t>
      </w:r>
    </w:p>
    <w:p w14:paraId="45FD51CC" w14:textId="40F6A06C" w:rsidR="0093706B" w:rsidRPr="006171AE" w:rsidRDefault="00007E40" w:rsidP="0024021A">
      <w:pPr>
        <w:pStyle w:val="1"/>
        <w:snapToGrid w:val="0"/>
        <w:spacing w:after="60"/>
        <w:ind w:firstLine="425"/>
        <w:jc w:val="both"/>
        <w:rPr>
          <w:rStyle w:val="18"/>
          <w:rFonts w:eastAsia="標楷體"/>
          <w:sz w:val="20"/>
        </w:rPr>
      </w:pPr>
      <w:r>
        <w:rPr>
          <w:rStyle w:val="18"/>
          <w:rFonts w:eastAsia="標楷體" w:hint="eastAsia"/>
          <w:sz w:val="20"/>
        </w:rPr>
        <w:t>知名</w:t>
      </w:r>
      <w:r w:rsidR="005973BA">
        <w:rPr>
          <w:rStyle w:val="18"/>
          <w:rFonts w:eastAsia="標楷體" w:hint="eastAsia"/>
          <w:sz w:val="20"/>
        </w:rPr>
        <w:t>加密貨幣</w:t>
      </w:r>
      <w:r w:rsidR="005973BA" w:rsidRPr="008364A6">
        <w:rPr>
          <w:rStyle w:val="18"/>
          <w:rFonts w:eastAsia="標楷體" w:hint="eastAsia"/>
          <w:sz w:val="20"/>
        </w:rPr>
        <w:t>比特幣</w:t>
      </w:r>
      <w:r w:rsidR="0024021A">
        <w:rPr>
          <w:rStyle w:val="18"/>
          <w:rFonts w:eastAsia="標楷體" w:hint="eastAsia"/>
          <w:sz w:val="20"/>
        </w:rPr>
        <w:t>的</w:t>
      </w:r>
      <w:r w:rsidR="005973BA" w:rsidRPr="008364A6">
        <w:rPr>
          <w:rStyle w:val="18"/>
          <w:rFonts w:eastAsia="標楷體" w:hint="eastAsia"/>
          <w:sz w:val="20"/>
        </w:rPr>
        <w:t>底層核心區塊鏈</w:t>
      </w:r>
      <w:r w:rsidR="005973BA">
        <w:rPr>
          <w:rStyle w:val="18"/>
          <w:rFonts w:eastAsia="標楷體" w:hint="eastAsia"/>
          <w:sz w:val="20"/>
        </w:rPr>
        <w:t>(blockchain</w:t>
      </w:r>
      <w:r w:rsidR="00D2092B">
        <w:rPr>
          <w:rStyle w:val="18"/>
          <w:rFonts w:eastAsia="標楷體" w:hint="eastAsia"/>
          <w:sz w:val="20"/>
        </w:rPr>
        <w:t>)</w:t>
      </w:r>
      <w:r w:rsidR="00215BB4">
        <w:rPr>
          <w:rStyle w:val="18"/>
          <w:rFonts w:eastAsia="標楷體" w:hint="eastAsia"/>
          <w:sz w:val="20"/>
        </w:rPr>
        <w:t>技術</w:t>
      </w:r>
      <w:r w:rsidR="0024021A">
        <w:rPr>
          <w:rStyle w:val="18"/>
          <w:rFonts w:eastAsia="標楷體" w:hint="eastAsia"/>
          <w:sz w:val="20"/>
        </w:rPr>
        <w:t>已</w:t>
      </w:r>
      <w:r w:rsidR="005973BA" w:rsidRPr="008364A6">
        <w:rPr>
          <w:rStyle w:val="18"/>
          <w:rFonts w:eastAsia="標楷體" w:hint="eastAsia"/>
          <w:sz w:val="20"/>
        </w:rPr>
        <w:t>成為了</w:t>
      </w:r>
      <w:r w:rsidR="0024021A">
        <w:rPr>
          <w:rStyle w:val="18"/>
          <w:rFonts w:eastAsia="標楷體" w:hint="eastAsia"/>
          <w:sz w:val="20"/>
        </w:rPr>
        <w:t>傳統中央集權金融體系在跨國轉帳眾多問題的</w:t>
      </w:r>
      <w:r w:rsidR="005973BA" w:rsidRPr="008364A6">
        <w:rPr>
          <w:rStyle w:val="18"/>
          <w:rFonts w:eastAsia="標楷體" w:hint="eastAsia"/>
          <w:sz w:val="20"/>
        </w:rPr>
        <w:t>最佳解決方案，因為</w:t>
      </w:r>
      <w:r w:rsidR="005973BA">
        <w:rPr>
          <w:rStyle w:val="18"/>
          <w:rFonts w:eastAsia="標楷體" w:hint="eastAsia"/>
          <w:sz w:val="20"/>
        </w:rPr>
        <w:t>比特幣是在無所不在的網際網路上</w:t>
      </w:r>
      <w:r w:rsidR="008A4D60">
        <w:rPr>
          <w:rStyle w:val="18"/>
          <w:rFonts w:eastAsia="標楷體" w:hint="eastAsia"/>
          <w:sz w:val="20"/>
        </w:rPr>
        <w:t>運行</w:t>
      </w:r>
      <w:r w:rsidR="00215BB4">
        <w:rPr>
          <w:rStyle w:val="18"/>
          <w:rFonts w:eastAsia="標楷體" w:hint="eastAsia"/>
          <w:sz w:val="20"/>
        </w:rPr>
        <w:t>，利用</w:t>
      </w:r>
      <w:r w:rsidR="005973BA" w:rsidRPr="008364A6">
        <w:rPr>
          <w:rStyle w:val="18"/>
          <w:rFonts w:eastAsia="標楷體" w:hint="eastAsia"/>
          <w:sz w:val="20"/>
        </w:rPr>
        <w:t>同儕網路</w:t>
      </w:r>
      <w:r w:rsidR="005973BA">
        <w:rPr>
          <w:rStyle w:val="18"/>
          <w:rFonts w:eastAsia="標楷體" w:hint="eastAsia"/>
          <w:sz w:val="20"/>
        </w:rPr>
        <w:t>架構的</w:t>
      </w:r>
      <w:r w:rsidR="005973BA" w:rsidRPr="008364A6">
        <w:rPr>
          <w:rStyle w:val="18"/>
          <w:rFonts w:eastAsia="標楷體" w:hint="eastAsia"/>
          <w:sz w:val="20"/>
        </w:rPr>
        <w:t>雜湊現金</w:t>
      </w:r>
      <w:r w:rsidR="005973BA">
        <w:rPr>
          <w:rStyle w:val="18"/>
          <w:rFonts w:eastAsia="標楷體" w:hint="eastAsia"/>
          <w:sz w:val="20"/>
        </w:rPr>
        <w:t>(</w:t>
      </w:r>
      <w:r w:rsidR="00D2092B">
        <w:rPr>
          <w:rStyle w:val="18"/>
          <w:rFonts w:eastAsia="標楷體" w:hint="eastAsia"/>
          <w:sz w:val="20"/>
        </w:rPr>
        <w:t>H</w:t>
      </w:r>
      <w:r w:rsidR="00D2092B" w:rsidRPr="008364A6">
        <w:rPr>
          <w:rStyle w:val="18"/>
          <w:rFonts w:eastAsia="標楷體" w:hint="eastAsia"/>
          <w:sz w:val="20"/>
        </w:rPr>
        <w:t>ashcash</w:t>
      </w:r>
      <w:r w:rsidR="00C10443">
        <w:rPr>
          <w:rStyle w:val="18"/>
          <w:rFonts w:eastAsia="標楷體" w:hint="eastAsia"/>
          <w:sz w:val="20"/>
        </w:rPr>
        <w:t>)</w:t>
      </w:r>
      <w:r w:rsidR="005973BA" w:rsidRPr="008364A6">
        <w:rPr>
          <w:rStyle w:val="18"/>
          <w:rFonts w:eastAsia="標楷體" w:hint="eastAsia"/>
          <w:sz w:val="20"/>
        </w:rPr>
        <w:t>系統，</w:t>
      </w:r>
      <w:r w:rsidR="00215BB4">
        <w:rPr>
          <w:rStyle w:val="18"/>
          <w:rFonts w:eastAsia="標楷體" w:hint="eastAsia"/>
          <w:sz w:val="20"/>
        </w:rPr>
        <w:t>它</w:t>
      </w:r>
      <w:r w:rsidR="005973BA" w:rsidRPr="008364A6">
        <w:rPr>
          <w:rStyle w:val="18"/>
          <w:rFonts w:eastAsia="標楷體" w:hint="eastAsia"/>
          <w:sz w:val="20"/>
        </w:rPr>
        <w:t>解決了跨國時差</w:t>
      </w:r>
      <w:r w:rsidR="00C16BB6">
        <w:rPr>
          <w:rStyle w:val="18"/>
          <w:rFonts w:eastAsia="標楷體" w:hint="eastAsia"/>
          <w:sz w:val="20"/>
        </w:rPr>
        <w:t>與營業時間限制</w:t>
      </w:r>
      <w:r w:rsidR="005973BA" w:rsidRPr="008364A6">
        <w:rPr>
          <w:rStyle w:val="18"/>
          <w:rFonts w:eastAsia="標楷體" w:hint="eastAsia"/>
          <w:sz w:val="20"/>
        </w:rPr>
        <w:t>的問題</w:t>
      </w:r>
      <w:r w:rsidR="00215BB4">
        <w:rPr>
          <w:rStyle w:val="18"/>
          <w:rFonts w:eastAsia="標楷體" w:hint="eastAsia"/>
          <w:sz w:val="20"/>
        </w:rPr>
        <w:t>。也</w:t>
      </w:r>
      <w:r w:rsidR="005973BA" w:rsidRPr="008364A6">
        <w:rPr>
          <w:rStyle w:val="18"/>
          <w:rFonts w:eastAsia="標楷體" w:hint="eastAsia"/>
          <w:sz w:val="20"/>
        </w:rPr>
        <w:t>因為它的去中心化及匿名性，所以大幅降低人為前往銀行申報資金交易的人力成本，</w:t>
      </w:r>
      <w:r>
        <w:rPr>
          <w:rStyle w:val="18"/>
          <w:rFonts w:eastAsia="標楷體" w:hint="eastAsia"/>
          <w:sz w:val="20"/>
        </w:rPr>
        <w:t>可以有效解決</w:t>
      </w:r>
      <w:r w:rsidR="009D32AF">
        <w:rPr>
          <w:rStyle w:val="18"/>
          <w:rFonts w:eastAsia="標楷體" w:hint="eastAsia"/>
          <w:sz w:val="20"/>
        </w:rPr>
        <w:t>傳統金融交易系統的</w:t>
      </w:r>
      <w:r w:rsidR="008A4D60">
        <w:rPr>
          <w:rStyle w:val="18"/>
          <w:rFonts w:eastAsia="標楷體" w:hint="eastAsia"/>
          <w:sz w:val="20"/>
        </w:rPr>
        <w:t>冗長處理手續、過長等待時間以及</w:t>
      </w:r>
      <w:r w:rsidR="008A4D60" w:rsidRPr="008364A6">
        <w:rPr>
          <w:rStyle w:val="18"/>
          <w:rFonts w:eastAsia="標楷體" w:hint="eastAsia"/>
          <w:sz w:val="20"/>
        </w:rPr>
        <w:t>高額手續費</w:t>
      </w:r>
      <w:r w:rsidR="008A4D60">
        <w:rPr>
          <w:rStyle w:val="18"/>
          <w:rFonts w:eastAsia="標楷體" w:hint="eastAsia"/>
          <w:sz w:val="20"/>
        </w:rPr>
        <w:t>等</w:t>
      </w:r>
      <w:r w:rsidR="008A4D60" w:rsidRPr="008364A6">
        <w:rPr>
          <w:rStyle w:val="18"/>
          <w:rFonts w:eastAsia="標楷體" w:hint="eastAsia"/>
          <w:sz w:val="20"/>
        </w:rPr>
        <w:t>眾多問題</w:t>
      </w:r>
      <w:r w:rsidR="005973BA" w:rsidRPr="008364A6">
        <w:rPr>
          <w:rStyle w:val="18"/>
          <w:rFonts w:eastAsia="標楷體" w:hint="eastAsia"/>
          <w:sz w:val="20"/>
        </w:rPr>
        <w:t>。</w:t>
      </w:r>
      <w:r>
        <w:rPr>
          <w:rStyle w:val="18"/>
          <w:rFonts w:eastAsia="標楷體" w:hint="eastAsia"/>
          <w:sz w:val="20"/>
        </w:rPr>
        <w:t>而</w:t>
      </w:r>
      <w:r w:rsidR="005973BA" w:rsidRPr="008364A6">
        <w:rPr>
          <w:rStyle w:val="18"/>
          <w:rFonts w:eastAsia="標楷體" w:hint="eastAsia"/>
          <w:sz w:val="20"/>
        </w:rPr>
        <w:t>比特幣背後的密碼學原理，也奠定了比特幣的安全性，讓使用者可以更安心的使用加密貨幣。</w:t>
      </w:r>
    </w:p>
    <w:p w14:paraId="2237DBF3" w14:textId="6D89CDD8" w:rsidR="0093706B" w:rsidRPr="006171AE" w:rsidRDefault="008A4D60" w:rsidP="0093706B">
      <w:pPr>
        <w:pStyle w:val="1"/>
        <w:snapToGrid w:val="0"/>
        <w:spacing w:after="60"/>
        <w:ind w:firstLine="425"/>
        <w:jc w:val="both"/>
        <w:rPr>
          <w:rStyle w:val="18"/>
          <w:rFonts w:eastAsia="標楷體"/>
          <w:sz w:val="20"/>
        </w:rPr>
      </w:pPr>
      <w:r>
        <w:rPr>
          <w:rStyle w:val="18"/>
          <w:rFonts w:eastAsia="標楷體" w:hint="eastAsia"/>
          <w:sz w:val="20"/>
        </w:rPr>
        <w:t>此外，</w:t>
      </w:r>
      <w:r w:rsidR="0093706B" w:rsidRPr="006171AE">
        <w:rPr>
          <w:rStyle w:val="18"/>
          <w:rFonts w:eastAsia="標楷體" w:hint="eastAsia"/>
          <w:sz w:val="20"/>
        </w:rPr>
        <w:t>對政府而言，將貨幣</w:t>
      </w:r>
      <w:r w:rsidR="0041100B" w:rsidRPr="006171AE">
        <w:rPr>
          <w:rStyle w:val="18"/>
          <w:rFonts w:eastAsia="標楷體" w:hint="eastAsia"/>
          <w:sz w:val="20"/>
        </w:rPr>
        <w:t>電子</w:t>
      </w:r>
      <w:r w:rsidR="0093706B" w:rsidRPr="006171AE">
        <w:rPr>
          <w:rStyle w:val="18"/>
          <w:rFonts w:eastAsia="標楷體" w:hint="eastAsia"/>
          <w:sz w:val="20"/>
        </w:rPr>
        <w:t>化可以解決許多問題，包括假鈔的橫行，使得店家的收益明細透明化，在另一方面也保障著消費者購物上的權益、更可以使得稅務的監督更加的簡單、透明及方便；而電子化的交易明細，亦可簡化</w:t>
      </w:r>
      <w:r w:rsidR="00114158">
        <w:rPr>
          <w:rStyle w:val="18"/>
          <w:rFonts w:eastAsia="標楷體" w:hint="eastAsia"/>
          <w:sz w:val="20"/>
        </w:rPr>
        <w:t>人工</w:t>
      </w:r>
      <w:r w:rsidR="0093706B" w:rsidRPr="006171AE">
        <w:rPr>
          <w:rStyle w:val="18"/>
          <w:rFonts w:eastAsia="標楷體" w:hint="eastAsia"/>
          <w:sz w:val="20"/>
        </w:rPr>
        <w:t>查帳比對</w:t>
      </w:r>
      <w:r w:rsidR="00114158">
        <w:rPr>
          <w:rStyle w:val="18"/>
          <w:rFonts w:eastAsia="標楷體" w:hint="eastAsia"/>
          <w:sz w:val="20"/>
        </w:rPr>
        <w:t>的人力資源與減少查帳錯誤的發生機率</w:t>
      </w:r>
      <w:r w:rsidR="0093706B" w:rsidRPr="006171AE">
        <w:rPr>
          <w:rStyle w:val="18"/>
          <w:rFonts w:eastAsia="標楷體" w:hint="eastAsia"/>
          <w:sz w:val="20"/>
        </w:rPr>
        <w:t>。</w:t>
      </w:r>
    </w:p>
    <w:p w14:paraId="53FDAEC6" w14:textId="382BC14B" w:rsidR="0040523A" w:rsidRPr="006171AE" w:rsidRDefault="0093706B" w:rsidP="0093706B">
      <w:pPr>
        <w:pStyle w:val="1"/>
        <w:snapToGrid w:val="0"/>
        <w:spacing w:after="60"/>
        <w:ind w:firstLine="425"/>
        <w:jc w:val="both"/>
        <w:rPr>
          <w:rFonts w:eastAsia="標楷體"/>
        </w:rPr>
      </w:pPr>
      <w:r w:rsidRPr="006171AE">
        <w:rPr>
          <w:rStyle w:val="18"/>
          <w:rFonts w:eastAsia="標楷體" w:hint="eastAsia"/>
          <w:sz w:val="20"/>
        </w:rPr>
        <w:t>本論文</w:t>
      </w:r>
      <w:r w:rsidR="005F1EA4">
        <w:rPr>
          <w:rStyle w:val="18"/>
          <w:rFonts w:eastAsia="標楷體" w:hint="eastAsia"/>
          <w:sz w:val="20"/>
        </w:rPr>
        <w:t>提出以</w:t>
      </w:r>
      <w:r w:rsidRPr="006171AE">
        <w:rPr>
          <w:rStyle w:val="18"/>
          <w:rFonts w:eastAsia="標楷體" w:hint="eastAsia"/>
          <w:sz w:val="20"/>
        </w:rPr>
        <w:t>比特幣系統為基礎的</w:t>
      </w:r>
      <w:r w:rsidR="00500877">
        <w:rPr>
          <w:rStyle w:val="18"/>
          <w:rFonts w:eastAsia="標楷體" w:hint="eastAsia"/>
          <w:sz w:val="20"/>
        </w:rPr>
        <w:t>匿名</w:t>
      </w:r>
      <w:r w:rsidR="005F1EA4">
        <w:rPr>
          <w:rStyle w:val="18"/>
          <w:rFonts w:eastAsia="標楷體" w:hint="eastAsia"/>
          <w:sz w:val="20"/>
        </w:rPr>
        <w:t>加密貨幣</w:t>
      </w:r>
      <w:r w:rsidR="00500877">
        <w:rPr>
          <w:rStyle w:val="18"/>
          <w:rFonts w:eastAsia="標楷體" w:hint="eastAsia"/>
          <w:sz w:val="20"/>
        </w:rPr>
        <w:t>與實名商家交易時的</w:t>
      </w:r>
      <w:r w:rsidRPr="006171AE">
        <w:rPr>
          <w:rStyle w:val="18"/>
          <w:rFonts w:eastAsia="標楷體" w:hint="eastAsia"/>
          <w:sz w:val="20"/>
        </w:rPr>
        <w:t>收銀</w:t>
      </w:r>
      <w:r w:rsidR="005F1EA4">
        <w:rPr>
          <w:rStyle w:val="18"/>
          <w:rFonts w:eastAsia="標楷體" w:hint="eastAsia"/>
          <w:sz w:val="20"/>
        </w:rPr>
        <w:t>監督系統平台</w:t>
      </w:r>
      <w:r w:rsidR="004557D8">
        <w:rPr>
          <w:rStyle w:val="18"/>
          <w:rFonts w:eastAsia="標楷體" w:hint="eastAsia"/>
          <w:sz w:val="20"/>
        </w:rPr>
        <w:t>上</w:t>
      </w:r>
      <w:r w:rsidR="000517A2">
        <w:rPr>
          <w:rStyle w:val="18"/>
          <w:rFonts w:eastAsia="標楷體" w:hint="eastAsia"/>
          <w:sz w:val="20"/>
        </w:rPr>
        <w:t>效能提升</w:t>
      </w:r>
      <w:r w:rsidR="005F1EA4">
        <w:rPr>
          <w:rStyle w:val="18"/>
          <w:rFonts w:eastAsia="標楷體" w:hint="eastAsia"/>
          <w:sz w:val="20"/>
        </w:rPr>
        <w:t>方法</w:t>
      </w:r>
      <w:r w:rsidRPr="006171AE">
        <w:rPr>
          <w:rStyle w:val="18"/>
          <w:rFonts w:eastAsia="標楷體" w:hint="eastAsia"/>
          <w:sz w:val="20"/>
        </w:rPr>
        <w:t>，</w:t>
      </w:r>
      <w:r w:rsidR="000517A2">
        <w:rPr>
          <w:rStyle w:val="18"/>
          <w:rFonts w:eastAsia="標楷體" w:hint="eastAsia"/>
          <w:sz w:val="20"/>
        </w:rPr>
        <w:t>也就是</w:t>
      </w:r>
      <w:r w:rsidR="005F1EA4">
        <w:rPr>
          <w:rStyle w:val="18"/>
          <w:rFonts w:eastAsia="標楷體" w:hint="eastAsia"/>
          <w:sz w:val="20"/>
        </w:rPr>
        <w:t>結合</w:t>
      </w:r>
      <w:r w:rsidR="00500877">
        <w:rPr>
          <w:rStyle w:val="18"/>
          <w:rFonts w:eastAsia="標楷體" w:hint="eastAsia"/>
          <w:sz w:val="20"/>
        </w:rPr>
        <w:t>比特幣綠色地址</w:t>
      </w:r>
      <w:r w:rsidR="001C453C">
        <w:rPr>
          <w:rStyle w:val="18"/>
          <w:rFonts w:eastAsia="標楷體" w:hint="eastAsia"/>
          <w:sz w:val="20"/>
        </w:rPr>
        <w:t>(</w:t>
      </w:r>
      <w:r w:rsidR="00D85F26">
        <w:rPr>
          <w:rStyle w:val="18"/>
          <w:rFonts w:eastAsia="標楷體" w:hint="eastAsia"/>
          <w:sz w:val="20"/>
        </w:rPr>
        <w:t>G</w:t>
      </w:r>
      <w:r w:rsidR="001C453C">
        <w:rPr>
          <w:rStyle w:val="18"/>
          <w:rFonts w:eastAsia="標楷體" w:hint="eastAsia"/>
          <w:sz w:val="20"/>
        </w:rPr>
        <w:t>reen address)</w:t>
      </w:r>
      <w:r w:rsidR="00500877">
        <w:rPr>
          <w:rStyle w:val="18"/>
          <w:rFonts w:eastAsia="標楷體" w:hint="eastAsia"/>
          <w:sz w:val="20"/>
        </w:rPr>
        <w:t>技術，有效</w:t>
      </w:r>
      <w:r w:rsidR="009A0051">
        <w:rPr>
          <w:rStyle w:val="18"/>
          <w:rFonts w:eastAsia="標楷體" w:hint="eastAsia"/>
          <w:sz w:val="20"/>
        </w:rPr>
        <w:t>縮短</w:t>
      </w:r>
      <w:r w:rsidR="00500877">
        <w:rPr>
          <w:rStyle w:val="18"/>
          <w:rFonts w:eastAsia="標楷體" w:hint="eastAsia"/>
          <w:sz w:val="20"/>
        </w:rPr>
        <w:t>以區塊鏈</w:t>
      </w:r>
      <w:r w:rsidR="000517A2">
        <w:rPr>
          <w:rStyle w:val="18"/>
          <w:rFonts w:eastAsia="標楷體" w:hint="eastAsia"/>
          <w:sz w:val="20"/>
        </w:rPr>
        <w:t>為基礎的加密貨幣在商家</w:t>
      </w:r>
      <w:r w:rsidR="004557D8">
        <w:rPr>
          <w:rStyle w:val="18"/>
          <w:rFonts w:eastAsia="標楷體" w:hint="eastAsia"/>
          <w:sz w:val="20"/>
        </w:rPr>
        <w:t>行動支付</w:t>
      </w:r>
      <w:r w:rsidR="000517A2">
        <w:rPr>
          <w:rStyle w:val="18"/>
          <w:rFonts w:eastAsia="標楷體" w:hint="eastAsia"/>
          <w:sz w:val="20"/>
        </w:rPr>
        <w:t>時的交易</w:t>
      </w:r>
      <w:r w:rsidR="009A0051">
        <w:rPr>
          <w:rStyle w:val="18"/>
          <w:rFonts w:eastAsia="標楷體" w:hint="eastAsia"/>
          <w:sz w:val="20"/>
        </w:rPr>
        <w:t>可</w:t>
      </w:r>
      <w:r w:rsidR="000517A2">
        <w:rPr>
          <w:rStyle w:val="18"/>
          <w:rFonts w:eastAsia="標楷體" w:hint="eastAsia"/>
          <w:sz w:val="20"/>
        </w:rPr>
        <w:t>確</w:t>
      </w:r>
      <w:r w:rsidR="009A0051">
        <w:rPr>
          <w:rStyle w:val="18"/>
          <w:rFonts w:eastAsia="標楷體" w:hint="eastAsia"/>
          <w:sz w:val="20"/>
        </w:rPr>
        <w:t>定</w:t>
      </w:r>
      <w:r w:rsidR="007D203C">
        <w:rPr>
          <w:rStyle w:val="18"/>
          <w:rFonts w:eastAsia="標楷體" w:hint="eastAsia"/>
          <w:sz w:val="20"/>
        </w:rPr>
        <w:t>時間，並有效降低雙</w:t>
      </w:r>
      <w:r w:rsidR="00772D54">
        <w:rPr>
          <w:rStyle w:val="18"/>
          <w:rFonts w:eastAsia="標楷體" w:hint="eastAsia"/>
          <w:sz w:val="20"/>
        </w:rPr>
        <w:t>重</w:t>
      </w:r>
      <w:r w:rsidR="007D203C">
        <w:rPr>
          <w:rStyle w:val="18"/>
          <w:rFonts w:eastAsia="標楷體" w:hint="eastAsia"/>
          <w:sz w:val="20"/>
        </w:rPr>
        <w:t>花</w:t>
      </w:r>
      <w:r w:rsidR="00D570E5">
        <w:rPr>
          <w:rStyle w:val="18"/>
          <w:rFonts w:eastAsia="標楷體" w:hint="eastAsia"/>
          <w:sz w:val="20"/>
        </w:rPr>
        <w:t>用</w:t>
      </w:r>
      <w:r w:rsidR="007D203C">
        <w:rPr>
          <w:rStyle w:val="18"/>
          <w:rFonts w:eastAsia="標楷體" w:hint="eastAsia"/>
          <w:sz w:val="20"/>
        </w:rPr>
        <w:t>(</w:t>
      </w:r>
      <w:r w:rsidR="00D85F26" w:rsidRPr="00D85F26">
        <w:rPr>
          <w:rStyle w:val="18"/>
          <w:rFonts w:eastAsia="標楷體"/>
          <w:sz w:val="20"/>
        </w:rPr>
        <w:t>Double-spending</w:t>
      </w:r>
      <w:r w:rsidR="004557D8">
        <w:rPr>
          <w:rStyle w:val="18"/>
          <w:rFonts w:eastAsia="標楷體" w:hint="eastAsia"/>
          <w:sz w:val="20"/>
        </w:rPr>
        <w:t>)</w:t>
      </w:r>
      <w:r w:rsidR="0043218D">
        <w:rPr>
          <w:rStyle w:val="18"/>
          <w:rFonts w:eastAsia="標楷體" w:hint="eastAsia"/>
          <w:sz w:val="20"/>
        </w:rPr>
        <w:t>發生的可能性，</w:t>
      </w:r>
      <w:r w:rsidRPr="006171AE">
        <w:rPr>
          <w:rStyle w:val="18"/>
          <w:rFonts w:eastAsia="標楷體" w:hint="eastAsia"/>
          <w:sz w:val="20"/>
        </w:rPr>
        <w:t>並實際以</w:t>
      </w:r>
      <w:r w:rsidR="0043218D">
        <w:rPr>
          <w:rStyle w:val="18"/>
          <w:rFonts w:eastAsia="標楷體" w:hint="eastAsia"/>
          <w:sz w:val="20"/>
        </w:rPr>
        <w:t>開放原始碼的</w:t>
      </w:r>
      <w:r w:rsidRPr="006171AE">
        <w:rPr>
          <w:rStyle w:val="18"/>
          <w:rFonts w:eastAsia="標楷體" w:hint="eastAsia"/>
          <w:sz w:val="20"/>
        </w:rPr>
        <w:t>比特幣開發用之測試幣</w:t>
      </w:r>
      <w:r w:rsidR="0043218D">
        <w:rPr>
          <w:rStyle w:val="18"/>
          <w:rFonts w:eastAsia="標楷體" w:hint="eastAsia"/>
          <w:sz w:val="20"/>
        </w:rPr>
        <w:t>Testnet</w:t>
      </w:r>
      <w:r w:rsidRPr="006171AE">
        <w:rPr>
          <w:rStyle w:val="18"/>
          <w:rFonts w:eastAsia="標楷體" w:hint="eastAsia"/>
          <w:sz w:val="20"/>
        </w:rPr>
        <w:t>為基礎，</w:t>
      </w:r>
      <w:r w:rsidR="00772D54">
        <w:rPr>
          <w:rStyle w:val="18"/>
          <w:rFonts w:eastAsia="標楷體" w:hint="eastAsia"/>
          <w:sz w:val="20"/>
        </w:rPr>
        <w:t>建置與實作此</w:t>
      </w:r>
      <w:r w:rsidR="00A13980">
        <w:rPr>
          <w:rStyle w:val="18"/>
          <w:rFonts w:eastAsia="標楷體" w:hint="eastAsia"/>
          <w:sz w:val="20"/>
        </w:rPr>
        <w:t>行動支付</w:t>
      </w:r>
      <w:r w:rsidR="00772D54">
        <w:rPr>
          <w:rStyle w:val="18"/>
          <w:rFonts w:eastAsia="標楷體" w:hint="eastAsia"/>
          <w:sz w:val="20"/>
        </w:rPr>
        <w:t>監督示範平台上的各項子系統</w:t>
      </w:r>
      <w:r w:rsidR="00C9035B">
        <w:rPr>
          <w:rStyle w:val="18"/>
          <w:rFonts w:eastAsia="標楷體" w:hint="eastAsia"/>
          <w:sz w:val="20"/>
        </w:rPr>
        <w:t>以及所提出的交易效能改善方法</w:t>
      </w:r>
      <w:r w:rsidR="00772D54">
        <w:rPr>
          <w:rStyle w:val="18"/>
          <w:rFonts w:eastAsia="標楷體" w:hint="eastAsia"/>
          <w:sz w:val="20"/>
        </w:rPr>
        <w:t>，初步的實驗結果也驗證了所提改善方法的有效性</w:t>
      </w:r>
      <w:r w:rsidRPr="006171AE">
        <w:rPr>
          <w:rStyle w:val="18"/>
          <w:rFonts w:eastAsia="標楷體" w:hint="eastAsia"/>
          <w:sz w:val="20"/>
        </w:rPr>
        <w:t>。</w:t>
      </w:r>
    </w:p>
    <w:p w14:paraId="4626D64B" w14:textId="20487CCA" w:rsidR="0040523A" w:rsidRPr="004E61BC" w:rsidRDefault="00ED02B7" w:rsidP="00772D54">
      <w:pPr>
        <w:pStyle w:val="1"/>
        <w:snapToGrid w:val="0"/>
        <w:ind w:left="638" w:hangingChars="354" w:hanging="638"/>
        <w:jc w:val="both"/>
        <w:rPr>
          <w:rFonts w:eastAsia="標楷體"/>
          <w:sz w:val="18"/>
          <w:szCs w:val="18"/>
        </w:rPr>
      </w:pPr>
      <w:r w:rsidRPr="004E61BC">
        <w:rPr>
          <w:rStyle w:val="18"/>
          <w:rFonts w:eastAsia="標楷體" w:hint="eastAsia"/>
          <w:b/>
          <w:sz w:val="18"/>
          <w:szCs w:val="18"/>
        </w:rPr>
        <w:t>關鍵詞</w:t>
      </w:r>
      <w:r w:rsidRPr="004E61BC">
        <w:rPr>
          <w:rStyle w:val="18"/>
          <w:rFonts w:eastAsia="標楷體" w:hint="eastAsia"/>
          <w:sz w:val="18"/>
          <w:szCs w:val="18"/>
        </w:rPr>
        <w:t>：</w:t>
      </w:r>
      <w:r w:rsidR="00CB694C" w:rsidRPr="004E61BC">
        <w:rPr>
          <w:rStyle w:val="18"/>
          <w:rFonts w:eastAsia="標楷體" w:hint="eastAsia"/>
          <w:sz w:val="18"/>
          <w:szCs w:val="18"/>
        </w:rPr>
        <w:t>加密貨幣、</w:t>
      </w:r>
      <w:r w:rsidR="004557D8" w:rsidRPr="004E61BC">
        <w:rPr>
          <w:rStyle w:val="18"/>
          <w:rFonts w:eastAsia="標楷體" w:hint="eastAsia"/>
          <w:sz w:val="18"/>
          <w:szCs w:val="18"/>
        </w:rPr>
        <w:t>區塊鏈、</w:t>
      </w:r>
      <w:r w:rsidR="00CB694C" w:rsidRPr="004E61BC">
        <w:rPr>
          <w:rStyle w:val="18"/>
          <w:rFonts w:eastAsia="標楷體" w:hint="eastAsia"/>
          <w:sz w:val="18"/>
          <w:szCs w:val="18"/>
        </w:rPr>
        <w:t>雜湊現金、</w:t>
      </w:r>
      <w:r w:rsidR="00F51745" w:rsidRPr="004E61BC">
        <w:rPr>
          <w:rStyle w:val="18"/>
          <w:rFonts w:eastAsia="標楷體" w:hint="eastAsia"/>
          <w:sz w:val="18"/>
          <w:szCs w:val="18"/>
        </w:rPr>
        <w:t>綠色地址、</w:t>
      </w:r>
      <w:r w:rsidR="0093706B" w:rsidRPr="004E61BC">
        <w:rPr>
          <w:rStyle w:val="18"/>
          <w:rFonts w:eastAsia="標楷體" w:hint="eastAsia"/>
          <w:sz w:val="18"/>
          <w:szCs w:val="18"/>
        </w:rPr>
        <w:t>行動支付</w:t>
      </w:r>
      <w:r w:rsidR="0043218D" w:rsidRPr="004E61BC">
        <w:rPr>
          <w:rStyle w:val="18"/>
          <w:rFonts w:eastAsia="標楷體" w:hint="eastAsia"/>
          <w:sz w:val="18"/>
          <w:szCs w:val="18"/>
        </w:rPr>
        <w:t>、雙</w:t>
      </w:r>
      <w:r w:rsidR="00D570E5" w:rsidRPr="004E61BC">
        <w:rPr>
          <w:rStyle w:val="18"/>
          <w:rFonts w:eastAsia="標楷體" w:hint="eastAsia"/>
          <w:sz w:val="18"/>
          <w:szCs w:val="18"/>
        </w:rPr>
        <w:t>重</w:t>
      </w:r>
      <w:r w:rsidR="0043218D" w:rsidRPr="004E61BC">
        <w:rPr>
          <w:rStyle w:val="18"/>
          <w:rFonts w:eastAsia="標楷體" w:hint="eastAsia"/>
          <w:sz w:val="18"/>
          <w:szCs w:val="18"/>
        </w:rPr>
        <w:t>花</w:t>
      </w:r>
      <w:r w:rsidR="00D570E5" w:rsidRPr="004E61BC">
        <w:rPr>
          <w:rStyle w:val="18"/>
          <w:rFonts w:eastAsia="標楷體" w:hint="eastAsia"/>
          <w:sz w:val="18"/>
          <w:szCs w:val="18"/>
        </w:rPr>
        <w:t>用</w:t>
      </w:r>
      <w:r w:rsidR="0093706B" w:rsidRPr="004E61BC">
        <w:rPr>
          <w:rStyle w:val="18"/>
          <w:rFonts w:eastAsia="標楷體" w:hint="eastAsia"/>
          <w:sz w:val="18"/>
          <w:szCs w:val="18"/>
        </w:rPr>
        <w:t>。</w:t>
      </w:r>
    </w:p>
    <w:p w14:paraId="5AF7D875" w14:textId="77777777" w:rsidR="0040523A" w:rsidRPr="00543354" w:rsidRDefault="0040523A">
      <w:pPr>
        <w:pStyle w:val="1"/>
        <w:snapToGrid w:val="0"/>
        <w:jc w:val="both"/>
        <w:rPr>
          <w:rFonts w:eastAsia="標楷體"/>
          <w:sz w:val="12"/>
          <w:szCs w:val="12"/>
        </w:rPr>
      </w:pPr>
    </w:p>
    <w:p w14:paraId="0BF4A76E" w14:textId="77777777" w:rsidR="007E17A8" w:rsidRPr="006171AE" w:rsidRDefault="007E17A8" w:rsidP="007E17A8">
      <w:pPr>
        <w:pStyle w:val="11"/>
        <w:snapToGrid w:val="0"/>
      </w:pPr>
      <w:r w:rsidRPr="006171AE">
        <w:rPr>
          <w:rFonts w:eastAsia="標楷體"/>
        </w:rPr>
        <w:t>Abstract</w:t>
      </w:r>
    </w:p>
    <w:p w14:paraId="7909AE4D" w14:textId="43FF9D07" w:rsidR="0093706B" w:rsidRPr="00543354" w:rsidRDefault="008A4D60" w:rsidP="0093706B">
      <w:pPr>
        <w:pStyle w:val="1"/>
        <w:snapToGrid w:val="0"/>
        <w:spacing w:after="60"/>
        <w:ind w:firstLine="425"/>
        <w:jc w:val="both"/>
        <w:rPr>
          <w:rFonts w:eastAsia="標楷體"/>
          <w:sz w:val="18"/>
          <w:szCs w:val="18"/>
        </w:rPr>
      </w:pPr>
      <w:r w:rsidRPr="00543354">
        <w:rPr>
          <w:rStyle w:val="18"/>
          <w:rFonts w:eastAsia="標楷體"/>
          <w:sz w:val="18"/>
          <w:szCs w:val="18"/>
        </w:rPr>
        <w:t>T</w:t>
      </w:r>
      <w:r w:rsidR="00D570E5" w:rsidRPr="00543354">
        <w:rPr>
          <w:rStyle w:val="18"/>
          <w:rFonts w:eastAsia="標楷體"/>
          <w:sz w:val="18"/>
          <w:szCs w:val="18"/>
        </w:rPr>
        <w:t xml:space="preserve">he </w:t>
      </w:r>
      <w:r w:rsidRPr="00543354">
        <w:rPr>
          <w:rStyle w:val="18"/>
          <w:rFonts w:eastAsia="標楷體"/>
          <w:sz w:val="18"/>
          <w:szCs w:val="18"/>
        </w:rPr>
        <w:t xml:space="preserve">famous </w:t>
      </w:r>
      <w:r w:rsidR="0093706B" w:rsidRPr="00543354">
        <w:rPr>
          <w:rStyle w:val="18"/>
          <w:rFonts w:eastAsia="標楷體"/>
          <w:sz w:val="18"/>
          <w:szCs w:val="18"/>
        </w:rPr>
        <w:t>blockchain technology</w:t>
      </w:r>
      <w:r w:rsidR="00D570E5" w:rsidRPr="00543354">
        <w:rPr>
          <w:rStyle w:val="18"/>
          <w:rFonts w:eastAsia="標楷體"/>
          <w:sz w:val="18"/>
          <w:szCs w:val="18"/>
        </w:rPr>
        <w:t xml:space="preserve"> for Bitcoin cryptocurrency</w:t>
      </w:r>
      <w:r w:rsidR="0093706B" w:rsidRPr="00543354">
        <w:rPr>
          <w:rStyle w:val="18"/>
          <w:rFonts w:eastAsia="標楷體"/>
          <w:sz w:val="18"/>
          <w:szCs w:val="18"/>
        </w:rPr>
        <w:t xml:space="preserve"> has become the best solution for </w:t>
      </w:r>
      <w:r w:rsidRPr="00543354">
        <w:rPr>
          <w:rStyle w:val="18"/>
          <w:rFonts w:eastAsia="標楷體"/>
          <w:sz w:val="18"/>
          <w:szCs w:val="18"/>
        </w:rPr>
        <w:t xml:space="preserve">many </w:t>
      </w:r>
      <w:r w:rsidR="0093706B" w:rsidRPr="00543354">
        <w:rPr>
          <w:rStyle w:val="18"/>
          <w:rFonts w:eastAsia="標楷體"/>
          <w:sz w:val="18"/>
          <w:szCs w:val="18"/>
        </w:rPr>
        <w:t>problems</w:t>
      </w:r>
      <w:r w:rsidRPr="00543354">
        <w:rPr>
          <w:rStyle w:val="18"/>
          <w:rFonts w:eastAsia="標楷體"/>
          <w:sz w:val="18"/>
          <w:szCs w:val="18"/>
        </w:rPr>
        <w:t xml:space="preserve"> of transnational transfer service in centralized traditional financial systems</w:t>
      </w:r>
      <w:r w:rsidR="0093706B" w:rsidRPr="00543354">
        <w:rPr>
          <w:rStyle w:val="18"/>
          <w:rFonts w:eastAsia="標楷體"/>
          <w:sz w:val="18"/>
          <w:szCs w:val="18"/>
        </w:rPr>
        <w:t xml:space="preserve">. Because its </w:t>
      </w:r>
      <w:r w:rsidR="00D2092B">
        <w:rPr>
          <w:rStyle w:val="18"/>
          <w:rFonts w:eastAsia="標楷體" w:hint="eastAsia"/>
          <w:sz w:val="18"/>
          <w:szCs w:val="18"/>
        </w:rPr>
        <w:t>H</w:t>
      </w:r>
      <w:r w:rsidR="0093706B" w:rsidRPr="00543354">
        <w:rPr>
          <w:rStyle w:val="18"/>
          <w:rFonts w:eastAsia="標楷體"/>
          <w:sz w:val="18"/>
          <w:szCs w:val="18"/>
        </w:rPr>
        <w:t xml:space="preserve">ashcash system with cryptography is based on the </w:t>
      </w:r>
      <w:r w:rsidR="00D570E5" w:rsidRPr="00543354">
        <w:rPr>
          <w:rStyle w:val="18"/>
          <w:rFonts w:eastAsia="標楷體"/>
          <w:sz w:val="18"/>
          <w:szCs w:val="18"/>
        </w:rPr>
        <w:t>peer</w:t>
      </w:r>
      <w:r w:rsidR="0093706B" w:rsidRPr="00543354">
        <w:rPr>
          <w:rStyle w:val="18"/>
          <w:rFonts w:eastAsia="標楷體"/>
          <w:sz w:val="18"/>
          <w:szCs w:val="18"/>
        </w:rPr>
        <w:t>-to-</w:t>
      </w:r>
      <w:r w:rsidR="00D570E5" w:rsidRPr="00543354">
        <w:rPr>
          <w:rStyle w:val="18"/>
          <w:rFonts w:eastAsia="標楷體"/>
          <w:sz w:val="18"/>
          <w:szCs w:val="18"/>
        </w:rPr>
        <w:t>peer ne</w:t>
      </w:r>
      <w:r w:rsidR="0024021A" w:rsidRPr="00543354">
        <w:rPr>
          <w:rStyle w:val="18"/>
          <w:rFonts w:eastAsia="標楷體"/>
          <w:sz w:val="18"/>
          <w:szCs w:val="18"/>
        </w:rPr>
        <w:t>t</w:t>
      </w:r>
      <w:r w:rsidR="00D570E5" w:rsidRPr="00543354">
        <w:rPr>
          <w:rStyle w:val="18"/>
          <w:rFonts w:eastAsia="標楷體"/>
          <w:sz w:val="18"/>
          <w:szCs w:val="18"/>
        </w:rPr>
        <w:t>work running on pervasive Internet</w:t>
      </w:r>
      <w:r w:rsidR="0093706B" w:rsidRPr="00543354">
        <w:rPr>
          <w:rStyle w:val="18"/>
          <w:rFonts w:eastAsia="標楷體"/>
          <w:sz w:val="18"/>
          <w:szCs w:val="18"/>
        </w:rPr>
        <w:t>, the</w:t>
      </w:r>
      <w:r w:rsidR="00C16BB6" w:rsidRPr="00543354">
        <w:rPr>
          <w:rStyle w:val="18"/>
          <w:rFonts w:eastAsia="標楷體"/>
          <w:sz w:val="18"/>
          <w:szCs w:val="18"/>
        </w:rPr>
        <w:t xml:space="preserve"> </w:t>
      </w:r>
      <w:r w:rsidR="0093706B" w:rsidRPr="00543354">
        <w:rPr>
          <w:rStyle w:val="18"/>
          <w:rFonts w:eastAsia="標楷體"/>
          <w:sz w:val="18"/>
          <w:szCs w:val="18"/>
        </w:rPr>
        <w:t>problem</w:t>
      </w:r>
      <w:r w:rsidR="00C16BB6" w:rsidRPr="00543354">
        <w:rPr>
          <w:rStyle w:val="18"/>
          <w:rFonts w:eastAsia="標楷體"/>
          <w:sz w:val="18"/>
          <w:szCs w:val="18"/>
        </w:rPr>
        <w:t>s</w:t>
      </w:r>
      <w:r w:rsidR="0093706B" w:rsidRPr="00543354">
        <w:rPr>
          <w:rStyle w:val="18"/>
          <w:rFonts w:eastAsia="標楷體"/>
          <w:sz w:val="18"/>
          <w:szCs w:val="18"/>
        </w:rPr>
        <w:t xml:space="preserve"> of transnational time difference </w:t>
      </w:r>
      <w:r w:rsidR="00C16BB6" w:rsidRPr="00543354">
        <w:rPr>
          <w:rStyle w:val="18"/>
          <w:rFonts w:eastAsia="標楷體"/>
          <w:sz w:val="18"/>
          <w:szCs w:val="18"/>
        </w:rPr>
        <w:t xml:space="preserve">and limited office hours </w:t>
      </w:r>
      <w:r w:rsidR="0093706B" w:rsidRPr="00543354">
        <w:rPr>
          <w:rStyle w:val="18"/>
          <w:rFonts w:eastAsia="標楷體"/>
          <w:sz w:val="18"/>
          <w:szCs w:val="18"/>
        </w:rPr>
        <w:t>can be solved. Due to its decentralization and anonymity, it significantly reduces the labor cost of the transaction</w:t>
      </w:r>
      <w:r w:rsidR="00C16BB6" w:rsidRPr="00543354">
        <w:rPr>
          <w:rStyle w:val="18"/>
          <w:rFonts w:eastAsia="標楷體" w:hint="eastAsia"/>
          <w:sz w:val="18"/>
          <w:szCs w:val="18"/>
        </w:rPr>
        <w:t xml:space="preserve">, </w:t>
      </w:r>
      <w:r w:rsidR="009D32AF" w:rsidRPr="00543354">
        <w:rPr>
          <w:rStyle w:val="18"/>
          <w:rFonts w:eastAsia="標楷體" w:hint="eastAsia"/>
          <w:sz w:val="18"/>
          <w:szCs w:val="18"/>
        </w:rPr>
        <w:t>lengthy handling and waiting time</w:t>
      </w:r>
      <w:r w:rsidR="009D32AF" w:rsidRPr="00543354">
        <w:rPr>
          <w:rStyle w:val="18"/>
          <w:rFonts w:eastAsia="標楷體"/>
          <w:sz w:val="18"/>
          <w:szCs w:val="18"/>
        </w:rPr>
        <w:t>.</w:t>
      </w:r>
      <w:r w:rsidR="0093706B" w:rsidRPr="00543354">
        <w:rPr>
          <w:rStyle w:val="18"/>
          <w:rFonts w:eastAsia="標楷體"/>
          <w:sz w:val="18"/>
          <w:szCs w:val="18"/>
        </w:rPr>
        <w:t xml:space="preserve"> Besides, we don’t need to pay a high amount of cross-border wire transfer fee.</w:t>
      </w:r>
      <w:r w:rsidR="0093706B" w:rsidRPr="00543354">
        <w:rPr>
          <w:rFonts w:eastAsia="標楷體"/>
          <w:sz w:val="18"/>
          <w:szCs w:val="18"/>
        </w:rPr>
        <w:t xml:space="preserve"> </w:t>
      </w:r>
    </w:p>
    <w:p w14:paraId="0370BB02" w14:textId="79EBF4D4" w:rsidR="0093706B" w:rsidRPr="005544CF" w:rsidRDefault="005A51AF" w:rsidP="00114158">
      <w:pPr>
        <w:pStyle w:val="1"/>
        <w:snapToGrid w:val="0"/>
        <w:spacing w:after="60"/>
        <w:ind w:firstLine="425"/>
        <w:jc w:val="both"/>
        <w:rPr>
          <w:rStyle w:val="18"/>
          <w:rFonts w:eastAsia="標楷體"/>
          <w:sz w:val="18"/>
          <w:szCs w:val="18"/>
        </w:rPr>
      </w:pPr>
      <w:r w:rsidRPr="00543354">
        <w:rPr>
          <w:rStyle w:val="18"/>
          <w:rFonts w:eastAsia="標楷體"/>
          <w:sz w:val="18"/>
          <w:szCs w:val="18"/>
        </w:rPr>
        <w:t>Moreover, f</w:t>
      </w:r>
      <w:r w:rsidR="0093706B" w:rsidRPr="00543354">
        <w:rPr>
          <w:rStyle w:val="18"/>
          <w:rFonts w:eastAsia="標楷體"/>
          <w:sz w:val="18"/>
          <w:szCs w:val="18"/>
        </w:rPr>
        <w:t>or the government, the digitization of money can solve many problems, including to reduce th</w:t>
      </w:r>
      <w:r w:rsidR="0093706B" w:rsidRPr="005544CF">
        <w:rPr>
          <w:rStyle w:val="18"/>
          <w:rFonts w:eastAsia="標楷體"/>
          <w:sz w:val="18"/>
          <w:szCs w:val="18"/>
        </w:rPr>
        <w:t xml:space="preserve">e spread of counterfeit money, make the store's earnings clear </w:t>
      </w:r>
      <w:r w:rsidR="0093706B" w:rsidRPr="005544CF">
        <w:rPr>
          <w:rStyle w:val="18"/>
          <w:rFonts w:eastAsia="標楷體"/>
          <w:sz w:val="18"/>
          <w:szCs w:val="18"/>
        </w:rPr>
        <w:lastRenderedPageBreak/>
        <w:t>and transparent. On the other hand, it not only protects the interests of consumers' shopping, but also makes the tax supervision simpler, transparent and convenient.</w:t>
      </w:r>
      <w:r w:rsidR="00114158" w:rsidRPr="005544CF">
        <w:rPr>
          <w:rStyle w:val="18"/>
          <w:rFonts w:eastAsia="標楷體"/>
          <w:sz w:val="18"/>
          <w:szCs w:val="18"/>
        </w:rPr>
        <w:t xml:space="preserve"> It can reduce not only the labor cost, but also the errors in taxation procedure</w:t>
      </w:r>
    </w:p>
    <w:p w14:paraId="16C2F918" w14:textId="6B5FF531" w:rsidR="0093706B" w:rsidRPr="005544CF" w:rsidRDefault="0093706B" w:rsidP="0093706B">
      <w:pPr>
        <w:pStyle w:val="1"/>
        <w:snapToGrid w:val="0"/>
        <w:spacing w:after="60"/>
        <w:ind w:firstLine="425"/>
        <w:jc w:val="both"/>
        <w:rPr>
          <w:rStyle w:val="18"/>
          <w:rFonts w:eastAsia="標楷體"/>
          <w:sz w:val="18"/>
          <w:szCs w:val="18"/>
        </w:rPr>
      </w:pPr>
      <w:r w:rsidRPr="005544CF">
        <w:rPr>
          <w:rStyle w:val="18"/>
          <w:rFonts w:eastAsia="標楷體"/>
          <w:sz w:val="18"/>
          <w:szCs w:val="18"/>
        </w:rPr>
        <w:t xml:space="preserve">This </w:t>
      </w:r>
      <w:r w:rsidR="005A51AF" w:rsidRPr="005544CF">
        <w:rPr>
          <w:rStyle w:val="18"/>
          <w:rFonts w:eastAsia="標楷體"/>
          <w:sz w:val="18"/>
          <w:szCs w:val="18"/>
        </w:rPr>
        <w:t xml:space="preserve">paper </w:t>
      </w:r>
      <w:r w:rsidR="00114158" w:rsidRPr="005544CF">
        <w:rPr>
          <w:rStyle w:val="18"/>
          <w:rFonts w:eastAsia="標楷體"/>
          <w:sz w:val="18"/>
          <w:szCs w:val="18"/>
        </w:rPr>
        <w:t>propose</w:t>
      </w:r>
      <w:r w:rsidR="00C10443" w:rsidRPr="005544CF">
        <w:rPr>
          <w:rStyle w:val="18"/>
          <w:rFonts w:eastAsia="標楷體"/>
          <w:sz w:val="18"/>
          <w:szCs w:val="18"/>
        </w:rPr>
        <w:t>s</w:t>
      </w:r>
      <w:r w:rsidRPr="005544CF">
        <w:rPr>
          <w:rStyle w:val="18"/>
          <w:rFonts w:eastAsia="標楷體"/>
          <w:sz w:val="18"/>
          <w:szCs w:val="18"/>
        </w:rPr>
        <w:t xml:space="preserve"> </w:t>
      </w:r>
      <w:r w:rsidR="00F43C9A" w:rsidRPr="005544CF">
        <w:rPr>
          <w:rStyle w:val="18"/>
          <w:rFonts w:eastAsia="標楷體"/>
          <w:sz w:val="18"/>
          <w:szCs w:val="18"/>
        </w:rPr>
        <w:t xml:space="preserve">a </w:t>
      </w:r>
      <w:r w:rsidR="00C10443" w:rsidRPr="005544CF">
        <w:rPr>
          <w:rStyle w:val="18"/>
          <w:rFonts w:eastAsia="標楷體"/>
          <w:sz w:val="18"/>
          <w:szCs w:val="18"/>
        </w:rPr>
        <w:t xml:space="preserve">cost-effective method to improve the transaction performance on a </w:t>
      </w:r>
      <w:r w:rsidR="00A13980" w:rsidRPr="005544CF">
        <w:rPr>
          <w:rStyle w:val="18"/>
          <w:rFonts w:eastAsia="標楷體"/>
          <w:sz w:val="18"/>
          <w:szCs w:val="18"/>
        </w:rPr>
        <w:t xml:space="preserve">mobile </w:t>
      </w:r>
      <w:r w:rsidR="00F43C9A" w:rsidRPr="005544CF">
        <w:rPr>
          <w:rStyle w:val="18"/>
          <w:rFonts w:eastAsia="標楷體"/>
          <w:sz w:val="18"/>
          <w:szCs w:val="18"/>
        </w:rPr>
        <w:t xml:space="preserve">payment </w:t>
      </w:r>
      <w:r w:rsidR="004B47C1" w:rsidRPr="005544CF">
        <w:rPr>
          <w:rStyle w:val="18"/>
          <w:rFonts w:eastAsia="標楷體"/>
          <w:sz w:val="18"/>
          <w:szCs w:val="18"/>
        </w:rPr>
        <w:t>supervision</w:t>
      </w:r>
      <w:r w:rsidR="00F43C9A" w:rsidRPr="005544CF">
        <w:rPr>
          <w:rStyle w:val="18"/>
          <w:rFonts w:eastAsia="標楷體"/>
          <w:sz w:val="18"/>
          <w:szCs w:val="18"/>
        </w:rPr>
        <w:t xml:space="preserve"> </w:t>
      </w:r>
      <w:r w:rsidR="00C10443" w:rsidRPr="005544CF">
        <w:rPr>
          <w:rStyle w:val="18"/>
          <w:rFonts w:eastAsia="標楷體"/>
          <w:sz w:val="18"/>
          <w:szCs w:val="18"/>
        </w:rPr>
        <w:t xml:space="preserve">system for </w:t>
      </w:r>
      <w:r w:rsidR="00114158" w:rsidRPr="005544CF">
        <w:rPr>
          <w:rStyle w:val="18"/>
          <w:rFonts w:eastAsia="標楷體"/>
          <w:sz w:val="18"/>
          <w:szCs w:val="18"/>
        </w:rPr>
        <w:t>anonymous</w:t>
      </w:r>
      <w:r w:rsidR="00F43C9A" w:rsidRPr="005544CF">
        <w:rPr>
          <w:rStyle w:val="18"/>
          <w:rFonts w:eastAsia="標楷體"/>
          <w:sz w:val="18"/>
          <w:szCs w:val="18"/>
        </w:rPr>
        <w:t xml:space="preserve"> cryptocurrency </w:t>
      </w:r>
      <w:r w:rsidR="00C10443" w:rsidRPr="005544CF">
        <w:rPr>
          <w:rStyle w:val="18"/>
          <w:rFonts w:eastAsia="標楷體"/>
          <w:sz w:val="18"/>
          <w:szCs w:val="18"/>
        </w:rPr>
        <w:t>trading with named store</w:t>
      </w:r>
      <w:r w:rsidR="00114158" w:rsidRPr="005544CF">
        <w:rPr>
          <w:rStyle w:val="18"/>
          <w:rFonts w:eastAsia="標楷體"/>
          <w:sz w:val="18"/>
          <w:szCs w:val="18"/>
        </w:rPr>
        <w:t xml:space="preserve"> </w:t>
      </w:r>
      <w:r w:rsidR="00C10443" w:rsidRPr="005544CF">
        <w:rPr>
          <w:rStyle w:val="18"/>
          <w:rFonts w:eastAsia="標楷體"/>
          <w:sz w:val="18"/>
          <w:szCs w:val="18"/>
        </w:rPr>
        <w:t xml:space="preserve">using Bitcoin system. That’s to say, we apply Bitcoin </w:t>
      </w:r>
      <w:r w:rsidR="00D85F26">
        <w:rPr>
          <w:rStyle w:val="18"/>
          <w:rFonts w:eastAsia="標楷體"/>
          <w:sz w:val="18"/>
          <w:szCs w:val="18"/>
        </w:rPr>
        <w:t>G</w:t>
      </w:r>
      <w:r w:rsidR="00C10443" w:rsidRPr="005544CF">
        <w:rPr>
          <w:rStyle w:val="18"/>
          <w:rFonts w:eastAsia="標楷體"/>
          <w:sz w:val="18"/>
          <w:szCs w:val="18"/>
        </w:rPr>
        <w:t xml:space="preserve">reen address technology to not </w:t>
      </w:r>
      <w:r w:rsidR="00A13980" w:rsidRPr="005544CF">
        <w:rPr>
          <w:rStyle w:val="18"/>
          <w:rFonts w:eastAsia="標楷體"/>
          <w:sz w:val="18"/>
          <w:szCs w:val="18"/>
        </w:rPr>
        <w:t xml:space="preserve">only </w:t>
      </w:r>
      <w:r w:rsidR="00C10443" w:rsidRPr="005544CF">
        <w:rPr>
          <w:rStyle w:val="18"/>
          <w:rFonts w:eastAsia="標楷體"/>
          <w:sz w:val="18"/>
          <w:szCs w:val="18"/>
        </w:rPr>
        <w:t xml:space="preserve">shorten the </w:t>
      </w:r>
      <w:r w:rsidR="004B47C1" w:rsidRPr="005544CF">
        <w:rPr>
          <w:rStyle w:val="18"/>
          <w:rFonts w:eastAsia="標楷體"/>
          <w:sz w:val="18"/>
          <w:szCs w:val="18"/>
        </w:rPr>
        <w:t xml:space="preserve">confirmable </w:t>
      </w:r>
      <w:r w:rsidR="00C10443" w:rsidRPr="005544CF">
        <w:rPr>
          <w:rStyle w:val="18"/>
          <w:rFonts w:eastAsia="標楷體"/>
          <w:sz w:val="18"/>
          <w:szCs w:val="18"/>
        </w:rPr>
        <w:t>transaction time</w:t>
      </w:r>
      <w:r w:rsidR="00C9035B" w:rsidRPr="005544CF">
        <w:rPr>
          <w:rStyle w:val="18"/>
          <w:rFonts w:eastAsia="標楷體"/>
          <w:sz w:val="18"/>
          <w:szCs w:val="18"/>
        </w:rPr>
        <w:t>,</w:t>
      </w:r>
      <w:r w:rsidR="00C9035B" w:rsidRPr="005544CF">
        <w:rPr>
          <w:rStyle w:val="18"/>
          <w:rFonts w:eastAsia="標楷體" w:hint="eastAsia"/>
          <w:sz w:val="18"/>
          <w:szCs w:val="18"/>
        </w:rPr>
        <w:t xml:space="preserve"> but also reduce the </w:t>
      </w:r>
      <w:r w:rsidR="00C9035B" w:rsidRPr="005544CF">
        <w:rPr>
          <w:rStyle w:val="18"/>
          <w:rFonts w:eastAsia="標楷體"/>
          <w:sz w:val="18"/>
          <w:szCs w:val="18"/>
        </w:rPr>
        <w:t xml:space="preserve">double spending possibility. </w:t>
      </w:r>
      <w:r w:rsidR="007610FC" w:rsidRPr="005544CF">
        <w:rPr>
          <w:rStyle w:val="18"/>
          <w:rFonts w:eastAsia="標楷體" w:hint="eastAsia"/>
          <w:sz w:val="18"/>
          <w:szCs w:val="18"/>
        </w:rPr>
        <w:t xml:space="preserve">Besides, </w:t>
      </w:r>
      <w:r w:rsidRPr="005544CF">
        <w:rPr>
          <w:rStyle w:val="18"/>
          <w:rFonts w:eastAsia="標楷體"/>
          <w:sz w:val="18"/>
          <w:szCs w:val="18"/>
        </w:rPr>
        <w:t xml:space="preserve">we </w:t>
      </w:r>
      <w:r w:rsidR="00882CF1" w:rsidRPr="005544CF">
        <w:rPr>
          <w:rStyle w:val="18"/>
          <w:rFonts w:eastAsia="標楷體"/>
          <w:sz w:val="18"/>
          <w:szCs w:val="18"/>
        </w:rPr>
        <w:t xml:space="preserve">based on </w:t>
      </w:r>
      <w:r w:rsidRPr="005544CF">
        <w:rPr>
          <w:rStyle w:val="18"/>
          <w:rFonts w:eastAsia="標楷體"/>
          <w:sz w:val="18"/>
          <w:szCs w:val="18"/>
        </w:rPr>
        <w:t>the open</w:t>
      </w:r>
      <w:r w:rsidR="004B47C1" w:rsidRPr="005544CF">
        <w:rPr>
          <w:rStyle w:val="18"/>
          <w:rFonts w:eastAsia="標楷體"/>
          <w:sz w:val="18"/>
          <w:szCs w:val="18"/>
        </w:rPr>
        <w:t>-</w:t>
      </w:r>
      <w:r w:rsidRPr="005544CF">
        <w:rPr>
          <w:rStyle w:val="18"/>
          <w:rFonts w:eastAsia="標楷體"/>
          <w:sz w:val="18"/>
          <w:szCs w:val="18"/>
        </w:rPr>
        <w:t xml:space="preserve">source </w:t>
      </w:r>
      <w:r w:rsidR="00882CF1" w:rsidRPr="005544CF">
        <w:rPr>
          <w:rStyle w:val="18"/>
          <w:rFonts w:eastAsia="標楷體"/>
          <w:sz w:val="18"/>
          <w:szCs w:val="18"/>
        </w:rPr>
        <w:t xml:space="preserve">Bitcoin wallet called </w:t>
      </w:r>
      <w:r w:rsidR="007610FC" w:rsidRPr="005544CF">
        <w:rPr>
          <w:rStyle w:val="18"/>
          <w:rFonts w:eastAsia="標楷體"/>
          <w:sz w:val="18"/>
          <w:szCs w:val="18"/>
        </w:rPr>
        <w:t>Testnet</w:t>
      </w:r>
      <w:r w:rsidR="00882CF1" w:rsidRPr="005544CF">
        <w:rPr>
          <w:rStyle w:val="18"/>
          <w:rFonts w:eastAsia="標楷體"/>
          <w:sz w:val="18"/>
          <w:szCs w:val="18"/>
        </w:rPr>
        <w:t xml:space="preserve"> to further deploy and implement the subsystems of this Bitcoin </w:t>
      </w:r>
      <w:r w:rsidR="00A13980" w:rsidRPr="005544CF">
        <w:rPr>
          <w:rStyle w:val="18"/>
          <w:rFonts w:eastAsia="標楷體"/>
          <w:sz w:val="18"/>
          <w:szCs w:val="18"/>
        </w:rPr>
        <w:t xml:space="preserve">mobile </w:t>
      </w:r>
      <w:r w:rsidR="00882CF1" w:rsidRPr="005544CF">
        <w:rPr>
          <w:rStyle w:val="18"/>
          <w:rFonts w:eastAsia="標楷體"/>
          <w:sz w:val="18"/>
          <w:szCs w:val="18"/>
        </w:rPr>
        <w:t>payment collection system including the proposed method</w:t>
      </w:r>
      <w:r w:rsidR="00876DBE" w:rsidRPr="005544CF">
        <w:rPr>
          <w:rStyle w:val="18"/>
          <w:rFonts w:eastAsia="標楷體"/>
          <w:sz w:val="18"/>
          <w:szCs w:val="18"/>
        </w:rPr>
        <w:t xml:space="preserve"> for transaction performance improvement</w:t>
      </w:r>
      <w:r w:rsidR="00882CF1" w:rsidRPr="005544CF">
        <w:rPr>
          <w:rStyle w:val="18"/>
          <w:rFonts w:eastAsia="標楷體"/>
          <w:sz w:val="18"/>
          <w:szCs w:val="18"/>
        </w:rPr>
        <w:t xml:space="preserve">. The preliminary experimental </w:t>
      </w:r>
      <w:r w:rsidR="00876DBE" w:rsidRPr="005544CF">
        <w:rPr>
          <w:rStyle w:val="18"/>
          <w:rFonts w:eastAsia="標楷體"/>
          <w:sz w:val="18"/>
          <w:szCs w:val="18"/>
        </w:rPr>
        <w:t>results from</w:t>
      </w:r>
      <w:r w:rsidR="00882CF1" w:rsidRPr="005544CF">
        <w:rPr>
          <w:rStyle w:val="18"/>
          <w:rFonts w:eastAsia="標楷體"/>
          <w:sz w:val="18"/>
          <w:szCs w:val="18"/>
        </w:rPr>
        <w:t xml:space="preserve"> the developed platform demonstrate the effectiveness of proposed </w:t>
      </w:r>
      <w:r w:rsidR="00876DBE" w:rsidRPr="005544CF">
        <w:rPr>
          <w:rStyle w:val="18"/>
          <w:rFonts w:eastAsia="標楷體"/>
          <w:sz w:val="18"/>
          <w:szCs w:val="18"/>
        </w:rPr>
        <w:t>improvement method</w:t>
      </w:r>
      <w:r w:rsidR="00882CF1" w:rsidRPr="005544CF">
        <w:rPr>
          <w:rStyle w:val="18"/>
          <w:rFonts w:eastAsia="標楷體"/>
          <w:sz w:val="18"/>
          <w:szCs w:val="18"/>
        </w:rPr>
        <w:t xml:space="preserve">. </w:t>
      </w:r>
    </w:p>
    <w:p w14:paraId="50DADE7E" w14:textId="5B4E3AA8" w:rsidR="0040523A" w:rsidRPr="004E61BC" w:rsidRDefault="00ED02B7" w:rsidP="00796FB0">
      <w:pPr>
        <w:pStyle w:val="1"/>
        <w:snapToGrid w:val="0"/>
        <w:ind w:left="256" w:hangingChars="142" w:hanging="256"/>
        <w:jc w:val="both"/>
        <w:rPr>
          <w:rFonts w:eastAsia="標楷體"/>
          <w:sz w:val="18"/>
          <w:szCs w:val="18"/>
        </w:rPr>
      </w:pPr>
      <w:r w:rsidRPr="004E61BC">
        <w:rPr>
          <w:rStyle w:val="18"/>
          <w:rFonts w:eastAsia="標楷體"/>
          <w:b/>
          <w:sz w:val="18"/>
          <w:szCs w:val="18"/>
        </w:rPr>
        <w:t>Keywords</w:t>
      </w:r>
      <w:r w:rsidRPr="004E61BC">
        <w:rPr>
          <w:rStyle w:val="18"/>
          <w:rFonts w:eastAsia="標楷體"/>
          <w:sz w:val="18"/>
          <w:szCs w:val="18"/>
        </w:rPr>
        <w:t xml:space="preserve">: </w:t>
      </w:r>
      <w:r w:rsidR="00B84D25" w:rsidRPr="004E61BC">
        <w:rPr>
          <w:rStyle w:val="18"/>
          <w:rFonts w:eastAsia="標楷體"/>
          <w:sz w:val="18"/>
          <w:szCs w:val="18"/>
        </w:rPr>
        <w:t>Cryptocurrency, Blockchain,</w:t>
      </w:r>
      <w:r w:rsidR="00B84D25" w:rsidRPr="004E61BC">
        <w:rPr>
          <w:rFonts w:eastAsia="標楷體"/>
          <w:sz w:val="18"/>
          <w:szCs w:val="18"/>
        </w:rPr>
        <w:t xml:space="preserve"> </w:t>
      </w:r>
      <w:r w:rsidR="005A51AF" w:rsidRPr="004E61BC">
        <w:rPr>
          <w:rFonts w:eastAsia="標楷體"/>
          <w:sz w:val="18"/>
          <w:szCs w:val="18"/>
        </w:rPr>
        <w:t>Hash</w:t>
      </w:r>
      <w:r w:rsidR="00876DBE" w:rsidRPr="004E61BC">
        <w:rPr>
          <w:rFonts w:eastAsia="標楷體"/>
          <w:sz w:val="18"/>
          <w:szCs w:val="18"/>
        </w:rPr>
        <w:t>cash</w:t>
      </w:r>
      <w:r w:rsidR="005A51AF" w:rsidRPr="004E61BC">
        <w:rPr>
          <w:rFonts w:eastAsia="標楷體"/>
          <w:sz w:val="18"/>
          <w:szCs w:val="18"/>
        </w:rPr>
        <w:t xml:space="preserve">, </w:t>
      </w:r>
      <w:r w:rsidR="00F51745" w:rsidRPr="004E61BC">
        <w:rPr>
          <w:rFonts w:eastAsia="標楷體"/>
          <w:sz w:val="18"/>
          <w:szCs w:val="18"/>
        </w:rPr>
        <w:t xml:space="preserve">Green address, </w:t>
      </w:r>
      <w:r w:rsidR="005A51AF" w:rsidRPr="004E61BC">
        <w:rPr>
          <w:rStyle w:val="18"/>
          <w:rFonts w:eastAsia="標楷體"/>
          <w:sz w:val="18"/>
          <w:szCs w:val="18"/>
        </w:rPr>
        <w:t xml:space="preserve">Mobile </w:t>
      </w:r>
      <w:r w:rsidR="00B84D25" w:rsidRPr="004E61BC">
        <w:rPr>
          <w:rStyle w:val="18"/>
          <w:rFonts w:eastAsia="標楷體"/>
          <w:sz w:val="18"/>
          <w:szCs w:val="18"/>
        </w:rPr>
        <w:t xml:space="preserve">payment, </w:t>
      </w:r>
      <w:r w:rsidR="00D85F26" w:rsidRPr="00D85F26">
        <w:rPr>
          <w:rStyle w:val="18"/>
          <w:rFonts w:eastAsia="標楷體"/>
          <w:sz w:val="18"/>
          <w:szCs w:val="18"/>
        </w:rPr>
        <w:t>Double-spending</w:t>
      </w:r>
      <w:r w:rsidRPr="004E61BC">
        <w:rPr>
          <w:rStyle w:val="18"/>
          <w:rFonts w:eastAsia="標楷體"/>
          <w:sz w:val="18"/>
          <w:szCs w:val="18"/>
        </w:rPr>
        <w:t>.</w:t>
      </w:r>
    </w:p>
    <w:p w14:paraId="77965A44" w14:textId="77777777" w:rsidR="0040523A" w:rsidRPr="00543354" w:rsidRDefault="0040523A">
      <w:pPr>
        <w:pStyle w:val="12"/>
        <w:tabs>
          <w:tab w:val="clear" w:pos="4153"/>
          <w:tab w:val="clear" w:pos="8306"/>
        </w:tabs>
        <w:rPr>
          <w:rFonts w:eastAsia="標楷體"/>
          <w:sz w:val="12"/>
          <w:szCs w:val="12"/>
        </w:rPr>
      </w:pPr>
    </w:p>
    <w:p w14:paraId="6F2690DB" w14:textId="5666E22F" w:rsidR="0040523A" w:rsidRPr="00BA62B7" w:rsidRDefault="00ED02B7" w:rsidP="00BA62B7">
      <w:pPr>
        <w:pStyle w:val="21"/>
        <w:numPr>
          <w:ilvl w:val="0"/>
          <w:numId w:val="4"/>
        </w:numPr>
        <w:snapToGrid w:val="0"/>
        <w:ind w:left="240" w:hanging="240"/>
        <w:outlineLvl w:val="9"/>
      </w:pPr>
      <w:bookmarkStart w:id="2" w:name="_Ref40473779"/>
      <w:r w:rsidRPr="006171AE">
        <w:rPr>
          <w:rFonts w:hint="eastAsia"/>
        </w:rPr>
        <w:t>前言</w:t>
      </w:r>
      <w:bookmarkEnd w:id="2"/>
    </w:p>
    <w:p w14:paraId="359017CC" w14:textId="1D0E9414" w:rsidR="00556177" w:rsidRPr="006171AE" w:rsidRDefault="00556177" w:rsidP="00FC35D1">
      <w:pPr>
        <w:pStyle w:val="a6"/>
        <w:rPr>
          <w:lang w:eastAsia="zh-CN"/>
        </w:rPr>
      </w:pPr>
      <w:r w:rsidRPr="006171AE">
        <w:rPr>
          <w:rFonts w:hint="eastAsia"/>
        </w:rPr>
        <w:t>比特幣</w:t>
      </w:r>
      <w:r w:rsidR="00032077" w:rsidRPr="001F62DC">
        <w:fldChar w:fldCharType="begin"/>
      </w:r>
      <w:r w:rsidR="00032077" w:rsidRPr="006171AE">
        <w:instrText xml:space="preserve"> REF _Ref491886230 \r \h </w:instrText>
      </w:r>
      <w:r w:rsidR="006171AE">
        <w:instrText xml:space="preserve"> \* MERGEFORMAT </w:instrText>
      </w:r>
      <w:r w:rsidR="00032077" w:rsidRPr="001F62DC">
        <w:fldChar w:fldCharType="separate"/>
      </w:r>
      <w:r w:rsidR="002C3606">
        <w:t>[1]</w:t>
      </w:r>
      <w:r w:rsidR="00032077" w:rsidRPr="001F62DC">
        <w:fldChar w:fldCharType="end"/>
      </w:r>
      <w:r w:rsidRPr="001F62DC">
        <w:rPr>
          <w:rFonts w:hint="eastAsia"/>
        </w:rPr>
        <w:t>是一種去中心化</w:t>
      </w:r>
      <w:r w:rsidR="008E22DA" w:rsidRPr="001F62DC">
        <w:fldChar w:fldCharType="begin"/>
      </w:r>
      <w:r w:rsidR="008E22DA" w:rsidRPr="006171AE">
        <w:instrText xml:space="preserve"> REF _Ref491940566 \r \h </w:instrText>
      </w:r>
      <w:r w:rsidR="006171AE">
        <w:instrText xml:space="preserve"> \* MERGEFORMAT </w:instrText>
      </w:r>
      <w:r w:rsidR="008E22DA" w:rsidRPr="001F62DC">
        <w:fldChar w:fldCharType="separate"/>
      </w:r>
      <w:r w:rsidR="002C3606">
        <w:t>[3]</w:t>
      </w:r>
      <w:r w:rsidR="008E22DA" w:rsidRPr="001F62DC">
        <w:fldChar w:fldCharType="end"/>
      </w:r>
      <w:r w:rsidRPr="001F62DC">
        <w:rPr>
          <w:rFonts w:hint="eastAsia"/>
        </w:rPr>
        <w:t>的</w:t>
      </w:r>
      <w:r w:rsidR="008E22DA" w:rsidRPr="00B972E2">
        <w:rPr>
          <w:rFonts w:hint="eastAsia"/>
        </w:rPr>
        <w:t>加密</w:t>
      </w:r>
      <w:r w:rsidR="008E22DA" w:rsidRPr="006171AE">
        <w:rPr>
          <w:rFonts w:hint="eastAsia"/>
        </w:rPr>
        <w:t>貨幣</w:t>
      </w:r>
      <w:r w:rsidR="0041100B" w:rsidRPr="001F62DC">
        <w:fldChar w:fldCharType="begin"/>
      </w:r>
      <w:r w:rsidR="0041100B" w:rsidRPr="006171AE">
        <w:instrText xml:space="preserve"> REF _Ref491940747 \r \h </w:instrText>
      </w:r>
      <w:r w:rsidR="006171AE">
        <w:instrText xml:space="preserve"> \* MERGEFORMAT </w:instrText>
      </w:r>
      <w:r w:rsidR="0041100B" w:rsidRPr="001F62DC">
        <w:fldChar w:fldCharType="separate"/>
      </w:r>
      <w:r w:rsidR="002C3606">
        <w:t>[4]</w:t>
      </w:r>
      <w:r w:rsidR="0041100B" w:rsidRPr="001F62DC">
        <w:fldChar w:fldCharType="end"/>
      </w:r>
      <w:r w:rsidRPr="001F62DC">
        <w:rPr>
          <w:rFonts w:hint="eastAsia"/>
        </w:rPr>
        <w:t>，與傳統中心化的金融機構相比，去中心化會帶來更多的優勢，包括大幅降低被網路攻擊所帶來的風險，因為比特幣區塊鏈</w:t>
      </w:r>
      <w:r w:rsidR="00D57F7A">
        <w:fldChar w:fldCharType="begin"/>
      </w:r>
      <w:r w:rsidR="00D57F7A">
        <w:instrText xml:space="preserve"> </w:instrText>
      </w:r>
      <w:r w:rsidR="00D57F7A">
        <w:rPr>
          <w:rFonts w:hint="eastAsia"/>
        </w:rPr>
        <w:instrText>REF _Ref492475777 \r \h</w:instrText>
      </w:r>
      <w:r w:rsidR="00D57F7A">
        <w:instrText xml:space="preserve"> </w:instrText>
      </w:r>
      <w:r w:rsidR="00D57F7A">
        <w:fldChar w:fldCharType="separate"/>
      </w:r>
      <w:r w:rsidR="002C3606">
        <w:t>[27]</w:t>
      </w:r>
      <w:r w:rsidR="00D57F7A">
        <w:fldChar w:fldCharType="end"/>
      </w:r>
      <w:r w:rsidRPr="001F62DC">
        <w:rPr>
          <w:rFonts w:hint="eastAsia"/>
        </w:rPr>
        <w:t>的</w:t>
      </w:r>
      <w:r w:rsidR="00646105">
        <w:rPr>
          <w:rFonts w:hint="eastAsia"/>
        </w:rPr>
        <w:t>儲存</w:t>
      </w:r>
      <w:r w:rsidRPr="001F62DC">
        <w:rPr>
          <w:rFonts w:hint="eastAsia"/>
        </w:rPr>
        <w:t>，會透過同儕網路</w:t>
      </w:r>
      <w:r w:rsidRPr="006171AE">
        <w:rPr>
          <w:rFonts w:hint="eastAsia"/>
        </w:rPr>
        <w:t>技術的方式，分散儲存至所有</w:t>
      </w:r>
      <w:del w:id="3" w:author="jambo" w:date="2017-10-05T13:40:00Z">
        <w:r w:rsidRPr="006171AE" w:rsidDel="00FC35E4">
          <w:rPr>
            <w:rFonts w:hint="eastAsia"/>
          </w:rPr>
          <w:delText>運行</w:delText>
        </w:r>
      </w:del>
      <w:r w:rsidRPr="006171AE">
        <w:rPr>
          <w:rFonts w:hint="eastAsia"/>
        </w:rPr>
        <w:t>比特幣全節點</w:t>
      </w:r>
      <w:r w:rsidR="00986D6A">
        <w:fldChar w:fldCharType="begin"/>
      </w:r>
      <w:r w:rsidR="00986D6A">
        <w:instrText xml:space="preserve"> </w:instrText>
      </w:r>
      <w:r w:rsidR="00986D6A">
        <w:rPr>
          <w:rFonts w:hint="eastAsia"/>
        </w:rPr>
        <w:instrText>REF _Ref491886230 \r \h</w:instrText>
      </w:r>
      <w:r w:rsidR="00986D6A">
        <w:instrText xml:space="preserve"> </w:instrText>
      </w:r>
      <w:r w:rsidR="00986D6A">
        <w:fldChar w:fldCharType="separate"/>
      </w:r>
      <w:r w:rsidR="002C3606">
        <w:t>[1]</w:t>
      </w:r>
      <w:r w:rsidR="00986D6A">
        <w:fldChar w:fldCharType="end"/>
      </w:r>
      <w:r w:rsidRPr="006171AE">
        <w:rPr>
          <w:rFonts w:hint="eastAsia"/>
        </w:rPr>
        <w:t>的計算機中，現今的區塊鏈大小已經達到</w:t>
      </w:r>
      <w:r w:rsidRPr="006171AE">
        <w:t>140G</w:t>
      </w:r>
      <w:r w:rsidR="0041100B" w:rsidRPr="001F62DC">
        <w:fldChar w:fldCharType="begin"/>
      </w:r>
      <w:r w:rsidR="0041100B" w:rsidRPr="006171AE">
        <w:instrText xml:space="preserve"> REF _Ref491940994 \r \h </w:instrText>
      </w:r>
      <w:r w:rsidR="006171AE">
        <w:instrText xml:space="preserve"> \* MERGEFORMAT </w:instrText>
      </w:r>
      <w:r w:rsidR="0041100B" w:rsidRPr="001F62DC">
        <w:fldChar w:fldCharType="separate"/>
      </w:r>
      <w:r w:rsidR="002C3606">
        <w:t>[5]</w:t>
      </w:r>
      <w:r w:rsidR="0041100B" w:rsidRPr="001F62DC">
        <w:fldChar w:fldCharType="end"/>
      </w:r>
      <w:r w:rsidRPr="001F62DC">
        <w:rPr>
          <w:rFonts w:hint="eastAsia"/>
        </w:rPr>
        <w:t>以上，</w:t>
      </w:r>
      <w:del w:id="4" w:author="jambo" w:date="2017-10-05T13:40:00Z">
        <w:r w:rsidRPr="001F62DC" w:rsidDel="00FC35E4">
          <w:rPr>
            <w:rFonts w:hint="eastAsia"/>
          </w:rPr>
          <w:delText>資料內容為自</w:delText>
        </w:r>
        <w:r w:rsidRPr="006171AE" w:rsidDel="00FC35E4">
          <w:delText>2009</w:delText>
        </w:r>
        <w:r w:rsidRPr="006171AE" w:rsidDel="00FC35E4">
          <w:rPr>
            <w:rFonts w:hint="eastAsia"/>
          </w:rPr>
          <w:delText>年來的</w:delText>
        </w:r>
      </w:del>
      <w:r w:rsidRPr="006171AE">
        <w:rPr>
          <w:rFonts w:hint="eastAsia"/>
        </w:rPr>
        <w:t>所有</w:t>
      </w:r>
      <w:r w:rsidR="00390031">
        <w:rPr>
          <w:rFonts w:hint="eastAsia"/>
        </w:rPr>
        <w:t>以</w:t>
      </w:r>
      <w:r w:rsidRPr="006171AE">
        <w:rPr>
          <w:rFonts w:hint="eastAsia"/>
        </w:rPr>
        <w:t>比特幣為貨幣所發起的交易，將會被收入其中永久</w:t>
      </w:r>
      <w:del w:id="5" w:author="jambo" w:date="2017-10-05T13:40:00Z">
        <w:r w:rsidRPr="006171AE" w:rsidDel="00FC35E4">
          <w:rPr>
            <w:rFonts w:hint="eastAsia"/>
          </w:rPr>
          <w:delText>被</w:delText>
        </w:r>
      </w:del>
      <w:r w:rsidRPr="006171AE">
        <w:rPr>
          <w:rFonts w:hint="eastAsia"/>
        </w:rPr>
        <w:t>保存至區塊鏈中。</w:t>
      </w:r>
      <w:del w:id="6" w:author="jambo" w:date="2017-10-05T13:46:00Z">
        <w:r w:rsidRPr="006171AE" w:rsidDel="00FC35E4">
          <w:rPr>
            <w:rFonts w:hint="eastAsia"/>
          </w:rPr>
          <w:delText>全世界運行比特幣系統的計算機，</w:delText>
        </w:r>
      </w:del>
      <w:r w:rsidRPr="006171AE">
        <w:rPr>
          <w:rFonts w:hint="eastAsia"/>
        </w:rPr>
        <w:t>據</w:t>
      </w:r>
      <w:del w:id="7" w:author="jambo" w:date="2017-10-05T13:46:00Z">
        <w:r w:rsidRPr="006171AE" w:rsidDel="00FC35E4">
          <w:rPr>
            <w:rFonts w:hint="eastAsia"/>
          </w:rPr>
          <w:delText>網路節點</w:delText>
        </w:r>
      </w:del>
      <w:r w:rsidRPr="006171AE">
        <w:rPr>
          <w:rFonts w:hint="eastAsia"/>
        </w:rPr>
        <w:t>統計</w:t>
      </w:r>
      <w:ins w:id="8" w:author="jambo" w:date="2017-10-05T13:46:00Z">
        <w:r w:rsidR="00FC35E4">
          <w:rPr>
            <w:rFonts w:hint="eastAsia"/>
          </w:rPr>
          <w:t>全世界運行比特幣系統的節點</w:t>
        </w:r>
      </w:ins>
      <w:ins w:id="9" w:author="jambo" w:date="2017-10-05T20:46:00Z">
        <w:r w:rsidR="009E7C68">
          <w:rPr>
            <w:rFonts w:hint="eastAsia"/>
          </w:rPr>
          <w:t>數量</w:t>
        </w:r>
      </w:ins>
      <w:r w:rsidRPr="006171AE">
        <w:rPr>
          <w:rFonts w:hint="eastAsia"/>
        </w:rPr>
        <w:t>高達</w:t>
      </w:r>
      <w:r w:rsidR="0041100B" w:rsidRPr="006171AE">
        <w:t>9531</w:t>
      </w:r>
      <w:r w:rsidR="0041100B" w:rsidRPr="006171AE">
        <w:rPr>
          <w:rFonts w:hint="eastAsia"/>
        </w:rPr>
        <w:t>個</w:t>
      </w:r>
      <w:del w:id="10" w:author="jambo" w:date="2017-10-05T13:46:00Z">
        <w:r w:rsidR="0041100B" w:rsidRPr="006171AE" w:rsidDel="00FC35E4">
          <w:rPr>
            <w:rFonts w:hint="eastAsia"/>
          </w:rPr>
          <w:delText>節</w:delText>
        </w:r>
        <w:r w:rsidRPr="006171AE" w:rsidDel="00FC35E4">
          <w:rPr>
            <w:rFonts w:hint="eastAsia"/>
          </w:rPr>
          <w:delText>點</w:delText>
        </w:r>
      </w:del>
      <w:r w:rsidR="0041100B" w:rsidRPr="001F62DC">
        <w:fldChar w:fldCharType="begin"/>
      </w:r>
      <w:r w:rsidR="0041100B" w:rsidRPr="006171AE">
        <w:instrText xml:space="preserve"> REF _Ref491941145 \r \h </w:instrText>
      </w:r>
      <w:r w:rsidR="006171AE">
        <w:instrText xml:space="preserve"> \* MERGEFORMAT </w:instrText>
      </w:r>
      <w:r w:rsidR="0041100B" w:rsidRPr="001F62DC">
        <w:fldChar w:fldCharType="separate"/>
      </w:r>
      <w:r w:rsidR="002C3606">
        <w:t>[6]</w:t>
      </w:r>
      <w:r w:rsidR="0041100B" w:rsidRPr="001F62DC">
        <w:fldChar w:fldCharType="end"/>
      </w:r>
      <w:r w:rsidRPr="001F62DC">
        <w:rPr>
          <w:rFonts w:hint="eastAsia"/>
        </w:rPr>
        <w:t>，</w:t>
      </w:r>
      <w:del w:id="11" w:author="jambo" w:date="2017-10-05T20:46:00Z">
        <w:r w:rsidRPr="001F62DC" w:rsidDel="009E7C68">
          <w:rPr>
            <w:rFonts w:hint="eastAsia"/>
          </w:rPr>
          <w:delText>這意味著區塊鏈的資料</w:delText>
        </w:r>
        <w:r w:rsidRPr="006171AE" w:rsidDel="009E7C68">
          <w:rPr>
            <w:rFonts w:hint="eastAsia"/>
          </w:rPr>
          <w:delText>已經被複製了</w:delText>
        </w:r>
        <w:r w:rsidR="0041100B" w:rsidRPr="006171AE" w:rsidDel="009E7C68">
          <w:delText>9531</w:delText>
        </w:r>
        <w:r w:rsidRPr="006171AE" w:rsidDel="009E7C68">
          <w:rPr>
            <w:rFonts w:hint="eastAsia"/>
          </w:rPr>
          <w:delText>次。</w:delText>
        </w:r>
      </w:del>
      <w:r w:rsidRPr="006171AE">
        <w:rPr>
          <w:rFonts w:hint="eastAsia"/>
        </w:rPr>
        <w:t>大量節點的備份資料，確保了比特幣網路的穩固性，並不會因為其中一台主機的關閉，而影響到比特幣系統的正常運作，且去中心化的系統，也因不需要人力隨時操作、經營及維護，所以比特幣系統二十四小時不間斷的運行，相當穩定，有別於傳統的中心化的金融機構。</w:t>
      </w:r>
    </w:p>
    <w:p w14:paraId="36F86755" w14:textId="0E0B6480" w:rsidR="00BA62B7" w:rsidDel="00D172CC" w:rsidRDefault="00556177" w:rsidP="00FC35D1">
      <w:pPr>
        <w:pStyle w:val="a6"/>
        <w:rPr>
          <w:del w:id="12" w:author="jambo" w:date="2017-10-05T20:53:00Z"/>
        </w:rPr>
      </w:pPr>
      <w:del w:id="13" w:author="jambo" w:date="2017-10-05T20:53:00Z">
        <w:r w:rsidRPr="006171AE" w:rsidDel="00D172CC">
          <w:rPr>
            <w:rFonts w:hint="eastAsia"/>
          </w:rPr>
          <w:delText>雖然中心化的金融交易系統是現今主要的交易體系，但仍有著許多需要克服的問題，如交易資料全為中心化管理，而對消費者或使用者而言，並沒有足夠的授權才可調閱交易資料，這些交易</w:delText>
        </w:r>
        <w:r w:rsidR="004F61C6" w:rsidRPr="006171AE" w:rsidDel="00D172CC">
          <w:rPr>
            <w:rFonts w:hint="eastAsia"/>
          </w:rPr>
          <w:delText>記</w:delText>
        </w:r>
        <w:r w:rsidRPr="006171AE" w:rsidDel="00D172CC">
          <w:rPr>
            <w:rFonts w:hint="eastAsia"/>
          </w:rPr>
          <w:delText>錄既不公開，也只能依賴</w:delText>
        </w:r>
        <w:r w:rsidR="00BA62B7" w:rsidDel="00D172CC">
          <w:rPr>
            <w:rFonts w:hint="eastAsia"/>
          </w:rPr>
          <w:delText>這</w:delText>
        </w:r>
        <w:r w:rsidRPr="006171AE" w:rsidDel="00D172CC">
          <w:rPr>
            <w:rFonts w:hint="eastAsia"/>
          </w:rPr>
          <w:delText>唯一的信任，去相信資金是安全的，也不能確保資金的流向。</w:delText>
        </w:r>
      </w:del>
    </w:p>
    <w:p w14:paraId="73EDB8DC" w14:textId="4079A378" w:rsidR="0040523A" w:rsidDel="009E7C68" w:rsidRDefault="00556177" w:rsidP="00FC35D1">
      <w:pPr>
        <w:pStyle w:val="a6"/>
        <w:rPr>
          <w:del w:id="14" w:author="jambo" w:date="2017-10-05T20:46:00Z"/>
        </w:rPr>
      </w:pPr>
      <w:del w:id="15" w:author="jambo" w:date="2017-10-05T20:46:00Z">
        <w:r w:rsidRPr="009E7C68" w:rsidDel="009E7C68">
          <w:rPr>
            <w:rFonts w:hint="eastAsia"/>
            <w:highlight w:val="yellow"/>
            <w:rPrChange w:id="16" w:author="jambo" w:date="2017-10-05T20:40:00Z">
              <w:rPr>
                <w:rFonts w:hint="eastAsia"/>
              </w:rPr>
            </w:rPrChange>
          </w:rPr>
          <w:delText>如將這些傳統的中心化金融機構的交易金流系統替換成區塊鏈技術，金融機構將會繼承區塊鏈技術的特色，全部的交易記錄也會公開透明的展現給所有的人去檢視，因此就不會發生資金流向不明的問題，這不僅是讓資金流向透明化的管道，更可以確保</w:delText>
        </w:r>
      </w:del>
      <w:del w:id="17" w:author="jambo" w:date="2017-10-05T13:55:00Z">
        <w:r w:rsidRPr="009E7C68" w:rsidDel="00C845B1">
          <w:rPr>
            <w:rFonts w:hint="eastAsia"/>
            <w:highlight w:val="yellow"/>
            <w:rPrChange w:id="18" w:author="jambo" w:date="2017-10-05T20:40:00Z">
              <w:rPr>
                <w:rFonts w:hint="eastAsia"/>
              </w:rPr>
            </w:rPrChange>
          </w:rPr>
          <w:delText>消費者的消費</w:delText>
        </w:r>
      </w:del>
      <w:del w:id="19" w:author="jambo" w:date="2017-10-05T20:46:00Z">
        <w:r w:rsidR="004F61C6" w:rsidRPr="009E7C68" w:rsidDel="009E7C68">
          <w:rPr>
            <w:rFonts w:hint="eastAsia"/>
            <w:highlight w:val="yellow"/>
            <w:rPrChange w:id="20" w:author="jambo" w:date="2017-10-05T20:40:00Z">
              <w:rPr>
                <w:rFonts w:hint="eastAsia"/>
              </w:rPr>
            </w:rPrChange>
          </w:rPr>
          <w:delText>記</w:delText>
        </w:r>
        <w:r w:rsidRPr="009E7C68" w:rsidDel="009E7C68">
          <w:rPr>
            <w:rFonts w:hint="eastAsia"/>
            <w:highlight w:val="yellow"/>
            <w:rPrChange w:id="21" w:author="jambo" w:date="2017-10-05T20:40:00Z">
              <w:rPr>
                <w:rFonts w:hint="eastAsia"/>
              </w:rPr>
            </w:rPrChange>
          </w:rPr>
          <w:delText>錄不被更改或是刪除；換言之，對於賣家可以藉由區塊鏈技術相信演算法的正確性，促使著交易可以被信任，而進一步更清楚的掌握所有的交易細則，更精確地掌管公司的運營狀況，可以降低許多人力資源，進行財務報表統計。最後，政府可以輕易地檢視且相信所有的交易資料的正確性，對於課徵稅收，更有著標準化而且被大眾信任的全自動化作業程式，一方面可以降低人力成本的支出，也可以降低政府課徵稅收的過程中出現的錯誤。</w:delText>
        </w:r>
      </w:del>
    </w:p>
    <w:p w14:paraId="07D659CF" w14:textId="703C8F14" w:rsidR="00D7596E" w:rsidRPr="00D7596E" w:rsidRDefault="00D7596E" w:rsidP="00D7596E">
      <w:pPr>
        <w:pStyle w:val="a6"/>
      </w:pPr>
      <w:del w:id="22" w:author="jambo" w:date="2017-10-05T20:50:00Z">
        <w:r w:rsidDel="00D172CC">
          <w:rPr>
            <w:rFonts w:hint="eastAsia"/>
          </w:rPr>
          <w:delText>基於上述以區塊鏈技術為主的加密貨幣在金融交易上的優勢</w:delText>
        </w:r>
        <w:r w:rsidR="001C453C" w:rsidDel="00D172CC">
          <w:rPr>
            <w:rFonts w:hint="eastAsia"/>
          </w:rPr>
          <w:delText>，</w:delText>
        </w:r>
      </w:del>
      <w:r w:rsidR="00C64406">
        <w:rPr>
          <w:rFonts w:hint="eastAsia"/>
        </w:rPr>
        <w:t>本論文</w:t>
      </w:r>
      <w:r w:rsidR="00A13980">
        <w:rPr>
          <w:rFonts w:hint="eastAsia"/>
        </w:rPr>
        <w:t>將以比特幣的匿名</w:t>
      </w:r>
      <w:r>
        <w:rPr>
          <w:rFonts w:hint="eastAsia"/>
        </w:rPr>
        <w:t>加密</w:t>
      </w:r>
      <w:r w:rsidR="00A13980">
        <w:rPr>
          <w:rFonts w:hint="eastAsia"/>
        </w:rPr>
        <w:t>貨幣與實名商家交易模式下建置與實作</w:t>
      </w:r>
      <w:r>
        <w:rPr>
          <w:rFonts w:hint="eastAsia"/>
        </w:rPr>
        <w:t>有效</w:t>
      </w:r>
      <w:r w:rsidR="00A13980">
        <w:rPr>
          <w:rFonts w:hint="eastAsia"/>
        </w:rPr>
        <w:t>行動支付</w:t>
      </w:r>
      <w:r w:rsidR="001C453C">
        <w:rPr>
          <w:rFonts w:hint="eastAsia"/>
        </w:rPr>
        <w:t>監督平台，並提出以比特幣綠色地址</w:t>
      </w:r>
      <w:r w:rsidR="001C453C">
        <w:rPr>
          <w:rFonts w:hint="eastAsia"/>
        </w:rPr>
        <w:t>(</w:t>
      </w:r>
      <w:r w:rsidR="00D85F26">
        <w:t>G</w:t>
      </w:r>
      <w:r w:rsidR="001C453C">
        <w:rPr>
          <w:rFonts w:hint="eastAsia"/>
        </w:rPr>
        <w:t>reen address)</w:t>
      </w:r>
      <w:r w:rsidR="001C453C">
        <w:rPr>
          <w:rFonts w:hint="eastAsia"/>
        </w:rPr>
        <w:t>技術來提升</w:t>
      </w:r>
      <w:r>
        <w:rPr>
          <w:rFonts w:hint="eastAsia"/>
        </w:rPr>
        <w:t>加密貨幣在</w:t>
      </w:r>
      <w:r w:rsidR="001C453C">
        <w:rPr>
          <w:rFonts w:hint="eastAsia"/>
        </w:rPr>
        <w:t>行動</w:t>
      </w:r>
      <w:r>
        <w:rPr>
          <w:rFonts w:hint="eastAsia"/>
        </w:rPr>
        <w:t>支付交易效能，也就是加快交易確認時間與降低雙重花費</w:t>
      </w:r>
      <w:r>
        <w:rPr>
          <w:rFonts w:hint="eastAsia"/>
        </w:rPr>
        <w:t>(</w:t>
      </w:r>
      <w:r w:rsidR="00585DE7" w:rsidRPr="00585DE7">
        <w:t>Double-spending</w:t>
      </w:r>
      <w:r>
        <w:t>)</w:t>
      </w:r>
      <w:r>
        <w:rPr>
          <w:rFonts w:hint="eastAsia"/>
        </w:rPr>
        <w:t>的發生機率，希望我們提出的加密貨幣行動支付監督平台能進一步創造消費者、商家與政府金融管理單位在加密貨幣交易上的三贏局面。</w:t>
      </w:r>
    </w:p>
    <w:p w14:paraId="01D9C244" w14:textId="77777777" w:rsidR="0040523A" w:rsidRPr="004E61BC" w:rsidRDefault="0040523A">
      <w:pPr>
        <w:pStyle w:val="1"/>
        <w:snapToGrid w:val="0"/>
        <w:rPr>
          <w:rFonts w:eastAsia="標楷體"/>
          <w:sz w:val="16"/>
          <w:szCs w:val="16"/>
        </w:rPr>
      </w:pPr>
    </w:p>
    <w:p w14:paraId="19FE6560" w14:textId="77777777" w:rsidR="00556177" w:rsidRPr="006171AE" w:rsidRDefault="00556177" w:rsidP="00556177">
      <w:pPr>
        <w:pStyle w:val="21"/>
        <w:numPr>
          <w:ilvl w:val="0"/>
          <w:numId w:val="4"/>
        </w:numPr>
        <w:snapToGrid w:val="0"/>
        <w:ind w:left="240" w:hanging="240"/>
        <w:outlineLvl w:val="9"/>
      </w:pPr>
      <w:r w:rsidRPr="006171AE">
        <w:rPr>
          <w:rFonts w:hint="eastAsia"/>
        </w:rPr>
        <w:t>相關技術</w:t>
      </w:r>
    </w:p>
    <w:p w14:paraId="59623F11" w14:textId="29A09105" w:rsidR="0073181B" w:rsidRDefault="007A596A" w:rsidP="007A596A">
      <w:pPr>
        <w:pStyle w:val="a6"/>
      </w:pPr>
      <w:r>
        <w:rPr>
          <w:rFonts w:hint="eastAsia"/>
        </w:rPr>
        <w:t>本節將就最知名的加密貨幣</w:t>
      </w:r>
      <w:r w:rsidR="00796FB0">
        <w:rPr>
          <w:rFonts w:hint="eastAsia"/>
        </w:rPr>
        <w:t>比特幣</w:t>
      </w:r>
      <w:r>
        <w:rPr>
          <w:rFonts w:hint="eastAsia"/>
        </w:rPr>
        <w:t>相關技術，包含</w:t>
      </w:r>
      <w:r w:rsidRPr="007A596A">
        <w:rPr>
          <w:rFonts w:hint="eastAsia"/>
        </w:rPr>
        <w:t>比特幣簡介</w:t>
      </w:r>
      <w:r>
        <w:rPr>
          <w:rFonts w:hint="eastAsia"/>
        </w:rPr>
        <w:t>、比特幣地址的生成、區塊鏈簡介以及綠色地址</w:t>
      </w:r>
      <w:r w:rsidR="00F31ADC">
        <w:rPr>
          <w:rFonts w:hint="eastAsia"/>
        </w:rPr>
        <w:t>的比特幣</w:t>
      </w:r>
      <w:r>
        <w:rPr>
          <w:rFonts w:hint="eastAsia"/>
        </w:rPr>
        <w:t>錢包</w:t>
      </w:r>
      <w:del w:id="23" w:author="jambo" w:date="2017-10-05T22:05:00Z">
        <w:r w:rsidDel="0074612D">
          <w:rPr>
            <w:rFonts w:hint="eastAsia"/>
          </w:rPr>
          <w:delText xml:space="preserve">(Green </w:delText>
        </w:r>
        <w:r w:rsidR="00585DE7" w:rsidDel="0074612D">
          <w:delText>a</w:delText>
        </w:r>
        <w:r w:rsidDel="0074612D">
          <w:rPr>
            <w:rFonts w:hint="eastAsia"/>
          </w:rPr>
          <w:delText xml:space="preserve">ddress </w:delText>
        </w:r>
        <w:r w:rsidR="00F31ADC" w:rsidDel="0074612D">
          <w:rPr>
            <w:rFonts w:hint="eastAsia"/>
          </w:rPr>
          <w:delText xml:space="preserve">Bitcoin </w:delText>
        </w:r>
        <w:r w:rsidDel="0074612D">
          <w:rPr>
            <w:rFonts w:hint="eastAsia"/>
          </w:rPr>
          <w:delText>Wallet)</w:delText>
        </w:r>
      </w:del>
      <w:r>
        <w:rPr>
          <w:rFonts w:hint="eastAsia"/>
        </w:rPr>
        <w:t>做介紹</w:t>
      </w:r>
      <w:r w:rsidR="00241B98" w:rsidRPr="006171AE">
        <w:rPr>
          <w:rFonts w:hint="eastAsia"/>
        </w:rPr>
        <w:t>。</w:t>
      </w:r>
    </w:p>
    <w:p w14:paraId="37919E8A" w14:textId="77777777" w:rsidR="007E17A8" w:rsidRPr="00543354" w:rsidRDefault="007E17A8" w:rsidP="007A596A">
      <w:pPr>
        <w:pStyle w:val="a6"/>
        <w:rPr>
          <w:sz w:val="12"/>
          <w:szCs w:val="12"/>
        </w:rPr>
      </w:pPr>
    </w:p>
    <w:p w14:paraId="19B38E44" w14:textId="7F596CA1" w:rsidR="00556177" w:rsidRPr="006171AE" w:rsidRDefault="00556177" w:rsidP="00556177">
      <w:pPr>
        <w:pStyle w:val="21"/>
        <w:numPr>
          <w:ilvl w:val="1"/>
          <w:numId w:val="4"/>
        </w:numPr>
        <w:snapToGrid w:val="0"/>
        <w:outlineLvl w:val="9"/>
        <w:rPr>
          <w:sz w:val="22"/>
        </w:rPr>
      </w:pPr>
      <w:r w:rsidRPr="006171AE">
        <w:rPr>
          <w:rFonts w:hint="eastAsia"/>
          <w:sz w:val="22"/>
        </w:rPr>
        <w:lastRenderedPageBreak/>
        <w:t>比特幣</w:t>
      </w:r>
      <w:r w:rsidR="007A596A">
        <w:rPr>
          <w:rFonts w:hint="eastAsia"/>
          <w:sz w:val="22"/>
        </w:rPr>
        <w:t>簡介</w:t>
      </w:r>
    </w:p>
    <w:p w14:paraId="70D76B77" w14:textId="49911801" w:rsidR="0073181B" w:rsidRDefault="00FC35D1" w:rsidP="007A596A">
      <w:pPr>
        <w:pStyle w:val="a6"/>
        <w:rPr>
          <w:szCs w:val="24"/>
        </w:rPr>
      </w:pPr>
      <w:r w:rsidRPr="006171AE">
        <w:rPr>
          <w:rFonts w:hint="eastAsia"/>
          <w:szCs w:val="24"/>
        </w:rPr>
        <w:t>在</w:t>
      </w:r>
      <w:r w:rsidR="00072CC5" w:rsidRPr="006171AE">
        <w:rPr>
          <w:szCs w:val="24"/>
        </w:rPr>
        <w:t>Satoshi</w:t>
      </w:r>
      <w:r w:rsidRPr="006171AE">
        <w:rPr>
          <w:rFonts w:hint="eastAsia"/>
          <w:szCs w:val="24"/>
        </w:rPr>
        <w:t>的論文</w:t>
      </w:r>
      <w:r w:rsidR="00072CC5" w:rsidRPr="001F62DC">
        <w:rPr>
          <w:szCs w:val="24"/>
        </w:rPr>
        <w:fldChar w:fldCharType="begin"/>
      </w:r>
      <w:r w:rsidR="00072CC5" w:rsidRPr="006171AE">
        <w:rPr>
          <w:szCs w:val="24"/>
        </w:rPr>
        <w:instrText xml:space="preserve"> REF _Ref491886230 \r \h </w:instrText>
      </w:r>
      <w:r w:rsidR="006171AE">
        <w:rPr>
          <w:szCs w:val="24"/>
        </w:rPr>
        <w:instrText xml:space="preserve"> \* MERGEFORMAT </w:instrText>
      </w:r>
      <w:r w:rsidR="00072CC5" w:rsidRPr="001F62DC">
        <w:rPr>
          <w:szCs w:val="24"/>
        </w:rPr>
      </w:r>
      <w:r w:rsidR="00072CC5" w:rsidRPr="001F62DC">
        <w:rPr>
          <w:szCs w:val="24"/>
        </w:rPr>
        <w:fldChar w:fldCharType="separate"/>
      </w:r>
      <w:r w:rsidR="002C3606">
        <w:rPr>
          <w:szCs w:val="24"/>
        </w:rPr>
        <w:t>[1]</w:t>
      </w:r>
      <w:r w:rsidR="00072CC5" w:rsidRPr="001F62DC">
        <w:rPr>
          <w:szCs w:val="24"/>
        </w:rPr>
        <w:fldChar w:fldCharType="end"/>
      </w:r>
      <w:r w:rsidRPr="001F62DC">
        <w:rPr>
          <w:rFonts w:hint="eastAsia"/>
          <w:szCs w:val="24"/>
        </w:rPr>
        <w:t>中提出了一個無須仰賴信任的電子交易系統。此篇論文首先討論了電子貨幣的數位簽章原理，它提供了擁有者很大的控制力，但仍不足以防止雙重支付（</w:t>
      </w:r>
      <w:r w:rsidR="00072CC5" w:rsidRPr="001F62DC">
        <w:rPr>
          <w:rFonts w:hint="eastAsia"/>
          <w:szCs w:val="24"/>
        </w:rPr>
        <w:t>D</w:t>
      </w:r>
      <w:r w:rsidRPr="001F62DC">
        <w:rPr>
          <w:rFonts w:hint="eastAsia"/>
          <w:szCs w:val="24"/>
        </w:rPr>
        <w:t>ouble-spending</w:t>
      </w:r>
      <w:r w:rsidRPr="00B972E2">
        <w:rPr>
          <w:rFonts w:hint="eastAsia"/>
          <w:szCs w:val="24"/>
        </w:rPr>
        <w:t>）</w:t>
      </w:r>
      <w:r w:rsidR="00072CC5" w:rsidRPr="001F62DC">
        <w:rPr>
          <w:szCs w:val="24"/>
        </w:rPr>
        <w:fldChar w:fldCharType="begin"/>
      </w:r>
      <w:r w:rsidR="00072CC5" w:rsidRPr="006171AE">
        <w:rPr>
          <w:szCs w:val="24"/>
        </w:rPr>
        <w:instrText xml:space="preserve"> REF _Ref491942381 \r \h </w:instrText>
      </w:r>
      <w:r w:rsidR="006171AE">
        <w:rPr>
          <w:szCs w:val="24"/>
        </w:rPr>
        <w:instrText xml:space="preserve"> \* MERGEFORMAT </w:instrText>
      </w:r>
      <w:r w:rsidR="00072CC5" w:rsidRPr="001F62DC">
        <w:rPr>
          <w:szCs w:val="24"/>
        </w:rPr>
      </w:r>
      <w:r w:rsidR="00072CC5" w:rsidRPr="001F62DC">
        <w:rPr>
          <w:szCs w:val="24"/>
        </w:rPr>
        <w:fldChar w:fldCharType="separate"/>
      </w:r>
      <w:r w:rsidR="002C3606">
        <w:rPr>
          <w:szCs w:val="24"/>
        </w:rPr>
        <w:t>[7]</w:t>
      </w:r>
      <w:r w:rsidR="00072CC5" w:rsidRPr="001F62DC">
        <w:rPr>
          <w:szCs w:val="24"/>
        </w:rPr>
        <w:fldChar w:fldCharType="end"/>
      </w:r>
      <w:r w:rsidRPr="001F62DC">
        <w:rPr>
          <w:rFonts w:hint="eastAsia"/>
          <w:szCs w:val="24"/>
        </w:rPr>
        <w:t>的發生。為了解決這個問題，我們提出了一個採用工作量證明（</w:t>
      </w:r>
      <w:r w:rsidR="00072CC5" w:rsidRPr="001F62DC">
        <w:rPr>
          <w:rFonts w:hint="eastAsia"/>
          <w:szCs w:val="24"/>
        </w:rPr>
        <w:t>P</w:t>
      </w:r>
      <w:r w:rsidRPr="001F62DC">
        <w:rPr>
          <w:rFonts w:hint="eastAsia"/>
          <w:szCs w:val="24"/>
        </w:rPr>
        <w:t>roof</w:t>
      </w:r>
      <w:r w:rsidR="00072CC5" w:rsidRPr="00B972E2">
        <w:rPr>
          <w:rFonts w:hint="eastAsia"/>
          <w:szCs w:val="24"/>
        </w:rPr>
        <w:t xml:space="preserve"> </w:t>
      </w:r>
      <w:r w:rsidRPr="00B972E2">
        <w:rPr>
          <w:rFonts w:hint="eastAsia"/>
          <w:szCs w:val="24"/>
        </w:rPr>
        <w:t>of</w:t>
      </w:r>
      <w:r w:rsidR="00072CC5" w:rsidRPr="006171AE">
        <w:rPr>
          <w:szCs w:val="24"/>
        </w:rPr>
        <w:t xml:space="preserve"> </w:t>
      </w:r>
      <w:r w:rsidRPr="006171AE">
        <w:rPr>
          <w:szCs w:val="24"/>
        </w:rPr>
        <w:t>work</w:t>
      </w:r>
      <w:r w:rsidRPr="006171AE">
        <w:rPr>
          <w:rFonts w:hint="eastAsia"/>
          <w:szCs w:val="24"/>
        </w:rPr>
        <w:t>）</w:t>
      </w:r>
      <w:r w:rsidR="00072CC5" w:rsidRPr="001F62DC">
        <w:rPr>
          <w:szCs w:val="24"/>
        </w:rPr>
        <w:fldChar w:fldCharType="begin"/>
      </w:r>
      <w:r w:rsidR="00072CC5" w:rsidRPr="006171AE">
        <w:rPr>
          <w:szCs w:val="24"/>
        </w:rPr>
        <w:instrText xml:space="preserve"> REF _Ref491942466 \r \h </w:instrText>
      </w:r>
      <w:r w:rsidR="006171AE">
        <w:rPr>
          <w:szCs w:val="24"/>
        </w:rPr>
        <w:instrText xml:space="preserve"> \* MERGEFORMAT </w:instrText>
      </w:r>
      <w:r w:rsidR="00072CC5" w:rsidRPr="001F62DC">
        <w:rPr>
          <w:szCs w:val="24"/>
        </w:rPr>
      </w:r>
      <w:r w:rsidR="00072CC5" w:rsidRPr="001F62DC">
        <w:rPr>
          <w:szCs w:val="24"/>
        </w:rPr>
        <w:fldChar w:fldCharType="separate"/>
      </w:r>
      <w:r w:rsidR="002C3606">
        <w:rPr>
          <w:szCs w:val="24"/>
        </w:rPr>
        <w:t>[8]</w:t>
      </w:r>
      <w:r w:rsidR="00072CC5" w:rsidRPr="001F62DC">
        <w:rPr>
          <w:szCs w:val="24"/>
        </w:rPr>
        <w:fldChar w:fldCharType="end"/>
      </w:r>
      <w:r w:rsidRPr="001F62DC">
        <w:rPr>
          <w:rFonts w:hint="eastAsia"/>
          <w:szCs w:val="24"/>
        </w:rPr>
        <w:t>機制的</w:t>
      </w:r>
      <w:r w:rsidR="007A596A">
        <w:rPr>
          <w:rFonts w:hint="eastAsia"/>
          <w:szCs w:val="24"/>
        </w:rPr>
        <w:t>同儕</w:t>
      </w:r>
      <w:r w:rsidR="008F48C4" w:rsidRPr="001F62DC">
        <w:rPr>
          <w:rFonts w:hint="eastAsia"/>
          <w:szCs w:val="24"/>
        </w:rPr>
        <w:t>網路</w:t>
      </w:r>
      <w:r w:rsidRPr="00B972E2">
        <w:rPr>
          <w:rFonts w:hint="eastAsia"/>
          <w:szCs w:val="24"/>
        </w:rPr>
        <w:t>來記錄交易的公開歷史資訊，若誠實的節點掌控了</w:t>
      </w:r>
      <w:r w:rsidR="00072CC5" w:rsidRPr="006171AE">
        <w:rPr>
          <w:rFonts w:hint="eastAsia"/>
          <w:szCs w:val="24"/>
        </w:rPr>
        <w:t>大部分的</w:t>
      </w:r>
      <w:r w:rsidRPr="006171AE">
        <w:rPr>
          <w:rFonts w:hint="eastAsia"/>
          <w:szCs w:val="24"/>
        </w:rPr>
        <w:t>運算能力，則攻擊者去竄改交易資訊是計算上不可行的。這個網路的</w:t>
      </w:r>
      <w:r w:rsidR="00072CC5" w:rsidRPr="006171AE">
        <w:rPr>
          <w:rFonts w:hint="eastAsia"/>
          <w:szCs w:val="24"/>
        </w:rPr>
        <w:t>穩健</w:t>
      </w:r>
      <w:r w:rsidRPr="006171AE">
        <w:rPr>
          <w:rFonts w:hint="eastAsia"/>
          <w:szCs w:val="24"/>
        </w:rPr>
        <w:t>之處在於其結構上的簡潔性。節點</w:t>
      </w:r>
      <w:r w:rsidR="00072CC5" w:rsidRPr="006171AE">
        <w:rPr>
          <w:rFonts w:hint="eastAsia"/>
          <w:szCs w:val="24"/>
        </w:rPr>
        <w:t>與節點間使用共識演算法</w:t>
      </w:r>
      <w:r w:rsidR="00072CC5" w:rsidRPr="001F62DC">
        <w:rPr>
          <w:szCs w:val="24"/>
        </w:rPr>
        <w:fldChar w:fldCharType="begin"/>
      </w:r>
      <w:r w:rsidR="00072CC5" w:rsidRPr="006171AE">
        <w:rPr>
          <w:szCs w:val="24"/>
        </w:rPr>
        <w:instrText xml:space="preserve"> REF _Ref491886230 \r \h </w:instrText>
      </w:r>
      <w:r w:rsidR="006171AE">
        <w:rPr>
          <w:szCs w:val="24"/>
        </w:rPr>
        <w:instrText xml:space="preserve"> \* MERGEFORMAT </w:instrText>
      </w:r>
      <w:r w:rsidR="00072CC5" w:rsidRPr="001F62DC">
        <w:rPr>
          <w:szCs w:val="24"/>
        </w:rPr>
      </w:r>
      <w:r w:rsidR="00072CC5" w:rsidRPr="001F62DC">
        <w:rPr>
          <w:szCs w:val="24"/>
        </w:rPr>
        <w:fldChar w:fldCharType="separate"/>
      </w:r>
      <w:r w:rsidR="002C3606">
        <w:rPr>
          <w:szCs w:val="24"/>
        </w:rPr>
        <w:t>[1]</w:t>
      </w:r>
      <w:r w:rsidR="00072CC5" w:rsidRPr="001F62DC">
        <w:rPr>
          <w:szCs w:val="24"/>
        </w:rPr>
        <w:fldChar w:fldCharType="end"/>
      </w:r>
      <w:r w:rsidRPr="006171AE">
        <w:rPr>
          <w:rFonts w:hint="eastAsia"/>
          <w:szCs w:val="24"/>
        </w:rPr>
        <w:t>彼此協調就能同時執行工作。由於訊息不會被傳送到任何特定的地方，因此節點們不需要被識別，只需要以最大努力原則被傳送。節點可以自由選擇離開或重新加入網路，且會接受工作量證明鏈為當節點不在網路時所發生的交易事件之證明。節點以各自的運算能力來進行投票，表決對有效區塊的驗證，以不斷延長有效的區塊鏈來表示接受，而以拒絕在無效的區塊之後延長來表示拒絕。這個共識機制包含了一個</w:t>
      </w:r>
      <w:r w:rsidR="007A596A">
        <w:rPr>
          <w:rFonts w:hint="eastAsia"/>
          <w:szCs w:val="24"/>
        </w:rPr>
        <w:t>同儕網路架構下</w:t>
      </w:r>
      <w:r w:rsidRPr="006171AE">
        <w:rPr>
          <w:rFonts w:hint="eastAsia"/>
          <w:szCs w:val="24"/>
        </w:rPr>
        <w:t>的電子貨幣系統所需要的規則及獎勵機制。</w:t>
      </w:r>
    </w:p>
    <w:p w14:paraId="50D0B740" w14:textId="77777777" w:rsidR="007E17A8" w:rsidRPr="004E61BC" w:rsidRDefault="007E17A8" w:rsidP="007A596A">
      <w:pPr>
        <w:pStyle w:val="a6"/>
        <w:rPr>
          <w:sz w:val="16"/>
          <w:szCs w:val="16"/>
        </w:rPr>
      </w:pPr>
    </w:p>
    <w:p w14:paraId="01C3100F" w14:textId="06D897D8" w:rsidR="0073181B" w:rsidRPr="007A596A" w:rsidRDefault="00FC35D1" w:rsidP="007A596A">
      <w:pPr>
        <w:pStyle w:val="21"/>
        <w:numPr>
          <w:ilvl w:val="1"/>
          <w:numId w:val="4"/>
        </w:numPr>
        <w:snapToGrid w:val="0"/>
        <w:outlineLvl w:val="9"/>
      </w:pPr>
      <w:r w:rsidRPr="006171AE">
        <w:rPr>
          <w:rFonts w:hint="eastAsia"/>
          <w:sz w:val="22"/>
        </w:rPr>
        <w:t>比特幣地址</w:t>
      </w:r>
      <w:r w:rsidR="0084713C" w:rsidRPr="006171AE">
        <w:rPr>
          <w:rFonts w:hint="eastAsia"/>
          <w:sz w:val="22"/>
        </w:rPr>
        <w:t>生成</w:t>
      </w:r>
    </w:p>
    <w:p w14:paraId="5806D5A4" w14:textId="6C2F407E" w:rsidR="008B14A3" w:rsidRDefault="009A0051" w:rsidP="008B14A3">
      <w:pPr>
        <w:pStyle w:val="a6"/>
        <w:rPr>
          <w:ins w:id="24" w:author="jambo" w:date="2017-10-05T22:39:00Z"/>
        </w:rPr>
      </w:pPr>
      <w:r>
        <w:rPr>
          <w:rFonts w:hint="eastAsia"/>
        </w:rPr>
        <w:t>可以用來收付款的</w:t>
      </w:r>
      <w:r w:rsidR="008B14A3" w:rsidRPr="006171AE">
        <w:rPr>
          <w:rFonts w:hint="eastAsia"/>
        </w:rPr>
        <w:t>比特幣地址地生成需要遵循七個步驟</w:t>
      </w:r>
      <w:r w:rsidR="00E4296C" w:rsidRPr="006171AE">
        <w:rPr>
          <w:rFonts w:hint="eastAsia"/>
        </w:rPr>
        <w:t>，如下</w:t>
      </w:r>
      <w:r w:rsidR="00617CAB">
        <w:fldChar w:fldCharType="begin"/>
      </w:r>
      <w:r w:rsidR="00617CAB">
        <w:instrText xml:space="preserve"> </w:instrText>
      </w:r>
      <w:r w:rsidR="00617CAB">
        <w:rPr>
          <w:rFonts w:hint="eastAsia"/>
        </w:rPr>
        <w:instrText>REF _Ref492316969 \h</w:instrText>
      </w:r>
      <w:r w:rsidR="00617CAB">
        <w:instrText xml:space="preserve"> </w:instrText>
      </w:r>
      <w:r w:rsidR="00D82914">
        <w:instrText xml:space="preserve"> \* MERGEFORMAT </w:instrText>
      </w:r>
      <w:r w:rsidR="00617CAB">
        <w:fldChar w:fldCharType="separate"/>
      </w:r>
      <w:r w:rsidR="002C3606" w:rsidRPr="00D17AB7">
        <w:rPr>
          <w:rFonts w:hint="eastAsia"/>
        </w:rPr>
        <w:t>圖</w:t>
      </w:r>
      <w:r w:rsidR="002C3606" w:rsidRPr="00D17AB7">
        <w:t xml:space="preserve"> 1</w:t>
      </w:r>
      <w:r w:rsidR="00617CAB">
        <w:fldChar w:fldCharType="end"/>
      </w:r>
      <w:r w:rsidR="008B14A3" w:rsidRPr="006171AE">
        <w:rPr>
          <w:rFonts w:hint="eastAsia"/>
        </w:rPr>
        <w:t>，才能產出在比特幣網路中合法使用的比特地址，以下將</w:t>
      </w:r>
      <w:r w:rsidR="00B02A80" w:rsidRPr="006171AE">
        <w:rPr>
          <w:rFonts w:hint="eastAsia"/>
        </w:rPr>
        <w:t>依序</w:t>
      </w:r>
      <w:r w:rsidR="008B14A3" w:rsidRPr="006171AE">
        <w:rPr>
          <w:rFonts w:hint="eastAsia"/>
        </w:rPr>
        <w:t>闡述比特幣地址創建的過程：</w:t>
      </w:r>
    </w:p>
    <w:p w14:paraId="3F70203A" w14:textId="77777777" w:rsidR="001D5CBD" w:rsidRPr="007A596A" w:rsidRDefault="001D5CBD" w:rsidP="001D5CBD">
      <w:pPr>
        <w:pStyle w:val="10"/>
        <w:ind w:left="0"/>
        <w:jc w:val="center"/>
        <w:rPr>
          <w:ins w:id="25" w:author="jambo" w:date="2017-10-05T22:40:00Z"/>
          <w:rFonts w:eastAsia="標楷體"/>
        </w:rPr>
      </w:pPr>
      <w:ins w:id="26" w:author="jambo" w:date="2017-10-05T22:40:00Z">
        <w:r>
          <w:rPr>
            <w:noProof/>
          </w:rPr>
          <w:drawing>
            <wp:inline distT="0" distB="0" distL="0" distR="0" wp14:anchorId="1B3EFD49" wp14:editId="5A8791F0">
              <wp:extent cx="2390728" cy="9969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3607" cy="1014831"/>
                      </a:xfrm>
                      <a:prstGeom prst="rect">
                        <a:avLst/>
                      </a:prstGeom>
                    </pic:spPr>
                  </pic:pic>
                </a:graphicData>
              </a:graphic>
            </wp:inline>
          </w:drawing>
        </w:r>
      </w:ins>
    </w:p>
    <w:p w14:paraId="4B912B82" w14:textId="77777777" w:rsidR="001D5CBD" w:rsidRPr="00543354" w:rsidRDefault="001D5CBD" w:rsidP="001D5CBD">
      <w:pPr>
        <w:pStyle w:val="a7"/>
        <w:jc w:val="center"/>
        <w:rPr>
          <w:ins w:id="27" w:author="jambo" w:date="2017-10-05T22:40:00Z"/>
          <w:rFonts w:eastAsia="標楷體"/>
          <w:b/>
          <w:sz w:val="18"/>
          <w:szCs w:val="18"/>
        </w:rPr>
      </w:pPr>
      <w:ins w:id="28" w:author="jambo" w:date="2017-10-05T22:40:00Z">
        <w:r w:rsidRPr="00543354">
          <w:rPr>
            <w:rFonts w:ascii="Times New Roman" w:eastAsia="標楷體" w:hAnsi="Times New Roman" w:hint="eastAsia"/>
            <w:b/>
            <w:sz w:val="18"/>
            <w:szCs w:val="18"/>
          </w:rPr>
          <w:t>圖</w:t>
        </w:r>
        <w:r w:rsidRPr="00543354">
          <w:rPr>
            <w:rFonts w:ascii="Times New Roman" w:eastAsia="標楷體" w:hAnsi="Times New Roman"/>
            <w:b/>
            <w:sz w:val="18"/>
            <w:szCs w:val="18"/>
          </w:rPr>
          <w:t xml:space="preserve"> </w:t>
        </w:r>
        <w:r w:rsidRPr="00543354">
          <w:rPr>
            <w:rFonts w:ascii="Times New Roman" w:eastAsia="標楷體" w:hAnsi="Times New Roman"/>
            <w:b/>
            <w:sz w:val="18"/>
            <w:szCs w:val="18"/>
          </w:rPr>
          <w:fldChar w:fldCharType="begin"/>
        </w:r>
        <w:r w:rsidRPr="00543354">
          <w:rPr>
            <w:rFonts w:ascii="Times New Roman" w:eastAsia="標楷體" w:hAnsi="Times New Roman"/>
            <w:b/>
            <w:sz w:val="18"/>
            <w:szCs w:val="18"/>
          </w:rPr>
          <w:instrText xml:space="preserve"> SEQ </w:instrText>
        </w:r>
        <w:r w:rsidRPr="00543354">
          <w:rPr>
            <w:rFonts w:ascii="Times New Roman" w:eastAsia="標楷體" w:hAnsi="Times New Roman" w:hint="eastAsia"/>
            <w:b/>
            <w:sz w:val="18"/>
            <w:szCs w:val="18"/>
          </w:rPr>
          <w:instrText>圖</w:instrText>
        </w:r>
        <w:r w:rsidRPr="00543354">
          <w:rPr>
            <w:rFonts w:ascii="Times New Roman" w:eastAsia="標楷體" w:hAnsi="Times New Roman"/>
            <w:b/>
            <w:sz w:val="18"/>
            <w:szCs w:val="18"/>
          </w:rPr>
          <w:instrText xml:space="preserve"> \* ARABIC </w:instrText>
        </w:r>
        <w:r w:rsidRPr="00543354">
          <w:rPr>
            <w:rFonts w:ascii="Times New Roman" w:eastAsia="標楷體" w:hAnsi="Times New Roman"/>
            <w:b/>
            <w:sz w:val="18"/>
            <w:szCs w:val="18"/>
          </w:rPr>
          <w:fldChar w:fldCharType="separate"/>
        </w:r>
        <w:r>
          <w:rPr>
            <w:rFonts w:ascii="Times New Roman" w:eastAsia="標楷體" w:hAnsi="Times New Roman"/>
            <w:b/>
            <w:noProof/>
            <w:sz w:val="18"/>
            <w:szCs w:val="18"/>
          </w:rPr>
          <w:t>1</w:t>
        </w:r>
        <w:r w:rsidRPr="00543354">
          <w:rPr>
            <w:rFonts w:ascii="Times New Roman" w:eastAsia="標楷體" w:hAnsi="Times New Roman"/>
            <w:b/>
            <w:sz w:val="18"/>
            <w:szCs w:val="18"/>
          </w:rPr>
          <w:fldChar w:fldCharType="end"/>
        </w:r>
        <w:r w:rsidRPr="00543354">
          <w:rPr>
            <w:rFonts w:ascii="Times New Roman" w:eastAsia="標楷體" w:hAnsi="Times New Roman"/>
            <w:b/>
            <w:sz w:val="18"/>
            <w:szCs w:val="18"/>
          </w:rPr>
          <w:t xml:space="preserve"> </w:t>
        </w:r>
        <w:r w:rsidRPr="00543354">
          <w:rPr>
            <w:rFonts w:ascii="Times New Roman" w:eastAsia="標楷體" w:hAnsi="Times New Roman" w:hint="eastAsia"/>
            <w:b/>
            <w:sz w:val="18"/>
            <w:szCs w:val="18"/>
          </w:rPr>
          <w:t>比特幣地址生成流程圖</w:t>
        </w:r>
      </w:ins>
    </w:p>
    <w:p w14:paraId="6BCA0008" w14:textId="77777777" w:rsidR="001D5CBD" w:rsidRPr="001D5CBD" w:rsidRDefault="001D5CBD" w:rsidP="008B14A3">
      <w:pPr>
        <w:pStyle w:val="a6"/>
        <w:rPr>
          <w:rFonts w:hint="eastAsia"/>
          <w:rPrChange w:id="29" w:author="jambo" w:date="2017-10-05T22:40:00Z">
            <w:rPr>
              <w:rFonts w:hint="eastAsia"/>
            </w:rPr>
          </w:rPrChange>
        </w:rPr>
      </w:pPr>
    </w:p>
    <w:p w14:paraId="193ECEB8" w14:textId="71C85ABF" w:rsidR="008B14A3" w:rsidRPr="005544CF" w:rsidRDefault="008B14A3" w:rsidP="005544CF">
      <w:pPr>
        <w:pStyle w:val="10"/>
        <w:numPr>
          <w:ilvl w:val="0"/>
          <w:numId w:val="31"/>
        </w:numPr>
        <w:ind w:left="142" w:hanging="142"/>
        <w:jc w:val="both"/>
        <w:rPr>
          <w:rFonts w:eastAsia="標楷體"/>
          <w:sz w:val="18"/>
          <w:szCs w:val="18"/>
        </w:rPr>
      </w:pPr>
      <w:r w:rsidRPr="005544CF">
        <w:rPr>
          <w:rFonts w:eastAsia="標楷體"/>
          <w:sz w:val="18"/>
          <w:szCs w:val="18"/>
        </w:rPr>
        <w:t>Random</w:t>
      </w:r>
      <w:r w:rsidRPr="005544CF">
        <w:rPr>
          <w:rFonts w:eastAsia="標楷體" w:hint="eastAsia"/>
          <w:sz w:val="18"/>
          <w:szCs w:val="18"/>
        </w:rPr>
        <w:t>：使用亂數產生器產生一個長度在</w:t>
      </w:r>
      <w:r w:rsidRPr="005544CF">
        <w:rPr>
          <w:rFonts w:eastAsia="標楷體"/>
          <w:sz w:val="18"/>
          <w:szCs w:val="18"/>
        </w:rPr>
        <w:t>256bit</w:t>
      </w:r>
      <w:r w:rsidRPr="005544CF">
        <w:rPr>
          <w:rFonts w:eastAsia="標楷體" w:hint="eastAsia"/>
          <w:sz w:val="18"/>
          <w:szCs w:val="18"/>
        </w:rPr>
        <w:t>以內的隨機數，而此隨機數即成為該地址的私鑰，在比特幣系統中，可以利用</w:t>
      </w:r>
      <w:r w:rsidR="00B02A80" w:rsidRPr="005544CF">
        <w:rPr>
          <w:rFonts w:eastAsia="標楷體" w:hint="eastAsia"/>
          <w:sz w:val="18"/>
          <w:szCs w:val="18"/>
        </w:rPr>
        <w:t>私鑰</w:t>
      </w:r>
      <w:r w:rsidR="00B02A80" w:rsidRPr="005544CF">
        <w:rPr>
          <w:rFonts w:eastAsia="標楷體"/>
          <w:sz w:val="18"/>
          <w:szCs w:val="18"/>
        </w:rPr>
        <w:t>(Private Key)</w:t>
      </w:r>
      <w:r w:rsidR="00B02A80" w:rsidRPr="005544CF">
        <w:rPr>
          <w:rFonts w:eastAsia="標楷體"/>
          <w:sz w:val="18"/>
          <w:szCs w:val="18"/>
        </w:rPr>
        <w:fldChar w:fldCharType="begin"/>
      </w:r>
      <w:r w:rsidR="00B02A80" w:rsidRPr="005544CF">
        <w:rPr>
          <w:rFonts w:eastAsia="標楷體"/>
          <w:sz w:val="18"/>
          <w:szCs w:val="18"/>
        </w:rPr>
        <w:instrText xml:space="preserve"> REF _Ref491942942 \r \h </w:instrText>
      </w:r>
      <w:r w:rsidR="006171AE" w:rsidRPr="005544CF">
        <w:rPr>
          <w:rFonts w:eastAsia="標楷體"/>
          <w:sz w:val="18"/>
          <w:szCs w:val="18"/>
        </w:rPr>
        <w:instrText xml:space="preserve"> \* MERGEFORMAT </w:instrText>
      </w:r>
      <w:r w:rsidR="00B02A80" w:rsidRPr="005544CF">
        <w:rPr>
          <w:rFonts w:eastAsia="標楷體"/>
          <w:sz w:val="18"/>
          <w:szCs w:val="18"/>
        </w:rPr>
      </w:r>
      <w:r w:rsidR="00B02A80" w:rsidRPr="005544CF">
        <w:rPr>
          <w:rFonts w:eastAsia="標楷體"/>
          <w:sz w:val="18"/>
          <w:szCs w:val="18"/>
        </w:rPr>
        <w:fldChar w:fldCharType="separate"/>
      </w:r>
      <w:r w:rsidR="002C3606">
        <w:rPr>
          <w:rFonts w:eastAsia="標楷體"/>
          <w:sz w:val="18"/>
          <w:szCs w:val="18"/>
        </w:rPr>
        <w:t>[9]</w:t>
      </w:r>
      <w:r w:rsidR="00B02A80" w:rsidRPr="005544CF">
        <w:rPr>
          <w:rFonts w:eastAsia="標楷體"/>
          <w:sz w:val="18"/>
          <w:szCs w:val="18"/>
        </w:rPr>
        <w:fldChar w:fldCharType="end"/>
      </w:r>
      <w:r w:rsidRPr="005544CF">
        <w:rPr>
          <w:rFonts w:eastAsia="標楷體" w:hint="eastAsia"/>
          <w:sz w:val="18"/>
          <w:szCs w:val="18"/>
        </w:rPr>
        <w:t>簽署花費該地址當中的</w:t>
      </w:r>
      <w:r w:rsidR="00B02A80" w:rsidRPr="005544CF">
        <w:rPr>
          <w:rFonts w:eastAsia="標楷體" w:hint="eastAsia"/>
          <w:sz w:val="18"/>
          <w:szCs w:val="18"/>
        </w:rPr>
        <w:t>比特幣</w:t>
      </w:r>
      <w:r w:rsidRPr="005544CF">
        <w:rPr>
          <w:rFonts w:eastAsia="標楷體" w:hint="eastAsia"/>
          <w:sz w:val="18"/>
          <w:szCs w:val="18"/>
        </w:rPr>
        <w:t>。</w:t>
      </w:r>
    </w:p>
    <w:p w14:paraId="198D3007" w14:textId="5DA4FC0B" w:rsidR="008B14A3" w:rsidRPr="005544CF" w:rsidRDefault="00B02A80" w:rsidP="005544CF">
      <w:pPr>
        <w:pStyle w:val="10"/>
        <w:numPr>
          <w:ilvl w:val="0"/>
          <w:numId w:val="31"/>
        </w:numPr>
        <w:ind w:left="142" w:hanging="142"/>
        <w:jc w:val="both"/>
        <w:rPr>
          <w:rFonts w:eastAsia="標楷體"/>
          <w:sz w:val="18"/>
          <w:szCs w:val="18"/>
        </w:rPr>
      </w:pPr>
      <w:r w:rsidRPr="005544CF">
        <w:rPr>
          <w:rFonts w:eastAsia="標楷體"/>
          <w:sz w:val="18"/>
          <w:szCs w:val="18"/>
        </w:rPr>
        <w:t>Secp256k1</w:t>
      </w:r>
      <w:r w:rsidRPr="005544CF">
        <w:rPr>
          <w:rFonts w:eastAsia="標楷體"/>
          <w:sz w:val="18"/>
          <w:szCs w:val="18"/>
        </w:rPr>
        <w:fldChar w:fldCharType="begin"/>
      </w:r>
      <w:r w:rsidRPr="005544CF">
        <w:rPr>
          <w:rFonts w:eastAsia="標楷體"/>
          <w:sz w:val="18"/>
          <w:szCs w:val="18"/>
        </w:rPr>
        <w:instrText xml:space="preserve"> REF _Ref491943071 \r \h </w:instrText>
      </w:r>
      <w:r w:rsidR="006171AE" w:rsidRPr="005544CF">
        <w:rPr>
          <w:rFonts w:eastAsia="標楷體"/>
          <w:sz w:val="18"/>
          <w:szCs w:val="18"/>
        </w:rPr>
        <w:instrText xml:space="preserve"> \* MERGEFORMAT </w:instrText>
      </w:r>
      <w:r w:rsidRPr="005544CF">
        <w:rPr>
          <w:rFonts w:eastAsia="標楷體"/>
          <w:sz w:val="18"/>
          <w:szCs w:val="18"/>
        </w:rPr>
      </w:r>
      <w:r w:rsidRPr="005544CF">
        <w:rPr>
          <w:rFonts w:eastAsia="標楷體"/>
          <w:sz w:val="18"/>
          <w:szCs w:val="18"/>
        </w:rPr>
        <w:fldChar w:fldCharType="separate"/>
      </w:r>
      <w:r w:rsidR="002C3606">
        <w:rPr>
          <w:rFonts w:eastAsia="標楷體"/>
          <w:sz w:val="18"/>
          <w:szCs w:val="18"/>
        </w:rPr>
        <w:t>[10]</w:t>
      </w:r>
      <w:r w:rsidRPr="005544CF">
        <w:rPr>
          <w:rFonts w:eastAsia="標楷體"/>
          <w:sz w:val="18"/>
          <w:szCs w:val="18"/>
        </w:rPr>
        <w:fldChar w:fldCharType="end"/>
      </w:r>
      <w:r w:rsidR="008B14A3" w:rsidRPr="005544CF">
        <w:rPr>
          <w:rFonts w:eastAsia="標楷體" w:hint="eastAsia"/>
          <w:sz w:val="18"/>
          <w:szCs w:val="18"/>
        </w:rPr>
        <w:t>：該</w:t>
      </w:r>
      <w:r w:rsidRPr="005544CF">
        <w:rPr>
          <w:rFonts w:eastAsia="標楷體" w:hint="eastAsia"/>
          <w:sz w:val="18"/>
          <w:szCs w:val="18"/>
        </w:rPr>
        <w:t>演</w:t>
      </w:r>
      <w:r w:rsidR="008B14A3" w:rsidRPr="005544CF">
        <w:rPr>
          <w:rFonts w:eastAsia="標楷體" w:hint="eastAsia"/>
          <w:sz w:val="18"/>
          <w:szCs w:val="18"/>
        </w:rPr>
        <w:t>算法為一個以橢圓曲線演算法為基礎的一個標準，而在不同標準的差異在於初始化的參數，這些參數</w:t>
      </w:r>
      <w:r w:rsidRPr="005544CF">
        <w:rPr>
          <w:rFonts w:eastAsia="標楷體" w:hint="eastAsia"/>
          <w:sz w:val="18"/>
          <w:szCs w:val="18"/>
        </w:rPr>
        <w:t>的</w:t>
      </w:r>
      <w:r w:rsidR="008B14A3" w:rsidRPr="005544CF">
        <w:rPr>
          <w:rFonts w:eastAsia="標楷體" w:hint="eastAsia"/>
          <w:sz w:val="18"/>
          <w:szCs w:val="18"/>
        </w:rPr>
        <w:t>訂定皆經過嚴謹的考核及實驗測試。在比特幣系統中該算法扮演著私鑰轉換為公鑰的角色。使得比特幣交易使用</w:t>
      </w:r>
      <w:r w:rsidRPr="005544CF">
        <w:rPr>
          <w:rFonts w:eastAsia="標楷體" w:hint="eastAsia"/>
          <w:sz w:val="18"/>
          <w:szCs w:val="18"/>
        </w:rPr>
        <w:t>私鑰</w:t>
      </w:r>
      <w:r w:rsidR="008B14A3" w:rsidRPr="005544CF">
        <w:rPr>
          <w:rFonts w:eastAsia="標楷體" w:hint="eastAsia"/>
          <w:sz w:val="18"/>
          <w:szCs w:val="18"/>
        </w:rPr>
        <w:t>進行</w:t>
      </w:r>
      <w:r w:rsidR="00390031" w:rsidRPr="005544CF">
        <w:rPr>
          <w:rFonts w:eastAsia="標楷體" w:hint="eastAsia"/>
          <w:sz w:val="18"/>
          <w:szCs w:val="18"/>
        </w:rPr>
        <w:t>簽署</w:t>
      </w:r>
      <w:r w:rsidR="008B14A3" w:rsidRPr="005544CF">
        <w:rPr>
          <w:rFonts w:eastAsia="標楷體" w:hint="eastAsia"/>
          <w:sz w:val="18"/>
          <w:szCs w:val="18"/>
        </w:rPr>
        <w:t>之後，還可以使用</w:t>
      </w:r>
      <w:r w:rsidRPr="005544CF">
        <w:rPr>
          <w:rFonts w:eastAsia="標楷體" w:hint="eastAsia"/>
          <w:sz w:val="18"/>
          <w:szCs w:val="18"/>
        </w:rPr>
        <w:t>公鑰</w:t>
      </w:r>
      <w:r w:rsidR="008B14A3" w:rsidRPr="005544CF">
        <w:rPr>
          <w:rFonts w:eastAsia="標楷體" w:hint="eastAsia"/>
          <w:sz w:val="18"/>
          <w:szCs w:val="18"/>
        </w:rPr>
        <w:t>校驗該比特幣交易的正確性。</w:t>
      </w:r>
    </w:p>
    <w:p w14:paraId="58784572" w14:textId="65B9BD35" w:rsidR="008B14A3" w:rsidRPr="005544CF" w:rsidRDefault="008B14A3" w:rsidP="005544CF">
      <w:pPr>
        <w:pStyle w:val="10"/>
        <w:numPr>
          <w:ilvl w:val="0"/>
          <w:numId w:val="31"/>
        </w:numPr>
        <w:ind w:left="142" w:hanging="142"/>
        <w:jc w:val="both"/>
        <w:rPr>
          <w:rFonts w:eastAsia="標楷體"/>
          <w:sz w:val="18"/>
          <w:szCs w:val="18"/>
        </w:rPr>
      </w:pPr>
      <w:r w:rsidRPr="005544CF">
        <w:rPr>
          <w:rFonts w:eastAsia="標楷體"/>
          <w:sz w:val="18"/>
          <w:szCs w:val="18"/>
        </w:rPr>
        <w:t>SHA-256</w:t>
      </w:r>
      <w:r w:rsidR="00B02A80" w:rsidRPr="005544CF">
        <w:rPr>
          <w:rFonts w:eastAsia="標楷體"/>
          <w:sz w:val="18"/>
          <w:szCs w:val="18"/>
        </w:rPr>
        <w:fldChar w:fldCharType="begin"/>
      </w:r>
      <w:r w:rsidR="00B02A80" w:rsidRPr="005544CF">
        <w:rPr>
          <w:rFonts w:eastAsia="標楷體"/>
          <w:sz w:val="18"/>
          <w:szCs w:val="18"/>
        </w:rPr>
        <w:instrText xml:space="preserve"> REF _Ref491943208 \r \h </w:instrText>
      </w:r>
      <w:r w:rsidR="006171AE" w:rsidRPr="005544CF">
        <w:rPr>
          <w:rFonts w:eastAsia="標楷體"/>
          <w:sz w:val="18"/>
          <w:szCs w:val="18"/>
        </w:rPr>
        <w:instrText xml:space="preserve"> \* MERGEFORMAT </w:instrText>
      </w:r>
      <w:r w:rsidR="00B02A80" w:rsidRPr="005544CF">
        <w:rPr>
          <w:rFonts w:eastAsia="標楷體"/>
          <w:sz w:val="18"/>
          <w:szCs w:val="18"/>
        </w:rPr>
      </w:r>
      <w:r w:rsidR="00B02A80" w:rsidRPr="005544CF">
        <w:rPr>
          <w:rFonts w:eastAsia="標楷體"/>
          <w:sz w:val="18"/>
          <w:szCs w:val="18"/>
        </w:rPr>
        <w:fldChar w:fldCharType="separate"/>
      </w:r>
      <w:r w:rsidR="002C3606">
        <w:rPr>
          <w:rFonts w:eastAsia="標楷體"/>
          <w:sz w:val="18"/>
          <w:szCs w:val="18"/>
        </w:rPr>
        <w:t>[11]</w:t>
      </w:r>
      <w:r w:rsidR="00B02A80" w:rsidRPr="005544CF">
        <w:rPr>
          <w:rFonts w:eastAsia="標楷體"/>
          <w:sz w:val="18"/>
          <w:szCs w:val="18"/>
        </w:rPr>
        <w:fldChar w:fldCharType="end"/>
      </w:r>
      <w:r w:rsidRPr="005544CF">
        <w:rPr>
          <w:rFonts w:eastAsia="標楷體" w:hint="eastAsia"/>
          <w:sz w:val="18"/>
          <w:szCs w:val="18"/>
        </w:rPr>
        <w:t>：一種雜湊函數，雜湊函數的</w:t>
      </w:r>
      <w:r w:rsidR="00B02A80" w:rsidRPr="005544CF">
        <w:rPr>
          <w:rFonts w:eastAsia="標楷體" w:hint="eastAsia"/>
          <w:sz w:val="18"/>
          <w:szCs w:val="18"/>
        </w:rPr>
        <w:t>特性</w:t>
      </w:r>
      <w:r w:rsidR="00B518B0" w:rsidRPr="005544CF">
        <w:rPr>
          <w:rFonts w:eastAsia="標楷體" w:hint="eastAsia"/>
          <w:sz w:val="18"/>
          <w:szCs w:val="18"/>
        </w:rPr>
        <w:t>有</w:t>
      </w:r>
      <w:r w:rsidR="00B02A80" w:rsidRPr="005544CF">
        <w:rPr>
          <w:rFonts w:eastAsia="標楷體" w:hint="eastAsia"/>
          <w:sz w:val="18"/>
          <w:szCs w:val="18"/>
        </w:rPr>
        <w:t>許</w:t>
      </w:r>
      <w:r w:rsidRPr="005544CF">
        <w:rPr>
          <w:rFonts w:eastAsia="標楷體" w:hint="eastAsia"/>
          <w:sz w:val="18"/>
          <w:szCs w:val="18"/>
        </w:rPr>
        <w:t>多</w:t>
      </w:r>
      <w:r w:rsidR="00B518B0" w:rsidRPr="005544CF">
        <w:rPr>
          <w:rFonts w:eastAsia="標楷體" w:hint="eastAsia"/>
          <w:sz w:val="18"/>
          <w:szCs w:val="18"/>
        </w:rPr>
        <w:t>，</w:t>
      </w:r>
      <w:r w:rsidRPr="005544CF">
        <w:rPr>
          <w:rFonts w:eastAsia="標楷體" w:hint="eastAsia"/>
          <w:sz w:val="18"/>
          <w:szCs w:val="18"/>
        </w:rPr>
        <w:t>包括雪崩效應、不可預測、不可逆、</w:t>
      </w:r>
      <w:r w:rsidR="00B02A80" w:rsidRPr="005544CF">
        <w:rPr>
          <w:rFonts w:eastAsia="標楷體" w:hint="eastAsia"/>
          <w:sz w:val="18"/>
          <w:szCs w:val="18"/>
        </w:rPr>
        <w:t>校</w:t>
      </w:r>
      <w:r w:rsidRPr="005544CF">
        <w:rPr>
          <w:rFonts w:eastAsia="標楷體" w:hint="eastAsia"/>
          <w:sz w:val="18"/>
          <w:szCs w:val="18"/>
        </w:rPr>
        <w:t>驗檔案是否完整。在此步驟中是將公鑰帶入</w:t>
      </w:r>
      <w:r w:rsidRPr="005544CF">
        <w:rPr>
          <w:rFonts w:eastAsia="標楷體"/>
          <w:sz w:val="18"/>
          <w:szCs w:val="18"/>
        </w:rPr>
        <w:t xml:space="preserve">SHA-256 </w:t>
      </w:r>
      <w:r w:rsidRPr="005544CF">
        <w:rPr>
          <w:rFonts w:eastAsia="標楷體" w:hint="eastAsia"/>
          <w:sz w:val="18"/>
          <w:szCs w:val="18"/>
        </w:rPr>
        <w:t>函數中，產出長度為</w:t>
      </w:r>
      <w:r w:rsidRPr="005544CF">
        <w:rPr>
          <w:rFonts w:eastAsia="標楷體"/>
          <w:sz w:val="18"/>
          <w:szCs w:val="18"/>
        </w:rPr>
        <w:t>256bit</w:t>
      </w:r>
      <w:r w:rsidRPr="005544CF">
        <w:rPr>
          <w:rFonts w:eastAsia="標楷體" w:hint="eastAsia"/>
          <w:sz w:val="18"/>
          <w:szCs w:val="18"/>
        </w:rPr>
        <w:t>的雜湊值。</w:t>
      </w:r>
    </w:p>
    <w:p w14:paraId="190D1C81" w14:textId="77777777" w:rsidR="008B14A3" w:rsidRPr="005544CF" w:rsidRDefault="008B14A3" w:rsidP="005544CF">
      <w:pPr>
        <w:pStyle w:val="10"/>
        <w:numPr>
          <w:ilvl w:val="0"/>
          <w:numId w:val="31"/>
        </w:numPr>
        <w:ind w:left="142" w:hanging="142"/>
        <w:jc w:val="both"/>
        <w:rPr>
          <w:rFonts w:eastAsia="標楷體"/>
          <w:sz w:val="18"/>
          <w:szCs w:val="18"/>
        </w:rPr>
      </w:pPr>
      <w:r w:rsidRPr="005544CF">
        <w:rPr>
          <w:rFonts w:eastAsia="標楷體"/>
          <w:sz w:val="18"/>
          <w:szCs w:val="18"/>
        </w:rPr>
        <w:t>RIPEMD-160</w:t>
      </w:r>
      <w:r w:rsidRPr="005544CF">
        <w:rPr>
          <w:rFonts w:eastAsia="標楷體" w:hint="eastAsia"/>
          <w:sz w:val="18"/>
          <w:szCs w:val="18"/>
        </w:rPr>
        <w:t>：亦為雜湊函數的一種，特色符合雜湊函數的特性，與</w:t>
      </w:r>
      <w:r w:rsidRPr="005544CF">
        <w:rPr>
          <w:rFonts w:eastAsia="標楷體"/>
          <w:sz w:val="18"/>
          <w:szCs w:val="18"/>
        </w:rPr>
        <w:t>SHA-256</w:t>
      </w:r>
      <w:r w:rsidRPr="005544CF">
        <w:rPr>
          <w:rFonts w:eastAsia="標楷體" w:hint="eastAsia"/>
          <w:sz w:val="18"/>
          <w:szCs w:val="18"/>
        </w:rPr>
        <w:t>不同的是</w:t>
      </w:r>
      <w:r w:rsidRPr="005544CF">
        <w:rPr>
          <w:rFonts w:eastAsia="標楷體"/>
          <w:sz w:val="18"/>
          <w:szCs w:val="18"/>
        </w:rPr>
        <w:t>RIPEMD-160</w:t>
      </w:r>
      <w:r w:rsidRPr="005544CF">
        <w:rPr>
          <w:rFonts w:eastAsia="標楷體" w:hint="eastAsia"/>
          <w:sz w:val="18"/>
          <w:szCs w:val="18"/>
        </w:rPr>
        <w:t>產出的長度為</w:t>
      </w:r>
      <w:r w:rsidRPr="005544CF">
        <w:rPr>
          <w:rFonts w:eastAsia="標楷體"/>
          <w:sz w:val="18"/>
          <w:szCs w:val="18"/>
        </w:rPr>
        <w:t>160bit</w:t>
      </w:r>
      <w:r w:rsidRPr="005544CF">
        <w:rPr>
          <w:rFonts w:eastAsia="標楷體" w:hint="eastAsia"/>
          <w:sz w:val="18"/>
          <w:szCs w:val="18"/>
        </w:rPr>
        <w:t>。</w:t>
      </w:r>
    </w:p>
    <w:p w14:paraId="270B3E88" w14:textId="310FFEBB" w:rsidR="008B14A3" w:rsidRPr="005544CF" w:rsidRDefault="008B14A3" w:rsidP="005544CF">
      <w:pPr>
        <w:pStyle w:val="10"/>
        <w:numPr>
          <w:ilvl w:val="0"/>
          <w:numId w:val="31"/>
        </w:numPr>
        <w:ind w:left="142" w:hanging="142"/>
        <w:jc w:val="both"/>
        <w:rPr>
          <w:rFonts w:eastAsia="標楷體"/>
          <w:sz w:val="18"/>
          <w:szCs w:val="18"/>
        </w:rPr>
      </w:pPr>
      <w:r w:rsidRPr="005544CF">
        <w:rPr>
          <w:rFonts w:eastAsia="標楷體" w:hint="eastAsia"/>
          <w:sz w:val="18"/>
          <w:szCs w:val="18"/>
        </w:rPr>
        <w:t>加入版本號及校驗碼：比特幣在一開始設計的過程中，便定義了不同的地址樣式</w:t>
      </w:r>
      <w:r w:rsidR="003410D2" w:rsidRPr="005544CF">
        <w:rPr>
          <w:rFonts w:eastAsia="標楷體"/>
          <w:sz w:val="18"/>
          <w:szCs w:val="18"/>
        </w:rPr>
        <w:fldChar w:fldCharType="begin"/>
      </w:r>
      <w:r w:rsidR="003410D2" w:rsidRPr="005544CF">
        <w:rPr>
          <w:rFonts w:eastAsia="標楷體"/>
          <w:sz w:val="18"/>
          <w:szCs w:val="18"/>
        </w:rPr>
        <w:instrText xml:space="preserve"> REF _Ref491943409 \r \h </w:instrText>
      </w:r>
      <w:r w:rsidR="006171AE" w:rsidRPr="005544CF">
        <w:rPr>
          <w:rFonts w:eastAsia="標楷體"/>
          <w:sz w:val="18"/>
          <w:szCs w:val="18"/>
        </w:rPr>
        <w:instrText xml:space="preserve"> \* MERGEFORMAT </w:instrText>
      </w:r>
      <w:r w:rsidR="003410D2" w:rsidRPr="005544CF">
        <w:rPr>
          <w:rFonts w:eastAsia="標楷體"/>
          <w:sz w:val="18"/>
          <w:szCs w:val="18"/>
        </w:rPr>
      </w:r>
      <w:r w:rsidR="003410D2" w:rsidRPr="005544CF">
        <w:rPr>
          <w:rFonts w:eastAsia="標楷體"/>
          <w:sz w:val="18"/>
          <w:szCs w:val="18"/>
        </w:rPr>
        <w:fldChar w:fldCharType="separate"/>
      </w:r>
      <w:r w:rsidR="002C3606">
        <w:rPr>
          <w:rFonts w:eastAsia="標楷體"/>
          <w:sz w:val="18"/>
          <w:szCs w:val="18"/>
        </w:rPr>
        <w:t>[12]</w:t>
      </w:r>
      <w:r w:rsidR="003410D2" w:rsidRPr="005544CF">
        <w:rPr>
          <w:rFonts w:eastAsia="標楷體"/>
          <w:sz w:val="18"/>
          <w:szCs w:val="18"/>
        </w:rPr>
        <w:fldChar w:fldCharType="end"/>
      </w:r>
      <w:r w:rsidRPr="005544CF">
        <w:rPr>
          <w:rFonts w:eastAsia="標楷體" w:hint="eastAsia"/>
          <w:sz w:val="18"/>
          <w:szCs w:val="18"/>
        </w:rPr>
        <w:t>及功能，在第五個步驟中會加入版本號加以區分不同的地址。</w:t>
      </w:r>
      <w:del w:id="30" w:author="jambo" w:date="2017-10-05T21:59:00Z">
        <w:r w:rsidRPr="005544CF" w:rsidDel="00A549F5">
          <w:rPr>
            <w:rFonts w:eastAsia="標楷體" w:hint="eastAsia"/>
            <w:sz w:val="18"/>
            <w:szCs w:val="18"/>
          </w:rPr>
          <w:delText>校驗碼為比特幣地址生成過程中重要的一環，可在支付比特幣的過程中解決因為手誤而將比特幣轉入到不存在</w:delText>
        </w:r>
        <w:r w:rsidRPr="005544CF" w:rsidDel="00A549F5">
          <w:rPr>
            <w:rFonts w:eastAsia="標楷體"/>
            <w:sz w:val="18"/>
            <w:szCs w:val="18"/>
          </w:rPr>
          <w:delText>(</w:delText>
        </w:r>
        <w:r w:rsidRPr="005544CF" w:rsidDel="00A549F5">
          <w:rPr>
            <w:rFonts w:eastAsia="標楷體" w:hint="eastAsia"/>
            <w:sz w:val="18"/>
            <w:szCs w:val="18"/>
          </w:rPr>
          <w:delText>不符合比特幣地址生成規則</w:delText>
        </w:r>
        <w:r w:rsidRPr="005544CF" w:rsidDel="00A549F5">
          <w:rPr>
            <w:rFonts w:eastAsia="標楷體"/>
            <w:sz w:val="18"/>
            <w:szCs w:val="18"/>
          </w:rPr>
          <w:delText>)</w:delText>
        </w:r>
        <w:r w:rsidRPr="005544CF" w:rsidDel="00A549F5">
          <w:rPr>
            <w:rFonts w:eastAsia="標楷體" w:hint="eastAsia"/>
            <w:sz w:val="18"/>
            <w:szCs w:val="18"/>
          </w:rPr>
          <w:delText>地址的可能性。校驗碼為將第四個步驟的產物加上版本號後，進行兩次</w:delText>
        </w:r>
        <w:r w:rsidRPr="005544CF" w:rsidDel="00A549F5">
          <w:rPr>
            <w:rFonts w:eastAsia="標楷體"/>
            <w:sz w:val="18"/>
            <w:szCs w:val="18"/>
          </w:rPr>
          <w:delText>SHA-256</w:delText>
        </w:r>
        <w:r w:rsidRPr="005544CF" w:rsidDel="00A549F5">
          <w:rPr>
            <w:rFonts w:eastAsia="標楷體" w:hint="eastAsia"/>
            <w:sz w:val="18"/>
            <w:szCs w:val="18"/>
          </w:rPr>
          <w:delText>的運算，將其結果的前</w:delText>
        </w:r>
        <w:r w:rsidRPr="005544CF" w:rsidDel="00A549F5">
          <w:rPr>
            <w:rFonts w:eastAsia="標楷體"/>
            <w:sz w:val="18"/>
            <w:szCs w:val="18"/>
          </w:rPr>
          <w:delText>32bit</w:delText>
        </w:r>
        <w:r w:rsidRPr="005544CF" w:rsidDel="00A549F5">
          <w:rPr>
            <w:rFonts w:eastAsia="標楷體" w:hint="eastAsia"/>
            <w:sz w:val="18"/>
            <w:szCs w:val="18"/>
          </w:rPr>
          <w:delText>作為校驗碼。</w:delText>
        </w:r>
      </w:del>
    </w:p>
    <w:p w14:paraId="756AADB0" w14:textId="373DDD0F" w:rsidR="008B14A3" w:rsidRPr="005544CF" w:rsidRDefault="008B14A3" w:rsidP="005544CF">
      <w:pPr>
        <w:pStyle w:val="10"/>
        <w:numPr>
          <w:ilvl w:val="0"/>
          <w:numId w:val="31"/>
        </w:numPr>
        <w:ind w:left="142" w:hanging="142"/>
        <w:jc w:val="both"/>
        <w:rPr>
          <w:rFonts w:eastAsia="標楷體"/>
          <w:sz w:val="18"/>
          <w:szCs w:val="18"/>
        </w:rPr>
      </w:pPr>
      <w:r w:rsidRPr="005544CF">
        <w:rPr>
          <w:rFonts w:eastAsia="標楷體" w:hint="eastAsia"/>
          <w:sz w:val="18"/>
          <w:szCs w:val="18"/>
        </w:rPr>
        <w:lastRenderedPageBreak/>
        <w:t>組合</w:t>
      </w:r>
      <w:r w:rsidR="003410D2" w:rsidRPr="005544CF">
        <w:rPr>
          <w:rFonts w:eastAsia="標楷體" w:hint="eastAsia"/>
          <w:sz w:val="18"/>
          <w:szCs w:val="18"/>
        </w:rPr>
        <w:t>成</w:t>
      </w:r>
      <w:r w:rsidRPr="005544CF">
        <w:rPr>
          <w:rFonts w:eastAsia="標楷體" w:hint="eastAsia"/>
          <w:sz w:val="18"/>
          <w:szCs w:val="18"/>
        </w:rPr>
        <w:t>地址格式：版本號、第四個步驟的產物公鑰</w:t>
      </w:r>
      <w:r w:rsidRPr="005544CF">
        <w:rPr>
          <w:rFonts w:eastAsia="標楷體"/>
          <w:sz w:val="18"/>
          <w:szCs w:val="18"/>
        </w:rPr>
        <w:t>RIPEMD-160</w:t>
      </w:r>
      <w:r w:rsidRPr="005544CF">
        <w:rPr>
          <w:rFonts w:eastAsia="標楷體" w:hint="eastAsia"/>
          <w:sz w:val="18"/>
          <w:szCs w:val="18"/>
        </w:rPr>
        <w:t>及第五個步驟的校驗碼合併。</w:t>
      </w:r>
    </w:p>
    <w:p w14:paraId="54434794" w14:textId="02676640" w:rsidR="007A596A" w:rsidRPr="005544CF" w:rsidRDefault="008B14A3" w:rsidP="005544CF">
      <w:pPr>
        <w:pStyle w:val="10"/>
        <w:numPr>
          <w:ilvl w:val="0"/>
          <w:numId w:val="31"/>
        </w:numPr>
        <w:ind w:left="142" w:hanging="142"/>
        <w:jc w:val="both"/>
        <w:rPr>
          <w:rFonts w:eastAsia="標楷體"/>
          <w:sz w:val="18"/>
          <w:szCs w:val="18"/>
        </w:rPr>
      </w:pPr>
      <w:r w:rsidRPr="005544CF">
        <w:rPr>
          <w:rFonts w:eastAsia="標楷體"/>
          <w:sz w:val="18"/>
          <w:szCs w:val="18"/>
        </w:rPr>
        <w:t>Base58</w:t>
      </w:r>
      <w:r w:rsidRPr="005544CF">
        <w:rPr>
          <w:rFonts w:eastAsia="標楷體" w:hint="eastAsia"/>
          <w:sz w:val="18"/>
          <w:szCs w:val="18"/>
        </w:rPr>
        <w:t>編碼</w:t>
      </w:r>
      <w:r w:rsidR="003410D2" w:rsidRPr="005544CF">
        <w:rPr>
          <w:rFonts w:eastAsia="標楷體"/>
          <w:sz w:val="18"/>
          <w:szCs w:val="18"/>
        </w:rPr>
        <w:fldChar w:fldCharType="begin"/>
      </w:r>
      <w:r w:rsidR="003410D2" w:rsidRPr="005544CF">
        <w:rPr>
          <w:rFonts w:eastAsia="標楷體"/>
          <w:sz w:val="18"/>
          <w:szCs w:val="18"/>
        </w:rPr>
        <w:instrText xml:space="preserve"> REF _Ref491943531 \r \h </w:instrText>
      </w:r>
      <w:r w:rsidR="006171AE" w:rsidRPr="005544CF">
        <w:rPr>
          <w:rFonts w:eastAsia="標楷體"/>
          <w:sz w:val="18"/>
          <w:szCs w:val="18"/>
        </w:rPr>
        <w:instrText xml:space="preserve"> \* MERGEFORMAT </w:instrText>
      </w:r>
      <w:r w:rsidR="003410D2" w:rsidRPr="005544CF">
        <w:rPr>
          <w:rFonts w:eastAsia="標楷體"/>
          <w:sz w:val="18"/>
          <w:szCs w:val="18"/>
        </w:rPr>
      </w:r>
      <w:r w:rsidR="003410D2" w:rsidRPr="005544CF">
        <w:rPr>
          <w:rFonts w:eastAsia="標楷體"/>
          <w:sz w:val="18"/>
          <w:szCs w:val="18"/>
        </w:rPr>
        <w:fldChar w:fldCharType="separate"/>
      </w:r>
      <w:r w:rsidR="002C3606">
        <w:rPr>
          <w:rFonts w:eastAsia="標楷體"/>
          <w:sz w:val="18"/>
          <w:szCs w:val="18"/>
        </w:rPr>
        <w:t>[13]</w:t>
      </w:r>
      <w:r w:rsidR="003410D2" w:rsidRPr="005544CF">
        <w:rPr>
          <w:rFonts w:eastAsia="標楷體"/>
          <w:sz w:val="18"/>
          <w:szCs w:val="18"/>
        </w:rPr>
        <w:fldChar w:fldCharType="end"/>
      </w:r>
      <w:r w:rsidRPr="005544CF">
        <w:rPr>
          <w:rFonts w:eastAsia="標楷體" w:hint="eastAsia"/>
          <w:sz w:val="18"/>
          <w:szCs w:val="18"/>
        </w:rPr>
        <w:t>：將第六步驟組合成的結果，利用</w:t>
      </w:r>
      <w:r w:rsidRPr="005544CF">
        <w:rPr>
          <w:rFonts w:eastAsia="標楷體" w:hint="eastAsia"/>
          <w:sz w:val="18"/>
          <w:szCs w:val="18"/>
        </w:rPr>
        <w:t>base 58</w:t>
      </w:r>
      <w:r w:rsidRPr="005544CF">
        <w:rPr>
          <w:rFonts w:eastAsia="標楷體" w:hint="eastAsia"/>
          <w:sz w:val="18"/>
          <w:szCs w:val="18"/>
        </w:rPr>
        <w:t>進行編碼，</w:t>
      </w:r>
      <w:r w:rsidRPr="005544CF">
        <w:rPr>
          <w:rFonts w:eastAsia="標楷體" w:hint="eastAsia"/>
          <w:sz w:val="18"/>
          <w:szCs w:val="18"/>
        </w:rPr>
        <w:t>Base 58</w:t>
      </w:r>
      <w:r w:rsidRPr="005544CF">
        <w:rPr>
          <w:rFonts w:eastAsia="標楷體" w:hint="eastAsia"/>
          <w:sz w:val="18"/>
          <w:szCs w:val="18"/>
        </w:rPr>
        <w:t>為修改自</w:t>
      </w:r>
      <w:r w:rsidRPr="005544CF">
        <w:rPr>
          <w:rFonts w:eastAsia="標楷體" w:hint="eastAsia"/>
          <w:sz w:val="18"/>
          <w:szCs w:val="18"/>
        </w:rPr>
        <w:t>Base 64</w:t>
      </w:r>
      <w:r w:rsidRPr="005544CF">
        <w:rPr>
          <w:rFonts w:eastAsia="標楷體" w:hint="eastAsia"/>
          <w:sz w:val="18"/>
          <w:szCs w:val="18"/>
        </w:rPr>
        <w:t>其最大的不同在於移除了</w:t>
      </w:r>
      <w:r w:rsidRPr="005544CF">
        <w:rPr>
          <w:rFonts w:eastAsia="標楷體"/>
          <w:sz w:val="18"/>
          <w:szCs w:val="18"/>
        </w:rPr>
        <w:t>"0"</w:t>
      </w:r>
      <w:r w:rsidRPr="005544CF">
        <w:rPr>
          <w:rFonts w:eastAsia="標楷體" w:hint="eastAsia"/>
          <w:sz w:val="18"/>
          <w:szCs w:val="18"/>
        </w:rPr>
        <w:t>、</w:t>
      </w:r>
      <w:r w:rsidRPr="005544CF">
        <w:rPr>
          <w:rFonts w:eastAsia="標楷體"/>
          <w:sz w:val="18"/>
          <w:szCs w:val="18"/>
        </w:rPr>
        <w:t>"O"</w:t>
      </w:r>
      <w:r w:rsidRPr="005544CF">
        <w:rPr>
          <w:rFonts w:eastAsia="標楷體" w:hint="eastAsia"/>
          <w:sz w:val="18"/>
          <w:szCs w:val="18"/>
        </w:rPr>
        <w:t>、</w:t>
      </w:r>
      <w:r w:rsidRPr="005544CF">
        <w:rPr>
          <w:rFonts w:eastAsia="標楷體"/>
          <w:sz w:val="18"/>
          <w:szCs w:val="18"/>
        </w:rPr>
        <w:t>"I"</w:t>
      </w:r>
      <w:r w:rsidRPr="005544CF">
        <w:rPr>
          <w:rFonts w:eastAsia="標楷體" w:hint="eastAsia"/>
          <w:sz w:val="18"/>
          <w:szCs w:val="18"/>
        </w:rPr>
        <w:t>、</w:t>
      </w:r>
      <w:r w:rsidRPr="005544CF">
        <w:rPr>
          <w:rFonts w:eastAsia="標楷體"/>
          <w:sz w:val="18"/>
          <w:szCs w:val="18"/>
        </w:rPr>
        <w:t>"l"</w:t>
      </w:r>
      <w:r w:rsidRPr="005544CF">
        <w:rPr>
          <w:rFonts w:eastAsia="標楷體" w:hint="eastAsia"/>
          <w:sz w:val="18"/>
          <w:szCs w:val="18"/>
        </w:rPr>
        <w:t>、</w:t>
      </w:r>
      <w:r w:rsidRPr="005544CF">
        <w:rPr>
          <w:rFonts w:eastAsia="標楷體"/>
          <w:sz w:val="18"/>
          <w:szCs w:val="18"/>
        </w:rPr>
        <w:t>"+"</w:t>
      </w:r>
      <w:r w:rsidRPr="005544CF">
        <w:rPr>
          <w:rFonts w:eastAsia="標楷體" w:hint="eastAsia"/>
          <w:sz w:val="18"/>
          <w:szCs w:val="18"/>
        </w:rPr>
        <w:t>、</w:t>
      </w:r>
      <w:r w:rsidRPr="005544CF">
        <w:rPr>
          <w:rFonts w:eastAsia="標楷體"/>
          <w:sz w:val="18"/>
          <w:szCs w:val="18"/>
        </w:rPr>
        <w:t>"/"</w:t>
      </w:r>
      <w:r w:rsidRPr="005544CF">
        <w:rPr>
          <w:rFonts w:eastAsia="標楷體" w:hint="eastAsia"/>
          <w:sz w:val="18"/>
          <w:szCs w:val="18"/>
        </w:rPr>
        <w:t>的字符，可以降低人工判讀在地址的錯誤率</w:t>
      </w:r>
      <w:r w:rsidR="007A596A" w:rsidRPr="005544CF">
        <w:rPr>
          <w:rFonts w:eastAsia="標楷體" w:hint="eastAsia"/>
          <w:sz w:val="18"/>
          <w:szCs w:val="18"/>
        </w:rPr>
        <w:t>。</w:t>
      </w:r>
    </w:p>
    <w:p w14:paraId="09249448" w14:textId="77777777" w:rsidR="009435AA" w:rsidRPr="00D90A27" w:rsidDel="001D5CBD" w:rsidRDefault="009435AA" w:rsidP="005544CF">
      <w:pPr>
        <w:pStyle w:val="10"/>
        <w:ind w:left="0"/>
        <w:jc w:val="both"/>
        <w:rPr>
          <w:del w:id="31" w:author="jambo" w:date="2017-10-05T22:40:00Z"/>
          <w:rFonts w:eastAsia="標楷體"/>
          <w:sz w:val="16"/>
          <w:szCs w:val="16"/>
        </w:rPr>
      </w:pPr>
    </w:p>
    <w:p w14:paraId="48702E1C" w14:textId="44443AD3" w:rsidR="001D24F1" w:rsidRPr="007A596A" w:rsidDel="001D5CBD" w:rsidRDefault="00B64B7F" w:rsidP="001D5CBD">
      <w:pPr>
        <w:pStyle w:val="10"/>
        <w:ind w:left="0"/>
        <w:rPr>
          <w:del w:id="32" w:author="jambo" w:date="2017-10-05T22:39:00Z"/>
          <w:rFonts w:eastAsia="標楷體"/>
        </w:rPr>
        <w:pPrChange w:id="33" w:author="jambo" w:date="2017-10-05T22:40:00Z">
          <w:pPr>
            <w:pStyle w:val="10"/>
            <w:ind w:left="0"/>
            <w:jc w:val="center"/>
          </w:pPr>
        </w:pPrChange>
      </w:pPr>
      <w:del w:id="34" w:author="jambo" w:date="2017-10-05T22:39:00Z">
        <w:r w:rsidDel="001D5CBD">
          <w:rPr>
            <w:noProof/>
          </w:rPr>
          <w:drawing>
            <wp:inline distT="0" distB="0" distL="0" distR="0" wp14:anchorId="310C52B6" wp14:editId="6A56DE82">
              <wp:extent cx="2390728" cy="9969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3607" cy="1014831"/>
                      </a:xfrm>
                      <a:prstGeom prst="rect">
                        <a:avLst/>
                      </a:prstGeom>
                    </pic:spPr>
                  </pic:pic>
                </a:graphicData>
              </a:graphic>
            </wp:inline>
          </w:drawing>
        </w:r>
      </w:del>
    </w:p>
    <w:p w14:paraId="0753D7A9" w14:textId="74594ED0" w:rsidR="0084713C" w:rsidRPr="00543354" w:rsidDel="001D5CBD" w:rsidRDefault="001D24F1" w:rsidP="001D5CBD">
      <w:pPr>
        <w:pStyle w:val="a7"/>
        <w:rPr>
          <w:del w:id="35" w:author="jambo" w:date="2017-10-05T22:39:00Z"/>
          <w:rFonts w:eastAsia="標楷體"/>
          <w:b/>
          <w:sz w:val="18"/>
          <w:szCs w:val="18"/>
        </w:rPr>
        <w:pPrChange w:id="36" w:author="jambo" w:date="2017-10-05T22:40:00Z">
          <w:pPr>
            <w:pStyle w:val="a7"/>
            <w:jc w:val="center"/>
          </w:pPr>
        </w:pPrChange>
      </w:pPr>
      <w:bookmarkStart w:id="37" w:name="_Ref492316969"/>
      <w:bookmarkStart w:id="38" w:name="_Ref492316948"/>
      <w:del w:id="39" w:author="jambo" w:date="2017-10-05T22:39:00Z">
        <w:r w:rsidRPr="00543354" w:rsidDel="001D5CBD">
          <w:rPr>
            <w:rFonts w:ascii="Times New Roman" w:eastAsia="標楷體" w:hAnsi="Times New Roman" w:hint="eastAsia"/>
            <w:b/>
            <w:sz w:val="18"/>
            <w:szCs w:val="18"/>
          </w:rPr>
          <w:delText>圖</w:delText>
        </w:r>
        <w:r w:rsidRPr="00543354" w:rsidDel="001D5CBD">
          <w:rPr>
            <w:rFonts w:ascii="Times New Roman" w:eastAsia="標楷體" w:hAnsi="Times New Roman"/>
            <w:b/>
            <w:sz w:val="18"/>
            <w:szCs w:val="18"/>
          </w:rPr>
          <w:delText xml:space="preserve"> </w:delText>
        </w:r>
        <w:r w:rsidRPr="00543354" w:rsidDel="001D5CBD">
          <w:rPr>
            <w:rFonts w:ascii="Times New Roman" w:eastAsia="標楷體" w:hAnsi="Times New Roman"/>
            <w:b/>
            <w:sz w:val="18"/>
            <w:szCs w:val="18"/>
          </w:rPr>
          <w:fldChar w:fldCharType="begin"/>
        </w:r>
        <w:r w:rsidRPr="00543354" w:rsidDel="001D5CBD">
          <w:rPr>
            <w:rFonts w:ascii="Times New Roman" w:eastAsia="標楷體" w:hAnsi="Times New Roman"/>
            <w:b/>
            <w:sz w:val="18"/>
            <w:szCs w:val="18"/>
          </w:rPr>
          <w:delInstrText xml:space="preserve"> SEQ </w:delInstrText>
        </w:r>
        <w:r w:rsidRPr="00543354" w:rsidDel="001D5CBD">
          <w:rPr>
            <w:rFonts w:ascii="Times New Roman" w:eastAsia="標楷體" w:hAnsi="Times New Roman" w:hint="eastAsia"/>
            <w:b/>
            <w:sz w:val="18"/>
            <w:szCs w:val="18"/>
          </w:rPr>
          <w:delInstrText>圖</w:delInstrText>
        </w:r>
        <w:r w:rsidRPr="00543354" w:rsidDel="001D5CBD">
          <w:rPr>
            <w:rFonts w:ascii="Times New Roman" w:eastAsia="標楷體" w:hAnsi="Times New Roman"/>
            <w:b/>
            <w:sz w:val="18"/>
            <w:szCs w:val="18"/>
          </w:rPr>
          <w:delInstrText xml:space="preserve"> \* ARABIC </w:delInstrText>
        </w:r>
        <w:r w:rsidRPr="00543354" w:rsidDel="001D5CBD">
          <w:rPr>
            <w:rFonts w:ascii="Times New Roman" w:eastAsia="標楷體" w:hAnsi="Times New Roman"/>
            <w:b/>
            <w:sz w:val="18"/>
            <w:szCs w:val="18"/>
          </w:rPr>
          <w:fldChar w:fldCharType="separate"/>
        </w:r>
        <w:r w:rsidR="002C3606" w:rsidDel="001D5CBD">
          <w:rPr>
            <w:rFonts w:ascii="Times New Roman" w:eastAsia="標楷體" w:hAnsi="Times New Roman"/>
            <w:b/>
            <w:noProof/>
            <w:sz w:val="18"/>
            <w:szCs w:val="18"/>
          </w:rPr>
          <w:delText>1</w:delText>
        </w:r>
        <w:r w:rsidRPr="00543354" w:rsidDel="001D5CBD">
          <w:rPr>
            <w:rFonts w:ascii="Times New Roman" w:eastAsia="標楷體" w:hAnsi="Times New Roman"/>
            <w:b/>
            <w:sz w:val="18"/>
            <w:szCs w:val="18"/>
          </w:rPr>
          <w:fldChar w:fldCharType="end"/>
        </w:r>
        <w:bookmarkEnd w:id="37"/>
        <w:r w:rsidRPr="00543354" w:rsidDel="001D5CBD">
          <w:rPr>
            <w:rFonts w:ascii="Times New Roman" w:eastAsia="標楷體" w:hAnsi="Times New Roman"/>
            <w:b/>
            <w:sz w:val="18"/>
            <w:szCs w:val="18"/>
          </w:rPr>
          <w:delText xml:space="preserve"> </w:delText>
        </w:r>
        <w:r w:rsidR="008005A6" w:rsidRPr="00543354" w:rsidDel="001D5CBD">
          <w:rPr>
            <w:rFonts w:ascii="Times New Roman" w:eastAsia="標楷體" w:hAnsi="Times New Roman" w:hint="eastAsia"/>
            <w:b/>
            <w:sz w:val="18"/>
            <w:szCs w:val="18"/>
          </w:rPr>
          <w:delText>比特幣地址生成流程</w:delText>
        </w:r>
        <w:r w:rsidR="00B25A41" w:rsidRPr="00543354" w:rsidDel="001D5CBD">
          <w:rPr>
            <w:rFonts w:ascii="Times New Roman" w:eastAsia="標楷體" w:hAnsi="Times New Roman" w:hint="eastAsia"/>
            <w:b/>
            <w:sz w:val="18"/>
            <w:szCs w:val="18"/>
          </w:rPr>
          <w:delText>圖</w:delText>
        </w:r>
        <w:bookmarkEnd w:id="38"/>
      </w:del>
    </w:p>
    <w:p w14:paraId="79B0503B" w14:textId="77777777" w:rsidR="0073181B" w:rsidRPr="00A00A7C" w:rsidRDefault="0073181B" w:rsidP="001D5CBD">
      <w:pPr>
        <w:pStyle w:val="10"/>
        <w:ind w:left="0"/>
        <w:rPr>
          <w:rFonts w:eastAsia="標楷體"/>
          <w:b/>
          <w:sz w:val="12"/>
          <w:szCs w:val="12"/>
        </w:rPr>
        <w:pPrChange w:id="40" w:author="jambo" w:date="2017-10-05T22:40:00Z">
          <w:pPr>
            <w:pStyle w:val="10"/>
            <w:ind w:left="0"/>
            <w:jc w:val="center"/>
          </w:pPr>
        </w:pPrChange>
      </w:pPr>
    </w:p>
    <w:p w14:paraId="13E807B6" w14:textId="185BCF12" w:rsidR="0073181B" w:rsidRPr="00796FB0" w:rsidRDefault="00556177" w:rsidP="007A596A">
      <w:pPr>
        <w:pStyle w:val="21"/>
        <w:numPr>
          <w:ilvl w:val="1"/>
          <w:numId w:val="4"/>
        </w:numPr>
        <w:snapToGrid w:val="0"/>
        <w:outlineLvl w:val="9"/>
      </w:pPr>
      <w:r w:rsidRPr="006171AE">
        <w:rPr>
          <w:rFonts w:hint="eastAsia"/>
          <w:sz w:val="22"/>
        </w:rPr>
        <w:t>區塊鏈</w:t>
      </w:r>
      <w:r w:rsidR="00B0136C">
        <w:rPr>
          <w:rFonts w:hint="eastAsia"/>
          <w:sz w:val="22"/>
        </w:rPr>
        <w:t>簡介</w:t>
      </w:r>
    </w:p>
    <w:p w14:paraId="0BB2D3C0" w14:textId="3D777105" w:rsidR="00B0136C" w:rsidRDefault="00B0136C" w:rsidP="0073181B">
      <w:pPr>
        <w:pStyle w:val="a6"/>
      </w:pPr>
      <w:r w:rsidRPr="00B0136C">
        <w:rPr>
          <w:rFonts w:hint="eastAsia"/>
        </w:rPr>
        <w:t>比特幣應用到的技術眾多，大致可以將比特幣技術分為四個區塊，分別為錢包位址生成、比特幣交易</w:t>
      </w:r>
      <w:r w:rsidR="00390031">
        <w:rPr>
          <w:rFonts w:hint="eastAsia"/>
        </w:rPr>
        <w:t>簽署</w:t>
      </w:r>
      <w:r w:rsidRPr="00B0136C">
        <w:rPr>
          <w:rFonts w:hint="eastAsia"/>
        </w:rPr>
        <w:t>及廣播、區塊鏈技術、分散式帳本。比特幣為區塊鏈技術最典型的應用之一。</w:t>
      </w:r>
    </w:p>
    <w:p w14:paraId="30697617" w14:textId="77777777" w:rsidR="00A00A7C" w:rsidRPr="001F62DC" w:rsidRDefault="00A00A7C" w:rsidP="00A00A7C">
      <w:pPr>
        <w:pStyle w:val="a6"/>
        <w:ind w:firstLine="0"/>
        <w:jc w:val="center"/>
      </w:pPr>
      <w:r>
        <w:rPr>
          <w:noProof/>
        </w:rPr>
        <w:drawing>
          <wp:inline distT="0" distB="0" distL="0" distR="0" wp14:anchorId="408A7BFF" wp14:editId="4F3E22D4">
            <wp:extent cx="2348865" cy="8279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6542" cy="858855"/>
                    </a:xfrm>
                    <a:prstGeom prst="rect">
                      <a:avLst/>
                    </a:prstGeom>
                  </pic:spPr>
                </pic:pic>
              </a:graphicData>
            </a:graphic>
          </wp:inline>
        </w:drawing>
      </w:r>
    </w:p>
    <w:p w14:paraId="58E411C4" w14:textId="44F2E63E" w:rsidR="00A00A7C" w:rsidRPr="00543354" w:rsidRDefault="00A00A7C" w:rsidP="00A00A7C">
      <w:pPr>
        <w:pStyle w:val="a6"/>
        <w:ind w:firstLine="0"/>
        <w:jc w:val="center"/>
        <w:rPr>
          <w:b/>
          <w:sz w:val="18"/>
          <w:szCs w:val="18"/>
        </w:rPr>
      </w:pPr>
      <w:bookmarkStart w:id="41" w:name="_Ref492803881"/>
      <w:r w:rsidRPr="00543354">
        <w:rPr>
          <w:rFonts w:hint="eastAsia"/>
          <w:b/>
          <w:sz w:val="18"/>
          <w:szCs w:val="18"/>
        </w:rPr>
        <w:t>圖</w:t>
      </w:r>
      <w:r w:rsidRPr="00543354">
        <w:rPr>
          <w:b/>
          <w:sz w:val="18"/>
          <w:szCs w:val="18"/>
        </w:rPr>
        <w:t xml:space="preserve"> </w:t>
      </w:r>
      <w:r w:rsidRPr="00543354">
        <w:rPr>
          <w:b/>
          <w:sz w:val="18"/>
          <w:szCs w:val="18"/>
        </w:rPr>
        <w:fldChar w:fldCharType="begin"/>
      </w:r>
      <w:r w:rsidRPr="00543354">
        <w:rPr>
          <w:b/>
          <w:sz w:val="18"/>
          <w:szCs w:val="18"/>
        </w:rPr>
        <w:instrText xml:space="preserve"> SEQ </w:instrText>
      </w:r>
      <w:r w:rsidRPr="00543354">
        <w:rPr>
          <w:rFonts w:hint="eastAsia"/>
          <w:b/>
          <w:sz w:val="18"/>
          <w:szCs w:val="18"/>
        </w:rPr>
        <w:instrText>圖</w:instrText>
      </w:r>
      <w:r w:rsidRPr="00543354">
        <w:rPr>
          <w:b/>
          <w:sz w:val="18"/>
          <w:szCs w:val="18"/>
        </w:rPr>
        <w:instrText xml:space="preserve"> \* ARABIC </w:instrText>
      </w:r>
      <w:r w:rsidRPr="00543354">
        <w:rPr>
          <w:b/>
          <w:sz w:val="18"/>
          <w:szCs w:val="18"/>
        </w:rPr>
        <w:fldChar w:fldCharType="separate"/>
      </w:r>
      <w:r w:rsidR="002C3606">
        <w:rPr>
          <w:b/>
          <w:noProof/>
          <w:sz w:val="18"/>
          <w:szCs w:val="18"/>
        </w:rPr>
        <w:t>2</w:t>
      </w:r>
      <w:r w:rsidRPr="00543354">
        <w:rPr>
          <w:b/>
          <w:sz w:val="18"/>
          <w:szCs w:val="18"/>
        </w:rPr>
        <w:fldChar w:fldCharType="end"/>
      </w:r>
      <w:bookmarkEnd w:id="41"/>
      <w:r w:rsidRPr="00543354">
        <w:rPr>
          <w:b/>
          <w:sz w:val="18"/>
          <w:szCs w:val="18"/>
        </w:rPr>
        <w:t xml:space="preserve"> </w:t>
      </w:r>
      <w:r w:rsidRPr="00543354">
        <w:rPr>
          <w:rFonts w:hint="eastAsia"/>
          <w:b/>
          <w:sz w:val="18"/>
          <w:szCs w:val="18"/>
        </w:rPr>
        <w:t>比特幣區塊結構示意圖</w:t>
      </w:r>
    </w:p>
    <w:p w14:paraId="2A378EAE" w14:textId="77777777" w:rsidR="00A00A7C" w:rsidRPr="00A00A7C" w:rsidRDefault="00A00A7C" w:rsidP="0073181B">
      <w:pPr>
        <w:pStyle w:val="a6"/>
        <w:rPr>
          <w:sz w:val="12"/>
          <w:szCs w:val="12"/>
        </w:rPr>
      </w:pPr>
    </w:p>
    <w:p w14:paraId="1A4614A5" w14:textId="3AF22B80" w:rsidR="0073181B" w:rsidRPr="00390031" w:rsidRDefault="00FC35D1" w:rsidP="008A6C75">
      <w:pPr>
        <w:pStyle w:val="a6"/>
      </w:pPr>
      <w:r w:rsidRPr="00390031">
        <w:rPr>
          <w:rFonts w:hint="eastAsia"/>
        </w:rPr>
        <w:t>本</w:t>
      </w:r>
      <w:r w:rsidR="00B0136C" w:rsidRPr="00390031">
        <w:rPr>
          <w:rFonts w:hint="eastAsia"/>
        </w:rPr>
        <w:t>子</w:t>
      </w:r>
      <w:r w:rsidRPr="00390031">
        <w:rPr>
          <w:rFonts w:hint="eastAsia"/>
        </w:rPr>
        <w:t>節主要介紹區塊鏈相關技術，我們會簡單介紹區塊鏈的結構，並</w:t>
      </w:r>
      <w:r w:rsidR="00B0136C" w:rsidRPr="00390031">
        <w:rPr>
          <w:rFonts w:hint="eastAsia"/>
        </w:rPr>
        <w:t>概要</w:t>
      </w:r>
      <w:r w:rsidRPr="00390031">
        <w:rPr>
          <w:rFonts w:hint="eastAsia"/>
        </w:rPr>
        <w:t>說明</w:t>
      </w:r>
      <w:r w:rsidR="00B0136C" w:rsidRPr="00BB4F26">
        <w:rPr>
          <w:rFonts w:hint="eastAsia"/>
        </w:rPr>
        <w:t>區塊鏈</w:t>
      </w:r>
      <w:r w:rsidRPr="00BB4F26">
        <w:rPr>
          <w:rFonts w:hint="eastAsia"/>
        </w:rPr>
        <w:t>優點及</w:t>
      </w:r>
      <w:r w:rsidR="00CE14E3" w:rsidRPr="00390031">
        <w:rPr>
          <w:rFonts w:hint="eastAsia"/>
        </w:rPr>
        <w:t>比特幣區塊鏈的</w:t>
      </w:r>
      <w:r w:rsidRPr="00390031">
        <w:rPr>
          <w:rFonts w:hint="eastAsia"/>
        </w:rPr>
        <w:t>缺點：</w:t>
      </w:r>
    </w:p>
    <w:p w14:paraId="29D31F9F" w14:textId="21687EF6" w:rsidR="0023027D" w:rsidRPr="006171AE" w:rsidRDefault="0023027D" w:rsidP="0023027D">
      <w:pPr>
        <w:pStyle w:val="21"/>
        <w:numPr>
          <w:ilvl w:val="2"/>
          <w:numId w:val="4"/>
        </w:numPr>
        <w:snapToGrid w:val="0"/>
        <w:outlineLvl w:val="9"/>
        <w:rPr>
          <w:sz w:val="22"/>
        </w:rPr>
      </w:pPr>
      <w:bookmarkStart w:id="42" w:name="_Ref492565392"/>
      <w:r w:rsidRPr="006171AE">
        <w:rPr>
          <w:rFonts w:hint="eastAsia"/>
          <w:sz w:val="22"/>
        </w:rPr>
        <w:t>區塊</w:t>
      </w:r>
      <w:r w:rsidR="00B0136C">
        <w:rPr>
          <w:rFonts w:hint="eastAsia"/>
          <w:sz w:val="22"/>
        </w:rPr>
        <w:t>鏈的</w:t>
      </w:r>
      <w:r w:rsidRPr="006171AE">
        <w:rPr>
          <w:rFonts w:hint="eastAsia"/>
          <w:sz w:val="22"/>
        </w:rPr>
        <w:t>結構</w:t>
      </w:r>
      <w:bookmarkEnd w:id="42"/>
    </w:p>
    <w:p w14:paraId="61B2D418" w14:textId="04CCBB62" w:rsidR="000A6982" w:rsidRPr="004E61BC" w:rsidRDefault="00A00A7C" w:rsidP="00A00A7C">
      <w:pPr>
        <w:pStyle w:val="a6"/>
        <w:rPr>
          <w:sz w:val="12"/>
          <w:szCs w:val="12"/>
        </w:rPr>
      </w:pPr>
      <w:r w:rsidRPr="00441060">
        <w:rPr>
          <w:rFonts w:hint="eastAsia"/>
        </w:rPr>
        <w:t>如</w:t>
      </w:r>
      <w:r>
        <w:rPr>
          <w:rFonts w:hint="eastAsia"/>
        </w:rPr>
        <w:t>上</w:t>
      </w:r>
      <w:r w:rsidR="00CC1912">
        <w:fldChar w:fldCharType="begin"/>
      </w:r>
      <w:r w:rsidR="00CC1912">
        <w:instrText xml:space="preserve"> </w:instrText>
      </w:r>
      <w:r w:rsidR="00CC1912">
        <w:rPr>
          <w:rFonts w:hint="eastAsia"/>
        </w:rPr>
        <w:instrText>REF _Ref492803881 \h</w:instrText>
      </w:r>
      <w:r w:rsidR="00CC1912">
        <w:instrText xml:space="preserve"> </w:instrText>
      </w:r>
      <w:r w:rsidR="00CC1912">
        <w:fldChar w:fldCharType="separate"/>
      </w:r>
      <w:r w:rsidR="002C3606" w:rsidRPr="00543354">
        <w:rPr>
          <w:rFonts w:hint="eastAsia"/>
          <w:b/>
          <w:sz w:val="18"/>
          <w:szCs w:val="18"/>
        </w:rPr>
        <w:t>圖</w:t>
      </w:r>
      <w:r w:rsidR="002C3606" w:rsidRPr="00543354">
        <w:rPr>
          <w:b/>
          <w:sz w:val="18"/>
          <w:szCs w:val="18"/>
        </w:rPr>
        <w:t xml:space="preserve"> </w:t>
      </w:r>
      <w:r w:rsidR="002C3606">
        <w:rPr>
          <w:b/>
          <w:noProof/>
          <w:sz w:val="18"/>
          <w:szCs w:val="18"/>
        </w:rPr>
        <w:t>2</w:t>
      </w:r>
      <w:r w:rsidR="00CC1912">
        <w:fldChar w:fldCharType="end"/>
      </w:r>
      <w:r>
        <w:rPr>
          <w:rFonts w:hint="eastAsia"/>
        </w:rPr>
        <w:t>所示，</w:t>
      </w:r>
      <w:r w:rsidR="0023027D" w:rsidRPr="006171AE">
        <w:rPr>
          <w:rFonts w:hint="eastAsia"/>
        </w:rPr>
        <w:t>區塊鏈結構大致分為兩部分，分別為</w:t>
      </w:r>
      <w:r w:rsidR="009A3628" w:rsidRPr="006171AE">
        <w:rPr>
          <w:rFonts w:hint="eastAsia"/>
        </w:rPr>
        <w:t>區塊鏈的區塊頭，以及區塊所</w:t>
      </w:r>
      <w:r w:rsidR="009A3628" w:rsidRPr="00441060">
        <w:rPr>
          <w:rFonts w:hint="eastAsia"/>
        </w:rPr>
        <w:t>有被儲存在區塊內的所有交易</w:t>
      </w:r>
      <w:r w:rsidR="0023027D" w:rsidRPr="00441060">
        <w:rPr>
          <w:rFonts w:hint="eastAsia"/>
        </w:rPr>
        <w:t>。</w:t>
      </w:r>
    </w:p>
    <w:p w14:paraId="3DEDBF93" w14:textId="2A9ED747" w:rsidR="0023027D" w:rsidRPr="006171AE" w:rsidRDefault="0023027D" w:rsidP="0023027D">
      <w:pPr>
        <w:pStyle w:val="a6"/>
      </w:pPr>
      <w:r w:rsidRPr="006171AE">
        <w:rPr>
          <w:rFonts w:hint="eastAsia"/>
        </w:rPr>
        <w:t>區塊頭包括區塊版本、</w:t>
      </w:r>
      <w:r w:rsidR="00B25A41" w:rsidRPr="006171AE">
        <w:rPr>
          <w:rFonts w:hint="eastAsia"/>
        </w:rPr>
        <w:t>前</w:t>
      </w:r>
      <w:r w:rsidRPr="006171AE">
        <w:rPr>
          <w:rFonts w:hint="eastAsia"/>
        </w:rPr>
        <w:t>區塊雜湊值、</w:t>
      </w:r>
      <w:r w:rsidRPr="006171AE">
        <w:t>Merkle Root</w:t>
      </w:r>
      <w:r w:rsidRPr="006171AE">
        <w:rPr>
          <w:rFonts w:hint="eastAsia"/>
        </w:rPr>
        <w:t>、時間戳、難易度及</w:t>
      </w:r>
      <w:r w:rsidRPr="006171AE">
        <w:t>Nonce</w:t>
      </w:r>
      <w:r w:rsidRPr="006171AE">
        <w:rPr>
          <w:rFonts w:hint="eastAsia"/>
        </w:rPr>
        <w:t>：</w:t>
      </w:r>
    </w:p>
    <w:p w14:paraId="64DB4E34" w14:textId="02D0C88B" w:rsidR="00D7228F" w:rsidRPr="00A00A7C" w:rsidRDefault="00D7228F" w:rsidP="004D5422">
      <w:pPr>
        <w:pStyle w:val="123"/>
        <w:rPr>
          <w:sz w:val="18"/>
          <w:szCs w:val="18"/>
        </w:rPr>
      </w:pPr>
      <w:r w:rsidRPr="00A00A7C">
        <w:rPr>
          <w:rFonts w:hint="eastAsia"/>
          <w:sz w:val="18"/>
          <w:szCs w:val="18"/>
        </w:rPr>
        <w:t>區塊版本（</w:t>
      </w:r>
      <w:r w:rsidR="00B25A41" w:rsidRPr="00A00A7C">
        <w:rPr>
          <w:sz w:val="18"/>
          <w:szCs w:val="18"/>
        </w:rPr>
        <w:t>32 bits</w:t>
      </w:r>
      <w:r w:rsidRPr="00A00A7C">
        <w:rPr>
          <w:rFonts w:hint="eastAsia"/>
          <w:sz w:val="18"/>
          <w:szCs w:val="18"/>
        </w:rPr>
        <w:t>）：</w:t>
      </w:r>
      <w:r w:rsidR="004F61C6" w:rsidRPr="00A00A7C">
        <w:rPr>
          <w:rFonts w:hint="eastAsia"/>
          <w:sz w:val="18"/>
          <w:szCs w:val="18"/>
        </w:rPr>
        <w:t>記</w:t>
      </w:r>
      <w:r w:rsidRPr="00A00A7C">
        <w:rPr>
          <w:rFonts w:hint="eastAsia"/>
          <w:sz w:val="18"/>
          <w:szCs w:val="18"/>
        </w:rPr>
        <w:t>錄區塊鏈系統及協定的相關版本資訊。</w:t>
      </w:r>
    </w:p>
    <w:p w14:paraId="4C541EFF" w14:textId="0B3808DF" w:rsidR="00D7228F" w:rsidRPr="00A00A7C" w:rsidRDefault="00B25A41" w:rsidP="00241B98">
      <w:pPr>
        <w:pStyle w:val="a4"/>
        <w:numPr>
          <w:ilvl w:val="0"/>
          <w:numId w:val="7"/>
        </w:numPr>
        <w:ind w:leftChars="0" w:left="284" w:hanging="284"/>
        <w:jc w:val="both"/>
        <w:rPr>
          <w:rFonts w:eastAsia="標楷體"/>
          <w:sz w:val="18"/>
          <w:szCs w:val="18"/>
        </w:rPr>
      </w:pPr>
      <w:r w:rsidRPr="00A00A7C">
        <w:rPr>
          <w:rFonts w:eastAsia="標楷體" w:hint="eastAsia"/>
          <w:sz w:val="18"/>
          <w:szCs w:val="18"/>
        </w:rPr>
        <w:t>前</w:t>
      </w:r>
      <w:r w:rsidR="00D7228F" w:rsidRPr="00A00A7C">
        <w:rPr>
          <w:rFonts w:eastAsia="標楷體" w:hint="eastAsia"/>
          <w:sz w:val="18"/>
          <w:szCs w:val="18"/>
        </w:rPr>
        <w:t>區塊雜湊值（</w:t>
      </w:r>
      <w:r w:rsidRPr="00A00A7C">
        <w:rPr>
          <w:rFonts w:eastAsia="標楷體"/>
          <w:sz w:val="18"/>
          <w:szCs w:val="18"/>
        </w:rPr>
        <w:t>256</w:t>
      </w:r>
      <w:r w:rsidR="003A3D6A" w:rsidRPr="00A00A7C">
        <w:rPr>
          <w:rFonts w:eastAsia="標楷體"/>
          <w:sz w:val="18"/>
          <w:szCs w:val="18"/>
        </w:rPr>
        <w:t xml:space="preserve"> </w:t>
      </w:r>
      <w:r w:rsidRPr="00A00A7C">
        <w:rPr>
          <w:rFonts w:eastAsia="標楷體"/>
          <w:sz w:val="18"/>
          <w:szCs w:val="18"/>
        </w:rPr>
        <w:t>bits</w:t>
      </w:r>
      <w:r w:rsidR="00D7228F" w:rsidRPr="00A00A7C">
        <w:rPr>
          <w:rFonts w:eastAsia="標楷體" w:hint="eastAsia"/>
          <w:sz w:val="18"/>
          <w:szCs w:val="18"/>
        </w:rPr>
        <w:t>）：</w:t>
      </w:r>
      <w:r w:rsidR="004F61C6" w:rsidRPr="00A00A7C">
        <w:rPr>
          <w:rFonts w:eastAsia="標楷體" w:hint="eastAsia"/>
          <w:sz w:val="18"/>
          <w:szCs w:val="18"/>
        </w:rPr>
        <w:t>記</w:t>
      </w:r>
      <w:r w:rsidR="00D7228F" w:rsidRPr="00A00A7C">
        <w:rPr>
          <w:rFonts w:eastAsia="標楷體" w:hint="eastAsia"/>
          <w:sz w:val="18"/>
          <w:szCs w:val="18"/>
        </w:rPr>
        <w:t>錄前一個區塊的雜湊值，透過</w:t>
      </w:r>
      <w:r w:rsidRPr="00A00A7C">
        <w:rPr>
          <w:rFonts w:eastAsia="標楷體" w:hint="eastAsia"/>
          <w:sz w:val="18"/>
          <w:szCs w:val="18"/>
        </w:rPr>
        <w:t>該</w:t>
      </w:r>
      <w:r w:rsidR="00D7228F" w:rsidRPr="00A00A7C">
        <w:rPr>
          <w:rFonts w:eastAsia="標楷體" w:hint="eastAsia"/>
          <w:sz w:val="18"/>
          <w:szCs w:val="18"/>
        </w:rPr>
        <w:t>值能把所有區塊首尾相連進而形成區塊鏈。</w:t>
      </w:r>
      <w:del w:id="43" w:author="jambo" w:date="2017-10-05T21:59:00Z">
        <w:r w:rsidR="00D7228F" w:rsidRPr="00A00A7C" w:rsidDel="00A549F5">
          <w:rPr>
            <w:rFonts w:eastAsia="標楷體" w:hint="eastAsia"/>
            <w:sz w:val="18"/>
            <w:szCs w:val="18"/>
          </w:rPr>
          <w:delText>除了形成鏈結外，也可以使得區塊更不易被修改，因新的區塊不斷地被疊加在舊的區塊上</w:delText>
        </w:r>
        <w:r w:rsidRPr="00A00A7C" w:rsidDel="00A549F5">
          <w:rPr>
            <w:rFonts w:eastAsia="標楷體" w:hint="eastAsia"/>
            <w:sz w:val="18"/>
            <w:szCs w:val="18"/>
          </w:rPr>
          <w:delText>，</w:delText>
        </w:r>
        <w:r w:rsidR="00D7228F" w:rsidRPr="00A00A7C" w:rsidDel="00A549F5">
          <w:rPr>
            <w:rFonts w:eastAsia="標楷體" w:hint="eastAsia"/>
            <w:sz w:val="18"/>
            <w:szCs w:val="18"/>
          </w:rPr>
          <w:delText>會使的舊有區塊的雜湊值不斷地被傳遞到最新的一塊，堆疊的越多就的區塊雜湊值被間接引用越多次，使得越早被創立的區塊越不易被竄改。</w:delText>
        </w:r>
      </w:del>
    </w:p>
    <w:p w14:paraId="5235EB03" w14:textId="1A6B1C30" w:rsidR="00D7228F" w:rsidRPr="006171AE" w:rsidRDefault="00D7228F" w:rsidP="00241B98">
      <w:pPr>
        <w:pStyle w:val="a4"/>
        <w:numPr>
          <w:ilvl w:val="0"/>
          <w:numId w:val="7"/>
        </w:numPr>
        <w:ind w:leftChars="0" w:left="284" w:hanging="284"/>
        <w:jc w:val="both"/>
        <w:rPr>
          <w:rFonts w:eastAsia="標楷體"/>
          <w:szCs w:val="24"/>
        </w:rPr>
      </w:pPr>
      <w:r w:rsidRPr="00A00A7C">
        <w:rPr>
          <w:rFonts w:eastAsia="標楷體"/>
          <w:sz w:val="18"/>
          <w:szCs w:val="18"/>
        </w:rPr>
        <w:t>Merkle Root</w:t>
      </w:r>
      <w:r w:rsidRPr="00A00A7C">
        <w:rPr>
          <w:rFonts w:eastAsia="標楷體" w:hint="eastAsia"/>
          <w:sz w:val="18"/>
          <w:szCs w:val="18"/>
        </w:rPr>
        <w:t>（</w:t>
      </w:r>
      <w:r w:rsidR="00B25A41" w:rsidRPr="00A00A7C">
        <w:rPr>
          <w:rFonts w:eastAsia="標楷體"/>
          <w:sz w:val="18"/>
          <w:szCs w:val="18"/>
        </w:rPr>
        <w:t>256</w:t>
      </w:r>
      <w:r w:rsidR="003A3D6A" w:rsidRPr="00A00A7C">
        <w:rPr>
          <w:rFonts w:eastAsia="標楷體"/>
          <w:sz w:val="18"/>
          <w:szCs w:val="18"/>
        </w:rPr>
        <w:t xml:space="preserve"> b</w:t>
      </w:r>
      <w:r w:rsidR="00B25A41" w:rsidRPr="00A00A7C">
        <w:rPr>
          <w:rFonts w:eastAsia="標楷體"/>
          <w:sz w:val="18"/>
          <w:szCs w:val="18"/>
        </w:rPr>
        <w:t>i</w:t>
      </w:r>
      <w:r w:rsidR="003A3D6A" w:rsidRPr="00A00A7C">
        <w:rPr>
          <w:rFonts w:eastAsia="標楷體"/>
          <w:sz w:val="18"/>
          <w:szCs w:val="18"/>
        </w:rPr>
        <w:t>tes</w:t>
      </w:r>
      <w:r w:rsidRPr="00A00A7C">
        <w:rPr>
          <w:rFonts w:eastAsia="標楷體" w:hint="eastAsia"/>
          <w:sz w:val="18"/>
          <w:szCs w:val="18"/>
        </w:rPr>
        <w:t>）</w:t>
      </w:r>
      <w:r w:rsidR="0047558A" w:rsidRPr="00A00A7C">
        <w:rPr>
          <w:rFonts w:eastAsia="標楷體"/>
          <w:sz w:val="18"/>
          <w:szCs w:val="18"/>
        </w:rPr>
        <w:fldChar w:fldCharType="begin"/>
      </w:r>
      <w:r w:rsidR="0047558A" w:rsidRPr="00A00A7C">
        <w:rPr>
          <w:rFonts w:eastAsia="標楷體"/>
          <w:sz w:val="18"/>
          <w:szCs w:val="18"/>
        </w:rPr>
        <w:instrText xml:space="preserve"> REF _Ref491962591 \r \h </w:instrText>
      </w:r>
      <w:r w:rsidR="006171AE" w:rsidRPr="00A00A7C">
        <w:rPr>
          <w:rFonts w:eastAsia="標楷體"/>
          <w:sz w:val="18"/>
          <w:szCs w:val="18"/>
        </w:rPr>
        <w:instrText xml:space="preserve"> \* MERGEFORMAT </w:instrText>
      </w:r>
      <w:r w:rsidR="0047558A" w:rsidRPr="00A00A7C">
        <w:rPr>
          <w:rFonts w:eastAsia="標楷體"/>
          <w:sz w:val="18"/>
          <w:szCs w:val="18"/>
        </w:rPr>
      </w:r>
      <w:r w:rsidR="0047558A" w:rsidRPr="00A00A7C">
        <w:rPr>
          <w:rFonts w:eastAsia="標楷體"/>
          <w:sz w:val="18"/>
          <w:szCs w:val="18"/>
        </w:rPr>
        <w:fldChar w:fldCharType="separate"/>
      </w:r>
      <w:r w:rsidR="002C3606">
        <w:rPr>
          <w:rFonts w:eastAsia="標楷體"/>
          <w:sz w:val="18"/>
          <w:szCs w:val="18"/>
        </w:rPr>
        <w:t>[14]</w:t>
      </w:r>
      <w:r w:rsidR="0047558A" w:rsidRPr="00A00A7C">
        <w:rPr>
          <w:rFonts w:eastAsia="標楷體"/>
          <w:sz w:val="18"/>
          <w:szCs w:val="18"/>
        </w:rPr>
        <w:fldChar w:fldCharType="end"/>
      </w:r>
      <w:r w:rsidRPr="00A00A7C">
        <w:rPr>
          <w:rFonts w:eastAsia="標楷體" w:hint="eastAsia"/>
          <w:sz w:val="18"/>
          <w:szCs w:val="18"/>
        </w:rPr>
        <w:t>：此值為</w:t>
      </w:r>
      <w:r w:rsidRPr="00A00A7C">
        <w:rPr>
          <w:rFonts w:eastAsia="標楷體" w:hint="eastAsia"/>
          <w:sz w:val="18"/>
          <w:szCs w:val="18"/>
        </w:rPr>
        <w:t>M</w:t>
      </w:r>
      <w:r w:rsidRPr="00A00A7C">
        <w:rPr>
          <w:rFonts w:eastAsia="標楷體"/>
          <w:sz w:val="18"/>
          <w:szCs w:val="18"/>
        </w:rPr>
        <w:t>e</w:t>
      </w:r>
      <w:r w:rsidRPr="00A00A7C">
        <w:rPr>
          <w:rFonts w:eastAsia="標楷體" w:hint="eastAsia"/>
          <w:sz w:val="18"/>
          <w:szCs w:val="18"/>
        </w:rPr>
        <w:t xml:space="preserve">rkle tree </w:t>
      </w:r>
      <w:r w:rsidRPr="00A00A7C">
        <w:rPr>
          <w:rFonts w:eastAsia="標楷體" w:hint="eastAsia"/>
          <w:sz w:val="18"/>
          <w:szCs w:val="18"/>
        </w:rPr>
        <w:t>根值，可以快速驗算當前區塊所有的儲存的交易是否正確</w:t>
      </w:r>
      <w:r w:rsidR="00B972E2" w:rsidRPr="00A00A7C">
        <w:rPr>
          <w:rFonts w:eastAsia="標楷體" w:hint="eastAsia"/>
          <w:sz w:val="18"/>
          <w:szCs w:val="18"/>
        </w:rPr>
        <w:t>，如下</w:t>
      </w:r>
      <w:r w:rsidR="00617CAB" w:rsidRPr="00A00A7C">
        <w:rPr>
          <w:rFonts w:eastAsia="標楷體"/>
          <w:sz w:val="18"/>
          <w:szCs w:val="18"/>
        </w:rPr>
        <w:fldChar w:fldCharType="begin"/>
      </w:r>
      <w:r w:rsidR="00617CAB" w:rsidRPr="00A00A7C">
        <w:rPr>
          <w:rFonts w:eastAsia="標楷體"/>
          <w:sz w:val="18"/>
          <w:szCs w:val="18"/>
        </w:rPr>
        <w:instrText xml:space="preserve"> REF _Ref492316993 \h </w:instrText>
      </w:r>
      <w:r w:rsidR="00441060" w:rsidRPr="00A00A7C">
        <w:rPr>
          <w:rFonts w:eastAsia="標楷體"/>
          <w:sz w:val="18"/>
          <w:szCs w:val="18"/>
        </w:rPr>
        <w:instrText xml:space="preserve"> \* MERGEFORMAT </w:instrText>
      </w:r>
      <w:r w:rsidR="00617CAB" w:rsidRPr="00A00A7C">
        <w:rPr>
          <w:rFonts w:eastAsia="標楷體"/>
          <w:sz w:val="18"/>
          <w:szCs w:val="18"/>
        </w:rPr>
      </w:r>
      <w:r w:rsidR="00617CAB" w:rsidRPr="00A00A7C">
        <w:rPr>
          <w:rFonts w:eastAsia="標楷體"/>
          <w:sz w:val="18"/>
          <w:szCs w:val="18"/>
        </w:rPr>
        <w:fldChar w:fldCharType="separate"/>
      </w:r>
      <w:r w:rsidR="002C3606" w:rsidRPr="00D17AB7">
        <w:rPr>
          <w:rFonts w:eastAsia="標楷體" w:hint="eastAsia"/>
          <w:sz w:val="18"/>
          <w:szCs w:val="18"/>
        </w:rPr>
        <w:t>圖</w:t>
      </w:r>
      <w:r w:rsidR="002C3606" w:rsidRPr="00D17AB7">
        <w:rPr>
          <w:rFonts w:eastAsia="標楷體"/>
          <w:sz w:val="18"/>
          <w:szCs w:val="18"/>
        </w:rPr>
        <w:t xml:space="preserve"> </w:t>
      </w:r>
      <w:r w:rsidR="002C3606" w:rsidRPr="00D17AB7">
        <w:rPr>
          <w:rFonts w:eastAsia="標楷體"/>
          <w:noProof/>
          <w:sz w:val="18"/>
          <w:szCs w:val="18"/>
        </w:rPr>
        <w:t>3</w:t>
      </w:r>
      <w:r w:rsidR="00617CAB" w:rsidRPr="00A00A7C">
        <w:rPr>
          <w:rFonts w:eastAsia="標楷體"/>
          <w:sz w:val="18"/>
          <w:szCs w:val="18"/>
        </w:rPr>
        <w:fldChar w:fldCharType="end"/>
      </w:r>
      <w:r w:rsidRPr="00A00A7C">
        <w:rPr>
          <w:rFonts w:eastAsia="標楷體" w:hint="eastAsia"/>
          <w:sz w:val="18"/>
          <w:szCs w:val="18"/>
        </w:rPr>
        <w:t>。</w:t>
      </w:r>
    </w:p>
    <w:p w14:paraId="1E057782" w14:textId="531F9A25" w:rsidR="003A3D6A" w:rsidRPr="001F62DC" w:rsidRDefault="003A3D6A" w:rsidP="000A6982">
      <w:pPr>
        <w:pStyle w:val="a4"/>
        <w:ind w:leftChars="0" w:left="284"/>
        <w:jc w:val="center"/>
        <w:rPr>
          <w:rFonts w:eastAsia="標楷體"/>
          <w:szCs w:val="24"/>
        </w:rPr>
      </w:pPr>
      <w:r w:rsidRPr="001F62DC">
        <w:rPr>
          <w:rFonts w:eastAsia="標楷體"/>
          <w:noProof/>
        </w:rPr>
        <w:drawing>
          <wp:inline distT="0" distB="0" distL="0" distR="0" wp14:anchorId="3CD13D34" wp14:editId="2D2FA664">
            <wp:extent cx="2248434" cy="576580"/>
            <wp:effectExtent l="0" t="0" r="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2759" cy="593075"/>
                    </a:xfrm>
                    <a:prstGeom prst="rect">
                      <a:avLst/>
                    </a:prstGeom>
                  </pic:spPr>
                </pic:pic>
              </a:graphicData>
            </a:graphic>
          </wp:inline>
        </w:drawing>
      </w:r>
    </w:p>
    <w:p w14:paraId="2B740F0F" w14:textId="4D29E019" w:rsidR="003A3D6A" w:rsidRPr="00543354" w:rsidRDefault="001D24F1" w:rsidP="000A6982">
      <w:pPr>
        <w:pStyle w:val="a4"/>
        <w:ind w:leftChars="0" w:left="284"/>
        <w:jc w:val="center"/>
        <w:rPr>
          <w:rFonts w:eastAsia="標楷體"/>
          <w:b/>
          <w:sz w:val="18"/>
          <w:szCs w:val="18"/>
        </w:rPr>
      </w:pPr>
      <w:bookmarkStart w:id="44" w:name="_Ref492316993"/>
      <w:r w:rsidRPr="00543354">
        <w:rPr>
          <w:rFonts w:eastAsia="標楷體" w:hint="eastAsia"/>
          <w:b/>
          <w:sz w:val="18"/>
          <w:szCs w:val="18"/>
        </w:rPr>
        <w:t>圖</w:t>
      </w:r>
      <w:r w:rsidRPr="00543354">
        <w:rPr>
          <w:rFonts w:eastAsia="標楷體"/>
          <w:b/>
          <w:sz w:val="18"/>
          <w:szCs w:val="18"/>
        </w:rPr>
        <w:t xml:space="preserve"> </w:t>
      </w:r>
      <w:r w:rsidRPr="00543354">
        <w:rPr>
          <w:rFonts w:eastAsia="標楷體"/>
          <w:b/>
          <w:sz w:val="18"/>
          <w:szCs w:val="18"/>
        </w:rPr>
        <w:fldChar w:fldCharType="begin"/>
      </w:r>
      <w:r w:rsidRPr="00543354">
        <w:rPr>
          <w:rFonts w:eastAsia="標楷體"/>
          <w:b/>
          <w:sz w:val="18"/>
          <w:szCs w:val="18"/>
        </w:rPr>
        <w:instrText xml:space="preserve"> SEQ </w:instrText>
      </w:r>
      <w:r w:rsidRPr="00543354">
        <w:rPr>
          <w:rFonts w:eastAsia="標楷體" w:hint="eastAsia"/>
          <w:b/>
          <w:sz w:val="18"/>
          <w:szCs w:val="18"/>
        </w:rPr>
        <w:instrText>圖</w:instrText>
      </w:r>
      <w:r w:rsidRPr="00543354">
        <w:rPr>
          <w:rFonts w:eastAsia="標楷體"/>
          <w:b/>
          <w:sz w:val="18"/>
          <w:szCs w:val="18"/>
        </w:rPr>
        <w:instrText xml:space="preserve"> \* ARABIC </w:instrText>
      </w:r>
      <w:r w:rsidRPr="00543354">
        <w:rPr>
          <w:rFonts w:eastAsia="標楷體"/>
          <w:b/>
          <w:sz w:val="18"/>
          <w:szCs w:val="18"/>
        </w:rPr>
        <w:fldChar w:fldCharType="separate"/>
      </w:r>
      <w:r w:rsidR="002C3606">
        <w:rPr>
          <w:rFonts w:eastAsia="標楷體"/>
          <w:b/>
          <w:noProof/>
          <w:sz w:val="18"/>
          <w:szCs w:val="18"/>
        </w:rPr>
        <w:t>3</w:t>
      </w:r>
      <w:r w:rsidRPr="00543354">
        <w:rPr>
          <w:rFonts w:eastAsia="標楷體"/>
          <w:b/>
          <w:sz w:val="18"/>
          <w:szCs w:val="18"/>
        </w:rPr>
        <w:fldChar w:fldCharType="end"/>
      </w:r>
      <w:bookmarkEnd w:id="44"/>
      <w:r w:rsidR="003A3D6A" w:rsidRPr="00543354">
        <w:rPr>
          <w:rFonts w:eastAsia="標楷體" w:hint="eastAsia"/>
          <w:b/>
          <w:sz w:val="18"/>
          <w:szCs w:val="18"/>
        </w:rPr>
        <w:t xml:space="preserve"> Merkl</w:t>
      </w:r>
      <w:r w:rsidR="003A3D6A" w:rsidRPr="00543354">
        <w:rPr>
          <w:rFonts w:eastAsia="標楷體"/>
          <w:b/>
          <w:sz w:val="18"/>
          <w:szCs w:val="18"/>
        </w:rPr>
        <w:t>e</w:t>
      </w:r>
      <w:r w:rsidR="003A3D6A" w:rsidRPr="00543354">
        <w:rPr>
          <w:rFonts w:eastAsia="標楷體" w:hint="eastAsia"/>
          <w:b/>
          <w:sz w:val="18"/>
          <w:szCs w:val="18"/>
        </w:rPr>
        <w:t xml:space="preserve"> Root</w:t>
      </w:r>
      <w:r w:rsidR="003A3D6A" w:rsidRPr="00543354">
        <w:rPr>
          <w:rFonts w:eastAsia="標楷體" w:hint="eastAsia"/>
          <w:b/>
          <w:sz w:val="18"/>
          <w:szCs w:val="18"/>
        </w:rPr>
        <w:t>生成示意圖</w:t>
      </w:r>
    </w:p>
    <w:p w14:paraId="4986B706" w14:textId="77777777" w:rsidR="000A6982" w:rsidRPr="00543354" w:rsidRDefault="000A6982" w:rsidP="003A3D6A">
      <w:pPr>
        <w:pStyle w:val="a4"/>
        <w:ind w:leftChars="0" w:left="284"/>
        <w:jc w:val="both"/>
        <w:rPr>
          <w:rFonts w:eastAsia="標楷體"/>
          <w:sz w:val="12"/>
          <w:szCs w:val="12"/>
        </w:rPr>
      </w:pPr>
    </w:p>
    <w:p w14:paraId="7985ABC7" w14:textId="57207A1E" w:rsidR="00D7228F" w:rsidRPr="00543354" w:rsidRDefault="00D7228F" w:rsidP="00241B98">
      <w:pPr>
        <w:pStyle w:val="a4"/>
        <w:numPr>
          <w:ilvl w:val="0"/>
          <w:numId w:val="7"/>
        </w:numPr>
        <w:ind w:leftChars="0" w:left="284" w:hanging="284"/>
        <w:jc w:val="both"/>
        <w:rPr>
          <w:rFonts w:eastAsia="標楷體"/>
          <w:sz w:val="18"/>
          <w:szCs w:val="18"/>
        </w:rPr>
      </w:pPr>
      <w:r w:rsidRPr="00543354">
        <w:rPr>
          <w:rFonts w:eastAsia="標楷體" w:hint="eastAsia"/>
          <w:sz w:val="18"/>
          <w:szCs w:val="18"/>
        </w:rPr>
        <w:t>時間戳記（</w:t>
      </w:r>
      <w:r w:rsidR="00B25A41" w:rsidRPr="00543354">
        <w:rPr>
          <w:rFonts w:eastAsia="標楷體"/>
          <w:sz w:val="18"/>
          <w:szCs w:val="18"/>
        </w:rPr>
        <w:t>32 bits</w:t>
      </w:r>
      <w:r w:rsidRPr="00543354">
        <w:rPr>
          <w:rFonts w:eastAsia="標楷體" w:hint="eastAsia"/>
          <w:sz w:val="18"/>
          <w:szCs w:val="18"/>
        </w:rPr>
        <w:t>）：記錄區塊生成時間，格式為年、月、日、時及秒。</w:t>
      </w:r>
    </w:p>
    <w:p w14:paraId="181BDB65" w14:textId="5FE73A59" w:rsidR="00D7228F" w:rsidRPr="00543354" w:rsidRDefault="00D7228F" w:rsidP="00241B98">
      <w:pPr>
        <w:pStyle w:val="a4"/>
        <w:numPr>
          <w:ilvl w:val="0"/>
          <w:numId w:val="7"/>
        </w:numPr>
        <w:ind w:leftChars="0" w:left="284" w:hanging="284"/>
        <w:jc w:val="both"/>
        <w:rPr>
          <w:rFonts w:eastAsia="標楷體"/>
          <w:sz w:val="18"/>
          <w:szCs w:val="18"/>
        </w:rPr>
      </w:pPr>
      <w:r w:rsidRPr="00543354">
        <w:rPr>
          <w:rFonts w:eastAsia="標楷體" w:hint="eastAsia"/>
          <w:sz w:val="18"/>
          <w:szCs w:val="18"/>
        </w:rPr>
        <w:t>難易度（</w:t>
      </w:r>
      <w:r w:rsidR="00B25A41" w:rsidRPr="00543354">
        <w:rPr>
          <w:rFonts w:eastAsia="標楷體"/>
          <w:sz w:val="18"/>
          <w:szCs w:val="18"/>
        </w:rPr>
        <w:t>32</w:t>
      </w:r>
      <w:r w:rsidR="003A3D6A" w:rsidRPr="00543354">
        <w:rPr>
          <w:rFonts w:eastAsia="標楷體"/>
          <w:sz w:val="18"/>
          <w:szCs w:val="18"/>
        </w:rPr>
        <w:t xml:space="preserve"> b</w:t>
      </w:r>
      <w:r w:rsidR="00B25A41" w:rsidRPr="00543354">
        <w:rPr>
          <w:rFonts w:eastAsia="標楷體"/>
          <w:sz w:val="18"/>
          <w:szCs w:val="18"/>
        </w:rPr>
        <w:t>i</w:t>
      </w:r>
      <w:r w:rsidR="003A3D6A" w:rsidRPr="00543354">
        <w:rPr>
          <w:rFonts w:eastAsia="標楷體"/>
          <w:sz w:val="18"/>
          <w:szCs w:val="18"/>
        </w:rPr>
        <w:t>ts</w:t>
      </w:r>
      <w:r w:rsidRPr="00543354">
        <w:rPr>
          <w:rFonts w:eastAsia="標楷體" w:hint="eastAsia"/>
          <w:sz w:val="18"/>
          <w:szCs w:val="18"/>
        </w:rPr>
        <w:t>）：為工作量證明類演算法解的難易度目標值。</w:t>
      </w:r>
    </w:p>
    <w:p w14:paraId="7FBC6CF5" w14:textId="388DB5F2" w:rsidR="00D7228F" w:rsidRPr="00CE14E3" w:rsidRDefault="00D7228F" w:rsidP="00241B98">
      <w:pPr>
        <w:pStyle w:val="a4"/>
        <w:numPr>
          <w:ilvl w:val="0"/>
          <w:numId w:val="7"/>
        </w:numPr>
        <w:ind w:leftChars="0" w:left="284" w:hanging="284"/>
        <w:jc w:val="both"/>
        <w:rPr>
          <w:rFonts w:eastAsia="標楷體"/>
          <w:szCs w:val="24"/>
        </w:rPr>
      </w:pPr>
      <w:r w:rsidRPr="00543354">
        <w:rPr>
          <w:rFonts w:eastAsia="標楷體"/>
          <w:sz w:val="18"/>
          <w:szCs w:val="18"/>
        </w:rPr>
        <w:t>Nonce</w:t>
      </w:r>
      <w:r w:rsidRPr="00543354">
        <w:rPr>
          <w:rFonts w:eastAsia="標楷體" w:hint="eastAsia"/>
          <w:sz w:val="18"/>
          <w:szCs w:val="18"/>
        </w:rPr>
        <w:t>（</w:t>
      </w:r>
      <w:r w:rsidR="00B25A41" w:rsidRPr="00543354">
        <w:rPr>
          <w:rFonts w:eastAsia="標楷體"/>
          <w:sz w:val="18"/>
          <w:szCs w:val="18"/>
        </w:rPr>
        <w:t>32</w:t>
      </w:r>
      <w:r w:rsidR="003A3D6A" w:rsidRPr="00543354">
        <w:rPr>
          <w:rFonts w:eastAsia="標楷體"/>
          <w:sz w:val="18"/>
          <w:szCs w:val="18"/>
        </w:rPr>
        <w:t xml:space="preserve"> b</w:t>
      </w:r>
      <w:r w:rsidR="00B25A41" w:rsidRPr="00543354">
        <w:rPr>
          <w:rFonts w:eastAsia="標楷體"/>
          <w:sz w:val="18"/>
          <w:szCs w:val="18"/>
        </w:rPr>
        <w:t>i</w:t>
      </w:r>
      <w:r w:rsidR="003A3D6A" w:rsidRPr="00543354">
        <w:rPr>
          <w:rFonts w:eastAsia="標楷體"/>
          <w:sz w:val="18"/>
          <w:szCs w:val="18"/>
        </w:rPr>
        <w:t>ts</w:t>
      </w:r>
      <w:r w:rsidRPr="00543354">
        <w:rPr>
          <w:rFonts w:eastAsia="標楷體" w:hint="eastAsia"/>
          <w:sz w:val="18"/>
          <w:szCs w:val="18"/>
        </w:rPr>
        <w:t>）：記錄當前區塊工作量證明演算法的解。</w:t>
      </w:r>
    </w:p>
    <w:p w14:paraId="51F1CD6B" w14:textId="7A6FF104" w:rsidR="0073181B" w:rsidRPr="006171AE" w:rsidDel="00A549F5" w:rsidRDefault="00D7228F" w:rsidP="004B47C1">
      <w:pPr>
        <w:pStyle w:val="a6"/>
        <w:rPr>
          <w:del w:id="45" w:author="jambo" w:date="2017-10-05T21:53:00Z"/>
          <w:szCs w:val="24"/>
        </w:rPr>
      </w:pPr>
      <w:del w:id="46" w:author="jambo" w:date="2017-10-05T21:53:00Z">
        <w:r w:rsidRPr="00342F5E" w:rsidDel="00A549F5">
          <w:rPr>
            <w:rFonts w:hint="eastAsia"/>
          </w:rPr>
          <w:delText>區塊主體會因為區塊鏈被設計於不同的應用而有所改變，以比特幣為例，比特幣區塊鏈中被記載著於</w:delText>
        </w:r>
        <w:r w:rsidRPr="00342F5E" w:rsidDel="00A549F5">
          <w:delText>2009</w:delText>
        </w:r>
        <w:r w:rsidRPr="00342F5E" w:rsidDel="00A549F5">
          <w:rPr>
            <w:rFonts w:hint="eastAsia"/>
          </w:rPr>
          <w:delText>年（比特幣開始運行的年份）至今所有的交易</w:delText>
        </w:r>
        <w:r w:rsidR="004F61C6" w:rsidRPr="00342F5E" w:rsidDel="00A549F5">
          <w:rPr>
            <w:rFonts w:hint="eastAsia"/>
          </w:rPr>
          <w:delText>記</w:delText>
        </w:r>
        <w:r w:rsidRPr="00342F5E" w:rsidDel="00A549F5">
          <w:rPr>
            <w:rFonts w:hint="eastAsia"/>
          </w:rPr>
          <w:delText>錄，其交易</w:delText>
        </w:r>
        <w:r w:rsidR="00F3790B" w:rsidRPr="00342F5E" w:rsidDel="00A549F5">
          <w:rPr>
            <w:rFonts w:hint="eastAsia"/>
          </w:rPr>
          <w:delText>形式</w:delText>
        </w:r>
        <w:r w:rsidRPr="00342F5E" w:rsidDel="00A549F5">
          <w:rPr>
            <w:rFonts w:hint="eastAsia"/>
          </w:rPr>
          <w:delText>被允許為多對一、一對多、多對多以及無對多（指創建區塊所得的獎勵，並無明確的比特幣來源</w:delText>
        </w:r>
        <w:r w:rsidR="00F3790B" w:rsidRPr="00342F5E" w:rsidDel="00A549F5">
          <w:rPr>
            <w:rFonts w:hint="eastAsia"/>
          </w:rPr>
          <w:delText>，也就是礦工創建的區塊所得到的獎勵</w:delText>
        </w:r>
        <w:r w:rsidRPr="00342F5E" w:rsidDel="00A549F5">
          <w:rPr>
            <w:rFonts w:hint="eastAsia"/>
          </w:rPr>
          <w:delText>）。除了</w:delText>
        </w:r>
        <w:r w:rsidR="00A00A7C" w:rsidDel="00A549F5">
          <w:rPr>
            <w:rFonts w:hint="eastAsia"/>
          </w:rPr>
          <w:delText>加密貨幣</w:delText>
        </w:r>
        <w:r w:rsidRPr="00342F5E" w:rsidDel="00A549F5">
          <w:rPr>
            <w:rFonts w:hint="eastAsia"/>
          </w:rPr>
          <w:delText>外，亦有</w:delText>
        </w:r>
        <w:r w:rsidR="00F3790B" w:rsidRPr="00342F5E" w:rsidDel="00A549F5">
          <w:rPr>
            <w:rFonts w:hint="eastAsia"/>
          </w:rPr>
          <w:delText>其他功能的</w:delText>
        </w:r>
        <w:r w:rsidRPr="00342F5E" w:rsidDel="00A549F5">
          <w:rPr>
            <w:rFonts w:hint="eastAsia"/>
          </w:rPr>
          <w:delText>區塊鏈、票券區塊鏈以及食安區塊鏈正在研發測試。</w:delText>
        </w:r>
      </w:del>
    </w:p>
    <w:p w14:paraId="2792C6CF" w14:textId="567A2031" w:rsidR="001D3F77" w:rsidRPr="006171AE" w:rsidRDefault="001D3F77" w:rsidP="001D3F77">
      <w:pPr>
        <w:pStyle w:val="21"/>
        <w:numPr>
          <w:ilvl w:val="2"/>
          <w:numId w:val="4"/>
        </w:numPr>
        <w:snapToGrid w:val="0"/>
        <w:outlineLvl w:val="9"/>
        <w:rPr>
          <w:sz w:val="22"/>
          <w:szCs w:val="24"/>
        </w:rPr>
      </w:pPr>
      <w:r w:rsidRPr="006171AE">
        <w:rPr>
          <w:rFonts w:hint="eastAsia"/>
          <w:sz w:val="22"/>
        </w:rPr>
        <w:t>區塊鏈</w:t>
      </w:r>
      <w:r w:rsidR="00F3790B" w:rsidRPr="006171AE">
        <w:rPr>
          <w:rFonts w:hint="eastAsia"/>
          <w:sz w:val="22"/>
          <w:szCs w:val="24"/>
        </w:rPr>
        <w:t>之</w:t>
      </w:r>
      <w:r w:rsidRPr="006171AE">
        <w:rPr>
          <w:rFonts w:hint="eastAsia"/>
          <w:sz w:val="22"/>
          <w:szCs w:val="24"/>
        </w:rPr>
        <w:t>優點</w:t>
      </w:r>
    </w:p>
    <w:p w14:paraId="7C2E8882" w14:textId="4B2A77BD" w:rsidR="001D3F77" w:rsidRPr="00ED12C0" w:rsidRDefault="00F31ADC" w:rsidP="004E61BC">
      <w:pPr>
        <w:pStyle w:val="a4"/>
        <w:widowControl w:val="0"/>
        <w:autoSpaceDN/>
        <w:ind w:leftChars="0" w:left="0" w:firstLineChars="213" w:firstLine="426"/>
        <w:jc w:val="both"/>
        <w:textAlignment w:val="auto"/>
      </w:pPr>
      <w:r w:rsidRPr="004E61BC">
        <w:rPr>
          <w:rFonts w:eastAsia="標楷體" w:hint="eastAsia"/>
          <w:szCs w:val="24"/>
        </w:rPr>
        <w:t>區塊鏈具有</w:t>
      </w:r>
      <w:r w:rsidR="001D3F77" w:rsidRPr="004E61BC">
        <w:rPr>
          <w:rFonts w:eastAsia="標楷體" w:hint="eastAsia"/>
          <w:szCs w:val="24"/>
        </w:rPr>
        <w:t>公開透明的交易資料</w:t>
      </w:r>
      <w:r w:rsidRPr="004E61BC">
        <w:rPr>
          <w:rFonts w:eastAsia="標楷體" w:hint="eastAsia"/>
          <w:szCs w:val="24"/>
        </w:rPr>
        <w:t>，</w:t>
      </w:r>
      <w:r w:rsidR="001D3F77" w:rsidRPr="004E61BC">
        <w:rPr>
          <w:rFonts w:eastAsia="標楷體" w:hint="eastAsia"/>
        </w:rPr>
        <w:t>所有的交易</w:t>
      </w:r>
      <w:r w:rsidR="004F61C6" w:rsidRPr="004E61BC">
        <w:rPr>
          <w:rFonts w:eastAsia="標楷體" w:hint="eastAsia"/>
        </w:rPr>
        <w:t>記</w:t>
      </w:r>
      <w:r w:rsidR="001D3F77" w:rsidRPr="004E61BC">
        <w:rPr>
          <w:rFonts w:eastAsia="標楷體" w:hint="eastAsia"/>
        </w:rPr>
        <w:t>錄皆為公開透明，所有的人都可以驗算每一筆交易</w:t>
      </w:r>
      <w:r w:rsidR="004F61C6" w:rsidRPr="004E61BC">
        <w:rPr>
          <w:rFonts w:eastAsia="標楷體" w:hint="eastAsia"/>
        </w:rPr>
        <w:t>記</w:t>
      </w:r>
      <w:r w:rsidR="001D3F77" w:rsidRPr="004E61BC">
        <w:rPr>
          <w:rFonts w:eastAsia="標楷體" w:hint="eastAsia"/>
        </w:rPr>
        <w:t>錄的正確性，資料公開透明使得交易資料可信。區塊鏈公開透明的特性，促使著公司降低取得原始資料的門檻做出視覺化的開發計畫，甚至是利用大</w:t>
      </w:r>
      <w:r w:rsidR="004F61C6" w:rsidRPr="004E61BC">
        <w:rPr>
          <w:rFonts w:eastAsia="標楷體" w:hint="eastAsia"/>
        </w:rPr>
        <w:t>數據</w:t>
      </w:r>
      <w:r w:rsidR="001D3F77" w:rsidRPr="004E61BC">
        <w:rPr>
          <w:rFonts w:eastAsia="標楷體" w:hint="eastAsia"/>
        </w:rPr>
        <w:t>分析分析出前所未見的觀點。</w:t>
      </w:r>
    </w:p>
    <w:p w14:paraId="437E4B0A" w14:textId="2FDCFA3A" w:rsidR="00D60092" w:rsidRPr="005A1258" w:rsidRDefault="00D60092" w:rsidP="002B4B85">
      <w:pPr>
        <w:pStyle w:val="a6"/>
      </w:pPr>
      <w:r w:rsidRPr="004B47C1">
        <w:rPr>
          <w:rFonts w:hint="eastAsia"/>
        </w:rPr>
        <w:t>基於區塊鏈的特性，</w:t>
      </w:r>
      <w:r w:rsidR="005A1258">
        <w:rPr>
          <w:rFonts w:hint="eastAsia"/>
        </w:rPr>
        <w:t>如</w:t>
      </w:r>
      <w:r w:rsidR="005A1258">
        <w:fldChar w:fldCharType="begin"/>
      </w:r>
      <w:r w:rsidR="005A1258">
        <w:instrText xml:space="preserve"> </w:instrText>
      </w:r>
      <w:r w:rsidR="005A1258">
        <w:rPr>
          <w:rFonts w:hint="eastAsia"/>
        </w:rPr>
        <w:instrText>REF _Ref492565392 \n \h</w:instrText>
      </w:r>
      <w:r w:rsidR="005A1258">
        <w:instrText xml:space="preserve"> </w:instrText>
      </w:r>
      <w:r w:rsidR="005A1258">
        <w:fldChar w:fldCharType="separate"/>
      </w:r>
      <w:r w:rsidR="002C3606">
        <w:t>2.3.1</w:t>
      </w:r>
      <w:r w:rsidR="005A1258">
        <w:fldChar w:fldCharType="end"/>
      </w:r>
      <w:r w:rsidR="005A1258">
        <w:rPr>
          <w:rFonts w:hint="eastAsia"/>
        </w:rPr>
        <w:t>子節所</w:t>
      </w:r>
      <w:r w:rsidR="007B0A77">
        <w:rPr>
          <w:rFonts w:hint="eastAsia"/>
        </w:rPr>
        <w:t>描述</w:t>
      </w:r>
      <w:r w:rsidR="005A1258">
        <w:rPr>
          <w:rFonts w:hint="eastAsia"/>
        </w:rPr>
        <w:t>，</w:t>
      </w:r>
      <w:r w:rsidRPr="005A1258">
        <w:rPr>
          <w:rFonts w:hint="eastAsia"/>
        </w:rPr>
        <w:t>只要</w:t>
      </w:r>
      <w:r w:rsidRPr="005A1258">
        <w:rPr>
          <w:rFonts w:hint="eastAsia"/>
        </w:rPr>
        <w:lastRenderedPageBreak/>
        <w:t>區塊中的一個</w:t>
      </w:r>
      <w:r w:rsidR="003F046B" w:rsidRPr="005A1258">
        <w:rPr>
          <w:rFonts w:hint="eastAsia"/>
        </w:rPr>
        <w:t>數</w:t>
      </w:r>
      <w:r w:rsidRPr="005A1258">
        <w:rPr>
          <w:rFonts w:hint="eastAsia"/>
        </w:rPr>
        <w:t>值遭到修改，即便是一個</w:t>
      </w:r>
      <w:r w:rsidR="003F046B" w:rsidRPr="005A1258">
        <w:rPr>
          <w:rFonts w:hint="eastAsia"/>
        </w:rPr>
        <w:t>位元</w:t>
      </w:r>
      <w:r w:rsidRPr="005A1258">
        <w:rPr>
          <w:rFonts w:hint="eastAsia"/>
        </w:rPr>
        <w:t>，也會使全部的雜湊值完全不同，也就是雪崩效應，也因為存在著這樣的結構，保障著所有的資料永遠不會被更動，如果校驗的結果被更動，該區塊不會被系統接受。使得所有的交易</w:t>
      </w:r>
      <w:r w:rsidR="004F61C6" w:rsidRPr="005A1258">
        <w:rPr>
          <w:rFonts w:hint="eastAsia"/>
        </w:rPr>
        <w:t>記</w:t>
      </w:r>
      <w:r w:rsidRPr="005A1258">
        <w:rPr>
          <w:rFonts w:hint="eastAsia"/>
        </w:rPr>
        <w:t>錄只要進了區塊鏈皆無法修改及刪除。</w:t>
      </w:r>
    </w:p>
    <w:p w14:paraId="44F61A09" w14:textId="17B7C74F" w:rsidR="00D60092" w:rsidRPr="00CD75E1" w:rsidDel="00D172CC" w:rsidRDefault="00D60092" w:rsidP="002B4B85">
      <w:pPr>
        <w:pStyle w:val="a6"/>
        <w:rPr>
          <w:del w:id="47" w:author="jambo" w:date="2017-10-05T20:53:00Z"/>
        </w:rPr>
      </w:pPr>
      <w:del w:id="48" w:author="jambo" w:date="2017-10-05T20:53:00Z">
        <w:r w:rsidRPr="007B0A77" w:rsidDel="00D172CC">
          <w:rPr>
            <w:rFonts w:hint="eastAsia"/>
          </w:rPr>
          <w:delText>傳統的中心化網路，由於僅有個位數級的伺服器主機，非常容易成為被集中攻擊的對象</w:delText>
        </w:r>
        <w:r w:rsidR="007B0A77" w:rsidRPr="005A1258" w:rsidDel="00D172CC">
          <w:rPr>
            <w:rFonts w:hint="eastAsia"/>
          </w:rPr>
          <w:delText>。</w:delText>
        </w:r>
        <w:r w:rsidR="00D676A0" w:rsidRPr="007E17A8" w:rsidDel="00D172CC">
          <w:rPr>
            <w:rFonts w:hint="eastAsia"/>
          </w:rPr>
          <w:delText>尤其是</w:delText>
        </w:r>
        <w:r w:rsidRPr="007E17A8" w:rsidDel="00D172CC">
          <w:rPr>
            <w:rFonts w:hint="eastAsia"/>
          </w:rPr>
          <w:delText>近年來也因為比特幣的盛行，成為勒索軟體的主要支付方式，而基於</w:delText>
        </w:r>
        <w:r w:rsidR="00D676A0" w:rsidRPr="00CD75E1" w:rsidDel="00D172CC">
          <w:rPr>
            <w:rFonts w:hint="eastAsia"/>
          </w:rPr>
          <w:delText>同儕</w:delText>
        </w:r>
        <w:r w:rsidR="008F48C4" w:rsidRPr="00CD75E1" w:rsidDel="00D172CC">
          <w:rPr>
            <w:rFonts w:hint="eastAsia"/>
          </w:rPr>
          <w:delText>網路</w:delText>
        </w:r>
        <w:r w:rsidRPr="00CD75E1" w:rsidDel="00D172CC">
          <w:rPr>
            <w:rFonts w:hint="eastAsia"/>
          </w:rPr>
          <w:delText>的區塊鏈，即便單一節點的資料被攻擊者</w:delText>
        </w:r>
        <w:r w:rsidR="008F48C4" w:rsidRPr="00CD75E1" w:rsidDel="00D172CC">
          <w:rPr>
            <w:rFonts w:hint="eastAsia"/>
          </w:rPr>
          <w:delText>執行</w:delText>
        </w:r>
        <w:r w:rsidRPr="00CD75E1" w:rsidDel="00D172CC">
          <w:rPr>
            <w:rFonts w:hint="eastAsia"/>
          </w:rPr>
          <w:delText>資料加密</w:delText>
        </w:r>
        <w:r w:rsidR="008F48C4" w:rsidRPr="00CD75E1" w:rsidDel="00D172CC">
          <w:rPr>
            <w:rFonts w:hint="eastAsia"/>
          </w:rPr>
          <w:delText>，</w:delText>
        </w:r>
        <w:r w:rsidRPr="00CD75E1" w:rsidDel="00D172CC">
          <w:rPr>
            <w:rFonts w:hint="eastAsia"/>
          </w:rPr>
          <w:delText>進行綁架勒索</w:delText>
        </w:r>
        <w:r w:rsidR="007B0A77" w:rsidRPr="005A1258" w:rsidDel="00D172CC">
          <w:rPr>
            <w:rFonts w:hint="eastAsia"/>
          </w:rPr>
          <w:delText>。</w:delText>
        </w:r>
        <w:r w:rsidRPr="007B0A77" w:rsidDel="00D172CC">
          <w:rPr>
            <w:rFonts w:hint="eastAsia"/>
          </w:rPr>
          <w:delText>這樣</w:delText>
        </w:r>
        <w:r w:rsidR="008F48C4" w:rsidRPr="007B0A77" w:rsidDel="00D172CC">
          <w:rPr>
            <w:rFonts w:hint="eastAsia"/>
          </w:rPr>
          <w:delText>的攻擊手法</w:delText>
        </w:r>
        <w:r w:rsidRPr="007B0A77" w:rsidDel="00D172CC">
          <w:rPr>
            <w:rFonts w:hint="eastAsia"/>
          </w:rPr>
          <w:delText>，對去中心化的區塊鏈交易系統不會構成太大的威脅，畢竟在比特幣網</w:delText>
        </w:r>
        <w:r w:rsidR="00A00A7C" w:rsidDel="00D172CC">
          <w:rPr>
            <w:rFonts w:hint="eastAsia"/>
          </w:rPr>
          <w:delText>路</w:delText>
        </w:r>
        <w:r w:rsidRPr="007B0A77" w:rsidDel="00D172CC">
          <w:rPr>
            <w:rFonts w:hint="eastAsia"/>
          </w:rPr>
          <w:delText>中有眾多的</w:delText>
        </w:r>
        <w:r w:rsidR="008F48C4" w:rsidRPr="007E17A8" w:rsidDel="00D172CC">
          <w:rPr>
            <w:rFonts w:hint="eastAsia"/>
          </w:rPr>
          <w:delText>區塊鏈</w:delText>
        </w:r>
        <w:r w:rsidR="00D676A0" w:rsidRPr="007E17A8" w:rsidDel="00D172CC">
          <w:rPr>
            <w:rFonts w:hint="eastAsia"/>
          </w:rPr>
          <w:delText>節</w:delText>
        </w:r>
        <w:r w:rsidRPr="007E17A8" w:rsidDel="00D172CC">
          <w:rPr>
            <w:rFonts w:hint="eastAsia"/>
          </w:rPr>
          <w:delText>點，並不會因為一個節點的損毀而</w:delText>
        </w:r>
        <w:r w:rsidR="008F48C4" w:rsidRPr="00CD75E1" w:rsidDel="00D172CC">
          <w:rPr>
            <w:rFonts w:hint="eastAsia"/>
          </w:rPr>
          <w:delText>導致</w:delText>
        </w:r>
        <w:r w:rsidRPr="00CD75E1" w:rsidDel="00D172CC">
          <w:rPr>
            <w:rFonts w:hint="eastAsia"/>
          </w:rPr>
          <w:delText>太大的影響。</w:delText>
        </w:r>
      </w:del>
    </w:p>
    <w:p w14:paraId="0AE1B073" w14:textId="5E21BC21" w:rsidR="00D60092" w:rsidRPr="007B0A77" w:rsidDel="0071479E" w:rsidRDefault="00D676A0" w:rsidP="002B4B85">
      <w:pPr>
        <w:pStyle w:val="a6"/>
        <w:rPr>
          <w:del w:id="49" w:author="jambo" w:date="2017-10-05T21:05:00Z"/>
        </w:rPr>
      </w:pPr>
      <w:del w:id="50" w:author="jambo" w:date="2017-10-05T21:05:00Z">
        <w:r w:rsidRPr="00CD75E1" w:rsidDel="0071479E">
          <w:rPr>
            <w:rFonts w:hint="eastAsia"/>
          </w:rPr>
          <w:delText>此外，</w:delText>
        </w:r>
        <w:r w:rsidR="00D60092" w:rsidRPr="00CD75E1" w:rsidDel="0071479E">
          <w:rPr>
            <w:rFonts w:hint="eastAsia"/>
          </w:rPr>
          <w:delText>在現今的社會中，對各家公司而言</w:delText>
        </w:r>
        <w:r w:rsidR="008F48C4" w:rsidRPr="00CD75E1" w:rsidDel="0071479E">
          <w:rPr>
            <w:rFonts w:hint="eastAsia"/>
          </w:rPr>
          <w:delText>，</w:delText>
        </w:r>
        <w:r w:rsidR="00D60092" w:rsidRPr="00CD75E1" w:rsidDel="0071479E">
          <w:rPr>
            <w:rFonts w:hint="eastAsia"/>
          </w:rPr>
          <w:delText>個人資訊的保護已成為最重要的課題，在區塊鏈所建立的所有的帳戶皆沒有在現實的社會中建立起直接關係，也就</w:delText>
        </w:r>
        <w:r w:rsidR="008F48C4" w:rsidRPr="00CD75E1" w:rsidDel="0071479E">
          <w:rPr>
            <w:rFonts w:hint="eastAsia"/>
          </w:rPr>
          <w:delText>存在著「</w:delText>
        </w:r>
        <w:r w:rsidR="00D60092" w:rsidRPr="00CD75E1" w:rsidDel="0071479E">
          <w:rPr>
            <w:rFonts w:hint="eastAsia"/>
          </w:rPr>
          <w:delText>匿名性</w:delText>
        </w:r>
        <w:r w:rsidR="008F48C4" w:rsidRPr="00CD75E1" w:rsidDel="0071479E">
          <w:rPr>
            <w:rFonts w:hint="eastAsia"/>
          </w:rPr>
          <w:delText>」</w:delText>
        </w:r>
        <w:r w:rsidR="00D60092" w:rsidRPr="00CD75E1" w:rsidDel="0071479E">
          <w:rPr>
            <w:rFonts w:hint="eastAsia"/>
          </w:rPr>
          <w:delText>。在現實生活的實例中，可以有效的保護消費者的個人隱私</w:delText>
        </w:r>
        <w:r w:rsidR="00D60092" w:rsidRPr="007B0A77" w:rsidDel="0071479E">
          <w:rPr>
            <w:rFonts w:hint="eastAsia"/>
          </w:rPr>
          <w:delText>。</w:delText>
        </w:r>
      </w:del>
    </w:p>
    <w:p w14:paraId="6BABD43B" w14:textId="26CE6476" w:rsidR="001D3F77" w:rsidRPr="00CD75E1" w:rsidDel="00B05A66" w:rsidRDefault="003949E6" w:rsidP="003949E6">
      <w:pPr>
        <w:pStyle w:val="a6"/>
        <w:rPr>
          <w:del w:id="51" w:author="jambo" w:date="2017-10-05T22:42:00Z"/>
        </w:rPr>
      </w:pPr>
      <w:del w:id="52" w:author="jambo" w:date="2017-10-05T21:05:00Z">
        <w:r w:rsidRPr="007E17A8" w:rsidDel="0071479E">
          <w:rPr>
            <w:rFonts w:hint="eastAsia"/>
          </w:rPr>
          <w:delText>還有，</w:delText>
        </w:r>
      </w:del>
      <w:del w:id="53" w:author="jambo" w:date="2017-10-05T22:42:00Z">
        <w:r w:rsidR="00D60092" w:rsidRPr="007E17A8" w:rsidDel="00B05A66">
          <w:rPr>
            <w:rFonts w:hint="eastAsia"/>
          </w:rPr>
          <w:delText>在區塊鏈系統中</w:delText>
        </w:r>
      </w:del>
      <w:del w:id="54" w:author="jambo" w:date="2017-10-05T22:09:00Z">
        <w:r w:rsidR="00D60092" w:rsidRPr="007E17A8" w:rsidDel="0074612D">
          <w:rPr>
            <w:rFonts w:hint="eastAsia"/>
          </w:rPr>
          <w:delText>，依靠著演算法維持系統的運作，包括共識演算法</w:delText>
        </w:r>
        <w:r w:rsidR="008F48C4" w:rsidRPr="00CD75E1" w:rsidDel="0074612D">
          <w:rPr>
            <w:rFonts w:hint="eastAsia"/>
          </w:rPr>
          <w:delText>。</w:delText>
        </w:r>
        <w:r w:rsidR="00D60092" w:rsidRPr="00CD75E1" w:rsidDel="0074612D">
          <w:rPr>
            <w:rFonts w:hint="eastAsia"/>
          </w:rPr>
          <w:delText>換言之，在這樣的自</w:delText>
        </w:r>
        <w:r w:rsidR="008F48C4" w:rsidRPr="00CD75E1" w:rsidDel="0074612D">
          <w:rPr>
            <w:rFonts w:hint="eastAsia"/>
          </w:rPr>
          <w:delText>治</w:delText>
        </w:r>
        <w:r w:rsidR="00D60092" w:rsidRPr="00CD75E1" w:rsidDel="0074612D">
          <w:rPr>
            <w:rFonts w:hint="eastAsia"/>
          </w:rPr>
          <w:delText>的系統中</w:delText>
        </w:r>
      </w:del>
      <w:del w:id="55" w:author="jambo" w:date="2017-10-05T22:42:00Z">
        <w:r w:rsidR="00D60092" w:rsidRPr="00CD75E1" w:rsidDel="00B05A66">
          <w:rPr>
            <w:rFonts w:hint="eastAsia"/>
          </w:rPr>
          <w:delText>，沒有一個</w:delText>
        </w:r>
        <w:r w:rsidRPr="00CD75E1" w:rsidDel="00B05A66">
          <w:rPr>
            <w:rFonts w:hint="eastAsia"/>
          </w:rPr>
          <w:delText>節點</w:delText>
        </w:r>
        <w:r w:rsidR="00D60092" w:rsidRPr="00CD75E1" w:rsidDel="00B05A66">
          <w:rPr>
            <w:rFonts w:hint="eastAsia"/>
          </w:rPr>
          <w:delText>可以直接決定系統運作的規則，而如果遇到系統有嚴重的錯誤或是有需要改善升級的地方，可以藉由</w:delText>
        </w:r>
        <w:r w:rsidR="00D60092" w:rsidRPr="00CD75E1" w:rsidDel="00B05A66">
          <w:delText>BIP(Bitcoin Improvement Proposals)</w:delText>
        </w:r>
        <w:r w:rsidR="00581104" w:rsidRPr="004B47C1" w:rsidDel="00B05A66">
          <w:fldChar w:fldCharType="begin"/>
        </w:r>
        <w:r w:rsidR="00581104" w:rsidRPr="004B47C1" w:rsidDel="00B05A66">
          <w:delInstrText xml:space="preserve"> REF _Ref491974396 \r \h </w:delInstrText>
        </w:r>
        <w:r w:rsidR="004B47C1" w:rsidDel="00B05A66">
          <w:delInstrText xml:space="preserve"> \* MERGEFORMAT </w:delInstrText>
        </w:r>
        <w:r w:rsidR="00581104" w:rsidRPr="004B47C1" w:rsidDel="00B05A66">
          <w:fldChar w:fldCharType="separate"/>
        </w:r>
        <w:r w:rsidR="002C3606" w:rsidDel="00B05A66">
          <w:delText>[19]</w:delText>
        </w:r>
        <w:r w:rsidR="00581104" w:rsidRPr="004B47C1" w:rsidDel="00B05A66">
          <w:fldChar w:fldCharType="end"/>
        </w:r>
        <w:r w:rsidR="00D60092" w:rsidRPr="004B47C1" w:rsidDel="00B05A66">
          <w:rPr>
            <w:rFonts w:hint="eastAsia"/>
          </w:rPr>
          <w:delText>的方式進行升級</w:delText>
        </w:r>
        <w:r w:rsidRPr="004B47C1" w:rsidDel="00B05A66">
          <w:rPr>
            <w:rFonts w:hint="eastAsia"/>
          </w:rPr>
          <w:delText>。</w:delText>
        </w:r>
        <w:r w:rsidR="00D60092" w:rsidRPr="004B47C1" w:rsidDel="00B05A66">
          <w:rPr>
            <w:rFonts w:hint="eastAsia"/>
          </w:rPr>
          <w:delText>這樣的計畫的提出，需要在比特幣系統中</w:delText>
        </w:r>
        <w:r w:rsidR="008F48C4" w:rsidRPr="007E17A8" w:rsidDel="00B05A66">
          <w:rPr>
            <w:rFonts w:hint="eastAsia"/>
          </w:rPr>
          <w:delText>部份運算能力的支持</w:delText>
        </w:r>
        <w:r w:rsidR="00D60092" w:rsidRPr="007E17A8" w:rsidDel="00B05A66">
          <w:rPr>
            <w:rFonts w:hint="eastAsia"/>
          </w:rPr>
          <w:delText>，才得以運行。也就是因為這樣的民主的機制，區塊鏈系統</w:delText>
        </w:r>
        <w:r w:rsidRPr="00CD75E1" w:rsidDel="00B05A66">
          <w:rPr>
            <w:rFonts w:hint="eastAsia"/>
          </w:rPr>
          <w:delText>雖然</w:delText>
        </w:r>
        <w:r w:rsidR="00D60092" w:rsidRPr="00CD75E1" w:rsidDel="00B05A66">
          <w:rPr>
            <w:rFonts w:hint="eastAsia"/>
          </w:rPr>
          <w:delText>較無法</w:delText>
        </w:r>
        <w:r w:rsidR="00A84C96" w:rsidRPr="00CD75E1" w:rsidDel="00B05A66">
          <w:rPr>
            <w:rFonts w:hint="eastAsia"/>
          </w:rPr>
          <w:delText>快速</w:delText>
        </w:r>
        <w:r w:rsidR="00D60092" w:rsidRPr="00CD75E1" w:rsidDel="00B05A66">
          <w:rPr>
            <w:rFonts w:hint="eastAsia"/>
          </w:rPr>
          <w:delText>做出重大的變異，</w:delText>
        </w:r>
        <w:r w:rsidR="00A84C96" w:rsidRPr="00CD75E1" w:rsidDel="00B05A66">
          <w:rPr>
            <w:rFonts w:hint="eastAsia"/>
          </w:rPr>
          <w:delText>但系統</w:delText>
        </w:r>
      </w:del>
      <w:del w:id="56" w:author="jambo" w:date="2017-10-05T20:55:00Z">
        <w:r w:rsidRPr="00CD75E1" w:rsidDel="00D172CC">
          <w:rPr>
            <w:rFonts w:hint="eastAsia"/>
          </w:rPr>
          <w:delText>因此</w:delText>
        </w:r>
      </w:del>
      <w:del w:id="57" w:author="jambo" w:date="2017-10-05T22:42:00Z">
        <w:r w:rsidR="00D60092" w:rsidRPr="00CD75E1" w:rsidDel="00B05A66">
          <w:rPr>
            <w:rFonts w:hint="eastAsia"/>
          </w:rPr>
          <w:delText>也</w:delText>
        </w:r>
      </w:del>
      <w:del w:id="58" w:author="jambo" w:date="2017-10-05T20:55:00Z">
        <w:r w:rsidR="00D60092" w:rsidRPr="00CD75E1" w:rsidDel="00D172CC">
          <w:rPr>
            <w:rFonts w:hint="eastAsia"/>
          </w:rPr>
          <w:delText>相對的</w:delText>
        </w:r>
      </w:del>
      <w:del w:id="59" w:author="jambo" w:date="2017-10-05T22:42:00Z">
        <w:r w:rsidR="00D60092" w:rsidRPr="00CD75E1" w:rsidDel="00B05A66">
          <w:rPr>
            <w:rFonts w:hint="eastAsia"/>
          </w:rPr>
          <w:delText>穩定許多。</w:delText>
        </w:r>
      </w:del>
    </w:p>
    <w:p w14:paraId="0D70B604" w14:textId="0FF0706A" w:rsidR="00D60092" w:rsidRPr="00CD75E1" w:rsidRDefault="00D60092" w:rsidP="00D60092">
      <w:pPr>
        <w:pStyle w:val="21"/>
        <w:numPr>
          <w:ilvl w:val="2"/>
          <w:numId w:val="4"/>
        </w:numPr>
        <w:snapToGrid w:val="0"/>
        <w:outlineLvl w:val="9"/>
        <w:rPr>
          <w:sz w:val="22"/>
          <w:szCs w:val="24"/>
        </w:rPr>
      </w:pPr>
      <w:r w:rsidRPr="00CD75E1">
        <w:rPr>
          <w:rFonts w:hint="eastAsia"/>
          <w:sz w:val="22"/>
          <w:szCs w:val="24"/>
        </w:rPr>
        <w:t>比特幣區塊鏈問題</w:t>
      </w:r>
    </w:p>
    <w:p w14:paraId="04C1C94A" w14:textId="7C6C30DC" w:rsidR="00D60092" w:rsidRPr="006171AE" w:rsidRDefault="00D60092">
      <w:pPr>
        <w:pStyle w:val="a6"/>
      </w:pPr>
      <w:r w:rsidRPr="007B0A77">
        <w:rPr>
          <w:rFonts w:hint="eastAsia"/>
        </w:rPr>
        <w:t>起初比特幣的設計為利用工作量證明演算法，</w:t>
      </w:r>
      <w:r w:rsidRPr="006171AE">
        <w:rPr>
          <w:rFonts w:hint="eastAsia"/>
        </w:rPr>
        <w:t>使比特幣區塊的創建可以在平均約十分鐘完成，區塊的大小被訂定為</w:t>
      </w:r>
      <w:r w:rsidRPr="006171AE">
        <w:t>1MB</w:t>
      </w:r>
      <w:r w:rsidRPr="006171AE">
        <w:rPr>
          <w:rFonts w:hint="eastAsia"/>
        </w:rPr>
        <w:t>，</w:t>
      </w:r>
      <w:del w:id="60" w:author="jambo" w:date="2017-10-05T20:56:00Z">
        <w:r w:rsidRPr="006171AE" w:rsidDel="00D172CC">
          <w:rPr>
            <w:rFonts w:hint="eastAsia"/>
          </w:rPr>
          <w:delText>若假設區塊中接放滿了交易，以現今每筆比特幣交易大小均值為</w:delText>
        </w:r>
        <w:r w:rsidRPr="006171AE" w:rsidDel="00D172CC">
          <w:delText>300</w:delText>
        </w:r>
        <w:r w:rsidRPr="006171AE" w:rsidDel="00D172CC">
          <w:rPr>
            <w:rFonts w:hint="eastAsia"/>
          </w:rPr>
          <w:delText>位元組計算，每區塊可以容納至多三千多筆交易，</w:delText>
        </w:r>
      </w:del>
      <w:r w:rsidRPr="006171AE">
        <w:rPr>
          <w:rFonts w:hint="eastAsia"/>
        </w:rPr>
        <w:t>也就是最多每秒鐘可以處理</w:t>
      </w:r>
      <w:r w:rsidRPr="006171AE">
        <w:t>5</w:t>
      </w:r>
      <w:r w:rsidRPr="006171AE">
        <w:rPr>
          <w:rFonts w:hint="eastAsia"/>
        </w:rPr>
        <w:t>至</w:t>
      </w:r>
      <w:r w:rsidRPr="006171AE">
        <w:t>6</w:t>
      </w:r>
      <w:r w:rsidRPr="006171AE">
        <w:rPr>
          <w:rFonts w:hint="eastAsia"/>
        </w:rPr>
        <w:t>筆交易</w:t>
      </w:r>
      <w:r w:rsidR="00BB4F26">
        <w:rPr>
          <w:rFonts w:hint="eastAsia"/>
        </w:rPr>
        <w:t>；</w:t>
      </w:r>
      <w:r w:rsidRPr="006171AE">
        <w:rPr>
          <w:rFonts w:hint="eastAsia"/>
        </w:rPr>
        <w:t>而中央化的電子支付公司（</w:t>
      </w:r>
      <w:r w:rsidRPr="006171AE">
        <w:t>V</w:t>
      </w:r>
      <w:r w:rsidR="002B586D" w:rsidRPr="006171AE">
        <w:t>isa</w:t>
      </w:r>
      <w:r w:rsidRPr="006171AE">
        <w:rPr>
          <w:rFonts w:hint="eastAsia"/>
        </w:rPr>
        <w:t>）平時負載量已達到</w:t>
      </w:r>
      <w:r w:rsidRPr="006171AE">
        <w:t>2000</w:t>
      </w:r>
      <w:r w:rsidRPr="006171AE">
        <w:rPr>
          <w:rFonts w:hint="eastAsia"/>
        </w:rPr>
        <w:t>筆交易每秒，且上限可達</w:t>
      </w:r>
      <w:r w:rsidRPr="006171AE">
        <w:t>4000</w:t>
      </w:r>
      <w:r w:rsidRPr="006171AE">
        <w:rPr>
          <w:rFonts w:hint="eastAsia"/>
        </w:rPr>
        <w:t>筆交易每秒，反觀</w:t>
      </w:r>
      <w:del w:id="61" w:author="jambo" w:date="2017-10-05T20:56:00Z">
        <w:r w:rsidRPr="006171AE" w:rsidDel="00D172CC">
          <w:rPr>
            <w:rFonts w:hint="eastAsia"/>
          </w:rPr>
          <w:delText>比特幣</w:delText>
        </w:r>
        <w:r w:rsidRPr="006171AE" w:rsidDel="00D172CC">
          <w:delText>5</w:delText>
        </w:r>
        <w:r w:rsidRPr="006171AE" w:rsidDel="00D172CC">
          <w:rPr>
            <w:rFonts w:hint="eastAsia"/>
          </w:rPr>
          <w:delText>筆交易每秒，</w:delText>
        </w:r>
      </w:del>
      <w:r w:rsidRPr="006171AE">
        <w:rPr>
          <w:rFonts w:hint="eastAsia"/>
        </w:rPr>
        <w:t>比特幣的區塊鏈尚有很大的改善空間。</w:t>
      </w:r>
    </w:p>
    <w:p w14:paraId="2AC5CD41" w14:textId="1998CF8A" w:rsidR="00D60092" w:rsidRPr="006171AE" w:rsidRDefault="00646105" w:rsidP="00D60092">
      <w:pPr>
        <w:pStyle w:val="a6"/>
      </w:pPr>
      <w:del w:id="62" w:author="jambo" w:date="2017-10-05T21:55:00Z">
        <w:r w:rsidDel="00A549F5">
          <w:rPr>
            <w:rFonts w:hint="eastAsia"/>
            <w:szCs w:val="24"/>
          </w:rPr>
          <w:delText>而且，</w:delText>
        </w:r>
      </w:del>
      <w:r>
        <w:rPr>
          <w:rFonts w:hint="eastAsia"/>
          <w:kern w:val="0"/>
          <w:szCs w:val="24"/>
        </w:rPr>
        <w:t>區塊的生成</w:t>
      </w:r>
      <w:r w:rsidR="00D60092" w:rsidRPr="006171AE">
        <w:rPr>
          <w:rFonts w:hint="eastAsia"/>
        </w:rPr>
        <w:t>是基於工作量證明，難易度參數是作為比特幣區塊生成時間長度的關鍵，但工作量證明演算法解出問題的時間並不穩定，以比特幣為例，最快有三秒解出一題，最長也有五十多分鐘解出一題的現象。而為縮短生成時間並不能單一考慮將其</w:t>
      </w:r>
      <w:r w:rsidR="002B586D" w:rsidRPr="006171AE">
        <w:rPr>
          <w:rFonts w:hint="eastAsia"/>
        </w:rPr>
        <w:t>困難</w:t>
      </w:r>
      <w:r w:rsidR="00D60092" w:rsidRPr="006171AE">
        <w:rPr>
          <w:rFonts w:hint="eastAsia"/>
        </w:rPr>
        <w:t>度降低使平均生成時間為五分鐘，當中需要</w:t>
      </w:r>
      <w:r w:rsidR="002B586D" w:rsidRPr="006171AE">
        <w:rPr>
          <w:rFonts w:hint="eastAsia"/>
        </w:rPr>
        <w:t>顧慮</w:t>
      </w:r>
      <w:r w:rsidR="00D60092" w:rsidRPr="006171AE">
        <w:rPr>
          <w:rFonts w:hint="eastAsia"/>
        </w:rPr>
        <w:t>區塊生成時間過短，導致所有區塊鏈節點無法完成同步，發生區塊鏈分叉</w:t>
      </w:r>
      <w:r w:rsidR="008F40F3">
        <w:fldChar w:fldCharType="begin"/>
      </w:r>
      <w:r w:rsidR="008F40F3">
        <w:instrText xml:space="preserve"> </w:instrText>
      </w:r>
      <w:r w:rsidR="008F40F3">
        <w:rPr>
          <w:rFonts w:hint="eastAsia"/>
        </w:rPr>
        <w:instrText>REF _Ref492310274 \r \h</w:instrText>
      </w:r>
      <w:r w:rsidR="008F40F3">
        <w:instrText xml:space="preserve"> </w:instrText>
      </w:r>
      <w:r w:rsidR="008F40F3">
        <w:fldChar w:fldCharType="separate"/>
      </w:r>
      <w:r w:rsidR="002C3606">
        <w:t>[20]</w:t>
      </w:r>
      <w:r w:rsidR="008F40F3">
        <w:fldChar w:fldCharType="end"/>
      </w:r>
      <w:r w:rsidR="00D60092" w:rsidRPr="006171AE">
        <w:rPr>
          <w:rFonts w:hint="eastAsia"/>
        </w:rPr>
        <w:t>，進而</w:t>
      </w:r>
      <w:r w:rsidR="002B586D" w:rsidRPr="006171AE">
        <w:rPr>
          <w:rFonts w:hint="eastAsia"/>
        </w:rPr>
        <w:t>導致比特幣</w:t>
      </w:r>
      <w:r w:rsidR="00D60092" w:rsidRPr="006171AE">
        <w:rPr>
          <w:rFonts w:hint="eastAsia"/>
        </w:rPr>
        <w:t>系統崩潰。</w:t>
      </w:r>
    </w:p>
    <w:p w14:paraId="5D7D15AD" w14:textId="53C48F92" w:rsidR="00D60092" w:rsidRPr="006171AE" w:rsidRDefault="00D60092" w:rsidP="00D60092">
      <w:pPr>
        <w:pStyle w:val="a6"/>
      </w:pPr>
      <w:r w:rsidRPr="006171AE">
        <w:rPr>
          <w:rFonts w:hint="eastAsia"/>
        </w:rPr>
        <w:t>比特幣系統中</w:t>
      </w:r>
      <w:r w:rsidR="00646105">
        <w:rPr>
          <w:rFonts w:hint="eastAsia"/>
        </w:rPr>
        <w:t>的原生</w:t>
      </w:r>
      <w:r w:rsidR="002B586D" w:rsidRPr="006171AE">
        <w:rPr>
          <w:rFonts w:hint="eastAsia"/>
        </w:rPr>
        <w:t>目標為儲</w:t>
      </w:r>
      <w:r w:rsidR="00646105">
        <w:rPr>
          <w:rFonts w:hint="eastAsia"/>
        </w:rPr>
        <w:t>存</w:t>
      </w:r>
      <w:r w:rsidRPr="006171AE">
        <w:rPr>
          <w:rFonts w:hint="eastAsia"/>
        </w:rPr>
        <w:t>交易</w:t>
      </w:r>
      <w:r w:rsidR="004F61C6" w:rsidRPr="006171AE">
        <w:rPr>
          <w:rFonts w:hint="eastAsia"/>
        </w:rPr>
        <w:t>記錄</w:t>
      </w:r>
      <w:r w:rsidRPr="006171AE">
        <w:rPr>
          <w:rFonts w:hint="eastAsia"/>
        </w:rPr>
        <w:t>，</w:t>
      </w:r>
      <w:r w:rsidR="002B586D" w:rsidRPr="006171AE">
        <w:rPr>
          <w:rFonts w:hint="eastAsia"/>
        </w:rPr>
        <w:t>在原本的架構下</w:t>
      </w:r>
      <w:r w:rsidRPr="006171AE">
        <w:rPr>
          <w:rFonts w:hint="eastAsia"/>
        </w:rPr>
        <w:t>無法擴展實踐更多功能及應用，也有許多開發者希望透過比特幣系統擴展智慧合約相關的應用，但後來發現基於原本的比特幣系統框架為基礎在進行延伸是一件困難的事情，因而目前</w:t>
      </w:r>
      <w:r w:rsidR="002B586D" w:rsidRPr="006171AE">
        <w:rPr>
          <w:rFonts w:hint="eastAsia"/>
        </w:rPr>
        <w:t>身</w:t>
      </w:r>
      <w:r w:rsidRPr="006171AE">
        <w:rPr>
          <w:rFonts w:hint="eastAsia"/>
        </w:rPr>
        <w:t>為全世界第二大</w:t>
      </w:r>
      <w:r w:rsidR="00581104">
        <w:rPr>
          <w:rFonts w:hint="eastAsia"/>
        </w:rPr>
        <w:t>加密</w:t>
      </w:r>
      <w:r w:rsidRPr="006171AE">
        <w:rPr>
          <w:rFonts w:hint="eastAsia"/>
        </w:rPr>
        <w:t>貨幣的作者</w:t>
      </w:r>
      <w:r w:rsidRPr="006171AE">
        <w:t>Vitalik</w:t>
      </w:r>
      <w:r w:rsidRPr="006171AE">
        <w:rPr>
          <w:rFonts w:hint="eastAsia"/>
        </w:rPr>
        <w:t>提出了新一代的</w:t>
      </w:r>
      <w:r w:rsidR="0041100B" w:rsidRPr="006171AE">
        <w:rPr>
          <w:rFonts w:hint="eastAsia"/>
        </w:rPr>
        <w:t>加密</w:t>
      </w:r>
      <w:r w:rsidRPr="006171AE">
        <w:rPr>
          <w:rFonts w:hint="eastAsia"/>
        </w:rPr>
        <w:t>貨幣系統，並創造了</w:t>
      </w:r>
      <w:r w:rsidRPr="006171AE">
        <w:t xml:space="preserve">Ethereum virtual machine </w:t>
      </w:r>
      <w:r w:rsidR="00E52BA8" w:rsidRPr="001F62DC">
        <w:fldChar w:fldCharType="begin"/>
      </w:r>
      <w:r w:rsidR="00E52BA8" w:rsidRPr="006171AE">
        <w:instrText xml:space="preserve"> REF _Ref491962995 \r \h </w:instrText>
      </w:r>
      <w:r w:rsidR="006171AE">
        <w:instrText xml:space="preserve"> \* MERGEFORMAT </w:instrText>
      </w:r>
      <w:r w:rsidR="00E52BA8" w:rsidRPr="001F62DC">
        <w:fldChar w:fldCharType="separate"/>
      </w:r>
      <w:r w:rsidR="002C3606">
        <w:t>[16]</w:t>
      </w:r>
      <w:r w:rsidR="00E52BA8" w:rsidRPr="001F62DC">
        <w:fldChar w:fldCharType="end"/>
      </w:r>
      <w:r w:rsidRPr="001F62DC">
        <w:rPr>
          <w:rFonts w:hint="eastAsia"/>
        </w:rPr>
        <w:t>使得在</w:t>
      </w:r>
      <w:r w:rsidRPr="001F62DC">
        <w:rPr>
          <w:rFonts w:hint="eastAsia"/>
        </w:rPr>
        <w:t>Ethereum</w:t>
      </w:r>
      <w:r w:rsidR="00E52BA8" w:rsidRPr="001F62DC">
        <w:fldChar w:fldCharType="begin"/>
      </w:r>
      <w:r w:rsidR="00E52BA8" w:rsidRPr="006171AE">
        <w:instrText xml:space="preserve"> REF _Ref491962921 \r \h </w:instrText>
      </w:r>
      <w:r w:rsidR="006171AE">
        <w:instrText xml:space="preserve"> \* MERGEFORMAT </w:instrText>
      </w:r>
      <w:r w:rsidR="00E52BA8" w:rsidRPr="001F62DC">
        <w:fldChar w:fldCharType="separate"/>
      </w:r>
      <w:r w:rsidR="002C3606">
        <w:t>[15]</w:t>
      </w:r>
      <w:r w:rsidR="00E52BA8" w:rsidRPr="001F62DC">
        <w:fldChar w:fldCharType="end"/>
      </w:r>
      <w:r w:rsidRPr="001F62DC">
        <w:rPr>
          <w:rFonts w:hint="eastAsia"/>
        </w:rPr>
        <w:t>中所創建</w:t>
      </w:r>
      <w:r w:rsidR="00646105">
        <w:rPr>
          <w:rFonts w:hint="eastAsia"/>
        </w:rPr>
        <w:t>出</w:t>
      </w:r>
      <w:r w:rsidRPr="001F62DC">
        <w:rPr>
          <w:rFonts w:hint="eastAsia"/>
        </w:rPr>
        <w:t>的</w:t>
      </w:r>
      <w:r w:rsidR="002B586D" w:rsidRPr="001F62DC">
        <w:rPr>
          <w:rFonts w:hint="eastAsia"/>
        </w:rPr>
        <w:t>腳本</w:t>
      </w:r>
      <w:r w:rsidRPr="001F62DC">
        <w:rPr>
          <w:rFonts w:hint="eastAsia"/>
        </w:rPr>
        <w:t>，有著</w:t>
      </w:r>
      <w:r w:rsidR="002B586D" w:rsidRPr="001F62DC">
        <w:rPr>
          <w:rFonts w:hint="eastAsia"/>
        </w:rPr>
        <w:t>同樣</w:t>
      </w:r>
      <w:r w:rsidRPr="00B972E2">
        <w:rPr>
          <w:rFonts w:hint="eastAsia"/>
        </w:rPr>
        <w:t>的</w:t>
      </w:r>
      <w:r w:rsidR="002B586D" w:rsidRPr="006171AE">
        <w:rPr>
          <w:rFonts w:hint="eastAsia"/>
        </w:rPr>
        <w:t>虛擬機</w:t>
      </w:r>
      <w:r w:rsidRPr="006171AE">
        <w:rPr>
          <w:rFonts w:hint="eastAsia"/>
        </w:rPr>
        <w:t>可以運行，突破了比特幣的技術上的瓶頸。</w:t>
      </w:r>
    </w:p>
    <w:p w14:paraId="07A37A9D" w14:textId="0C52A649" w:rsidR="00D60092" w:rsidRPr="004E61BC" w:rsidRDefault="00D60092" w:rsidP="00D60092">
      <w:pPr>
        <w:pStyle w:val="a6"/>
        <w:ind w:firstLine="0"/>
        <w:rPr>
          <w:sz w:val="16"/>
          <w:szCs w:val="16"/>
        </w:rPr>
      </w:pPr>
    </w:p>
    <w:p w14:paraId="4963AD7C" w14:textId="23004F4F" w:rsidR="00230D2A" w:rsidRPr="00A84C96" w:rsidRDefault="00A84C96" w:rsidP="00A84C96">
      <w:pPr>
        <w:pStyle w:val="21"/>
        <w:numPr>
          <w:ilvl w:val="1"/>
          <w:numId w:val="4"/>
        </w:numPr>
        <w:snapToGrid w:val="0"/>
        <w:outlineLvl w:val="9"/>
      </w:pPr>
      <w:r>
        <w:rPr>
          <w:rFonts w:hint="eastAsia"/>
          <w:sz w:val="22"/>
        </w:rPr>
        <w:t>綠色地址比特幣錢包</w:t>
      </w:r>
    </w:p>
    <w:p w14:paraId="4127EF79" w14:textId="3AAD4686" w:rsidR="00581104" w:rsidRDefault="00581104" w:rsidP="00A84C96">
      <w:pPr>
        <w:pStyle w:val="a6"/>
      </w:pPr>
      <w:r w:rsidRPr="006171AE">
        <w:rPr>
          <w:rFonts w:hint="eastAsia"/>
        </w:rPr>
        <w:t>雙</w:t>
      </w:r>
      <w:r w:rsidR="00A84C96">
        <w:rPr>
          <w:rFonts w:hint="eastAsia"/>
        </w:rPr>
        <w:t>重</w:t>
      </w:r>
      <w:r w:rsidRPr="006171AE">
        <w:rPr>
          <w:rFonts w:hint="eastAsia"/>
        </w:rPr>
        <w:t>花</w:t>
      </w:r>
      <w:r w:rsidR="00A84C96">
        <w:rPr>
          <w:rFonts w:hint="eastAsia"/>
        </w:rPr>
        <w:t>費</w:t>
      </w:r>
      <w:del w:id="63" w:author="jambo" w:date="2017-10-05T22:22:00Z">
        <w:r w:rsidR="00A84C96" w:rsidDel="00FC2B46">
          <w:rPr>
            <w:rFonts w:hint="eastAsia"/>
          </w:rPr>
          <w:delText>(</w:delText>
        </w:r>
        <w:r w:rsidR="00585DE7" w:rsidRPr="00585DE7" w:rsidDel="00FC2B46">
          <w:delText>Double-spending</w:delText>
        </w:r>
        <w:r w:rsidR="00A84C96" w:rsidDel="00FC2B46">
          <w:delText xml:space="preserve">, </w:delText>
        </w:r>
        <w:r w:rsidR="00A84C96" w:rsidDel="00FC2B46">
          <w:rPr>
            <w:rFonts w:hint="eastAsia"/>
          </w:rPr>
          <w:delText>簡稱雙花</w:delText>
        </w:r>
        <w:r w:rsidR="00A84C96" w:rsidDel="00FC2B46">
          <w:rPr>
            <w:rFonts w:hint="eastAsia"/>
          </w:rPr>
          <w:delText>)</w:delText>
        </w:r>
      </w:del>
      <w:r w:rsidRPr="006171AE">
        <w:rPr>
          <w:rFonts w:hint="eastAsia"/>
        </w:rPr>
        <w:t>問題存在於比特幣交易在未被區塊鏈確認收入到區塊鏈之前，都有機會受到惡意的攻擊者重複消費同一筆金額</w:t>
      </w:r>
      <w:del w:id="64" w:author="jambo" w:date="2017-10-05T22:22:00Z">
        <w:r w:rsidRPr="006171AE" w:rsidDel="00FC2B46">
          <w:rPr>
            <w:rFonts w:hint="eastAsia"/>
          </w:rPr>
          <w:delText>，而這些雙花交易會存在於交易緩存池當中，雙花的交易會在記載到區塊中的同時被過濾</w:delText>
        </w:r>
      </w:del>
      <w:r w:rsidRPr="006171AE">
        <w:rPr>
          <w:rFonts w:hint="eastAsia"/>
        </w:rPr>
        <w:t>。現今的比特幣區塊產出速度為十分鐘一塊，但十分鐘的確認時間</w:t>
      </w:r>
      <w:r w:rsidR="00AE3A7C">
        <w:rPr>
          <w:rFonts w:hint="eastAsia"/>
        </w:rPr>
        <w:t>會</w:t>
      </w:r>
      <w:r w:rsidRPr="006171AE">
        <w:rPr>
          <w:rFonts w:hint="eastAsia"/>
        </w:rPr>
        <w:t>對實體店面的小額交易</w:t>
      </w:r>
      <w:r w:rsidR="00AE3A7C">
        <w:rPr>
          <w:rFonts w:hint="eastAsia"/>
        </w:rPr>
        <w:t>處理非常的不友善</w:t>
      </w:r>
      <w:r w:rsidRPr="006171AE">
        <w:rPr>
          <w:rFonts w:hint="eastAsia"/>
        </w:rPr>
        <w:t>，為了在既有的比特幣區塊鏈的框架底下能夠提升交易速度，因此</w:t>
      </w:r>
      <w:r w:rsidR="009806DE">
        <w:rPr>
          <w:rFonts w:hint="eastAsia"/>
        </w:rPr>
        <w:t>綠色地址</w:t>
      </w:r>
      <w:del w:id="65" w:author="jambo" w:date="2017-10-05T22:22:00Z">
        <w:r w:rsidR="009806DE" w:rsidDel="00FC2B46">
          <w:rPr>
            <w:rFonts w:hint="eastAsia"/>
          </w:rPr>
          <w:delText>(</w:delText>
        </w:r>
        <w:r w:rsidR="00D85F26" w:rsidDel="00FC2B46">
          <w:delText>G</w:delText>
        </w:r>
        <w:r w:rsidR="009806DE" w:rsidDel="00FC2B46">
          <w:delText>reen address)</w:delText>
        </w:r>
      </w:del>
      <w:r w:rsidRPr="006171AE">
        <w:rPr>
          <w:rFonts w:hint="eastAsia"/>
        </w:rPr>
        <w:t>技術</w:t>
      </w:r>
      <w:r w:rsidR="003A10F3">
        <w:fldChar w:fldCharType="begin"/>
      </w:r>
      <w:r w:rsidR="003A10F3">
        <w:instrText xml:space="preserve"> </w:instrText>
      </w:r>
      <w:r w:rsidR="003A10F3">
        <w:rPr>
          <w:rFonts w:hint="eastAsia"/>
        </w:rPr>
        <w:instrText>REF _Ref491975359 \r \h</w:instrText>
      </w:r>
      <w:r w:rsidR="003A10F3">
        <w:instrText xml:space="preserve"> </w:instrText>
      </w:r>
      <w:r w:rsidR="003A10F3">
        <w:fldChar w:fldCharType="separate"/>
      </w:r>
      <w:r w:rsidR="002C3606">
        <w:t>[17]</w:t>
      </w:r>
      <w:r w:rsidR="003A10F3">
        <w:fldChar w:fldCharType="end"/>
      </w:r>
      <w:r w:rsidRPr="006171AE">
        <w:rPr>
          <w:rFonts w:hint="eastAsia"/>
        </w:rPr>
        <w:t>致力於在一開始創建交易的同時管控雙花交易的發生，</w:t>
      </w:r>
      <w:del w:id="66" w:author="jambo" w:date="2017-10-05T22:22:00Z">
        <w:r w:rsidR="009806DE" w:rsidDel="00FC2B46">
          <w:rPr>
            <w:rFonts w:hint="eastAsia"/>
          </w:rPr>
          <w:delText>綠色地址</w:delText>
        </w:r>
        <w:r w:rsidRPr="006171AE" w:rsidDel="00FC2B46">
          <w:rPr>
            <w:rFonts w:hint="eastAsia"/>
          </w:rPr>
          <w:delText>的技術</w:delText>
        </w:r>
      </w:del>
      <w:ins w:id="67" w:author="jambo" w:date="2017-10-05T22:22:00Z">
        <w:r w:rsidR="00FC2B46">
          <w:rPr>
            <w:rFonts w:hint="eastAsia"/>
          </w:rPr>
          <w:t>他們</w:t>
        </w:r>
      </w:ins>
      <w:r w:rsidRPr="006171AE">
        <w:rPr>
          <w:rFonts w:hint="eastAsia"/>
        </w:rPr>
        <w:t>採用了</w:t>
      </w:r>
      <w:r w:rsidR="00C318A4">
        <w:rPr>
          <w:rFonts w:hint="eastAsia"/>
        </w:rPr>
        <w:t>2-of-2</w:t>
      </w:r>
      <w:r w:rsidRPr="006171AE">
        <w:rPr>
          <w:rFonts w:hint="eastAsia"/>
        </w:rPr>
        <w:t>多重簽章，</w:t>
      </w:r>
      <w:del w:id="68" w:author="jambo" w:date="2017-10-05T22:23:00Z">
        <w:r w:rsidRPr="006171AE" w:rsidDel="00FC2B46">
          <w:rPr>
            <w:rFonts w:hint="eastAsia"/>
          </w:rPr>
          <w:delText>2-of-2</w:delText>
        </w:r>
        <w:r w:rsidRPr="006171AE" w:rsidDel="00FC2B46">
          <w:rPr>
            <w:rFonts w:hint="eastAsia"/>
          </w:rPr>
          <w:delText>的意思</w:delText>
        </w:r>
      </w:del>
      <w:ins w:id="69" w:author="jambo" w:date="2017-10-05T22:23:00Z">
        <w:r w:rsidR="00FC2B46">
          <w:rPr>
            <w:rFonts w:hint="eastAsia"/>
          </w:rPr>
          <w:t>也就</w:t>
        </w:r>
      </w:ins>
      <w:r w:rsidRPr="006171AE">
        <w:rPr>
          <w:rFonts w:hint="eastAsia"/>
        </w:rPr>
        <w:t>是創</w:t>
      </w:r>
      <w:r w:rsidR="00C318A4">
        <w:rPr>
          <w:rFonts w:hint="eastAsia"/>
        </w:rPr>
        <w:t>建</w:t>
      </w:r>
      <w:r w:rsidRPr="006171AE">
        <w:rPr>
          <w:rFonts w:hint="eastAsia"/>
        </w:rPr>
        <w:t>一個特殊的比特幣地址，這個比特幣地址的持有人有兩個</w:t>
      </w:r>
      <w:r w:rsidR="00C318A4">
        <w:rPr>
          <w:rFonts w:hint="eastAsia"/>
        </w:rPr>
        <w:t>代表</w:t>
      </w:r>
      <w:r w:rsidRPr="006171AE">
        <w:rPr>
          <w:rFonts w:hint="eastAsia"/>
        </w:rPr>
        <w:t>人</w:t>
      </w:r>
      <w:r w:rsidR="00C318A4">
        <w:rPr>
          <w:rFonts w:hint="eastAsia"/>
        </w:rPr>
        <w:t>，</w:t>
      </w:r>
      <w:del w:id="70" w:author="jambo" w:date="2017-10-05T22:23:00Z">
        <w:r w:rsidRPr="006171AE" w:rsidDel="00FC2B46">
          <w:rPr>
            <w:rFonts w:hint="eastAsia"/>
          </w:rPr>
          <w:delText>其一</w:delText>
        </w:r>
      </w:del>
      <w:ins w:id="71" w:author="jambo" w:date="2017-10-05T22:23:00Z">
        <w:r w:rsidR="00FC2B46">
          <w:rPr>
            <w:rFonts w:hint="eastAsia"/>
          </w:rPr>
          <w:t>分別</w:t>
        </w:r>
      </w:ins>
      <w:r w:rsidRPr="006171AE">
        <w:rPr>
          <w:rFonts w:hint="eastAsia"/>
        </w:rPr>
        <w:t>為使用者</w:t>
      </w:r>
      <w:del w:id="72" w:author="jambo" w:date="2017-10-05T22:23:00Z">
        <w:r w:rsidRPr="006171AE" w:rsidDel="00FC2B46">
          <w:rPr>
            <w:rFonts w:hint="eastAsia"/>
          </w:rPr>
          <w:delText>，另一位則為</w:delText>
        </w:r>
        <w:r w:rsidR="0045156A" w:rsidDel="00FC2B46">
          <w:rPr>
            <w:rFonts w:hint="eastAsia"/>
          </w:rPr>
          <w:delText>比特幣</w:delText>
        </w:r>
      </w:del>
      <w:ins w:id="73" w:author="jambo" w:date="2017-10-05T22:23:00Z">
        <w:r w:rsidR="00FC2B46">
          <w:rPr>
            <w:rFonts w:hint="eastAsia"/>
          </w:rPr>
          <w:t>與</w:t>
        </w:r>
      </w:ins>
      <w:r w:rsidR="00C318A4">
        <w:rPr>
          <w:rFonts w:hint="eastAsia"/>
        </w:rPr>
        <w:t>綠色地址</w:t>
      </w:r>
      <w:r w:rsidR="0045156A">
        <w:rPr>
          <w:rFonts w:hint="eastAsia"/>
        </w:rPr>
        <w:t>代理節點</w:t>
      </w:r>
      <w:r w:rsidRPr="006171AE">
        <w:rPr>
          <w:rFonts w:hint="eastAsia"/>
        </w:rPr>
        <w:t>，這筆交易的建立必須要雙方同時</w:t>
      </w:r>
      <w:r w:rsidR="00390031">
        <w:rPr>
          <w:rFonts w:hint="eastAsia"/>
        </w:rPr>
        <w:t>簽署</w:t>
      </w:r>
      <w:r w:rsidRPr="006171AE">
        <w:rPr>
          <w:rFonts w:hint="eastAsia"/>
        </w:rPr>
        <w:t>才得以被消費</w:t>
      </w:r>
      <w:ins w:id="74" w:author="jambo" w:date="2017-10-05T22:23:00Z">
        <w:r w:rsidR="00FC2B46">
          <w:rPr>
            <w:rFonts w:hint="eastAsia"/>
          </w:rPr>
          <w:t>。</w:t>
        </w:r>
      </w:ins>
      <w:del w:id="75" w:author="jambo" w:date="2017-10-05T22:23:00Z">
        <w:r w:rsidR="003D32D1" w:rsidDel="00FC2B46">
          <w:rPr>
            <w:rFonts w:hint="eastAsia"/>
          </w:rPr>
          <w:delText>；除此之外，</w:delText>
        </w:r>
      </w:del>
      <w:r w:rsidR="003D32D1">
        <w:rPr>
          <w:rFonts w:hint="eastAsia"/>
        </w:rPr>
        <w:t>若是</w:t>
      </w:r>
      <w:ins w:id="76" w:author="jambo" w:date="2017-10-05T22:23:00Z">
        <w:r w:rsidR="00FC2B46">
          <w:rPr>
            <w:rFonts w:hint="eastAsia"/>
          </w:rPr>
          <w:t>遇到</w:t>
        </w:r>
      </w:ins>
      <w:r w:rsidR="003D32D1">
        <w:rPr>
          <w:rFonts w:hint="eastAsia"/>
        </w:rPr>
        <w:t>交易</w:t>
      </w:r>
      <w:del w:id="77" w:author="jambo" w:date="2017-10-05T22:23:00Z">
        <w:r w:rsidR="003D32D1" w:rsidDel="00FC2B46">
          <w:rPr>
            <w:rFonts w:hint="eastAsia"/>
          </w:rPr>
          <w:delText>手續費過低會</w:delText>
        </w:r>
      </w:del>
      <w:del w:id="78" w:author="jambo" w:date="2017-10-05T22:24:00Z">
        <w:r w:rsidR="003D32D1" w:rsidDel="00FC2B46">
          <w:rPr>
            <w:rFonts w:hint="eastAsia"/>
          </w:rPr>
          <w:delText>造成交易在</w:delText>
        </w:r>
      </w:del>
      <w:ins w:id="79" w:author="jambo" w:date="2017-10-05T22:24:00Z">
        <w:r w:rsidR="00FC2B46">
          <w:rPr>
            <w:rFonts w:hint="eastAsia"/>
          </w:rPr>
          <w:t>塞車，</w:t>
        </w:r>
      </w:ins>
      <w:del w:id="80" w:author="jambo" w:date="2017-10-05T22:24:00Z">
        <w:r w:rsidR="003D32D1" w:rsidDel="00FC2B46">
          <w:rPr>
            <w:rFonts w:hint="eastAsia"/>
          </w:rPr>
          <w:delText>緩存池內的排隊</w:delText>
        </w:r>
        <w:r w:rsidR="001544CC" w:rsidDel="00FC2B46">
          <w:rPr>
            <w:rFonts w:hint="eastAsia"/>
          </w:rPr>
          <w:delText>序位難以前進，若碰巧遇上交易量爆發的事件</w:delText>
        </w:r>
        <w:r w:rsidR="00390031" w:rsidDel="00FC2B46">
          <w:rPr>
            <w:rFonts w:hint="eastAsia"/>
          </w:rPr>
          <w:delText>，造成</w:delText>
        </w:r>
      </w:del>
      <w:ins w:id="81" w:author="jambo" w:date="2017-10-05T22:24:00Z">
        <w:r w:rsidR="00FC2B46">
          <w:rPr>
            <w:rFonts w:hint="eastAsia"/>
          </w:rPr>
          <w:t>且</w:t>
        </w:r>
      </w:ins>
      <w:r w:rsidR="00390031">
        <w:rPr>
          <w:rFonts w:hint="eastAsia"/>
        </w:rPr>
        <w:t>節點緩存池空間不足的問題時</w:t>
      </w:r>
      <w:r w:rsidR="001544CC">
        <w:rPr>
          <w:rFonts w:hint="eastAsia"/>
        </w:rPr>
        <w:t>，比特幣節點會優先遺棄手續費最低的交易，</w:t>
      </w:r>
      <w:del w:id="82" w:author="jambo" w:date="2017-10-05T22:24:00Z">
        <w:r w:rsidR="001544CC" w:rsidDel="00FC2B46">
          <w:rPr>
            <w:rFonts w:hint="eastAsia"/>
          </w:rPr>
          <w:delText>且該筆交易</w:delText>
        </w:r>
      </w:del>
      <w:r w:rsidR="001544CC">
        <w:rPr>
          <w:rFonts w:hint="eastAsia"/>
        </w:rPr>
        <w:t>視同</w:t>
      </w:r>
      <w:ins w:id="83" w:author="jambo" w:date="2017-10-05T22:24:00Z">
        <w:r w:rsidR="00FC2B46">
          <w:rPr>
            <w:rFonts w:hint="eastAsia"/>
          </w:rPr>
          <w:t>此機</w:t>
        </w:r>
      </w:ins>
      <w:ins w:id="84" w:author="jambo" w:date="2017-10-05T22:25:00Z">
        <w:r w:rsidR="00FC2B46">
          <w:rPr>
            <w:rFonts w:hint="eastAsia"/>
          </w:rPr>
          <w:t>交易</w:t>
        </w:r>
      </w:ins>
      <w:r w:rsidR="001544CC">
        <w:rPr>
          <w:rFonts w:hint="eastAsia"/>
        </w:rPr>
        <w:t>不曾存在過，故若真的遇到交易被遺棄的情況，綠色地址</w:t>
      </w:r>
      <w:r w:rsidR="0045156A">
        <w:rPr>
          <w:rFonts w:hint="eastAsia"/>
        </w:rPr>
        <w:t>代理節點</w:t>
      </w:r>
      <w:r w:rsidR="001544CC">
        <w:rPr>
          <w:rFonts w:hint="eastAsia"/>
        </w:rPr>
        <w:t>也會透內部的資料庫紀錄再次廣播此筆交易，並確保此筆交易可以被收入至區</w:t>
      </w:r>
      <w:r w:rsidR="001544CC">
        <w:rPr>
          <w:rFonts w:hint="eastAsia"/>
        </w:rPr>
        <w:lastRenderedPageBreak/>
        <w:t>塊內</w:t>
      </w:r>
      <w:r w:rsidRPr="006171AE">
        <w:rPr>
          <w:rFonts w:hint="eastAsia"/>
        </w:rPr>
        <w:t>。</w:t>
      </w:r>
      <w:r w:rsidR="00C318A4">
        <w:rPr>
          <w:rFonts w:hint="eastAsia"/>
        </w:rPr>
        <w:t>綠色地址</w:t>
      </w:r>
      <w:r w:rsidR="0045156A">
        <w:rPr>
          <w:rFonts w:hint="eastAsia"/>
        </w:rPr>
        <w:t>代理節點</w:t>
      </w:r>
      <w:r w:rsidRPr="006171AE">
        <w:rPr>
          <w:rFonts w:hint="eastAsia"/>
        </w:rPr>
        <w:t>也就成為了交易創建的把關者，過濾所有的雙花攻擊的發生</w:t>
      </w:r>
      <w:r w:rsidR="003D32D1">
        <w:rPr>
          <w:rFonts w:hint="eastAsia"/>
        </w:rPr>
        <w:t>，也避免交易因為塞車而被礦工遺棄的情形</w:t>
      </w:r>
      <w:r w:rsidRPr="006171AE">
        <w:rPr>
          <w:rFonts w:hint="eastAsia"/>
        </w:rPr>
        <w:t>。</w:t>
      </w:r>
    </w:p>
    <w:p w14:paraId="5DDD081D" w14:textId="5B7F403C" w:rsidR="003E45F0" w:rsidRDefault="00573614" w:rsidP="008A6C75">
      <w:pPr>
        <w:pStyle w:val="a6"/>
        <w:ind w:firstLine="0"/>
        <w:jc w:val="center"/>
      </w:pPr>
      <w:r>
        <w:object w:dxaOrig="9871" w:dyaOrig="5220" w14:anchorId="0C308A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72.5pt" o:ole="">
            <v:imagedata r:id="rId11" o:title=""/>
          </v:shape>
          <o:OLEObject Type="Embed" ProgID="Visio.Drawing.15" ShapeID="_x0000_i1025" DrawAspect="Content" ObjectID="_1568748706" r:id="rId12"/>
        </w:object>
      </w:r>
      <w:r w:rsidR="00BB4F26" w:rsidDel="00390031">
        <w:t xml:space="preserve"> </w:t>
      </w:r>
    </w:p>
    <w:p w14:paraId="038D1FB3" w14:textId="7A8CB1A9" w:rsidR="003E45F0" w:rsidRPr="00543354" w:rsidRDefault="003E45F0" w:rsidP="003E45F0">
      <w:pPr>
        <w:pStyle w:val="a7"/>
        <w:jc w:val="center"/>
        <w:rPr>
          <w:rFonts w:ascii="Times New Roman" w:eastAsia="標楷體" w:hAnsi="Times New Roman"/>
          <w:b/>
          <w:sz w:val="18"/>
          <w:szCs w:val="18"/>
        </w:rPr>
      </w:pPr>
      <w:bookmarkStart w:id="85" w:name="_Ref492767414"/>
      <w:r w:rsidRPr="00543354">
        <w:rPr>
          <w:rFonts w:ascii="Times New Roman" w:eastAsia="標楷體" w:hAnsi="Times New Roman" w:hint="eastAsia"/>
          <w:b/>
          <w:sz w:val="18"/>
          <w:szCs w:val="18"/>
        </w:rPr>
        <w:t>圖</w:t>
      </w:r>
      <w:r w:rsidRPr="00543354">
        <w:rPr>
          <w:rFonts w:ascii="Times New Roman" w:eastAsia="標楷體" w:hAnsi="Times New Roman"/>
          <w:b/>
          <w:sz w:val="18"/>
          <w:szCs w:val="18"/>
        </w:rPr>
        <w:t xml:space="preserve"> </w:t>
      </w:r>
      <w:r w:rsidRPr="00543354">
        <w:rPr>
          <w:rFonts w:ascii="Times New Roman" w:eastAsia="標楷體" w:hAnsi="Times New Roman"/>
          <w:b/>
          <w:sz w:val="18"/>
          <w:szCs w:val="18"/>
        </w:rPr>
        <w:fldChar w:fldCharType="begin"/>
      </w:r>
      <w:r w:rsidRPr="00543354">
        <w:rPr>
          <w:rFonts w:ascii="Times New Roman" w:eastAsia="標楷體" w:hAnsi="Times New Roman"/>
          <w:b/>
          <w:sz w:val="18"/>
          <w:szCs w:val="18"/>
        </w:rPr>
        <w:instrText xml:space="preserve"> SEQ </w:instrText>
      </w:r>
      <w:r w:rsidRPr="00543354">
        <w:rPr>
          <w:rFonts w:ascii="Times New Roman" w:eastAsia="標楷體" w:hAnsi="Times New Roman" w:hint="eastAsia"/>
          <w:b/>
          <w:sz w:val="18"/>
          <w:szCs w:val="18"/>
        </w:rPr>
        <w:instrText>圖</w:instrText>
      </w:r>
      <w:r w:rsidRPr="00543354">
        <w:rPr>
          <w:rFonts w:ascii="Times New Roman" w:eastAsia="標楷體" w:hAnsi="Times New Roman"/>
          <w:b/>
          <w:sz w:val="18"/>
          <w:szCs w:val="18"/>
        </w:rPr>
        <w:instrText xml:space="preserve"> \* ARABIC </w:instrText>
      </w:r>
      <w:r w:rsidRPr="00543354">
        <w:rPr>
          <w:rFonts w:ascii="Times New Roman" w:eastAsia="標楷體" w:hAnsi="Times New Roman"/>
          <w:b/>
          <w:sz w:val="18"/>
          <w:szCs w:val="18"/>
        </w:rPr>
        <w:fldChar w:fldCharType="separate"/>
      </w:r>
      <w:r w:rsidR="002C3606">
        <w:rPr>
          <w:rFonts w:ascii="Times New Roman" w:eastAsia="標楷體" w:hAnsi="Times New Roman"/>
          <w:b/>
          <w:noProof/>
          <w:sz w:val="18"/>
          <w:szCs w:val="18"/>
        </w:rPr>
        <w:t>4</w:t>
      </w:r>
      <w:r w:rsidRPr="00543354">
        <w:rPr>
          <w:rFonts w:ascii="Times New Roman" w:eastAsia="標楷體" w:hAnsi="Times New Roman"/>
          <w:b/>
          <w:sz w:val="18"/>
          <w:szCs w:val="18"/>
        </w:rPr>
        <w:fldChar w:fldCharType="end"/>
      </w:r>
      <w:bookmarkEnd w:id="85"/>
      <w:r w:rsidRPr="00543354">
        <w:rPr>
          <w:rFonts w:ascii="Times New Roman" w:eastAsia="標楷體" w:hAnsi="Times New Roman" w:hint="eastAsia"/>
          <w:b/>
          <w:sz w:val="18"/>
          <w:szCs w:val="18"/>
        </w:rPr>
        <w:t xml:space="preserve"> </w:t>
      </w:r>
      <w:r w:rsidRPr="00543354">
        <w:rPr>
          <w:rFonts w:ascii="Times New Roman" w:eastAsia="標楷體" w:hAnsi="Times New Roman" w:hint="eastAsia"/>
          <w:b/>
          <w:sz w:val="18"/>
          <w:szCs w:val="18"/>
        </w:rPr>
        <w:t>綠色地址錢包交易之流程圖</w:t>
      </w:r>
    </w:p>
    <w:p w14:paraId="40321F06" w14:textId="77777777" w:rsidR="003E45F0" w:rsidRPr="009435AA" w:rsidRDefault="003E45F0" w:rsidP="00A84C96">
      <w:pPr>
        <w:pStyle w:val="a6"/>
        <w:rPr>
          <w:sz w:val="12"/>
          <w:szCs w:val="12"/>
        </w:rPr>
      </w:pPr>
    </w:p>
    <w:p w14:paraId="1E67FC72" w14:textId="1FD1019C" w:rsidR="00722CD7" w:rsidRDefault="00581104" w:rsidP="00C318A4">
      <w:pPr>
        <w:pStyle w:val="a6"/>
      </w:pPr>
      <w:r w:rsidRPr="006171AE">
        <w:rPr>
          <w:rFonts w:hint="eastAsia"/>
        </w:rPr>
        <w:t>在這樣的機制下，只要是用</w:t>
      </w:r>
      <w:r w:rsidR="00C318A4">
        <w:rPr>
          <w:rFonts w:hint="eastAsia"/>
        </w:rPr>
        <w:t>綠色比特幣錢包交易</w:t>
      </w:r>
      <w:r w:rsidRPr="006171AE">
        <w:rPr>
          <w:rFonts w:hint="eastAsia"/>
        </w:rPr>
        <w:t>即可確認雙花攻擊是不會發生的，對商家或是收款人而言，可以得到在即時交易中不被雙花攻擊的保障，提升</w:t>
      </w:r>
      <w:r w:rsidR="00C318A4">
        <w:rPr>
          <w:rFonts w:hint="eastAsia"/>
        </w:rPr>
        <w:t>在</w:t>
      </w:r>
      <w:r w:rsidRPr="006171AE">
        <w:rPr>
          <w:rFonts w:hint="eastAsia"/>
        </w:rPr>
        <w:t>未進入區塊鏈的交易可</w:t>
      </w:r>
      <w:r w:rsidR="004452A1">
        <w:rPr>
          <w:rFonts w:hint="eastAsia"/>
        </w:rPr>
        <w:t>確定性</w:t>
      </w:r>
      <w:r w:rsidRPr="006171AE">
        <w:rPr>
          <w:rFonts w:hint="eastAsia"/>
        </w:rPr>
        <w:t>，進而創造出即時交易的可行性。</w:t>
      </w:r>
      <w:r w:rsidR="00C318A4">
        <w:rPr>
          <w:rFonts w:hint="eastAsia"/>
        </w:rPr>
        <w:t>以下為</w:t>
      </w:r>
      <w:bookmarkStart w:id="86" w:name="_Toc488838109"/>
      <w:bookmarkStart w:id="87" w:name="_Toc489979410"/>
      <w:r w:rsidR="00BD761D">
        <w:rPr>
          <w:rFonts w:hint="eastAsia"/>
        </w:rPr>
        <w:t>透過綠色錢包的交易流程</w:t>
      </w:r>
      <w:r w:rsidR="00617CAB">
        <w:rPr>
          <w:rFonts w:hint="eastAsia"/>
        </w:rPr>
        <w:t>，如</w:t>
      </w:r>
      <w:r w:rsidR="003E45F0">
        <w:rPr>
          <w:rFonts w:hint="eastAsia"/>
        </w:rPr>
        <w:t>上</w:t>
      </w:r>
      <w:r w:rsidR="00326260" w:rsidRPr="0013599F">
        <w:fldChar w:fldCharType="begin"/>
      </w:r>
      <w:r w:rsidR="00326260" w:rsidRPr="0013599F">
        <w:instrText xml:space="preserve"> </w:instrText>
      </w:r>
      <w:r w:rsidR="00326260" w:rsidRPr="0013599F">
        <w:rPr>
          <w:rFonts w:hint="eastAsia"/>
        </w:rPr>
        <w:instrText>REF _Ref492767414 \h</w:instrText>
      </w:r>
      <w:r w:rsidR="00326260" w:rsidRPr="0013599F">
        <w:instrText xml:space="preserve"> </w:instrText>
      </w:r>
      <w:r w:rsidR="0013599F" w:rsidRPr="0013599F">
        <w:instrText xml:space="preserve"> \* MERGEFORMAT </w:instrText>
      </w:r>
      <w:r w:rsidR="00326260" w:rsidRPr="0013599F">
        <w:fldChar w:fldCharType="separate"/>
      </w:r>
      <w:r w:rsidR="002C3606" w:rsidRPr="00D17AB7">
        <w:rPr>
          <w:rFonts w:hint="eastAsia"/>
        </w:rPr>
        <w:t>圖</w:t>
      </w:r>
      <w:r w:rsidR="002C3606" w:rsidRPr="00D17AB7">
        <w:t xml:space="preserve"> </w:t>
      </w:r>
      <w:r w:rsidR="002C3606" w:rsidRPr="00D17AB7">
        <w:rPr>
          <w:noProof/>
        </w:rPr>
        <w:t>4</w:t>
      </w:r>
      <w:r w:rsidR="00326260" w:rsidRPr="0013599F">
        <w:fldChar w:fldCharType="end"/>
      </w:r>
      <w:r w:rsidR="00BD761D" w:rsidRPr="00441060">
        <w:rPr>
          <w:rFonts w:hint="eastAsia"/>
        </w:rPr>
        <w:t>：</w:t>
      </w:r>
    </w:p>
    <w:p w14:paraId="2073F664" w14:textId="22391018" w:rsidR="006E04A3" w:rsidRDefault="00F036E7" w:rsidP="00C318A4">
      <w:pPr>
        <w:pStyle w:val="123"/>
        <w:numPr>
          <w:ilvl w:val="0"/>
          <w:numId w:val="42"/>
        </w:numPr>
        <w:ind w:left="284" w:hanging="284"/>
      </w:pPr>
      <w:r>
        <w:rPr>
          <w:rFonts w:hint="eastAsia"/>
        </w:rPr>
        <w:t>使用者以</w:t>
      </w:r>
      <w:r>
        <w:rPr>
          <w:rFonts w:hint="eastAsia"/>
        </w:rPr>
        <w:t>Green</w:t>
      </w:r>
      <w:r w:rsidR="00585DE7">
        <w:t xml:space="preserve"> a</w:t>
      </w:r>
      <w:r>
        <w:rPr>
          <w:rFonts w:hint="eastAsia"/>
        </w:rPr>
        <w:t>ddress</w:t>
      </w:r>
      <w:r>
        <w:rPr>
          <w:rFonts w:hint="eastAsia"/>
        </w:rPr>
        <w:t>錢包應用程式發起交易，並且以用戶端的私鑰</w:t>
      </w:r>
      <w:r w:rsidR="00390031">
        <w:rPr>
          <w:rFonts w:hint="eastAsia"/>
        </w:rPr>
        <w:t>簽署</w:t>
      </w:r>
      <w:r>
        <w:rPr>
          <w:rFonts w:hint="eastAsia"/>
        </w:rPr>
        <w:t>本次交易</w:t>
      </w:r>
      <w:r w:rsidR="001D44F8" w:rsidRPr="006171AE">
        <w:rPr>
          <w:rFonts w:hint="eastAsia"/>
        </w:rPr>
        <w:t>。</w:t>
      </w:r>
    </w:p>
    <w:p w14:paraId="6B2B486B" w14:textId="1D7DF4F3" w:rsidR="006E04A3" w:rsidRDefault="00F036E7" w:rsidP="00C318A4">
      <w:pPr>
        <w:pStyle w:val="123"/>
        <w:numPr>
          <w:ilvl w:val="0"/>
          <w:numId w:val="42"/>
        </w:numPr>
        <w:ind w:left="284" w:hanging="284"/>
      </w:pPr>
      <w:r>
        <w:rPr>
          <w:rFonts w:hint="eastAsia"/>
        </w:rPr>
        <w:t>綠色地址</w:t>
      </w:r>
      <w:r w:rsidR="0045156A">
        <w:rPr>
          <w:rFonts w:hint="eastAsia"/>
        </w:rPr>
        <w:t>代理節點</w:t>
      </w:r>
      <w:r>
        <w:rPr>
          <w:rFonts w:hint="eastAsia"/>
        </w:rPr>
        <w:t>收到用戶傳來的此筆交易資訊，會驗證此地址是否可能為雙花攻擊支地址，若非惡意地址，便提供</w:t>
      </w:r>
      <w:r w:rsidR="0045156A">
        <w:rPr>
          <w:rFonts w:hint="eastAsia"/>
        </w:rPr>
        <w:t>代理節點</w:t>
      </w:r>
      <w:r>
        <w:rPr>
          <w:rFonts w:hint="eastAsia"/>
        </w:rPr>
        <w:t>端私鑰以</w:t>
      </w:r>
      <w:r w:rsidR="00390031">
        <w:rPr>
          <w:rFonts w:hint="eastAsia"/>
        </w:rPr>
        <w:t>簽署</w:t>
      </w:r>
      <w:r>
        <w:rPr>
          <w:rFonts w:hint="eastAsia"/>
        </w:rPr>
        <w:t>交易</w:t>
      </w:r>
      <w:r w:rsidR="001D44F8" w:rsidRPr="006171AE">
        <w:rPr>
          <w:rFonts w:hint="eastAsia"/>
        </w:rPr>
        <w:t>。</w:t>
      </w:r>
    </w:p>
    <w:p w14:paraId="61B2961C" w14:textId="042AD7C9" w:rsidR="00F036E7" w:rsidRDefault="00F036E7" w:rsidP="00C318A4">
      <w:pPr>
        <w:pStyle w:val="123"/>
        <w:numPr>
          <w:ilvl w:val="0"/>
          <w:numId w:val="42"/>
        </w:numPr>
        <w:ind w:left="284" w:hanging="284"/>
      </w:pPr>
      <w:r>
        <w:rPr>
          <w:rFonts w:hint="eastAsia"/>
        </w:rPr>
        <w:t>取得客戶及</w:t>
      </w:r>
      <w:r w:rsidR="0045156A">
        <w:rPr>
          <w:rFonts w:hint="eastAsia"/>
        </w:rPr>
        <w:t>代理節點</w:t>
      </w:r>
      <w:r>
        <w:rPr>
          <w:rFonts w:hint="eastAsia"/>
        </w:rPr>
        <w:t>端私鑰後，綠色地址錢包便可</w:t>
      </w:r>
      <w:r w:rsidR="0045156A">
        <w:rPr>
          <w:rFonts w:hint="eastAsia"/>
        </w:rPr>
        <w:t>透過代理節點</w:t>
      </w:r>
      <w:r>
        <w:rPr>
          <w:rFonts w:hint="eastAsia"/>
        </w:rPr>
        <w:t>發送此筆交易訊息至比特幣節點內。</w:t>
      </w:r>
    </w:p>
    <w:bookmarkEnd w:id="86"/>
    <w:bookmarkEnd w:id="87"/>
    <w:p w14:paraId="05E85C1F" w14:textId="6180A919" w:rsidR="00556177" w:rsidRPr="00FB7765" w:rsidRDefault="0076575F" w:rsidP="00FB7765">
      <w:pPr>
        <w:pStyle w:val="21"/>
        <w:numPr>
          <w:ilvl w:val="0"/>
          <w:numId w:val="4"/>
        </w:numPr>
        <w:snapToGrid w:val="0"/>
        <w:ind w:left="240" w:hanging="240"/>
        <w:outlineLvl w:val="9"/>
      </w:pPr>
      <w:r w:rsidRPr="006171AE">
        <w:rPr>
          <w:rFonts w:hint="eastAsia"/>
        </w:rPr>
        <w:t>研究方法</w:t>
      </w:r>
    </w:p>
    <w:p w14:paraId="24067E91" w14:textId="625E6BAB" w:rsidR="0076575F" w:rsidRPr="006171AE" w:rsidRDefault="0076575F" w:rsidP="0076575F">
      <w:pPr>
        <w:pStyle w:val="a6"/>
      </w:pPr>
      <w:r w:rsidRPr="006171AE">
        <w:rPr>
          <w:rFonts w:hint="eastAsia"/>
        </w:rPr>
        <w:t>說明系統</w:t>
      </w:r>
      <w:r w:rsidR="00E50241">
        <w:rPr>
          <w:rFonts w:hint="eastAsia"/>
        </w:rPr>
        <w:t>開發背景</w:t>
      </w:r>
      <w:r w:rsidRPr="006171AE">
        <w:rPr>
          <w:rFonts w:hint="eastAsia"/>
        </w:rPr>
        <w:t>、架構</w:t>
      </w:r>
      <w:r w:rsidR="00E50241" w:rsidRPr="006171AE">
        <w:rPr>
          <w:rFonts w:hint="eastAsia"/>
        </w:rPr>
        <w:t>、</w:t>
      </w:r>
      <w:r w:rsidRPr="006171AE">
        <w:rPr>
          <w:rFonts w:hint="eastAsia"/>
        </w:rPr>
        <w:t>流程</w:t>
      </w:r>
      <w:r w:rsidR="008066C1">
        <w:rPr>
          <w:rFonts w:hint="eastAsia"/>
        </w:rPr>
        <w:t>與</w:t>
      </w:r>
      <w:r w:rsidR="00E50241">
        <w:rPr>
          <w:rFonts w:hint="eastAsia"/>
        </w:rPr>
        <w:t>資料庫架構</w:t>
      </w:r>
      <w:r w:rsidRPr="006171AE">
        <w:rPr>
          <w:rFonts w:hint="eastAsia"/>
        </w:rPr>
        <w:t>。</w:t>
      </w:r>
    </w:p>
    <w:p w14:paraId="0E0E93A7" w14:textId="77777777" w:rsidR="0073181B" w:rsidRPr="00543354" w:rsidRDefault="0073181B" w:rsidP="0076575F">
      <w:pPr>
        <w:pStyle w:val="a6"/>
        <w:rPr>
          <w:sz w:val="12"/>
          <w:szCs w:val="12"/>
        </w:rPr>
      </w:pPr>
    </w:p>
    <w:p w14:paraId="19E7BCC8" w14:textId="31E86E8E" w:rsidR="00A5009C" w:rsidRPr="00C318A4" w:rsidRDefault="00A5009C" w:rsidP="00FB7765">
      <w:pPr>
        <w:pStyle w:val="21"/>
        <w:numPr>
          <w:ilvl w:val="1"/>
          <w:numId w:val="4"/>
        </w:numPr>
        <w:snapToGrid w:val="0"/>
        <w:outlineLvl w:val="9"/>
      </w:pPr>
      <w:r>
        <w:rPr>
          <w:rFonts w:hint="eastAsia"/>
          <w:sz w:val="22"/>
        </w:rPr>
        <w:t>系統開發背景</w:t>
      </w:r>
    </w:p>
    <w:p w14:paraId="097868F6" w14:textId="42F5886B" w:rsidR="00A5009C" w:rsidRDefault="00A5009C" w:rsidP="00B64B7F">
      <w:pPr>
        <w:pStyle w:val="a6"/>
      </w:pPr>
      <w:r w:rsidRPr="00A5009C">
        <w:rPr>
          <w:rFonts w:hint="eastAsia"/>
        </w:rPr>
        <w:t>雖然比特幣為開源系統，但</w:t>
      </w:r>
      <w:del w:id="88" w:author="jambo" w:date="2017-10-05T15:07:00Z">
        <w:r w:rsidRPr="00A5009C" w:rsidDel="00A32045">
          <w:rPr>
            <w:rFonts w:hint="eastAsia"/>
          </w:rPr>
          <w:delText>由於現今比特幣價格不斐，截自</w:delText>
        </w:r>
        <w:r w:rsidR="00270E98" w:rsidDel="00A32045">
          <w:rPr>
            <w:rFonts w:hint="eastAsia"/>
          </w:rPr>
          <w:delText>2017/9/3</w:delText>
        </w:r>
        <w:r w:rsidR="001D44F8" w:rsidDel="00A32045">
          <w:rPr>
            <w:rFonts w:hint="eastAsia"/>
          </w:rPr>
          <w:delText>，</w:delText>
        </w:r>
        <w:r w:rsidRPr="00A5009C" w:rsidDel="00A32045">
          <w:rPr>
            <w:rFonts w:hint="eastAsia"/>
          </w:rPr>
          <w:delText>一顆比特幣兌換美金的均價約為</w:delText>
        </w:r>
        <w:r w:rsidR="00270E98" w:rsidDel="00A32045">
          <w:rPr>
            <w:rFonts w:hint="eastAsia"/>
          </w:rPr>
          <w:delText>4689.46</w:delText>
        </w:r>
        <w:r w:rsidRPr="00A5009C" w:rsidDel="00A32045">
          <w:rPr>
            <w:rFonts w:hint="eastAsia"/>
          </w:rPr>
          <w:delText>美元，倘</w:delText>
        </w:r>
      </w:del>
      <w:r w:rsidRPr="00A5009C">
        <w:rPr>
          <w:rFonts w:hint="eastAsia"/>
        </w:rPr>
        <w:t>若</w:t>
      </w:r>
      <w:r w:rsidR="001D44F8">
        <w:rPr>
          <w:rFonts w:hint="eastAsia"/>
        </w:rPr>
        <w:t>實際</w:t>
      </w:r>
      <w:ins w:id="89" w:author="jambo" w:date="2017-10-05T15:07:00Z">
        <w:r w:rsidR="00A32045">
          <w:rPr>
            <w:rFonts w:hint="eastAsia"/>
          </w:rPr>
          <w:t>使</w:t>
        </w:r>
      </w:ins>
      <w:del w:id="90" w:author="jambo" w:date="2017-10-05T15:07:00Z">
        <w:r w:rsidRPr="00A5009C" w:rsidDel="00A32045">
          <w:rPr>
            <w:rFonts w:hint="eastAsia"/>
          </w:rPr>
          <w:delText>利</w:delText>
        </w:r>
      </w:del>
      <w:r w:rsidRPr="00A5009C">
        <w:rPr>
          <w:rFonts w:hint="eastAsia"/>
        </w:rPr>
        <w:t>用比特幣作為</w:t>
      </w:r>
      <w:del w:id="91" w:author="jambo" w:date="2017-10-05T15:07:00Z">
        <w:r w:rsidR="001D44F8" w:rsidDel="00A32045">
          <w:rPr>
            <w:rFonts w:hint="eastAsia"/>
          </w:rPr>
          <w:delText>測試本</w:delText>
        </w:r>
      </w:del>
      <w:r w:rsidRPr="00A5009C">
        <w:rPr>
          <w:rFonts w:hint="eastAsia"/>
        </w:rPr>
        <w:t>開發系統</w:t>
      </w:r>
      <w:ins w:id="92" w:author="jambo" w:date="2017-10-05T15:07:00Z">
        <w:r w:rsidR="00A32045">
          <w:rPr>
            <w:rFonts w:hint="eastAsia"/>
          </w:rPr>
          <w:t>之背景</w:t>
        </w:r>
      </w:ins>
      <w:r w:rsidRPr="00A5009C">
        <w:rPr>
          <w:rFonts w:hint="eastAsia"/>
        </w:rPr>
        <w:t>，系統開發成本難以估計，故本系統選擇使用</w:t>
      </w:r>
      <w:r w:rsidR="00270E98">
        <w:rPr>
          <w:rFonts w:hint="eastAsia"/>
        </w:rPr>
        <w:t>比特幣綠色錢包之測試幣</w:t>
      </w:r>
      <w:r w:rsidRPr="00A5009C">
        <w:rPr>
          <w:rFonts w:hint="eastAsia"/>
        </w:rPr>
        <w:t>作為開發</w:t>
      </w:r>
      <w:r w:rsidR="00270E98">
        <w:rPr>
          <w:rFonts w:hint="eastAsia"/>
        </w:rPr>
        <w:t>及測試用的工具，使其</w:t>
      </w:r>
      <w:r w:rsidRPr="00A5009C">
        <w:rPr>
          <w:rFonts w:hint="eastAsia"/>
        </w:rPr>
        <w:t>作為研究</w:t>
      </w:r>
      <w:r w:rsidR="00582DC5">
        <w:rPr>
          <w:rFonts w:hint="eastAsia"/>
        </w:rPr>
        <w:t>發展</w:t>
      </w:r>
      <w:r w:rsidRPr="00A5009C">
        <w:rPr>
          <w:rFonts w:hint="eastAsia"/>
        </w:rPr>
        <w:t>的基</w:t>
      </w:r>
      <w:r w:rsidR="00582DC5">
        <w:rPr>
          <w:rFonts w:hint="eastAsia"/>
        </w:rPr>
        <w:t>礎</w:t>
      </w:r>
      <w:r w:rsidRPr="00A5009C">
        <w:rPr>
          <w:rFonts w:hint="eastAsia"/>
        </w:rPr>
        <w:t>，由於測試幣系統內的所有演算法皆與真實比特幣系統一</w:t>
      </w:r>
      <w:r w:rsidR="00270E98">
        <w:rPr>
          <w:rFonts w:hint="eastAsia"/>
        </w:rPr>
        <w:t>致，</w:t>
      </w:r>
      <w:del w:id="93" w:author="jambo" w:date="2017-10-05T22:21:00Z">
        <w:r w:rsidR="00270E98" w:rsidDel="00FC2B46">
          <w:rPr>
            <w:rFonts w:hint="eastAsia"/>
          </w:rPr>
          <w:delText>包括錢包的加密、公私鑰的產生、交易的認證及錢幣的發行都與實際比特幣</w:delText>
        </w:r>
        <w:r w:rsidRPr="00A5009C" w:rsidDel="00FC2B46">
          <w:rPr>
            <w:rFonts w:hint="eastAsia"/>
          </w:rPr>
          <w:delText>系統相同，</w:delText>
        </w:r>
      </w:del>
      <w:r w:rsidRPr="00A5009C">
        <w:rPr>
          <w:rFonts w:hint="eastAsia"/>
        </w:rPr>
        <w:t>唯一的差別只在於測試幣建立於與比特幣不同的區</w:t>
      </w:r>
      <w:r w:rsidR="00270E98">
        <w:rPr>
          <w:rFonts w:hint="eastAsia"/>
        </w:rPr>
        <w:t>塊鏈上，並且</w:t>
      </w:r>
      <w:r w:rsidR="00582DC5">
        <w:rPr>
          <w:rFonts w:hint="eastAsia"/>
        </w:rPr>
        <w:t>它在</w:t>
      </w:r>
      <w:r w:rsidR="00270E98">
        <w:rPr>
          <w:rFonts w:hint="eastAsia"/>
        </w:rPr>
        <w:t>市場價值極低，因此測試幣為開發本系統模型的不二之選</w:t>
      </w:r>
      <w:r w:rsidRPr="00A5009C">
        <w:rPr>
          <w:rFonts w:hint="eastAsia"/>
        </w:rPr>
        <w:t>。</w:t>
      </w:r>
    </w:p>
    <w:p w14:paraId="1B290DFF" w14:textId="2BA69097" w:rsidR="00A5009C" w:rsidDel="009E7C68" w:rsidRDefault="00A5009C" w:rsidP="00C318A4">
      <w:pPr>
        <w:pStyle w:val="a6"/>
        <w:rPr>
          <w:del w:id="94" w:author="jambo" w:date="2017-10-05T20:43:00Z"/>
          <w:szCs w:val="24"/>
        </w:rPr>
      </w:pPr>
      <w:del w:id="95" w:author="jambo" w:date="2017-10-05T20:43:00Z">
        <w:r w:rsidRPr="00AF4D4D" w:rsidDel="009E7C68">
          <w:rPr>
            <w:szCs w:val="24"/>
          </w:rPr>
          <w:delText>因為需要修改並強化比特幣之測試幣的功能，所以本論文在</w:delText>
        </w:r>
        <w:r w:rsidRPr="00AF4D4D" w:rsidDel="009E7C68">
          <w:rPr>
            <w:rFonts w:hint="eastAsia"/>
            <w:szCs w:val="24"/>
          </w:rPr>
          <w:delText>開發軟體</w:delText>
        </w:r>
        <w:r w:rsidRPr="00AF4D4D" w:rsidDel="009E7C68">
          <w:rPr>
            <w:szCs w:val="24"/>
          </w:rPr>
          <w:delText>上</w:delText>
        </w:r>
        <w:r w:rsidRPr="00AF4D4D" w:rsidDel="009E7C68">
          <w:rPr>
            <w:rFonts w:hint="eastAsia"/>
            <w:szCs w:val="24"/>
          </w:rPr>
          <w:delText>選擇目前市面上</w:delText>
        </w:r>
        <w:r w:rsidRPr="00AF4D4D" w:rsidDel="009E7C68">
          <w:rPr>
            <w:szCs w:val="24"/>
          </w:rPr>
          <w:delText>功能最為強</w:delText>
        </w:r>
        <w:r w:rsidR="00D068CF" w:rsidDel="009E7C68">
          <w:rPr>
            <w:rFonts w:hint="eastAsia"/>
            <w:szCs w:val="24"/>
          </w:rPr>
          <w:delText>大</w:delText>
        </w:r>
        <w:r w:rsidRPr="00AF4D4D" w:rsidDel="009E7C68">
          <w:rPr>
            <w:szCs w:val="24"/>
          </w:rPr>
          <w:delText>的</w:delText>
        </w:r>
        <w:r w:rsidRPr="00AF4D4D" w:rsidDel="009E7C68">
          <w:rPr>
            <w:rFonts w:hint="eastAsia"/>
            <w:szCs w:val="24"/>
          </w:rPr>
          <w:delText>Android</w:delText>
        </w:r>
        <w:r w:rsidRPr="00AF4D4D" w:rsidDel="009E7C68">
          <w:rPr>
            <w:rFonts w:hint="eastAsia"/>
            <w:szCs w:val="24"/>
          </w:rPr>
          <w:delText>開發</w:delText>
        </w:r>
        <w:r w:rsidRPr="00AF4D4D" w:rsidDel="009E7C68">
          <w:rPr>
            <w:szCs w:val="24"/>
          </w:rPr>
          <w:delText>編譯器</w:delText>
        </w:r>
        <w:r w:rsidRPr="00AF4D4D" w:rsidDel="009E7C68">
          <w:rPr>
            <w:rFonts w:hint="eastAsia"/>
            <w:szCs w:val="24"/>
          </w:rPr>
          <w:delText>「</w:delText>
        </w:r>
        <w:r w:rsidRPr="00AF4D4D" w:rsidDel="009E7C68">
          <w:rPr>
            <w:rFonts w:hint="eastAsia"/>
            <w:szCs w:val="24"/>
          </w:rPr>
          <w:delText>Android Studio</w:delText>
        </w:r>
        <w:r w:rsidR="00104720" w:rsidDel="009E7C68">
          <w:rPr>
            <w:szCs w:val="24"/>
          </w:rPr>
          <w:fldChar w:fldCharType="begin"/>
        </w:r>
        <w:r w:rsidR="00104720" w:rsidDel="009E7C68">
          <w:rPr>
            <w:szCs w:val="24"/>
          </w:rPr>
          <w:delInstrText xml:space="preserve"> </w:delInstrText>
        </w:r>
        <w:r w:rsidR="00104720" w:rsidDel="009E7C68">
          <w:rPr>
            <w:rFonts w:hint="eastAsia"/>
            <w:szCs w:val="24"/>
          </w:rPr>
          <w:delInstrText>REF _Ref492312515 \r \h</w:delInstrText>
        </w:r>
        <w:r w:rsidR="00104720" w:rsidDel="009E7C68">
          <w:rPr>
            <w:szCs w:val="24"/>
          </w:rPr>
          <w:delInstrText xml:space="preserve"> </w:delInstrText>
        </w:r>
        <w:r w:rsidR="00104720" w:rsidDel="009E7C68">
          <w:rPr>
            <w:szCs w:val="24"/>
          </w:rPr>
        </w:r>
        <w:r w:rsidR="00104720" w:rsidDel="009E7C68">
          <w:rPr>
            <w:szCs w:val="24"/>
          </w:rPr>
          <w:fldChar w:fldCharType="separate"/>
        </w:r>
        <w:r w:rsidR="002C3606" w:rsidDel="009E7C68">
          <w:rPr>
            <w:szCs w:val="24"/>
          </w:rPr>
          <w:delText>[25]</w:delText>
        </w:r>
        <w:r w:rsidR="00104720" w:rsidDel="009E7C68">
          <w:rPr>
            <w:szCs w:val="24"/>
          </w:rPr>
          <w:fldChar w:fldCharType="end"/>
        </w:r>
        <w:r w:rsidRPr="00AF4D4D" w:rsidDel="009E7C68">
          <w:rPr>
            <w:szCs w:val="24"/>
          </w:rPr>
          <w:delText>」作為</w:delText>
        </w:r>
        <w:r w:rsidR="00270E98" w:rsidDel="009E7C68">
          <w:rPr>
            <w:rFonts w:hint="eastAsia"/>
            <w:szCs w:val="24"/>
          </w:rPr>
          <w:delText>行動應用</w:delText>
        </w:r>
        <w:r w:rsidRPr="00AF4D4D" w:rsidDel="009E7C68">
          <w:rPr>
            <w:szCs w:val="24"/>
          </w:rPr>
          <w:delText>開發環境</w:delText>
        </w:r>
        <w:r w:rsidRPr="00AF4D4D" w:rsidDel="009E7C68">
          <w:rPr>
            <w:rFonts w:hint="eastAsia"/>
            <w:szCs w:val="24"/>
          </w:rPr>
          <w:delText>。</w:delText>
        </w:r>
      </w:del>
    </w:p>
    <w:p w14:paraId="36368789" w14:textId="04562318" w:rsidR="00A5009C" w:rsidRPr="00AF4D4D" w:rsidDel="009E7C68" w:rsidRDefault="00270E98" w:rsidP="00C318A4">
      <w:pPr>
        <w:pStyle w:val="a6"/>
        <w:rPr>
          <w:del w:id="96" w:author="jambo" w:date="2017-10-05T20:43:00Z"/>
          <w:szCs w:val="24"/>
        </w:rPr>
      </w:pPr>
      <w:del w:id="97" w:author="jambo" w:date="2017-10-05T20:43:00Z">
        <w:r w:rsidDel="009E7C68">
          <w:rPr>
            <w:szCs w:val="24"/>
          </w:rPr>
          <w:delText>另</w:delText>
        </w:r>
        <w:r w:rsidR="00A5009C" w:rsidRPr="00AF4D4D" w:rsidDel="009E7C68">
          <w:rPr>
            <w:szCs w:val="24"/>
          </w:rPr>
          <w:delText>一方面本系統需要讓商家可以快速且便利的完成</w:delText>
        </w:r>
        <w:r w:rsidR="00A5009C" w:rsidRPr="00AF4D4D" w:rsidDel="009E7C68">
          <w:rPr>
            <w:rFonts w:hint="eastAsia"/>
            <w:szCs w:val="24"/>
          </w:rPr>
          <w:delText>結帳</w:delText>
        </w:r>
        <w:r w:rsidR="00A5009C" w:rsidDel="009E7C68">
          <w:rPr>
            <w:rFonts w:hint="eastAsia"/>
            <w:szCs w:val="24"/>
          </w:rPr>
          <w:delText>及</w:delText>
        </w:r>
        <w:r w:rsidR="00A5009C" w:rsidRPr="00AF4D4D" w:rsidDel="009E7C68">
          <w:rPr>
            <w:szCs w:val="24"/>
          </w:rPr>
          <w:delText>收銀之動作，故選擇由</w:delText>
        </w:r>
        <w:r w:rsidR="00A5009C" w:rsidRPr="00AF4D4D" w:rsidDel="009E7C68">
          <w:rPr>
            <w:rFonts w:hint="eastAsia"/>
            <w:szCs w:val="24"/>
          </w:rPr>
          <w:delText>Google</w:delText>
        </w:r>
        <w:r w:rsidR="00A5009C" w:rsidRPr="00AF4D4D" w:rsidDel="009E7C68">
          <w:rPr>
            <w:rFonts w:hint="eastAsia"/>
            <w:szCs w:val="24"/>
          </w:rPr>
          <w:delText>與手機大廠</w:delText>
        </w:r>
        <w:r w:rsidR="00A5009C" w:rsidRPr="00AF4D4D" w:rsidDel="009E7C68">
          <w:rPr>
            <w:rFonts w:hint="eastAsia"/>
            <w:szCs w:val="24"/>
          </w:rPr>
          <w:delText>LG</w:delText>
        </w:r>
        <w:r w:rsidR="00A5009C" w:rsidRPr="00AF4D4D" w:rsidDel="009E7C68">
          <w:rPr>
            <w:szCs w:val="24"/>
          </w:rPr>
          <w:delText>共同發行之</w:delText>
        </w:r>
        <w:r w:rsidR="00A5009C" w:rsidRPr="00AF4D4D" w:rsidDel="009E7C68">
          <w:rPr>
            <w:szCs w:val="24"/>
          </w:rPr>
          <w:delText>Google Nexus 5</w:delText>
        </w:r>
        <w:r w:rsidR="00A5009C" w:rsidRPr="00AF4D4D" w:rsidDel="009E7C68">
          <w:rPr>
            <w:szCs w:val="24"/>
          </w:rPr>
          <w:delText>及</w:delText>
        </w:r>
        <w:r w:rsidR="00A5009C" w:rsidRPr="00AF4D4D" w:rsidDel="009E7C68">
          <w:rPr>
            <w:szCs w:val="24"/>
          </w:rPr>
          <w:delText>Google Nexus 5X</w:delText>
        </w:r>
        <w:r w:rsidR="00A5009C" w:rsidRPr="00AF4D4D" w:rsidDel="009E7C68">
          <w:rPr>
            <w:rFonts w:hint="eastAsia"/>
            <w:szCs w:val="24"/>
          </w:rPr>
          <w:delText>兩部手機</w:delText>
        </w:r>
        <w:r w:rsidR="00A5009C" w:rsidRPr="00AF4D4D" w:rsidDel="009E7C68">
          <w:rPr>
            <w:szCs w:val="24"/>
          </w:rPr>
          <w:delText>作為搭載</w:delText>
        </w:r>
        <w:r w:rsidR="00D068CF" w:rsidDel="009E7C68">
          <w:rPr>
            <w:rFonts w:hint="eastAsia"/>
            <w:szCs w:val="24"/>
          </w:rPr>
          <w:delText>本</w:delText>
        </w:r>
        <w:r w:rsidR="00A5009C" w:rsidRPr="00AF4D4D" w:rsidDel="009E7C68">
          <w:rPr>
            <w:szCs w:val="24"/>
          </w:rPr>
          <w:delText>系統及系統測試之硬體設備，該手機</w:delText>
        </w:r>
        <w:r w:rsidR="00A5009C" w:rsidDel="009E7C68">
          <w:rPr>
            <w:rFonts w:hint="eastAsia"/>
            <w:szCs w:val="24"/>
          </w:rPr>
          <w:delText>之</w:delText>
        </w:r>
        <w:r w:rsidR="00A5009C" w:rsidRPr="00AF4D4D" w:rsidDel="009E7C68">
          <w:rPr>
            <w:szCs w:val="24"/>
          </w:rPr>
          <w:delText>優勢為系統更新速度快，且兩部手機皆擁有</w:delText>
        </w:r>
        <w:r w:rsidR="00A5009C" w:rsidRPr="00AF4D4D" w:rsidDel="009E7C68">
          <w:rPr>
            <w:rFonts w:hint="eastAsia"/>
            <w:szCs w:val="24"/>
          </w:rPr>
          <w:delText>近場通訊</w:delText>
        </w:r>
        <w:r w:rsidR="00A5009C" w:rsidRPr="00AF4D4D" w:rsidDel="009E7C68">
          <w:rPr>
            <w:szCs w:val="24"/>
          </w:rPr>
          <w:delText>（</w:delText>
        </w:r>
        <w:r w:rsidR="00A5009C" w:rsidRPr="006C6F6D" w:rsidDel="009E7C68">
          <w:rPr>
            <w:color w:val="222222"/>
            <w:kern w:val="0"/>
            <w:szCs w:val="23"/>
            <w:shd w:val="clear" w:color="auto" w:fill="FFFFFF"/>
          </w:rPr>
          <w:delText>N</w:delText>
        </w:r>
        <w:r w:rsidR="00A5009C" w:rsidRPr="00AF4D4D" w:rsidDel="009E7C68">
          <w:rPr>
            <w:szCs w:val="24"/>
          </w:rPr>
          <w:delText>ear-</w:delText>
        </w:r>
        <w:r w:rsidR="00A5009C" w:rsidDel="009E7C68">
          <w:rPr>
            <w:rFonts w:hint="eastAsia"/>
            <w:szCs w:val="24"/>
          </w:rPr>
          <w:delText>F</w:delText>
        </w:r>
        <w:r w:rsidR="00A5009C" w:rsidRPr="00AF4D4D" w:rsidDel="009E7C68">
          <w:rPr>
            <w:szCs w:val="24"/>
          </w:rPr>
          <w:delText xml:space="preserve">ield </w:delText>
        </w:r>
        <w:r w:rsidR="00A5009C" w:rsidDel="009E7C68">
          <w:rPr>
            <w:rFonts w:hint="eastAsia"/>
            <w:szCs w:val="24"/>
          </w:rPr>
          <w:delText>C</w:delText>
        </w:r>
        <w:r w:rsidR="00A5009C" w:rsidRPr="00AF4D4D" w:rsidDel="009E7C68">
          <w:rPr>
            <w:szCs w:val="24"/>
          </w:rPr>
          <w:delText>ommunication</w:delText>
        </w:r>
        <w:r w:rsidR="00A5009C" w:rsidRPr="00AF4D4D" w:rsidDel="009E7C68">
          <w:rPr>
            <w:szCs w:val="24"/>
          </w:rPr>
          <w:delText>，</w:delText>
        </w:r>
        <w:r w:rsidR="00A5009C" w:rsidRPr="00AF4D4D" w:rsidDel="009E7C68">
          <w:rPr>
            <w:szCs w:val="24"/>
          </w:rPr>
          <w:delText>NFC</w:delText>
        </w:r>
        <w:r w:rsidR="00A5009C" w:rsidRPr="00AF4D4D" w:rsidDel="009E7C68">
          <w:rPr>
            <w:szCs w:val="24"/>
          </w:rPr>
          <w:delText>）</w:delText>
        </w:r>
        <w:r w:rsidR="00104720" w:rsidDel="009E7C68">
          <w:rPr>
            <w:szCs w:val="24"/>
          </w:rPr>
          <w:fldChar w:fldCharType="begin"/>
        </w:r>
        <w:r w:rsidR="00104720" w:rsidDel="009E7C68">
          <w:rPr>
            <w:szCs w:val="24"/>
          </w:rPr>
          <w:delInstrText xml:space="preserve"> REF _Ref492312605 \r \h </w:delInstrText>
        </w:r>
        <w:r w:rsidR="00104720" w:rsidDel="009E7C68">
          <w:rPr>
            <w:szCs w:val="24"/>
          </w:rPr>
        </w:r>
        <w:r w:rsidR="00104720" w:rsidDel="009E7C68">
          <w:rPr>
            <w:szCs w:val="24"/>
          </w:rPr>
          <w:fldChar w:fldCharType="separate"/>
        </w:r>
        <w:r w:rsidR="002C3606" w:rsidDel="009E7C68">
          <w:rPr>
            <w:szCs w:val="24"/>
          </w:rPr>
          <w:delText>[26]</w:delText>
        </w:r>
        <w:r w:rsidR="00104720" w:rsidDel="009E7C68">
          <w:rPr>
            <w:szCs w:val="24"/>
          </w:rPr>
          <w:fldChar w:fldCharType="end"/>
        </w:r>
        <w:r w:rsidR="00A5009C" w:rsidRPr="00AF4D4D" w:rsidDel="009E7C68">
          <w:rPr>
            <w:rFonts w:hint="eastAsia"/>
            <w:szCs w:val="24"/>
          </w:rPr>
          <w:delText>功能</w:delText>
        </w:r>
        <w:r w:rsidR="00A5009C" w:rsidRPr="00AF4D4D" w:rsidDel="009E7C68">
          <w:rPr>
            <w:szCs w:val="24"/>
          </w:rPr>
          <w:delText>，</w:delText>
        </w:r>
        <w:r w:rsidR="00A5009C" w:rsidRPr="00AF4D4D" w:rsidDel="009E7C68">
          <w:rPr>
            <w:rFonts w:hint="eastAsia"/>
            <w:szCs w:val="24"/>
          </w:rPr>
          <w:delText>為本系統所需之</w:delText>
        </w:r>
        <w:r w:rsidR="00D068CF" w:rsidDel="009E7C68">
          <w:rPr>
            <w:rFonts w:hint="eastAsia"/>
            <w:szCs w:val="24"/>
          </w:rPr>
          <w:delText>模擬加密貨幣與商家交易的</w:delText>
        </w:r>
        <w:r w:rsidR="00A5009C" w:rsidRPr="00AF4D4D" w:rsidDel="009E7C68">
          <w:rPr>
            <w:rFonts w:hint="eastAsia"/>
            <w:szCs w:val="24"/>
          </w:rPr>
          <w:delText>重要</w:delText>
        </w:r>
        <w:r w:rsidR="00A5009C" w:rsidRPr="00AF4D4D" w:rsidDel="009E7C68">
          <w:rPr>
            <w:szCs w:val="24"/>
          </w:rPr>
          <w:delText>功能</w:delText>
        </w:r>
        <w:r w:rsidR="00A5009C" w:rsidRPr="00AF4D4D" w:rsidDel="009E7C68">
          <w:rPr>
            <w:rFonts w:hint="eastAsia"/>
            <w:szCs w:val="24"/>
          </w:rPr>
          <w:delText>。</w:delText>
        </w:r>
      </w:del>
    </w:p>
    <w:p w14:paraId="3E7D38F2" w14:textId="165E8FE4" w:rsidR="00A5009C" w:rsidRPr="00165CB9" w:rsidDel="00A549F5" w:rsidRDefault="00A5009C" w:rsidP="00A549F5">
      <w:pPr>
        <w:pStyle w:val="a6"/>
        <w:rPr>
          <w:del w:id="98" w:author="jambo" w:date="2017-10-05T21:58:00Z"/>
          <w:rFonts w:ascii="標楷體" w:hAnsi="標楷體"/>
        </w:rPr>
        <w:pPrChange w:id="99" w:author="jambo" w:date="2017-10-05T21:58:00Z">
          <w:pPr>
            <w:pStyle w:val="a6"/>
          </w:pPr>
        </w:pPrChange>
      </w:pPr>
      <w:r>
        <w:rPr>
          <w:rFonts w:hint="eastAsia"/>
        </w:rPr>
        <w:tab/>
      </w:r>
      <w:r>
        <w:rPr>
          <w:rFonts w:ascii="標楷體" w:hAnsi="標楷體" w:hint="eastAsia"/>
        </w:rPr>
        <w:t>資料庫方面</w:t>
      </w:r>
      <w:r w:rsidRPr="00870778">
        <w:rPr>
          <w:rFonts w:ascii="標楷體" w:hAnsi="標楷體" w:hint="eastAsia"/>
        </w:rPr>
        <w:t>本系統</w:t>
      </w:r>
      <w:r>
        <w:rPr>
          <w:rFonts w:ascii="標楷體" w:hAnsi="標楷體" w:hint="eastAsia"/>
        </w:rPr>
        <w:t>則是以</w:t>
      </w:r>
      <w:r w:rsidRPr="00870778">
        <w:t>XAMPP</w:t>
      </w:r>
      <w:r w:rsidRPr="00870778">
        <w:rPr>
          <w:rFonts w:hint="eastAsia"/>
        </w:rPr>
        <w:t>（</w:t>
      </w:r>
      <w:r w:rsidRPr="00870778">
        <w:t>X,</w:t>
      </w:r>
      <w:r>
        <w:rPr>
          <w:rFonts w:hint="eastAsia"/>
        </w:rPr>
        <w:t xml:space="preserve"> </w:t>
      </w:r>
      <w:r w:rsidRPr="00870778">
        <w:t>Apache,</w:t>
      </w:r>
      <w:r>
        <w:rPr>
          <w:rFonts w:hint="eastAsia"/>
        </w:rPr>
        <w:t xml:space="preserve"> </w:t>
      </w:r>
      <w:r w:rsidRPr="00870778">
        <w:t>MySQL,</w:t>
      </w:r>
      <w:r>
        <w:rPr>
          <w:rFonts w:hint="eastAsia"/>
        </w:rPr>
        <w:t xml:space="preserve"> </w:t>
      </w:r>
      <w:r w:rsidRPr="00870778">
        <w:t>PHP,</w:t>
      </w:r>
      <w:r>
        <w:rPr>
          <w:rFonts w:hint="eastAsia"/>
        </w:rPr>
        <w:t xml:space="preserve"> </w:t>
      </w:r>
      <w:r w:rsidRPr="00870778">
        <w:t>Perl</w:t>
      </w:r>
      <w:r w:rsidRPr="00870778">
        <w:rPr>
          <w:rFonts w:hint="eastAsia"/>
        </w:rPr>
        <w:t>）</w:t>
      </w:r>
      <w:r w:rsidR="008F40F3">
        <w:fldChar w:fldCharType="begin"/>
      </w:r>
      <w:r w:rsidR="008F40F3">
        <w:instrText xml:space="preserve"> </w:instrText>
      </w:r>
      <w:r w:rsidR="008F40F3">
        <w:rPr>
          <w:rFonts w:hint="eastAsia"/>
        </w:rPr>
        <w:instrText>REF _Ref492310371 \r \h</w:instrText>
      </w:r>
      <w:r w:rsidR="008F40F3">
        <w:instrText xml:space="preserve"> </w:instrText>
      </w:r>
      <w:r w:rsidR="008F40F3">
        <w:fldChar w:fldCharType="separate"/>
      </w:r>
      <w:r w:rsidR="002C3606">
        <w:t>[21]</w:t>
      </w:r>
      <w:r w:rsidR="008F40F3">
        <w:fldChar w:fldCharType="end"/>
      </w:r>
      <w:r>
        <w:rPr>
          <w:rFonts w:ascii="標楷體" w:hAnsi="標楷體" w:hint="eastAsia"/>
        </w:rPr>
        <w:t>作為伺服器與資料庫架設方式，</w:t>
      </w:r>
      <w:r w:rsidRPr="00870778">
        <w:t>XAMPP</w:t>
      </w:r>
      <w:r w:rsidRPr="00870778">
        <w:rPr>
          <w:rFonts w:hint="eastAsia"/>
        </w:rPr>
        <w:t>是一個把</w:t>
      </w:r>
      <w:r w:rsidRPr="00870778">
        <w:t>Apache</w:t>
      </w:r>
      <w:r w:rsidRPr="00870778">
        <w:rPr>
          <w:rFonts w:hint="eastAsia"/>
        </w:rPr>
        <w:t>網頁伺服器與</w:t>
      </w:r>
      <w:r w:rsidRPr="00870778">
        <w:t>PHP</w:t>
      </w:r>
      <w:r w:rsidRPr="00870778">
        <w:rPr>
          <w:rFonts w:hint="eastAsia"/>
        </w:rPr>
        <w:t>、</w:t>
      </w:r>
      <w:r w:rsidRPr="00870778">
        <w:t>Perl</w:t>
      </w:r>
      <w:r w:rsidRPr="00870778">
        <w:rPr>
          <w:rFonts w:hint="eastAsia"/>
        </w:rPr>
        <w:t>及</w:t>
      </w:r>
      <w:r w:rsidRPr="00870778">
        <w:t>MariaDB</w:t>
      </w:r>
      <w:r w:rsidR="00326260">
        <w:fldChar w:fldCharType="begin"/>
      </w:r>
      <w:r w:rsidR="00326260">
        <w:instrText xml:space="preserve"> REF _Ref492310419 \r \h </w:instrText>
      </w:r>
      <w:r w:rsidR="00326260">
        <w:fldChar w:fldCharType="separate"/>
      </w:r>
      <w:r w:rsidR="002C3606">
        <w:t>[22]</w:t>
      </w:r>
      <w:r w:rsidR="00326260">
        <w:fldChar w:fldCharType="end"/>
      </w:r>
      <w:r w:rsidRPr="00870778">
        <w:rPr>
          <w:rFonts w:hint="eastAsia"/>
        </w:rPr>
        <w:t>集合在一起的安裝包，允許用戶可以在自己的電腦上輕易的建立網頁伺服器</w:t>
      </w:r>
      <w:r>
        <w:rPr>
          <w:rFonts w:hint="eastAsia"/>
        </w:rPr>
        <w:t>。本系統手機端之資料庫服務即透過</w:t>
      </w:r>
      <w:r>
        <w:rPr>
          <w:rFonts w:hint="eastAsia"/>
        </w:rPr>
        <w:t>XAMPP</w:t>
      </w:r>
      <w:r>
        <w:rPr>
          <w:rFonts w:hint="eastAsia"/>
        </w:rPr>
        <w:t>與伺服器及資料庫溝通。</w:t>
      </w:r>
    </w:p>
    <w:p w14:paraId="7F27D580" w14:textId="6D687E28" w:rsidR="00A5009C" w:rsidRPr="00B64B7F" w:rsidRDefault="007A1C64" w:rsidP="00A549F5">
      <w:pPr>
        <w:pStyle w:val="a6"/>
        <w:rPr>
          <w:szCs w:val="24"/>
        </w:rPr>
        <w:pPrChange w:id="100" w:author="jambo" w:date="2017-10-05T21:58:00Z">
          <w:pPr>
            <w:pStyle w:val="a6"/>
          </w:pPr>
        </w:pPrChange>
      </w:pPr>
      <w:del w:id="101" w:author="jambo" w:date="2017-10-05T21:58:00Z">
        <w:r w:rsidDel="00A549F5">
          <w:rPr>
            <w:rFonts w:hint="eastAsia"/>
            <w:szCs w:val="24"/>
          </w:rPr>
          <w:delText>為了</w:delText>
        </w:r>
        <w:r w:rsidR="00A5009C" w:rsidRPr="00AF4D4D" w:rsidDel="00A549F5">
          <w:rPr>
            <w:szCs w:val="24"/>
          </w:rPr>
          <w:delText>商家能</w:delText>
        </w:r>
        <w:r w:rsidR="00A5009C" w:rsidRPr="00AF4D4D" w:rsidDel="00A549F5">
          <w:rPr>
            <w:rFonts w:hint="eastAsia"/>
            <w:szCs w:val="24"/>
          </w:rPr>
          <w:delText>夠輕鬆</w:delText>
        </w:r>
        <w:r w:rsidR="00A5009C" w:rsidRPr="00AF4D4D" w:rsidDel="00A549F5">
          <w:rPr>
            <w:szCs w:val="24"/>
          </w:rPr>
          <w:delText>的查詢、</w:delText>
        </w:r>
        <w:r w:rsidR="00A5009C" w:rsidRPr="00AF4D4D" w:rsidDel="00A549F5">
          <w:rPr>
            <w:rFonts w:hint="eastAsia"/>
            <w:szCs w:val="24"/>
          </w:rPr>
          <w:delText>新增</w:delText>
        </w:r>
        <w:r w:rsidR="00A5009C" w:rsidRPr="00AF4D4D" w:rsidDel="00A549F5">
          <w:rPr>
            <w:szCs w:val="24"/>
          </w:rPr>
          <w:delText>、</w:delText>
        </w:r>
        <w:r w:rsidR="00A5009C" w:rsidRPr="00AF4D4D" w:rsidDel="00A549F5">
          <w:rPr>
            <w:rFonts w:hint="eastAsia"/>
            <w:szCs w:val="24"/>
          </w:rPr>
          <w:delText>修改及刪除</w:delText>
        </w:r>
        <w:r w:rsidR="00A5009C" w:rsidRPr="00AF4D4D" w:rsidDel="00A549F5">
          <w:rPr>
            <w:szCs w:val="24"/>
          </w:rPr>
          <w:delText>商品資訊。</w:delText>
        </w:r>
        <w:r w:rsidR="00390031" w:rsidDel="00A549F5">
          <w:rPr>
            <w:rFonts w:hint="eastAsia"/>
            <w:szCs w:val="24"/>
          </w:rPr>
          <w:delText>因此</w:delText>
        </w:r>
        <w:r w:rsidDel="00A549F5">
          <w:rPr>
            <w:rFonts w:hint="eastAsia"/>
            <w:szCs w:val="24"/>
          </w:rPr>
          <w:delText>我們使用</w:delText>
        </w:r>
        <w:r w:rsidDel="00A549F5">
          <w:rPr>
            <w:rFonts w:hint="eastAsia"/>
            <w:szCs w:val="24"/>
          </w:rPr>
          <w:delText>Eclipse</w:delText>
        </w:r>
        <w:r w:rsidDel="00A549F5">
          <w:rPr>
            <w:szCs w:val="24"/>
          </w:rPr>
          <w:delText xml:space="preserve"> </w:delText>
        </w:r>
        <w:r w:rsidDel="00A549F5">
          <w:rPr>
            <w:rFonts w:hint="eastAsia"/>
            <w:szCs w:val="24"/>
          </w:rPr>
          <w:delText>工具</w:delText>
        </w:r>
        <w:r w:rsidR="00A5009C" w:rsidRPr="00AF4D4D" w:rsidDel="00A549F5">
          <w:rPr>
            <w:szCs w:val="24"/>
          </w:rPr>
          <w:delText>開發電腦版</w:delText>
        </w:r>
        <w:r w:rsidDel="00A549F5">
          <w:rPr>
            <w:rFonts w:hint="eastAsia"/>
            <w:szCs w:val="24"/>
          </w:rPr>
          <w:delText>的商品管理</w:delText>
        </w:r>
        <w:r w:rsidR="00A5009C" w:rsidDel="00A549F5">
          <w:rPr>
            <w:rFonts w:hint="eastAsia"/>
            <w:szCs w:val="24"/>
          </w:rPr>
          <w:delText>Java</w:delText>
        </w:r>
        <w:r w:rsidR="00A5009C" w:rsidRPr="00AF4D4D" w:rsidDel="00A549F5">
          <w:rPr>
            <w:szCs w:val="24"/>
          </w:rPr>
          <w:delText>應用程式。</w:delText>
        </w:r>
      </w:del>
    </w:p>
    <w:p w14:paraId="5CAAAFD9" w14:textId="77777777" w:rsidR="00A5009C" w:rsidRPr="007A1C64" w:rsidRDefault="00A5009C" w:rsidP="004067E3">
      <w:pPr>
        <w:pStyle w:val="a6"/>
        <w:rPr>
          <w:sz w:val="16"/>
          <w:szCs w:val="16"/>
        </w:rPr>
      </w:pPr>
    </w:p>
    <w:p w14:paraId="0ADF942B" w14:textId="21FD35F8" w:rsidR="0073181B" w:rsidRPr="00582DC5" w:rsidRDefault="00B10DD0" w:rsidP="00582DC5">
      <w:pPr>
        <w:pStyle w:val="21"/>
        <w:numPr>
          <w:ilvl w:val="1"/>
          <w:numId w:val="4"/>
        </w:numPr>
        <w:snapToGrid w:val="0"/>
        <w:outlineLvl w:val="9"/>
      </w:pPr>
      <w:r w:rsidRPr="006171AE">
        <w:rPr>
          <w:rFonts w:hint="eastAsia"/>
          <w:sz w:val="22"/>
        </w:rPr>
        <w:t>系統架構</w:t>
      </w:r>
    </w:p>
    <w:p w14:paraId="0EB461B5" w14:textId="7E3E43E2" w:rsidR="00B10DD0" w:rsidRPr="006171AE" w:rsidRDefault="00B10DD0" w:rsidP="00B10DD0">
      <w:pPr>
        <w:pStyle w:val="a6"/>
      </w:pPr>
      <w:r w:rsidRPr="006171AE">
        <w:rPr>
          <w:rFonts w:hint="eastAsia"/>
        </w:rPr>
        <w:t>本系統主要是以完成基於比特幣之商業收銀系統模型建置與實作為主要目標來開發本論文所提出的以比特幣為例的</w:t>
      </w:r>
      <w:r w:rsidR="0041100B" w:rsidRPr="006171AE">
        <w:rPr>
          <w:rFonts w:hint="eastAsia"/>
        </w:rPr>
        <w:t>加密</w:t>
      </w:r>
      <w:r w:rsidRPr="006171AE">
        <w:rPr>
          <w:rFonts w:hint="eastAsia"/>
        </w:rPr>
        <w:t>貨幣交易收款監督系統的應用服務</w:t>
      </w:r>
      <w:r w:rsidR="00D068CF">
        <w:rPr>
          <w:rFonts w:hint="eastAsia"/>
        </w:rPr>
        <w:t>示範</w:t>
      </w:r>
      <w:r w:rsidRPr="006171AE">
        <w:rPr>
          <w:rFonts w:hint="eastAsia"/>
        </w:rPr>
        <w:t>平台</w:t>
      </w:r>
      <w:r w:rsidR="00D068CF">
        <w:rPr>
          <w:rFonts w:hint="eastAsia"/>
        </w:rPr>
        <w:t>，並嘗試改善交易效能</w:t>
      </w:r>
      <w:r w:rsidRPr="006171AE">
        <w:rPr>
          <w:rFonts w:hint="eastAsia"/>
        </w:rPr>
        <w:t>。</w:t>
      </w:r>
    </w:p>
    <w:p w14:paraId="5668E092" w14:textId="0BB8B50F" w:rsidR="00B10DD0" w:rsidRPr="006171AE" w:rsidDel="00A549F5" w:rsidRDefault="00B10DD0" w:rsidP="00D068CF">
      <w:pPr>
        <w:pStyle w:val="a6"/>
        <w:rPr>
          <w:del w:id="102" w:author="jambo" w:date="2017-10-05T21:54:00Z"/>
        </w:rPr>
      </w:pPr>
      <w:r w:rsidRPr="006171AE">
        <w:rPr>
          <w:rFonts w:hint="eastAsia"/>
        </w:rPr>
        <w:t>本論文</w:t>
      </w:r>
      <w:r w:rsidR="00D068CF">
        <w:rPr>
          <w:rFonts w:hint="eastAsia"/>
        </w:rPr>
        <w:t>已</w:t>
      </w:r>
      <w:r w:rsidRPr="006171AE">
        <w:rPr>
          <w:rFonts w:hint="eastAsia"/>
        </w:rPr>
        <w:t>建置與開發的系統範圍包含建置下面主系統與各項子系統，主系統為：</w:t>
      </w:r>
      <w:r w:rsidRPr="003E45F0">
        <w:rPr>
          <w:rFonts w:hint="eastAsia"/>
          <w:b/>
        </w:rPr>
        <w:t>基於區塊鏈技術</w:t>
      </w:r>
      <w:r w:rsidRPr="003E45F0">
        <w:rPr>
          <w:rFonts w:hint="eastAsia"/>
          <w:b/>
        </w:rPr>
        <w:lastRenderedPageBreak/>
        <w:t>的收款監督系統</w:t>
      </w:r>
      <w:r w:rsidRPr="006171AE">
        <w:rPr>
          <w:rFonts w:hint="eastAsia"/>
        </w:rPr>
        <w:t>，而各子系統分別為</w:t>
      </w:r>
      <w:del w:id="103" w:author="jambo" w:date="2017-10-05T21:54:00Z">
        <w:r w:rsidRPr="006171AE" w:rsidDel="00A549F5">
          <w:rPr>
            <w:rFonts w:hint="eastAsia"/>
          </w:rPr>
          <w:delText>：</w:delText>
        </w:r>
      </w:del>
    </w:p>
    <w:p w14:paraId="595E90D5" w14:textId="5C730E29" w:rsidR="00B10DD0" w:rsidRPr="006171AE" w:rsidDel="00A549F5" w:rsidRDefault="00B10DD0" w:rsidP="00A549F5">
      <w:pPr>
        <w:pStyle w:val="a6"/>
        <w:rPr>
          <w:del w:id="104" w:author="jambo" w:date="2017-10-05T21:54:00Z"/>
        </w:rPr>
        <w:pPrChange w:id="105" w:author="jambo" w:date="2017-10-05T21:54:00Z">
          <w:pPr>
            <w:pStyle w:val="a6"/>
            <w:numPr>
              <w:numId w:val="17"/>
            </w:numPr>
            <w:ind w:left="284" w:hanging="284"/>
          </w:pPr>
        </w:pPrChange>
      </w:pPr>
      <w:r w:rsidRPr="003E45F0">
        <w:rPr>
          <w:rFonts w:hint="eastAsia"/>
          <w:b/>
          <w:u w:val="single"/>
        </w:rPr>
        <w:t>商家端建置與管理商品資訊子系統</w:t>
      </w:r>
      <w:ins w:id="106" w:author="jambo" w:date="2017-10-05T21:54:00Z">
        <w:r w:rsidR="00A549F5">
          <w:rPr>
            <w:rFonts w:hint="eastAsia"/>
            <w:b/>
            <w:u w:val="single"/>
          </w:rPr>
          <w:t>、</w:t>
        </w:r>
      </w:ins>
      <w:del w:id="107" w:author="jambo" w:date="2017-10-05T21:44:00Z">
        <w:r w:rsidRPr="006171AE" w:rsidDel="00DF2CAD">
          <w:rPr>
            <w:rFonts w:hint="eastAsia"/>
          </w:rPr>
          <w:delText>：</w:delText>
        </w:r>
      </w:del>
    </w:p>
    <w:p w14:paraId="5D93A85D" w14:textId="45CE5D0D" w:rsidR="00B10DD0" w:rsidRPr="006171AE" w:rsidDel="00DF2CAD" w:rsidRDefault="00B10DD0" w:rsidP="00A549F5">
      <w:pPr>
        <w:pStyle w:val="a6"/>
        <w:ind w:firstLine="0"/>
        <w:rPr>
          <w:del w:id="108" w:author="jambo" w:date="2017-10-05T21:42:00Z"/>
        </w:rPr>
        <w:pPrChange w:id="109" w:author="jambo" w:date="2017-10-05T21:54:00Z">
          <w:pPr>
            <w:pStyle w:val="a6"/>
            <w:ind w:leftChars="71" w:left="142" w:firstLine="0"/>
          </w:pPr>
        </w:pPrChange>
      </w:pPr>
      <w:del w:id="110" w:author="jambo" w:date="2017-10-05T21:42:00Z">
        <w:r w:rsidRPr="006171AE" w:rsidDel="00DF2CAD">
          <w:rPr>
            <w:rFonts w:hint="eastAsia"/>
          </w:rPr>
          <w:delText>本</w:delText>
        </w:r>
        <w:r w:rsidR="00582DC5" w:rsidDel="00DF2CAD">
          <w:rPr>
            <w:rFonts w:hint="eastAsia"/>
          </w:rPr>
          <w:delText>子</w:delText>
        </w:r>
        <w:r w:rsidRPr="006171AE" w:rsidDel="00DF2CAD">
          <w:rPr>
            <w:rFonts w:hint="eastAsia"/>
          </w:rPr>
          <w:delText>系統可以讓商家在進貨時，快速地將</w:delText>
        </w:r>
        <w:r w:rsidRPr="006171AE" w:rsidDel="00DF2CAD">
          <w:delText xml:space="preserve"> RFID</w:delText>
        </w:r>
        <w:r w:rsidR="00104720" w:rsidDel="00DF2CAD">
          <w:fldChar w:fldCharType="begin"/>
        </w:r>
        <w:r w:rsidR="00104720" w:rsidDel="00DF2CAD">
          <w:delInstrText xml:space="preserve"> REF _Ref492312429 \r \h </w:delInstrText>
        </w:r>
        <w:r w:rsidR="00104720" w:rsidDel="00DF2CAD">
          <w:fldChar w:fldCharType="separate"/>
        </w:r>
        <w:r w:rsidR="002C3606" w:rsidDel="00DF2CAD">
          <w:delText>[24]</w:delText>
        </w:r>
        <w:r w:rsidR="00104720" w:rsidDel="00DF2CAD">
          <w:fldChar w:fldCharType="end"/>
        </w:r>
        <w:r w:rsidRPr="006171AE" w:rsidDel="00DF2CAD">
          <w:delText xml:space="preserve"> </w:delText>
        </w:r>
        <w:r w:rsidRPr="006171AE" w:rsidDel="00DF2CAD">
          <w:rPr>
            <w:rFonts w:hint="eastAsia"/>
          </w:rPr>
          <w:delText>標籤之識別碼與進貨商品資訊整合在一起，並且透過本系統新增、修改或刪除資料庫內部的資訊，包括產品名稱、詳細資訊、存貨數量等資訊，甚至可以將商家</w:delText>
        </w:r>
        <w:r w:rsidRPr="006171AE" w:rsidDel="00DF2CAD">
          <w:delText>GPS</w:delText>
        </w:r>
        <w:r w:rsidRPr="006171AE" w:rsidDel="00DF2CAD">
          <w:rPr>
            <w:rFonts w:hint="eastAsia"/>
          </w:rPr>
          <w:delText>地址或是進貨時間這類更詳細的商品資訊儲存在資料庫內，商家與顧客便可依照該資料庫取得當前商品資訊與狀態。不僅讓商店的存貨資訊更加清楚明瞭，也可以提供顧客更多的即時服務。</w:delText>
        </w:r>
      </w:del>
    </w:p>
    <w:p w14:paraId="0594FD46" w14:textId="6808184A" w:rsidR="00B10DD0" w:rsidRPr="006171AE" w:rsidDel="00A549F5" w:rsidRDefault="00B10DD0" w:rsidP="00A549F5">
      <w:pPr>
        <w:pStyle w:val="a6"/>
        <w:rPr>
          <w:del w:id="111" w:author="jambo" w:date="2017-10-05T21:54:00Z"/>
        </w:rPr>
        <w:pPrChange w:id="112" w:author="jambo" w:date="2017-10-05T21:54:00Z">
          <w:pPr>
            <w:pStyle w:val="a6"/>
            <w:numPr>
              <w:numId w:val="17"/>
            </w:numPr>
            <w:ind w:left="284" w:hanging="284"/>
          </w:pPr>
        </w:pPrChange>
      </w:pPr>
      <w:r w:rsidRPr="003E45F0">
        <w:rPr>
          <w:rFonts w:hint="eastAsia"/>
          <w:b/>
          <w:u w:val="single"/>
        </w:rPr>
        <w:t>商家端行動收銀與交易明細子系統</w:t>
      </w:r>
      <w:del w:id="113" w:author="jambo" w:date="2017-10-05T21:44:00Z">
        <w:r w:rsidRPr="006171AE" w:rsidDel="00DF2CAD">
          <w:rPr>
            <w:rFonts w:hint="eastAsia"/>
          </w:rPr>
          <w:delText>：</w:delText>
        </w:r>
      </w:del>
      <w:ins w:id="114" w:author="jambo" w:date="2017-10-05T21:54:00Z">
        <w:r w:rsidR="00A549F5">
          <w:rPr>
            <w:rFonts w:hint="eastAsia"/>
          </w:rPr>
          <w:t>、</w:t>
        </w:r>
      </w:ins>
    </w:p>
    <w:p w14:paraId="3C0698B6" w14:textId="37953D1B" w:rsidR="00B10DD0" w:rsidRPr="006171AE" w:rsidDel="00DF2CAD" w:rsidRDefault="00B10DD0" w:rsidP="00A549F5">
      <w:pPr>
        <w:pStyle w:val="a6"/>
        <w:ind w:firstLine="0"/>
        <w:rPr>
          <w:del w:id="115" w:author="jambo" w:date="2017-10-05T21:44:00Z"/>
        </w:rPr>
        <w:pPrChange w:id="116" w:author="jambo" w:date="2017-10-05T21:54:00Z">
          <w:pPr>
            <w:pStyle w:val="a6"/>
            <w:ind w:leftChars="71" w:left="142" w:firstLine="0"/>
          </w:pPr>
        </w:pPrChange>
      </w:pPr>
      <w:del w:id="117" w:author="jambo" w:date="2017-10-05T21:44:00Z">
        <w:r w:rsidRPr="006171AE" w:rsidDel="00DF2CAD">
          <w:rPr>
            <w:rFonts w:hint="eastAsia"/>
          </w:rPr>
          <w:delText>本系統使商家在結帳時，能夠以手機</w:delText>
        </w:r>
        <w:r w:rsidRPr="006171AE" w:rsidDel="00DF2CAD">
          <w:delText xml:space="preserve"> NFC </w:delText>
        </w:r>
        <w:r w:rsidRPr="006171AE" w:rsidDel="00DF2CAD">
          <w:rPr>
            <w:rFonts w:hint="eastAsia"/>
          </w:rPr>
          <w:delText>功能掃描商品上的</w:delText>
        </w:r>
        <w:r w:rsidRPr="006171AE" w:rsidDel="00DF2CAD">
          <w:delText xml:space="preserve"> RFID</w:delText>
        </w:r>
        <w:r w:rsidRPr="006171AE" w:rsidDel="00DF2CAD">
          <w:rPr>
            <w:rFonts w:hint="eastAsia"/>
          </w:rPr>
          <w:delText>標籤，即可簡單地建立交易清單，並透過</w:delText>
        </w:r>
        <w:r w:rsidRPr="006171AE" w:rsidDel="00DF2CAD">
          <w:delText xml:space="preserve"> NFC </w:delText>
        </w:r>
        <w:r w:rsidRPr="006171AE" w:rsidDel="00DF2CAD">
          <w:rPr>
            <w:rFonts w:hint="eastAsia"/>
          </w:rPr>
          <w:delText>與顧客手機碰觸，將交易清單以及商家之比特幣收款地址等等重要交易資訊一併傳遞給顧客，可以</w:delText>
        </w:r>
        <w:r w:rsidR="00585DE7" w:rsidDel="00DF2CAD">
          <w:rPr>
            <w:rFonts w:hint="eastAsia"/>
          </w:rPr>
          <w:delText>減少</w:delText>
        </w:r>
        <w:r w:rsidRPr="006171AE" w:rsidDel="00DF2CAD">
          <w:rPr>
            <w:rFonts w:hint="eastAsia"/>
          </w:rPr>
          <w:delText>結帳的速度，使結帳效率大幅提升。</w:delText>
        </w:r>
      </w:del>
    </w:p>
    <w:p w14:paraId="4C190F09" w14:textId="54CC7FD2" w:rsidR="00B10DD0" w:rsidRPr="006171AE" w:rsidRDefault="00B10DD0" w:rsidP="00A549F5">
      <w:pPr>
        <w:pStyle w:val="a6"/>
        <w:pPrChange w:id="118" w:author="jambo" w:date="2017-10-05T21:54:00Z">
          <w:pPr>
            <w:pStyle w:val="a6"/>
            <w:numPr>
              <w:numId w:val="17"/>
            </w:numPr>
            <w:ind w:left="284" w:hanging="284"/>
          </w:pPr>
        </w:pPrChange>
      </w:pPr>
      <w:r w:rsidRPr="00606B8D">
        <w:rPr>
          <w:rFonts w:hint="eastAsia"/>
          <w:b/>
          <w:u w:val="single"/>
        </w:rPr>
        <w:t>顧客端行動支付與交易明細子系統</w:t>
      </w:r>
      <w:del w:id="119" w:author="jambo" w:date="2017-10-05T21:44:00Z">
        <w:r w:rsidRPr="006171AE" w:rsidDel="00DF2CAD">
          <w:rPr>
            <w:rFonts w:hint="eastAsia"/>
          </w:rPr>
          <w:delText>：</w:delText>
        </w:r>
      </w:del>
    </w:p>
    <w:p w14:paraId="7862AC1A" w14:textId="5EC8DE5D" w:rsidR="00B10DD0" w:rsidDel="00DF2CAD" w:rsidRDefault="00B10DD0" w:rsidP="00606B8D">
      <w:pPr>
        <w:pStyle w:val="a6"/>
        <w:ind w:leftChars="71" w:left="142" w:firstLine="0"/>
        <w:rPr>
          <w:del w:id="120" w:author="jambo" w:date="2017-10-05T21:44:00Z"/>
        </w:rPr>
      </w:pPr>
      <w:del w:id="121" w:author="jambo" w:date="2017-10-05T21:44:00Z">
        <w:r w:rsidRPr="006171AE" w:rsidDel="00DF2CAD">
          <w:rPr>
            <w:rFonts w:hint="eastAsia"/>
          </w:rPr>
          <w:delText>顧客在結帳時，不必再麻煩的拿出信用卡或是零錢包，只需要拿出手機讓店員以</w:delText>
        </w:r>
        <w:r w:rsidRPr="006171AE" w:rsidDel="00DF2CAD">
          <w:delText xml:space="preserve"> NFC </w:delText>
        </w:r>
        <w:r w:rsidRPr="006171AE" w:rsidDel="00DF2CAD">
          <w:rPr>
            <w:rFonts w:hint="eastAsia"/>
          </w:rPr>
          <w:delText>將交易清單與比特幣地址轉送給自己，即可自動連結至比特幣電子錢包的應用程式當中，並且自動填妥相關資料，如</w:delText>
        </w:r>
        <w:r w:rsidR="00585DE7" w:rsidDel="00DF2CAD">
          <w:rPr>
            <w:rFonts w:hint="eastAsia"/>
          </w:rPr>
          <w:delText>：</w:delText>
        </w:r>
        <w:r w:rsidRPr="006171AE" w:rsidDel="00DF2CAD">
          <w:rPr>
            <w:rFonts w:hint="eastAsia"/>
          </w:rPr>
          <w:delText>交易金額、收款地址等等與此同時也能將交易</w:delText>
        </w:r>
        <w:r w:rsidR="004F61C6" w:rsidRPr="006171AE" w:rsidDel="00DF2CAD">
          <w:rPr>
            <w:rFonts w:hint="eastAsia"/>
          </w:rPr>
          <w:delText>記錄</w:delText>
        </w:r>
        <w:r w:rsidRPr="006171AE" w:rsidDel="00DF2CAD">
          <w:rPr>
            <w:rFonts w:hint="eastAsia"/>
          </w:rPr>
          <w:delText>儲存於客戶端，以便日後顧客快速取得過往的交易</w:delText>
        </w:r>
        <w:r w:rsidR="004F61C6" w:rsidRPr="006171AE" w:rsidDel="00DF2CAD">
          <w:rPr>
            <w:rFonts w:hint="eastAsia"/>
          </w:rPr>
          <w:delText>記錄</w:delText>
        </w:r>
        <w:r w:rsidR="00360511" w:rsidRPr="00360511" w:rsidDel="00DF2CAD">
          <w:rPr>
            <w:rFonts w:hint="eastAsia"/>
          </w:rPr>
          <w:delText>。</w:delText>
        </w:r>
        <w:r w:rsidRPr="006171AE" w:rsidDel="00DF2CAD">
          <w:rPr>
            <w:rFonts w:hint="eastAsia"/>
          </w:rPr>
          <w:delText>除此之外</w:delText>
        </w:r>
        <w:r w:rsidR="00360511" w:rsidDel="00DF2CAD">
          <w:rPr>
            <w:rFonts w:hint="eastAsia"/>
          </w:rPr>
          <w:delText>，</w:delText>
        </w:r>
        <w:r w:rsidRPr="006171AE" w:rsidDel="00DF2CAD">
          <w:rPr>
            <w:rFonts w:hint="eastAsia"/>
          </w:rPr>
          <w:delText>亦可讓廣大的民眾體驗加密貨幣與行動支付帶來的便利生活。</w:delText>
        </w:r>
      </w:del>
    </w:p>
    <w:p w14:paraId="4E9732A6" w14:textId="08082E9B" w:rsidR="0073181B" w:rsidRPr="00C35E9E" w:rsidRDefault="0073181B" w:rsidP="003E45F0">
      <w:pPr>
        <w:widowControl w:val="0"/>
        <w:autoSpaceDN/>
        <w:jc w:val="both"/>
        <w:textAlignment w:val="auto"/>
        <w:rPr>
          <w:sz w:val="16"/>
          <w:szCs w:val="16"/>
        </w:rPr>
      </w:pPr>
    </w:p>
    <w:p w14:paraId="05E8B625" w14:textId="2B893A84" w:rsidR="00B10DD0" w:rsidRDefault="00B10DD0" w:rsidP="00B10DD0">
      <w:pPr>
        <w:pStyle w:val="21"/>
        <w:numPr>
          <w:ilvl w:val="1"/>
          <w:numId w:val="4"/>
        </w:numPr>
        <w:snapToGrid w:val="0"/>
        <w:outlineLvl w:val="9"/>
        <w:rPr>
          <w:sz w:val="22"/>
        </w:rPr>
      </w:pPr>
      <w:r w:rsidRPr="006171AE">
        <w:rPr>
          <w:rFonts w:hint="eastAsia"/>
          <w:sz w:val="22"/>
        </w:rPr>
        <w:t>系統</w:t>
      </w:r>
      <w:r w:rsidR="00E50241">
        <w:rPr>
          <w:rFonts w:hint="eastAsia"/>
          <w:sz w:val="22"/>
        </w:rPr>
        <w:t>運作</w:t>
      </w:r>
      <w:r w:rsidRPr="006171AE">
        <w:rPr>
          <w:rFonts w:hint="eastAsia"/>
          <w:sz w:val="22"/>
        </w:rPr>
        <w:t>流程</w:t>
      </w:r>
    </w:p>
    <w:p w14:paraId="5490014C" w14:textId="7A508A63" w:rsidR="00D82914" w:rsidRDefault="00D82914" w:rsidP="008A6C75">
      <w:pPr>
        <w:pStyle w:val="a6"/>
      </w:pPr>
      <w:r w:rsidRPr="00606B8D">
        <w:rPr>
          <w:rFonts w:hint="eastAsia"/>
        </w:rPr>
        <w:t>本節</w:t>
      </w:r>
      <w:r>
        <w:rPr>
          <w:rFonts w:hint="eastAsia"/>
        </w:rPr>
        <w:t>將詳</w:t>
      </w:r>
      <w:r w:rsidRPr="00606B8D">
        <w:rPr>
          <w:rFonts w:hint="eastAsia"/>
        </w:rPr>
        <w:t>述</w:t>
      </w:r>
      <w:r w:rsidR="00FD15A9">
        <w:rPr>
          <w:rFonts w:hint="eastAsia"/>
        </w:rPr>
        <w:t>本</w:t>
      </w:r>
      <w:r>
        <w:rPr>
          <w:rFonts w:hint="eastAsia"/>
        </w:rPr>
        <w:t>系統之</w:t>
      </w:r>
      <w:r w:rsidR="00FD15A9">
        <w:rPr>
          <w:rFonts w:hint="eastAsia"/>
        </w:rPr>
        <w:t>商家註冊、綠色地址錢包創建與驗證交易的</w:t>
      </w:r>
      <w:r>
        <w:rPr>
          <w:rFonts w:hint="eastAsia"/>
        </w:rPr>
        <w:t>運作流程</w:t>
      </w:r>
      <w:r w:rsidR="00FD15A9">
        <w:rPr>
          <w:rFonts w:hint="eastAsia"/>
        </w:rPr>
        <w:t>與相關資料庫架構</w:t>
      </w:r>
      <w:r w:rsidR="00FD15A9">
        <w:rPr>
          <w:rFonts w:hint="eastAsia"/>
        </w:rPr>
        <w:t xml:space="preserve"> </w:t>
      </w:r>
      <w:r>
        <w:rPr>
          <w:rFonts w:hint="eastAsia"/>
        </w:rPr>
        <w:t>。</w:t>
      </w:r>
    </w:p>
    <w:p w14:paraId="71D564FC" w14:textId="4C4C33C0" w:rsidR="009435AA" w:rsidRPr="001F62DC" w:rsidRDefault="00573614" w:rsidP="009435AA">
      <w:pPr>
        <w:widowControl w:val="0"/>
        <w:autoSpaceDN/>
        <w:jc w:val="center"/>
        <w:textAlignment w:val="auto"/>
        <w:rPr>
          <w:rFonts w:eastAsia="標楷體"/>
        </w:rPr>
      </w:pPr>
      <w:r w:rsidRPr="005A3A13">
        <w:rPr>
          <w:rFonts w:eastAsia="標楷體"/>
        </w:rPr>
        <w:object w:dxaOrig="7740" w:dyaOrig="8355" w14:anchorId="0B8B15F1">
          <v:shape id="_x0000_i1026" type="#_x0000_t75" style="width:144.5pt;height:93.5pt" o:ole="">
            <v:imagedata r:id="rId13" o:title=""/>
          </v:shape>
          <o:OLEObject Type="Embed" ProgID="Visio.Drawing.15" ShapeID="_x0000_i1026" DrawAspect="Content" ObjectID="_1568748707" r:id="rId14"/>
        </w:object>
      </w:r>
    </w:p>
    <w:p w14:paraId="22901EB8" w14:textId="7F8787CC" w:rsidR="009435AA" w:rsidRPr="00543354" w:rsidRDefault="009435AA" w:rsidP="009435AA">
      <w:pPr>
        <w:pStyle w:val="a7"/>
        <w:jc w:val="center"/>
        <w:rPr>
          <w:rFonts w:ascii="Times New Roman" w:eastAsia="標楷體" w:hAnsi="Times New Roman"/>
          <w:b/>
          <w:sz w:val="18"/>
          <w:szCs w:val="18"/>
        </w:rPr>
      </w:pPr>
      <w:bookmarkStart w:id="122" w:name="_Ref492803834"/>
      <w:r w:rsidRPr="00543354">
        <w:rPr>
          <w:rFonts w:ascii="Times New Roman" w:eastAsia="標楷體" w:hAnsi="Times New Roman" w:hint="eastAsia"/>
          <w:b/>
          <w:sz w:val="18"/>
          <w:szCs w:val="18"/>
        </w:rPr>
        <w:t>圖</w:t>
      </w:r>
      <w:r w:rsidRPr="00543354">
        <w:rPr>
          <w:rFonts w:ascii="Times New Roman" w:eastAsia="標楷體" w:hAnsi="Times New Roman"/>
          <w:b/>
          <w:sz w:val="18"/>
          <w:szCs w:val="18"/>
        </w:rPr>
        <w:t xml:space="preserve"> </w:t>
      </w:r>
      <w:r w:rsidRPr="00543354">
        <w:rPr>
          <w:rFonts w:ascii="Times New Roman" w:eastAsia="標楷體" w:hAnsi="Times New Roman"/>
          <w:b/>
          <w:sz w:val="18"/>
          <w:szCs w:val="18"/>
        </w:rPr>
        <w:fldChar w:fldCharType="begin"/>
      </w:r>
      <w:r w:rsidRPr="00543354">
        <w:rPr>
          <w:rFonts w:ascii="Times New Roman" w:eastAsia="標楷體" w:hAnsi="Times New Roman"/>
          <w:b/>
          <w:sz w:val="18"/>
          <w:szCs w:val="18"/>
        </w:rPr>
        <w:instrText xml:space="preserve"> SEQ </w:instrText>
      </w:r>
      <w:r w:rsidRPr="00543354">
        <w:rPr>
          <w:rFonts w:ascii="Times New Roman" w:eastAsia="標楷體" w:hAnsi="Times New Roman" w:hint="eastAsia"/>
          <w:b/>
          <w:sz w:val="18"/>
          <w:szCs w:val="18"/>
        </w:rPr>
        <w:instrText>圖</w:instrText>
      </w:r>
      <w:r w:rsidRPr="00543354">
        <w:rPr>
          <w:rFonts w:ascii="Times New Roman" w:eastAsia="標楷體" w:hAnsi="Times New Roman"/>
          <w:b/>
          <w:sz w:val="18"/>
          <w:szCs w:val="18"/>
        </w:rPr>
        <w:instrText xml:space="preserve"> \* ARABIC </w:instrText>
      </w:r>
      <w:r w:rsidRPr="00543354">
        <w:rPr>
          <w:rFonts w:ascii="Times New Roman" w:eastAsia="標楷體" w:hAnsi="Times New Roman"/>
          <w:b/>
          <w:sz w:val="18"/>
          <w:szCs w:val="18"/>
        </w:rPr>
        <w:fldChar w:fldCharType="separate"/>
      </w:r>
      <w:r w:rsidR="002C3606">
        <w:rPr>
          <w:rFonts w:ascii="Times New Roman" w:eastAsia="標楷體" w:hAnsi="Times New Roman"/>
          <w:b/>
          <w:noProof/>
          <w:sz w:val="18"/>
          <w:szCs w:val="18"/>
        </w:rPr>
        <w:t>5</w:t>
      </w:r>
      <w:r w:rsidRPr="00543354">
        <w:rPr>
          <w:rFonts w:ascii="Times New Roman" w:eastAsia="標楷體" w:hAnsi="Times New Roman"/>
          <w:b/>
          <w:sz w:val="18"/>
          <w:szCs w:val="18"/>
        </w:rPr>
        <w:fldChar w:fldCharType="end"/>
      </w:r>
      <w:bookmarkEnd w:id="122"/>
      <w:r w:rsidRPr="00543354">
        <w:rPr>
          <w:rFonts w:ascii="Times New Roman" w:eastAsia="標楷體" w:hAnsi="Times New Roman" w:hint="eastAsia"/>
          <w:b/>
          <w:sz w:val="18"/>
          <w:szCs w:val="18"/>
        </w:rPr>
        <w:t xml:space="preserve"> </w:t>
      </w:r>
      <w:r w:rsidRPr="00543354">
        <w:rPr>
          <w:rFonts w:ascii="Times New Roman" w:eastAsia="標楷體" w:hAnsi="Times New Roman" w:hint="eastAsia"/>
          <w:b/>
          <w:sz w:val="18"/>
          <w:szCs w:val="18"/>
        </w:rPr>
        <w:t>商家註冊流程圖</w:t>
      </w:r>
      <w:r w:rsidRPr="00543354">
        <w:rPr>
          <w:rFonts w:ascii="Times New Roman" w:eastAsia="標楷體" w:hAnsi="Times New Roman"/>
          <w:b/>
          <w:sz w:val="18"/>
          <w:szCs w:val="18"/>
        </w:rPr>
        <w:fldChar w:fldCharType="begin"/>
      </w:r>
      <w:r w:rsidRPr="00543354">
        <w:rPr>
          <w:rFonts w:ascii="Times New Roman" w:eastAsia="標楷體" w:hAnsi="Times New Roman"/>
          <w:b/>
          <w:sz w:val="18"/>
          <w:szCs w:val="18"/>
        </w:rPr>
        <w:instrText xml:space="preserve"> REF _Ref491900419 \r \h  \* MERGEFORMAT </w:instrText>
      </w:r>
      <w:r w:rsidRPr="00543354">
        <w:rPr>
          <w:rFonts w:ascii="Times New Roman" w:eastAsia="標楷體" w:hAnsi="Times New Roman"/>
          <w:b/>
          <w:sz w:val="18"/>
          <w:szCs w:val="18"/>
        </w:rPr>
      </w:r>
      <w:r w:rsidRPr="00543354">
        <w:rPr>
          <w:rFonts w:ascii="Times New Roman" w:eastAsia="標楷體" w:hAnsi="Times New Roman"/>
          <w:b/>
          <w:sz w:val="18"/>
          <w:szCs w:val="18"/>
        </w:rPr>
        <w:fldChar w:fldCharType="separate"/>
      </w:r>
      <w:r w:rsidR="002C3606">
        <w:rPr>
          <w:rFonts w:ascii="Times New Roman" w:eastAsia="標楷體" w:hAnsi="Times New Roman"/>
          <w:b/>
          <w:sz w:val="18"/>
          <w:szCs w:val="18"/>
        </w:rPr>
        <w:t>[2]</w:t>
      </w:r>
      <w:r w:rsidRPr="00543354">
        <w:rPr>
          <w:rFonts w:ascii="Times New Roman" w:eastAsia="標楷體" w:hAnsi="Times New Roman"/>
          <w:b/>
          <w:sz w:val="18"/>
          <w:szCs w:val="18"/>
        </w:rPr>
        <w:fldChar w:fldCharType="end"/>
      </w:r>
    </w:p>
    <w:p w14:paraId="7ED9FB50" w14:textId="77777777" w:rsidR="009435AA" w:rsidRPr="008066C1" w:rsidRDefault="009435AA" w:rsidP="008A6C75">
      <w:pPr>
        <w:pStyle w:val="a6"/>
        <w:rPr>
          <w:sz w:val="12"/>
          <w:szCs w:val="12"/>
        </w:rPr>
      </w:pPr>
    </w:p>
    <w:p w14:paraId="7E5953B2" w14:textId="4AE3A2CB" w:rsidR="00D82914" w:rsidRPr="00D82914" w:rsidRDefault="006D414C" w:rsidP="00606B8D">
      <w:pPr>
        <w:pStyle w:val="21"/>
        <w:numPr>
          <w:ilvl w:val="2"/>
          <w:numId w:val="4"/>
        </w:numPr>
        <w:snapToGrid w:val="0"/>
        <w:outlineLvl w:val="9"/>
        <w:rPr>
          <w:sz w:val="22"/>
        </w:rPr>
      </w:pPr>
      <w:r>
        <w:rPr>
          <w:rFonts w:hint="eastAsia"/>
          <w:sz w:val="22"/>
        </w:rPr>
        <w:t>商家註冊與</w:t>
      </w:r>
      <w:r w:rsidR="00FD15A9">
        <w:rPr>
          <w:rFonts w:hint="eastAsia"/>
          <w:sz w:val="22"/>
        </w:rPr>
        <w:t>創建與驗證交易</w:t>
      </w:r>
    </w:p>
    <w:p w14:paraId="2C548145" w14:textId="675542BC" w:rsidR="00B10DD0" w:rsidRDefault="00B10DD0" w:rsidP="00B10DD0">
      <w:pPr>
        <w:pStyle w:val="a6"/>
      </w:pPr>
      <w:r w:rsidRPr="006171AE">
        <w:rPr>
          <w:rFonts w:hint="eastAsia"/>
        </w:rPr>
        <w:t>系統運作的流程，主要分為兩個步驟：第一個步驟為商家的註冊與認證，第二個步驟則是創建與驗證交易。</w:t>
      </w:r>
    </w:p>
    <w:p w14:paraId="6B330FCE" w14:textId="29F477EA" w:rsidR="00B10DD0" w:rsidRPr="00441060" w:rsidRDefault="00B10DD0" w:rsidP="00414BC3">
      <w:pPr>
        <w:pStyle w:val="a4"/>
        <w:widowControl w:val="0"/>
        <w:numPr>
          <w:ilvl w:val="0"/>
          <w:numId w:val="19"/>
        </w:numPr>
        <w:autoSpaceDN/>
        <w:ind w:leftChars="0" w:left="284" w:hanging="284"/>
        <w:jc w:val="both"/>
        <w:textAlignment w:val="auto"/>
        <w:rPr>
          <w:rFonts w:eastAsia="標楷體"/>
          <w:szCs w:val="24"/>
        </w:rPr>
      </w:pPr>
      <w:r w:rsidRPr="00441060">
        <w:rPr>
          <w:rFonts w:eastAsia="標楷體" w:hint="eastAsia"/>
          <w:szCs w:val="24"/>
        </w:rPr>
        <w:t>商家的註冊與認證流程</w:t>
      </w:r>
      <w:r w:rsidR="00B75E3A">
        <w:rPr>
          <w:rFonts w:eastAsia="標楷體" w:hint="eastAsia"/>
          <w:szCs w:val="24"/>
        </w:rPr>
        <w:t>如</w:t>
      </w:r>
      <w:r w:rsidR="009435AA">
        <w:rPr>
          <w:rFonts w:eastAsia="標楷體" w:hint="eastAsia"/>
        </w:rPr>
        <w:t>上</w:t>
      </w:r>
      <w:r w:rsidR="0062403C">
        <w:rPr>
          <w:rFonts w:eastAsia="標楷體"/>
        </w:rPr>
        <w:fldChar w:fldCharType="begin"/>
      </w:r>
      <w:r w:rsidR="0062403C">
        <w:rPr>
          <w:rFonts w:eastAsia="標楷體"/>
        </w:rPr>
        <w:instrText xml:space="preserve"> </w:instrText>
      </w:r>
      <w:r w:rsidR="0062403C">
        <w:rPr>
          <w:rFonts w:eastAsia="標楷體" w:hint="eastAsia"/>
        </w:rPr>
        <w:instrText>REF _Ref492803834 \h</w:instrText>
      </w:r>
      <w:r w:rsidR="0062403C">
        <w:rPr>
          <w:rFonts w:eastAsia="標楷體"/>
        </w:rPr>
        <w:instrText xml:space="preserve"> </w:instrText>
      </w:r>
      <w:r w:rsidR="0062403C">
        <w:rPr>
          <w:rFonts w:eastAsia="標楷體"/>
        </w:rPr>
      </w:r>
      <w:r w:rsidR="0062403C">
        <w:rPr>
          <w:rFonts w:eastAsia="標楷體"/>
        </w:rPr>
        <w:fldChar w:fldCharType="separate"/>
      </w:r>
      <w:r w:rsidR="002C3606" w:rsidRPr="00543354">
        <w:rPr>
          <w:rFonts w:eastAsia="標楷體" w:hint="eastAsia"/>
          <w:b/>
          <w:sz w:val="18"/>
          <w:szCs w:val="18"/>
        </w:rPr>
        <w:t>圖</w:t>
      </w:r>
      <w:r w:rsidR="002C3606" w:rsidRPr="00543354">
        <w:rPr>
          <w:rFonts w:eastAsia="標楷體"/>
          <w:b/>
          <w:sz w:val="18"/>
          <w:szCs w:val="18"/>
        </w:rPr>
        <w:t xml:space="preserve"> </w:t>
      </w:r>
      <w:r w:rsidR="002C3606">
        <w:rPr>
          <w:rFonts w:eastAsia="標楷體"/>
          <w:b/>
          <w:noProof/>
          <w:sz w:val="18"/>
          <w:szCs w:val="18"/>
        </w:rPr>
        <w:t>5</w:t>
      </w:r>
      <w:r w:rsidR="0062403C">
        <w:rPr>
          <w:rFonts w:eastAsia="標楷體"/>
        </w:rPr>
        <w:fldChar w:fldCharType="end"/>
      </w:r>
    </w:p>
    <w:p w14:paraId="2879F279" w14:textId="5F858AEC" w:rsidR="00B10DD0" w:rsidRPr="00CD75E1" w:rsidRDefault="00B10DD0" w:rsidP="00E50241">
      <w:pPr>
        <w:pStyle w:val="ABC0"/>
        <w:numPr>
          <w:ilvl w:val="0"/>
          <w:numId w:val="32"/>
        </w:numPr>
        <w:ind w:left="426" w:hanging="284"/>
        <w:jc w:val="both"/>
        <w:rPr>
          <w:sz w:val="18"/>
          <w:szCs w:val="18"/>
        </w:rPr>
      </w:pPr>
      <w:r w:rsidRPr="00CD75E1">
        <w:rPr>
          <w:rFonts w:hint="eastAsia"/>
          <w:sz w:val="18"/>
          <w:szCs w:val="18"/>
        </w:rPr>
        <w:t>註冊：商家必須對本收款監督系統註冊帳戶，並且提交依照政府規定應提出的相關商家證明。</w:t>
      </w:r>
    </w:p>
    <w:p w14:paraId="212F6125" w14:textId="6AD28326" w:rsidR="00844EC1" w:rsidRPr="00CD75E1" w:rsidRDefault="00844EC1" w:rsidP="00E50241">
      <w:pPr>
        <w:pStyle w:val="ABC0"/>
        <w:numPr>
          <w:ilvl w:val="0"/>
          <w:numId w:val="32"/>
        </w:numPr>
        <w:ind w:left="426" w:hanging="284"/>
        <w:jc w:val="both"/>
        <w:rPr>
          <w:sz w:val="18"/>
          <w:szCs w:val="18"/>
        </w:rPr>
      </w:pPr>
      <w:r w:rsidRPr="00CD75E1">
        <w:rPr>
          <w:rFonts w:hint="eastAsia"/>
          <w:sz w:val="18"/>
          <w:szCs w:val="18"/>
        </w:rPr>
        <w:t>審核：本收款監督系統收到註冊申請後，便會自動的將商家所提出的註冊申請表傳送給政府的相關部門進行審核。</w:t>
      </w:r>
    </w:p>
    <w:p w14:paraId="28FE268B" w14:textId="698CFE2A" w:rsidR="00844EC1" w:rsidRPr="00CD75E1" w:rsidRDefault="00844EC1" w:rsidP="00E50241">
      <w:pPr>
        <w:pStyle w:val="ABC0"/>
        <w:numPr>
          <w:ilvl w:val="0"/>
          <w:numId w:val="32"/>
        </w:numPr>
        <w:ind w:left="426" w:hanging="284"/>
        <w:jc w:val="both"/>
        <w:rPr>
          <w:sz w:val="18"/>
          <w:szCs w:val="18"/>
        </w:rPr>
      </w:pPr>
      <w:r w:rsidRPr="00CD75E1">
        <w:rPr>
          <w:rFonts w:hint="eastAsia"/>
          <w:sz w:val="18"/>
          <w:szCs w:val="18"/>
        </w:rPr>
        <w:t>批准：政府批准了該商家提出的申請，伺服器便會啟動此商家在本收款監督系統創建出的帳戶。</w:t>
      </w:r>
    </w:p>
    <w:p w14:paraId="0925CAA7" w14:textId="5C63A04A" w:rsidR="005544CF" w:rsidRPr="005544CF" w:rsidRDefault="00844EC1" w:rsidP="00543354">
      <w:pPr>
        <w:pStyle w:val="ABC0"/>
        <w:numPr>
          <w:ilvl w:val="0"/>
          <w:numId w:val="32"/>
        </w:numPr>
        <w:ind w:left="426" w:hanging="284"/>
        <w:jc w:val="both"/>
        <w:rPr>
          <w:sz w:val="16"/>
          <w:szCs w:val="16"/>
        </w:rPr>
      </w:pPr>
      <w:r w:rsidRPr="00CD75E1">
        <w:rPr>
          <w:rFonts w:hint="eastAsia"/>
          <w:sz w:val="18"/>
          <w:szCs w:val="18"/>
        </w:rPr>
        <w:t>正式啟用</w:t>
      </w:r>
      <w:r w:rsidRPr="00CD75E1">
        <w:rPr>
          <w:rFonts w:hint="eastAsia"/>
          <w:b/>
          <w:sz w:val="18"/>
          <w:szCs w:val="18"/>
        </w:rPr>
        <w:t>：</w:t>
      </w:r>
      <w:r w:rsidRPr="00CD75E1">
        <w:rPr>
          <w:rFonts w:hint="eastAsia"/>
          <w:sz w:val="18"/>
          <w:szCs w:val="18"/>
        </w:rPr>
        <w:t>商家獲得政府的批准後可以自由的登入該帳戶並且管理該商家所要銷售的產品。</w:t>
      </w:r>
    </w:p>
    <w:p w14:paraId="0DA107D0" w14:textId="6C349461" w:rsidR="005544CF" w:rsidRPr="001F62DC" w:rsidRDefault="00573614" w:rsidP="005544CF">
      <w:pPr>
        <w:pStyle w:val="ABC0"/>
        <w:ind w:left="142"/>
        <w:jc w:val="center"/>
      </w:pPr>
      <w:r>
        <w:object w:dxaOrig="10036" w:dyaOrig="11686" w14:anchorId="011B4134">
          <v:shape id="_x0000_i1027" type="#_x0000_t75" style="width:161.5pt;height:138.5pt" o:ole="">
            <v:imagedata r:id="rId15" o:title=""/>
          </v:shape>
          <o:OLEObject Type="Embed" ProgID="Visio.Drawing.15" ShapeID="_x0000_i1027" DrawAspect="Content" ObjectID="_1568748708" r:id="rId16"/>
        </w:object>
      </w:r>
    </w:p>
    <w:p w14:paraId="75B57893" w14:textId="2F9C75B3" w:rsidR="005544CF" w:rsidRPr="00543354" w:rsidRDefault="005544CF" w:rsidP="005544CF">
      <w:pPr>
        <w:pStyle w:val="ABC0"/>
        <w:ind w:left="142"/>
        <w:jc w:val="center"/>
        <w:rPr>
          <w:b/>
          <w:sz w:val="18"/>
          <w:szCs w:val="18"/>
        </w:rPr>
      </w:pPr>
      <w:bookmarkStart w:id="123" w:name="_Ref492803861"/>
      <w:r w:rsidRPr="00543354">
        <w:rPr>
          <w:rFonts w:hint="eastAsia"/>
          <w:b/>
          <w:sz w:val="18"/>
          <w:szCs w:val="18"/>
        </w:rPr>
        <w:t>圖</w:t>
      </w:r>
      <w:r w:rsidRPr="00543354">
        <w:rPr>
          <w:rFonts w:hint="eastAsia"/>
          <w:b/>
          <w:sz w:val="18"/>
          <w:szCs w:val="18"/>
        </w:rPr>
        <w:t xml:space="preserve"> </w:t>
      </w:r>
      <w:r w:rsidRPr="00543354">
        <w:rPr>
          <w:b/>
          <w:sz w:val="18"/>
          <w:szCs w:val="18"/>
        </w:rPr>
        <w:fldChar w:fldCharType="begin"/>
      </w:r>
      <w:r w:rsidRPr="00543354">
        <w:rPr>
          <w:b/>
          <w:sz w:val="18"/>
          <w:szCs w:val="18"/>
        </w:rPr>
        <w:instrText xml:space="preserve"> SEQ </w:instrText>
      </w:r>
      <w:r w:rsidRPr="00543354">
        <w:rPr>
          <w:rFonts w:hint="eastAsia"/>
          <w:b/>
          <w:sz w:val="18"/>
          <w:szCs w:val="18"/>
        </w:rPr>
        <w:instrText>圖</w:instrText>
      </w:r>
      <w:r w:rsidRPr="00543354">
        <w:rPr>
          <w:b/>
          <w:sz w:val="18"/>
          <w:szCs w:val="18"/>
        </w:rPr>
        <w:instrText xml:space="preserve"> \* ARABIC </w:instrText>
      </w:r>
      <w:r w:rsidRPr="00543354">
        <w:rPr>
          <w:b/>
          <w:sz w:val="18"/>
          <w:szCs w:val="18"/>
        </w:rPr>
        <w:fldChar w:fldCharType="separate"/>
      </w:r>
      <w:r w:rsidR="002C3606">
        <w:rPr>
          <w:b/>
          <w:noProof/>
          <w:sz w:val="18"/>
          <w:szCs w:val="18"/>
        </w:rPr>
        <w:t>6</w:t>
      </w:r>
      <w:r w:rsidRPr="00543354">
        <w:rPr>
          <w:b/>
          <w:sz w:val="18"/>
          <w:szCs w:val="18"/>
        </w:rPr>
        <w:fldChar w:fldCharType="end"/>
      </w:r>
      <w:bookmarkEnd w:id="123"/>
      <w:r w:rsidRPr="00543354">
        <w:rPr>
          <w:b/>
          <w:sz w:val="18"/>
          <w:szCs w:val="18"/>
        </w:rPr>
        <w:t xml:space="preserve"> </w:t>
      </w:r>
      <w:r w:rsidRPr="00543354">
        <w:rPr>
          <w:rFonts w:hint="eastAsia"/>
          <w:b/>
          <w:sz w:val="18"/>
          <w:szCs w:val="18"/>
        </w:rPr>
        <w:t>利用綠色位址錢包創建與驗證交易流程圖</w:t>
      </w:r>
      <w:r w:rsidRPr="00543354">
        <w:rPr>
          <w:sz w:val="18"/>
          <w:szCs w:val="18"/>
        </w:rPr>
        <w:fldChar w:fldCharType="begin"/>
      </w:r>
      <w:r w:rsidRPr="00543354">
        <w:rPr>
          <w:sz w:val="18"/>
          <w:szCs w:val="18"/>
        </w:rPr>
        <w:instrText xml:space="preserve"> REF _Ref491900419 \r \h  \* MERGEFORMAT </w:instrText>
      </w:r>
      <w:r w:rsidRPr="00543354">
        <w:rPr>
          <w:sz w:val="18"/>
          <w:szCs w:val="18"/>
        </w:rPr>
      </w:r>
      <w:r w:rsidRPr="00543354">
        <w:rPr>
          <w:sz w:val="18"/>
          <w:szCs w:val="18"/>
        </w:rPr>
        <w:fldChar w:fldCharType="separate"/>
      </w:r>
      <w:r w:rsidR="002C3606">
        <w:rPr>
          <w:sz w:val="18"/>
          <w:szCs w:val="18"/>
        </w:rPr>
        <w:t>[2]</w:t>
      </w:r>
      <w:r w:rsidRPr="00543354">
        <w:rPr>
          <w:sz w:val="18"/>
          <w:szCs w:val="18"/>
        </w:rPr>
        <w:fldChar w:fldCharType="end"/>
      </w:r>
    </w:p>
    <w:p w14:paraId="65F84927" w14:textId="77777777" w:rsidR="005544CF" w:rsidRPr="005544CF" w:rsidRDefault="005544CF" w:rsidP="005544CF">
      <w:pPr>
        <w:pStyle w:val="ABC0"/>
        <w:jc w:val="both"/>
        <w:rPr>
          <w:sz w:val="16"/>
          <w:szCs w:val="16"/>
        </w:rPr>
      </w:pPr>
    </w:p>
    <w:p w14:paraId="35C78CA9" w14:textId="7FA46A31" w:rsidR="00B10DD0" w:rsidRPr="006171AE" w:rsidRDefault="00B9455F" w:rsidP="00921538">
      <w:pPr>
        <w:pStyle w:val="a4"/>
        <w:widowControl w:val="0"/>
        <w:numPr>
          <w:ilvl w:val="0"/>
          <w:numId w:val="19"/>
        </w:numPr>
        <w:autoSpaceDN/>
        <w:ind w:leftChars="0" w:left="284" w:hanging="284"/>
        <w:jc w:val="both"/>
        <w:textAlignment w:val="auto"/>
        <w:rPr>
          <w:rFonts w:eastAsia="標楷體"/>
          <w:szCs w:val="24"/>
        </w:rPr>
      </w:pPr>
      <w:r w:rsidRPr="003E45F0">
        <w:rPr>
          <w:rFonts w:eastAsia="標楷體" w:hint="eastAsia"/>
          <w:szCs w:val="24"/>
        </w:rPr>
        <w:t>商家</w:t>
      </w:r>
      <w:r w:rsidR="00B10DD0" w:rsidRPr="003E45F0">
        <w:rPr>
          <w:rFonts w:eastAsia="標楷體" w:hint="eastAsia"/>
          <w:szCs w:val="24"/>
        </w:rPr>
        <w:t>及顧客創建與驗證一筆交易之流程</w:t>
      </w:r>
      <w:r w:rsidR="00990F59" w:rsidRPr="003E45F0">
        <w:rPr>
          <w:rFonts w:eastAsia="標楷體" w:hint="eastAsia"/>
          <w:szCs w:val="24"/>
        </w:rPr>
        <w:t>，如</w:t>
      </w:r>
      <w:r w:rsidR="005544CF">
        <w:rPr>
          <w:rFonts w:eastAsia="標楷體" w:hint="eastAsia"/>
          <w:szCs w:val="24"/>
        </w:rPr>
        <w:t>上</w:t>
      </w:r>
      <w:r w:rsidR="00CC1912">
        <w:rPr>
          <w:rFonts w:eastAsia="標楷體"/>
        </w:rPr>
        <w:fldChar w:fldCharType="begin"/>
      </w:r>
      <w:r w:rsidR="00CC1912">
        <w:rPr>
          <w:rFonts w:eastAsia="標楷體"/>
          <w:szCs w:val="24"/>
        </w:rPr>
        <w:instrText xml:space="preserve"> </w:instrText>
      </w:r>
      <w:r w:rsidR="00CC1912">
        <w:rPr>
          <w:rFonts w:eastAsia="標楷體" w:hint="eastAsia"/>
          <w:szCs w:val="24"/>
        </w:rPr>
        <w:instrText>REF _Ref492803861 \h</w:instrText>
      </w:r>
      <w:r w:rsidR="00CC1912">
        <w:rPr>
          <w:rFonts w:eastAsia="標楷體"/>
          <w:szCs w:val="24"/>
        </w:rPr>
        <w:instrText xml:space="preserve"> </w:instrText>
      </w:r>
      <w:r w:rsidR="00585DE7">
        <w:rPr>
          <w:rFonts w:eastAsia="標楷體"/>
        </w:rPr>
        <w:instrText xml:space="preserve"> \* MERGEFORMAT </w:instrText>
      </w:r>
      <w:r w:rsidR="00CC1912">
        <w:rPr>
          <w:rFonts w:eastAsia="標楷體"/>
        </w:rPr>
      </w:r>
      <w:r w:rsidR="00CC1912">
        <w:rPr>
          <w:rFonts w:eastAsia="標楷體"/>
        </w:rPr>
        <w:fldChar w:fldCharType="separate"/>
      </w:r>
      <w:r w:rsidR="002C3606" w:rsidRPr="00D17AB7">
        <w:rPr>
          <w:rFonts w:eastAsia="標楷體" w:hint="eastAsia"/>
          <w:b/>
          <w:sz w:val="18"/>
          <w:szCs w:val="18"/>
        </w:rPr>
        <w:t>圖</w:t>
      </w:r>
      <w:r w:rsidR="002C3606" w:rsidRPr="00543354">
        <w:rPr>
          <w:rFonts w:hint="eastAsia"/>
          <w:b/>
          <w:sz w:val="18"/>
          <w:szCs w:val="18"/>
        </w:rPr>
        <w:t xml:space="preserve"> </w:t>
      </w:r>
      <w:r w:rsidR="002C3606">
        <w:rPr>
          <w:b/>
          <w:noProof/>
          <w:sz w:val="18"/>
          <w:szCs w:val="18"/>
        </w:rPr>
        <w:t>6</w:t>
      </w:r>
      <w:r w:rsidR="00CC1912">
        <w:rPr>
          <w:rFonts w:eastAsia="標楷體"/>
        </w:rPr>
        <w:fldChar w:fldCharType="end"/>
      </w:r>
      <w:r w:rsidR="00B10DD0" w:rsidRPr="006171AE">
        <w:rPr>
          <w:rFonts w:eastAsia="標楷體" w:hint="eastAsia"/>
          <w:szCs w:val="24"/>
        </w:rPr>
        <w:t>：</w:t>
      </w:r>
    </w:p>
    <w:p w14:paraId="7FEBB17F" w14:textId="36E06EAB" w:rsidR="00B10DD0" w:rsidRPr="00B42E77" w:rsidRDefault="00B10DD0" w:rsidP="00B42E77">
      <w:pPr>
        <w:pStyle w:val="ABC0"/>
        <w:numPr>
          <w:ilvl w:val="0"/>
          <w:numId w:val="44"/>
        </w:numPr>
        <w:ind w:left="284" w:hanging="142"/>
        <w:jc w:val="both"/>
        <w:rPr>
          <w:sz w:val="18"/>
          <w:szCs w:val="18"/>
        </w:rPr>
      </w:pPr>
      <w:r w:rsidRPr="00B42E77">
        <w:rPr>
          <w:rFonts w:hint="eastAsia"/>
          <w:sz w:val="18"/>
          <w:szCs w:val="18"/>
        </w:rPr>
        <w:t>商家</w:t>
      </w:r>
      <w:del w:id="124" w:author="jambo" w:date="2017-10-05T22:34:00Z">
        <w:r w:rsidRPr="00B42E77" w:rsidDel="00C474A8">
          <w:rPr>
            <w:rFonts w:hint="eastAsia"/>
            <w:sz w:val="18"/>
            <w:szCs w:val="18"/>
          </w:rPr>
          <w:delText>的店員將手持的平板電腦或是手機透過先前已經以商店名義提出申請的帳號，並且已經</w:delText>
        </w:r>
      </w:del>
      <w:ins w:id="125" w:author="jambo" w:date="2017-10-05T22:34:00Z">
        <w:r w:rsidR="00C474A8">
          <w:rPr>
            <w:rFonts w:hint="eastAsia"/>
            <w:sz w:val="18"/>
            <w:szCs w:val="18"/>
          </w:rPr>
          <w:t>以</w:t>
        </w:r>
      </w:ins>
      <w:r w:rsidRPr="00B42E77">
        <w:rPr>
          <w:rFonts w:hint="eastAsia"/>
          <w:sz w:val="18"/>
          <w:szCs w:val="18"/>
        </w:rPr>
        <w:t>通過政府機構的審查稽核</w:t>
      </w:r>
      <w:ins w:id="126" w:author="jambo" w:date="2017-10-05T22:34:00Z">
        <w:r w:rsidR="00C474A8">
          <w:rPr>
            <w:rFonts w:hint="eastAsia"/>
            <w:sz w:val="18"/>
            <w:szCs w:val="18"/>
          </w:rPr>
          <w:t>的帳戶</w:t>
        </w:r>
      </w:ins>
      <w:del w:id="127" w:author="jambo" w:date="2017-10-05T22:34:00Z">
        <w:r w:rsidRPr="00B42E77" w:rsidDel="00C474A8">
          <w:rPr>
            <w:rFonts w:hint="eastAsia"/>
            <w:sz w:val="18"/>
            <w:szCs w:val="18"/>
          </w:rPr>
          <w:delText>，才得以</w:delText>
        </w:r>
      </w:del>
      <w:r w:rsidRPr="00B42E77">
        <w:rPr>
          <w:rFonts w:hint="eastAsia"/>
          <w:sz w:val="18"/>
          <w:szCs w:val="18"/>
        </w:rPr>
        <w:t>登入該系統。</w:t>
      </w:r>
    </w:p>
    <w:p w14:paraId="10055C16" w14:textId="08810609" w:rsidR="00B10DD0" w:rsidRPr="00B42E77" w:rsidRDefault="00B10DD0" w:rsidP="00B42E77">
      <w:pPr>
        <w:pStyle w:val="ABC0"/>
        <w:numPr>
          <w:ilvl w:val="0"/>
          <w:numId w:val="44"/>
        </w:numPr>
        <w:ind w:left="284" w:hanging="142"/>
        <w:jc w:val="both"/>
        <w:rPr>
          <w:sz w:val="18"/>
          <w:szCs w:val="18"/>
        </w:rPr>
      </w:pPr>
      <w:del w:id="128" w:author="jambo" w:date="2017-10-05T21:49:00Z">
        <w:r w:rsidRPr="00B42E77" w:rsidDel="00DF2CAD">
          <w:rPr>
            <w:rFonts w:hint="eastAsia"/>
            <w:sz w:val="18"/>
            <w:szCs w:val="18"/>
          </w:rPr>
          <w:delText>登入本</w:delText>
        </w:r>
        <w:r w:rsidR="0041100B" w:rsidRPr="00B42E77" w:rsidDel="00DF2CAD">
          <w:rPr>
            <w:rFonts w:hint="eastAsia"/>
            <w:sz w:val="18"/>
            <w:szCs w:val="18"/>
          </w:rPr>
          <w:delText>加密</w:delText>
        </w:r>
        <w:r w:rsidRPr="00B42E77" w:rsidDel="00DF2CAD">
          <w:rPr>
            <w:rFonts w:hint="eastAsia"/>
            <w:sz w:val="18"/>
            <w:szCs w:val="18"/>
          </w:rPr>
          <w:delText>貨幣的商家收銀金流</w:delText>
        </w:r>
        <w:r w:rsidR="00585DE7" w:rsidDel="00DF2CAD">
          <w:rPr>
            <w:rFonts w:hint="eastAsia"/>
            <w:sz w:val="18"/>
            <w:szCs w:val="18"/>
          </w:rPr>
          <w:delText>監督</w:delText>
        </w:r>
        <w:r w:rsidRPr="00B42E77" w:rsidDel="00DF2CAD">
          <w:rPr>
            <w:rFonts w:hint="eastAsia"/>
            <w:sz w:val="18"/>
            <w:szCs w:val="18"/>
          </w:rPr>
          <w:delText>系統後，便會</w:delText>
        </w:r>
      </w:del>
      <w:ins w:id="129" w:author="jambo" w:date="2017-10-05T21:49:00Z">
        <w:r w:rsidR="00DF2CAD">
          <w:rPr>
            <w:rFonts w:hint="eastAsia"/>
            <w:sz w:val="18"/>
            <w:szCs w:val="18"/>
          </w:rPr>
          <w:t>系統</w:t>
        </w:r>
      </w:ins>
      <w:r w:rsidRPr="00B42E77">
        <w:rPr>
          <w:rFonts w:hint="eastAsia"/>
          <w:sz w:val="18"/>
          <w:szCs w:val="18"/>
        </w:rPr>
        <w:t>載入該店家註冊的商品資訊</w:t>
      </w:r>
      <w:del w:id="130" w:author="jambo" w:date="2017-10-05T21:49:00Z">
        <w:r w:rsidRPr="00B42E77" w:rsidDel="00DF2CAD">
          <w:rPr>
            <w:rFonts w:hint="eastAsia"/>
            <w:sz w:val="18"/>
            <w:szCs w:val="18"/>
          </w:rPr>
          <w:delText>形成商品目錄</w:delText>
        </w:r>
      </w:del>
      <w:r w:rsidRPr="00B42E77">
        <w:rPr>
          <w:rFonts w:hint="eastAsia"/>
          <w:sz w:val="18"/>
          <w:szCs w:val="18"/>
        </w:rPr>
        <w:t>，</w:t>
      </w:r>
      <w:del w:id="131" w:author="jambo" w:date="2017-10-05T21:49:00Z">
        <w:r w:rsidRPr="00B42E77" w:rsidDel="00DF2CAD">
          <w:rPr>
            <w:rFonts w:hint="eastAsia"/>
            <w:sz w:val="18"/>
            <w:szCs w:val="18"/>
          </w:rPr>
          <w:delText>商店的</w:delText>
        </w:r>
      </w:del>
      <w:r w:rsidRPr="00B42E77">
        <w:rPr>
          <w:rFonts w:hint="eastAsia"/>
          <w:sz w:val="18"/>
          <w:szCs w:val="18"/>
        </w:rPr>
        <w:t>店員可以依照客戶的需求進行點單選取數量</w:t>
      </w:r>
      <w:ins w:id="132" w:author="jambo" w:date="2017-10-05T22:34:00Z">
        <w:r w:rsidR="00C474A8">
          <w:rPr>
            <w:rFonts w:hint="eastAsia"/>
            <w:sz w:val="18"/>
            <w:szCs w:val="18"/>
          </w:rPr>
          <w:t>。</w:t>
        </w:r>
      </w:ins>
      <w:del w:id="133" w:author="jambo" w:date="2017-10-05T22:34:00Z">
        <w:r w:rsidRPr="00B42E77" w:rsidDel="00C474A8">
          <w:rPr>
            <w:rFonts w:hint="eastAsia"/>
            <w:sz w:val="18"/>
            <w:szCs w:val="18"/>
          </w:rPr>
          <w:delText>；若商品包含</w:delText>
        </w:r>
        <w:r w:rsidRPr="00B42E77" w:rsidDel="00C474A8">
          <w:rPr>
            <w:sz w:val="18"/>
            <w:szCs w:val="18"/>
          </w:rPr>
          <w:delText>RFID</w:delText>
        </w:r>
        <w:r w:rsidRPr="00B42E77" w:rsidDel="00C474A8">
          <w:rPr>
            <w:rFonts w:hint="eastAsia"/>
            <w:sz w:val="18"/>
            <w:szCs w:val="18"/>
          </w:rPr>
          <w:delText>標籤且已建置完成，亦可透過手機</w:delText>
        </w:r>
        <w:r w:rsidRPr="00B42E77" w:rsidDel="00C474A8">
          <w:rPr>
            <w:sz w:val="18"/>
            <w:szCs w:val="18"/>
          </w:rPr>
          <w:delText>NFC</w:delText>
        </w:r>
        <w:r w:rsidRPr="00B42E77" w:rsidDel="00C474A8">
          <w:rPr>
            <w:rFonts w:hint="eastAsia"/>
            <w:sz w:val="18"/>
            <w:szCs w:val="18"/>
          </w:rPr>
          <w:delText>功能掃描商品</w:delText>
        </w:r>
        <w:r w:rsidRPr="00B42E77" w:rsidDel="00C474A8">
          <w:rPr>
            <w:sz w:val="18"/>
            <w:szCs w:val="18"/>
          </w:rPr>
          <w:delText>RFID</w:delText>
        </w:r>
        <w:r w:rsidRPr="00B42E77" w:rsidDel="00C474A8">
          <w:rPr>
            <w:rFonts w:hint="eastAsia"/>
            <w:sz w:val="18"/>
            <w:szCs w:val="18"/>
          </w:rPr>
          <w:delText>標籤，即時取得商品資訊。</w:delText>
        </w:r>
      </w:del>
    </w:p>
    <w:p w14:paraId="38AA70B7" w14:textId="7DAD6B1C" w:rsidR="00B10DD0" w:rsidRPr="00B42E77" w:rsidRDefault="00B10DD0" w:rsidP="00B42E77">
      <w:pPr>
        <w:pStyle w:val="ABC0"/>
        <w:numPr>
          <w:ilvl w:val="0"/>
          <w:numId w:val="44"/>
        </w:numPr>
        <w:ind w:left="284" w:hanging="142"/>
        <w:jc w:val="both"/>
        <w:rPr>
          <w:sz w:val="18"/>
          <w:szCs w:val="18"/>
        </w:rPr>
      </w:pPr>
      <w:del w:id="134" w:author="jambo" w:date="2017-10-05T21:50:00Z">
        <w:r w:rsidRPr="00B42E77" w:rsidDel="00DF2CAD">
          <w:rPr>
            <w:rFonts w:hint="eastAsia"/>
            <w:sz w:val="18"/>
            <w:szCs w:val="18"/>
          </w:rPr>
          <w:delText>選擇完各個商品的數量之後，便可</w:delText>
        </w:r>
      </w:del>
      <w:r w:rsidRPr="00B42E77">
        <w:rPr>
          <w:rFonts w:hint="eastAsia"/>
          <w:sz w:val="18"/>
          <w:szCs w:val="18"/>
        </w:rPr>
        <w:t>快速建立交易清單，並透過</w:t>
      </w:r>
      <w:r w:rsidR="00EA7189" w:rsidRPr="00B42E77">
        <w:rPr>
          <w:rFonts w:hint="eastAsia"/>
          <w:sz w:val="18"/>
          <w:szCs w:val="18"/>
        </w:rPr>
        <w:t xml:space="preserve">Green </w:t>
      </w:r>
      <w:r w:rsidR="00585DE7">
        <w:rPr>
          <w:sz w:val="18"/>
          <w:szCs w:val="18"/>
        </w:rPr>
        <w:t>a</w:t>
      </w:r>
      <w:r w:rsidR="00EA7189" w:rsidRPr="00B42E77">
        <w:rPr>
          <w:rFonts w:hint="eastAsia"/>
          <w:sz w:val="18"/>
          <w:szCs w:val="18"/>
        </w:rPr>
        <w:t>d</w:t>
      </w:r>
      <w:r w:rsidR="0045156A">
        <w:rPr>
          <w:sz w:val="18"/>
          <w:szCs w:val="18"/>
        </w:rPr>
        <w:t>d</w:t>
      </w:r>
      <w:r w:rsidR="00EA7189" w:rsidRPr="00B42E77">
        <w:rPr>
          <w:rFonts w:hint="eastAsia"/>
          <w:sz w:val="18"/>
          <w:szCs w:val="18"/>
        </w:rPr>
        <w:t xml:space="preserve">ress </w:t>
      </w:r>
      <w:r w:rsidRPr="00B42E77">
        <w:rPr>
          <w:sz w:val="18"/>
          <w:szCs w:val="18"/>
        </w:rPr>
        <w:t>Testnet</w:t>
      </w:r>
      <w:del w:id="135" w:author="jambo" w:date="2017-10-05T22:35:00Z">
        <w:r w:rsidRPr="00B42E77" w:rsidDel="00C474A8">
          <w:rPr>
            <w:rFonts w:hint="eastAsia"/>
            <w:sz w:val="18"/>
            <w:szCs w:val="18"/>
          </w:rPr>
          <w:delText>的請款頁面</w:delText>
        </w:r>
      </w:del>
      <w:r w:rsidRPr="00B42E77">
        <w:rPr>
          <w:rFonts w:hint="eastAsia"/>
          <w:sz w:val="18"/>
          <w:szCs w:val="18"/>
        </w:rPr>
        <w:t>建立一個全新的比特幣收款地址，再以</w:t>
      </w:r>
      <w:r w:rsidRPr="00B42E77">
        <w:rPr>
          <w:sz w:val="18"/>
          <w:szCs w:val="18"/>
        </w:rPr>
        <w:t>Android Beam</w:t>
      </w:r>
      <w:r w:rsidR="00104720" w:rsidRPr="00B42E77">
        <w:rPr>
          <w:sz w:val="18"/>
          <w:szCs w:val="18"/>
        </w:rPr>
        <w:fldChar w:fldCharType="begin"/>
      </w:r>
      <w:r w:rsidR="00104720" w:rsidRPr="00B42E77">
        <w:rPr>
          <w:sz w:val="18"/>
          <w:szCs w:val="18"/>
        </w:rPr>
        <w:instrText xml:space="preserve"> REF _Ref492312263 \r \h </w:instrText>
      </w:r>
      <w:r w:rsidR="00681D86" w:rsidRPr="00B42E77">
        <w:rPr>
          <w:sz w:val="18"/>
          <w:szCs w:val="18"/>
        </w:rPr>
        <w:instrText xml:space="preserve"> \* MERGEFORMAT </w:instrText>
      </w:r>
      <w:r w:rsidR="00104720" w:rsidRPr="00B42E77">
        <w:rPr>
          <w:sz w:val="18"/>
          <w:szCs w:val="18"/>
        </w:rPr>
      </w:r>
      <w:r w:rsidR="00104720" w:rsidRPr="00B42E77">
        <w:rPr>
          <w:sz w:val="18"/>
          <w:szCs w:val="18"/>
        </w:rPr>
        <w:fldChar w:fldCharType="separate"/>
      </w:r>
      <w:r w:rsidR="002C3606">
        <w:rPr>
          <w:sz w:val="18"/>
          <w:szCs w:val="18"/>
        </w:rPr>
        <w:t>[23]</w:t>
      </w:r>
      <w:r w:rsidR="00104720" w:rsidRPr="00B42E77">
        <w:rPr>
          <w:sz w:val="18"/>
          <w:szCs w:val="18"/>
        </w:rPr>
        <w:fldChar w:fldCharType="end"/>
      </w:r>
      <w:r w:rsidRPr="00B42E77">
        <w:rPr>
          <w:rFonts w:hint="eastAsia"/>
          <w:sz w:val="18"/>
          <w:szCs w:val="18"/>
        </w:rPr>
        <w:t>的方式將</w:t>
      </w:r>
      <w:del w:id="136" w:author="jambo" w:date="2017-10-05T22:35:00Z">
        <w:r w:rsidRPr="00B42E77" w:rsidDel="00C474A8">
          <w:rPr>
            <w:rFonts w:hint="eastAsia"/>
            <w:sz w:val="18"/>
            <w:szCs w:val="18"/>
          </w:rPr>
          <w:delText>商家店號、收款地址與消費總金額等</w:delText>
        </w:r>
      </w:del>
      <w:ins w:id="137" w:author="jambo" w:date="2017-10-05T22:35:00Z">
        <w:r w:rsidR="00C474A8">
          <w:rPr>
            <w:rFonts w:hint="eastAsia"/>
            <w:sz w:val="18"/>
            <w:szCs w:val="18"/>
          </w:rPr>
          <w:t>交易</w:t>
        </w:r>
      </w:ins>
      <w:r w:rsidRPr="00B42E77">
        <w:rPr>
          <w:rFonts w:hint="eastAsia"/>
          <w:sz w:val="18"/>
          <w:szCs w:val="18"/>
        </w:rPr>
        <w:t>資訊輕鬆地傳得給顧客。</w:t>
      </w:r>
    </w:p>
    <w:p w14:paraId="7DB2E336" w14:textId="26BE02C0" w:rsidR="00B10DD0" w:rsidRPr="00B42E77" w:rsidRDefault="00B10DD0" w:rsidP="00B42E77">
      <w:pPr>
        <w:pStyle w:val="ABC0"/>
        <w:numPr>
          <w:ilvl w:val="0"/>
          <w:numId w:val="44"/>
        </w:numPr>
        <w:ind w:left="284" w:hanging="142"/>
        <w:jc w:val="both"/>
        <w:rPr>
          <w:sz w:val="18"/>
          <w:szCs w:val="18"/>
        </w:rPr>
      </w:pPr>
      <w:r w:rsidRPr="00B42E77">
        <w:rPr>
          <w:rFonts w:hint="eastAsia"/>
          <w:sz w:val="18"/>
          <w:szCs w:val="18"/>
        </w:rPr>
        <w:t>在商家店員的平板電腦收到這筆交易信息之後，會對本</w:t>
      </w:r>
      <w:r w:rsidR="00585DE7">
        <w:rPr>
          <w:rFonts w:hint="eastAsia"/>
          <w:sz w:val="18"/>
          <w:szCs w:val="18"/>
        </w:rPr>
        <w:t>監督</w:t>
      </w:r>
      <w:r w:rsidRPr="00B42E77">
        <w:rPr>
          <w:rFonts w:hint="eastAsia"/>
          <w:sz w:val="18"/>
          <w:szCs w:val="18"/>
        </w:rPr>
        <w:t>系統重送一個副本進行存檔。該交易資訊包括由</w:t>
      </w:r>
      <w:r w:rsidR="00585DE7">
        <w:rPr>
          <w:rFonts w:hint="eastAsia"/>
          <w:sz w:val="18"/>
          <w:szCs w:val="18"/>
        </w:rPr>
        <w:t>監督</w:t>
      </w:r>
      <w:r w:rsidRPr="00B42E77">
        <w:rPr>
          <w:rFonts w:hint="eastAsia"/>
          <w:sz w:val="18"/>
          <w:szCs w:val="18"/>
        </w:rPr>
        <w:t>系統所提出的交易流水號、商家編號</w:t>
      </w:r>
      <w:del w:id="138" w:author="jambo" w:date="2017-10-05T22:10:00Z">
        <w:r w:rsidRPr="00B42E77" w:rsidDel="0074612D">
          <w:rPr>
            <w:rFonts w:hint="eastAsia"/>
            <w:sz w:val="18"/>
            <w:szCs w:val="18"/>
          </w:rPr>
          <w:delText>、商品編號、商品購買數量以及</w:delText>
        </w:r>
        <w:r w:rsidR="00581104" w:rsidRPr="00B42E77" w:rsidDel="0074612D">
          <w:rPr>
            <w:rFonts w:hint="eastAsia"/>
            <w:sz w:val="18"/>
            <w:szCs w:val="18"/>
          </w:rPr>
          <w:delText>加密貨幣</w:delText>
        </w:r>
        <w:r w:rsidRPr="00B42E77" w:rsidDel="0074612D">
          <w:rPr>
            <w:rFonts w:hint="eastAsia"/>
            <w:sz w:val="18"/>
            <w:szCs w:val="18"/>
          </w:rPr>
          <w:delText>的收款地址，以及消費者的發款地址</w:delText>
        </w:r>
      </w:del>
      <w:ins w:id="139" w:author="jambo" w:date="2017-10-05T22:10:00Z">
        <w:r w:rsidR="0074612D">
          <w:rPr>
            <w:rFonts w:hint="eastAsia"/>
            <w:sz w:val="18"/>
            <w:szCs w:val="18"/>
          </w:rPr>
          <w:t>等資訊</w:t>
        </w:r>
      </w:ins>
      <w:r w:rsidRPr="00B42E77">
        <w:rPr>
          <w:rFonts w:hint="eastAsia"/>
          <w:sz w:val="18"/>
          <w:szCs w:val="18"/>
        </w:rPr>
        <w:t>。</w:t>
      </w:r>
    </w:p>
    <w:p w14:paraId="71DE3DA7" w14:textId="1D99E5F0" w:rsidR="00C35E9E" w:rsidRPr="00C35E9E" w:rsidRDefault="00B10DD0" w:rsidP="009E0087">
      <w:pPr>
        <w:pStyle w:val="ABC0"/>
        <w:numPr>
          <w:ilvl w:val="0"/>
          <w:numId w:val="44"/>
        </w:numPr>
        <w:ind w:left="284" w:hanging="142"/>
        <w:jc w:val="both"/>
      </w:pPr>
      <w:r w:rsidRPr="00B42E77">
        <w:rPr>
          <w:rFonts w:hint="eastAsia"/>
          <w:sz w:val="18"/>
          <w:szCs w:val="18"/>
        </w:rPr>
        <w:lastRenderedPageBreak/>
        <w:t>消費者收到交易信息後，手機會自動開啟</w:t>
      </w:r>
      <w:r w:rsidR="00441060" w:rsidRPr="00B42E77">
        <w:rPr>
          <w:sz w:val="18"/>
          <w:szCs w:val="18"/>
        </w:rPr>
        <w:t xml:space="preserve">Green </w:t>
      </w:r>
      <w:r w:rsidR="00585DE7">
        <w:rPr>
          <w:sz w:val="18"/>
          <w:szCs w:val="18"/>
        </w:rPr>
        <w:t>a</w:t>
      </w:r>
      <w:r w:rsidR="00441060" w:rsidRPr="00B42E77">
        <w:rPr>
          <w:sz w:val="18"/>
          <w:szCs w:val="18"/>
        </w:rPr>
        <w:t>ddress</w:t>
      </w:r>
      <w:r w:rsidRPr="00B42E77">
        <w:rPr>
          <w:rFonts w:hint="eastAsia"/>
          <w:sz w:val="18"/>
          <w:szCs w:val="18"/>
        </w:rPr>
        <w:t>的付款頁面，確認金額</w:t>
      </w:r>
      <w:del w:id="140" w:author="jambo" w:date="2017-10-05T22:35:00Z">
        <w:r w:rsidRPr="00B42E77" w:rsidDel="00C474A8">
          <w:rPr>
            <w:rFonts w:hint="eastAsia"/>
            <w:sz w:val="18"/>
            <w:szCs w:val="18"/>
          </w:rPr>
          <w:delText>與店家</w:delText>
        </w:r>
      </w:del>
      <w:r w:rsidRPr="00B42E77">
        <w:rPr>
          <w:rFonts w:hint="eastAsia"/>
          <w:sz w:val="18"/>
          <w:szCs w:val="18"/>
        </w:rPr>
        <w:t>無誤之後便能</w:t>
      </w:r>
      <w:del w:id="141" w:author="jambo" w:date="2017-10-05T22:36:00Z">
        <w:r w:rsidRPr="00B42E77" w:rsidDel="00C474A8">
          <w:rPr>
            <w:rFonts w:hint="eastAsia"/>
            <w:sz w:val="18"/>
            <w:szCs w:val="18"/>
          </w:rPr>
          <w:delText>以</w:delText>
        </w:r>
      </w:del>
      <w:del w:id="142" w:author="jambo" w:date="2017-10-05T22:10:00Z">
        <w:r w:rsidRPr="00B42E77" w:rsidDel="0074612D">
          <w:rPr>
            <w:rFonts w:hint="eastAsia"/>
            <w:sz w:val="18"/>
            <w:szCs w:val="18"/>
          </w:rPr>
          <w:delText>匿名的</w:delText>
        </w:r>
        <w:r w:rsidR="00581104" w:rsidRPr="00B42E77" w:rsidDel="0074612D">
          <w:rPr>
            <w:rFonts w:hint="eastAsia"/>
            <w:sz w:val="18"/>
            <w:szCs w:val="18"/>
          </w:rPr>
          <w:delText>加密貨幣</w:delText>
        </w:r>
      </w:del>
      <w:del w:id="143" w:author="jambo" w:date="2017-10-05T22:36:00Z">
        <w:r w:rsidRPr="00B42E77" w:rsidDel="00C474A8">
          <w:rPr>
            <w:rFonts w:hint="eastAsia"/>
            <w:sz w:val="18"/>
            <w:szCs w:val="18"/>
          </w:rPr>
          <w:delText>比特幣</w:delText>
        </w:r>
      </w:del>
      <w:r w:rsidRPr="00B42E77">
        <w:rPr>
          <w:rFonts w:hint="eastAsia"/>
          <w:sz w:val="18"/>
          <w:szCs w:val="18"/>
        </w:rPr>
        <w:t>進行支付，此時便會</w:t>
      </w:r>
      <w:r w:rsidR="00EA7189" w:rsidRPr="00B42E77">
        <w:rPr>
          <w:rFonts w:hint="eastAsia"/>
          <w:sz w:val="18"/>
          <w:szCs w:val="18"/>
        </w:rPr>
        <w:t>以客戶的比特幣私鑰</w:t>
      </w:r>
      <w:r w:rsidR="00390031">
        <w:rPr>
          <w:rFonts w:hint="eastAsia"/>
          <w:sz w:val="18"/>
          <w:szCs w:val="18"/>
        </w:rPr>
        <w:t>簽署</w:t>
      </w:r>
      <w:r w:rsidR="00EA7189" w:rsidRPr="00B42E77">
        <w:rPr>
          <w:rFonts w:hint="eastAsia"/>
          <w:sz w:val="18"/>
          <w:szCs w:val="18"/>
        </w:rPr>
        <w:t>交易，並等待綠色地址</w:t>
      </w:r>
      <w:r w:rsidR="0045156A">
        <w:rPr>
          <w:rFonts w:hint="eastAsia"/>
          <w:sz w:val="18"/>
          <w:szCs w:val="18"/>
        </w:rPr>
        <w:t>代理節點</w:t>
      </w:r>
      <w:r w:rsidR="00EA7189" w:rsidRPr="00B42E77">
        <w:rPr>
          <w:rFonts w:hint="eastAsia"/>
          <w:sz w:val="18"/>
          <w:szCs w:val="18"/>
        </w:rPr>
        <w:t>的認證及發布</w:t>
      </w:r>
      <w:r w:rsidRPr="00B42E77">
        <w:rPr>
          <w:rFonts w:hint="eastAsia"/>
          <w:sz w:val="18"/>
          <w:szCs w:val="18"/>
        </w:rPr>
        <w:t>。</w:t>
      </w:r>
    </w:p>
    <w:p w14:paraId="71CEAD9E" w14:textId="3416DC3A" w:rsidR="00EA7189" w:rsidRPr="00B42E77" w:rsidRDefault="00EA7189" w:rsidP="00B42E77">
      <w:pPr>
        <w:pStyle w:val="ABC0"/>
        <w:numPr>
          <w:ilvl w:val="0"/>
          <w:numId w:val="44"/>
        </w:numPr>
        <w:ind w:left="284" w:hanging="142"/>
        <w:jc w:val="both"/>
        <w:rPr>
          <w:sz w:val="18"/>
          <w:szCs w:val="18"/>
        </w:rPr>
      </w:pPr>
      <w:r w:rsidRPr="00B42E77">
        <w:rPr>
          <w:rFonts w:hint="eastAsia"/>
          <w:sz w:val="18"/>
          <w:szCs w:val="18"/>
        </w:rPr>
        <w:t>綠色地址</w:t>
      </w:r>
      <w:r w:rsidR="0045156A">
        <w:rPr>
          <w:rFonts w:hint="eastAsia"/>
          <w:sz w:val="18"/>
          <w:szCs w:val="18"/>
        </w:rPr>
        <w:t>代理節點</w:t>
      </w:r>
      <w:r w:rsidRPr="00B42E77">
        <w:rPr>
          <w:rFonts w:hint="eastAsia"/>
          <w:sz w:val="18"/>
          <w:szCs w:val="18"/>
        </w:rPr>
        <w:t>收到</w:t>
      </w:r>
      <w:del w:id="144" w:author="jambo" w:date="2017-10-05T22:36:00Z">
        <w:r w:rsidRPr="00B42E77" w:rsidDel="00C474A8">
          <w:rPr>
            <w:rFonts w:hint="eastAsia"/>
            <w:sz w:val="18"/>
            <w:szCs w:val="18"/>
          </w:rPr>
          <w:delText>客戶的</w:delText>
        </w:r>
      </w:del>
      <w:r w:rsidRPr="00B42E77">
        <w:rPr>
          <w:rFonts w:hint="eastAsia"/>
          <w:sz w:val="18"/>
          <w:szCs w:val="18"/>
        </w:rPr>
        <w:t>交易請求，並完成驗證非雙花攻擊後，以</w:t>
      </w:r>
      <w:r w:rsidR="0045156A">
        <w:rPr>
          <w:rFonts w:hint="eastAsia"/>
          <w:sz w:val="18"/>
          <w:szCs w:val="18"/>
        </w:rPr>
        <w:t>代理節點</w:t>
      </w:r>
      <w:r w:rsidRPr="00B42E77">
        <w:rPr>
          <w:rFonts w:hint="eastAsia"/>
          <w:sz w:val="18"/>
          <w:szCs w:val="18"/>
        </w:rPr>
        <w:t>對應地址的私鑰</w:t>
      </w:r>
      <w:r w:rsidR="00390031">
        <w:rPr>
          <w:rFonts w:hint="eastAsia"/>
          <w:sz w:val="18"/>
          <w:szCs w:val="18"/>
        </w:rPr>
        <w:t>簽署</w:t>
      </w:r>
      <w:r w:rsidRPr="00B42E77">
        <w:rPr>
          <w:rFonts w:hint="eastAsia"/>
          <w:sz w:val="18"/>
          <w:szCs w:val="18"/>
        </w:rPr>
        <w:t>本次交易，並廣播至</w:t>
      </w:r>
      <w:r w:rsidR="0045156A">
        <w:rPr>
          <w:rFonts w:hint="eastAsia"/>
          <w:sz w:val="18"/>
          <w:szCs w:val="18"/>
        </w:rPr>
        <w:t>比</w:t>
      </w:r>
      <w:r w:rsidRPr="00B42E77">
        <w:rPr>
          <w:rFonts w:hint="eastAsia"/>
          <w:sz w:val="18"/>
          <w:szCs w:val="18"/>
        </w:rPr>
        <w:t>特幣節點中</w:t>
      </w:r>
      <w:r w:rsidR="00B34674">
        <w:rPr>
          <w:rFonts w:hint="eastAsia"/>
          <w:sz w:val="18"/>
          <w:szCs w:val="18"/>
        </w:rPr>
        <w:t>。</w:t>
      </w:r>
    </w:p>
    <w:p w14:paraId="303D0337" w14:textId="77777777" w:rsidR="00B10DD0" w:rsidRPr="00B42E77" w:rsidRDefault="00B10DD0" w:rsidP="00B42E77">
      <w:pPr>
        <w:pStyle w:val="ABC0"/>
        <w:numPr>
          <w:ilvl w:val="0"/>
          <w:numId w:val="44"/>
        </w:numPr>
        <w:ind w:left="284" w:hanging="142"/>
        <w:jc w:val="both"/>
        <w:rPr>
          <w:sz w:val="18"/>
          <w:szCs w:val="18"/>
        </w:rPr>
      </w:pPr>
      <w:r w:rsidRPr="00B42E77">
        <w:rPr>
          <w:rFonts w:hint="eastAsia"/>
          <w:sz w:val="18"/>
          <w:szCs w:val="18"/>
        </w:rPr>
        <w:t>區塊鏈檢視器便會開始分析</w:t>
      </w:r>
      <w:del w:id="145" w:author="jambo" w:date="2017-10-05T22:09:00Z">
        <w:r w:rsidRPr="00B42E77" w:rsidDel="0074612D">
          <w:rPr>
            <w:rFonts w:hint="eastAsia"/>
            <w:sz w:val="18"/>
            <w:szCs w:val="18"/>
          </w:rPr>
          <w:delText>比特幣</w:delText>
        </w:r>
      </w:del>
      <w:r w:rsidRPr="00B42E77">
        <w:rPr>
          <w:rFonts w:hint="eastAsia"/>
          <w:sz w:val="18"/>
          <w:szCs w:val="18"/>
        </w:rPr>
        <w:t>網路中存在的所有在緩存池中的交易，以及已經被記錄到區塊鏈中的交易。</w:t>
      </w:r>
    </w:p>
    <w:p w14:paraId="2FB1175E" w14:textId="12C91B1E" w:rsidR="00B10DD0" w:rsidRPr="00B42E77" w:rsidRDefault="00B10DD0" w:rsidP="00B42E77">
      <w:pPr>
        <w:pStyle w:val="ABC0"/>
        <w:numPr>
          <w:ilvl w:val="0"/>
          <w:numId w:val="44"/>
        </w:numPr>
        <w:ind w:left="284" w:hanging="142"/>
        <w:jc w:val="both"/>
        <w:rPr>
          <w:sz w:val="18"/>
          <w:szCs w:val="18"/>
        </w:rPr>
      </w:pPr>
      <w:r w:rsidRPr="00B42E77">
        <w:rPr>
          <w:rFonts w:hint="eastAsia"/>
          <w:sz w:val="18"/>
          <w:szCs w:val="18"/>
        </w:rPr>
        <w:t>本交易</w:t>
      </w:r>
      <w:r w:rsidR="00585DE7">
        <w:rPr>
          <w:rFonts w:hint="eastAsia"/>
          <w:sz w:val="18"/>
          <w:szCs w:val="18"/>
        </w:rPr>
        <w:t>監督</w:t>
      </w:r>
      <w:r w:rsidRPr="00B42E77">
        <w:rPr>
          <w:rFonts w:hint="eastAsia"/>
          <w:sz w:val="18"/>
          <w:szCs w:val="18"/>
        </w:rPr>
        <w:t>系統會向區塊鏈檢視器</w:t>
      </w:r>
      <w:del w:id="146" w:author="jambo" w:date="2017-10-05T22:11:00Z">
        <w:r w:rsidRPr="00B42E77" w:rsidDel="00573614">
          <w:rPr>
            <w:rFonts w:hint="eastAsia"/>
            <w:sz w:val="18"/>
            <w:szCs w:val="18"/>
          </w:rPr>
          <w:delText>會基於第四</w:delText>
        </w:r>
        <w:r w:rsidR="00C35E9E" w:rsidRPr="00B42E77" w:rsidDel="00573614">
          <w:rPr>
            <w:rFonts w:hint="eastAsia"/>
            <w:sz w:val="18"/>
            <w:szCs w:val="18"/>
          </w:rPr>
          <w:delText>步</w:delText>
        </w:r>
        <w:r w:rsidRPr="00B42E77" w:rsidDel="00573614">
          <w:rPr>
            <w:rFonts w:hint="eastAsia"/>
            <w:sz w:val="18"/>
            <w:szCs w:val="18"/>
          </w:rPr>
          <w:delText>所</w:delText>
        </w:r>
        <w:r w:rsidR="00646105" w:rsidRPr="00B42E77" w:rsidDel="00573614">
          <w:rPr>
            <w:rFonts w:hint="eastAsia"/>
            <w:sz w:val="18"/>
            <w:szCs w:val="18"/>
          </w:rPr>
          <w:delText>儲存</w:delText>
        </w:r>
        <w:r w:rsidRPr="00B42E77" w:rsidDel="00573614">
          <w:rPr>
            <w:rFonts w:hint="eastAsia"/>
            <w:sz w:val="18"/>
            <w:szCs w:val="18"/>
          </w:rPr>
          <w:delText>的交易副本中的</w:delText>
        </w:r>
        <w:r w:rsidR="00581104" w:rsidRPr="00B42E77" w:rsidDel="00573614">
          <w:rPr>
            <w:rFonts w:hint="eastAsia"/>
            <w:sz w:val="18"/>
            <w:szCs w:val="18"/>
          </w:rPr>
          <w:delText>加密貨幣</w:delText>
        </w:r>
        <w:r w:rsidRPr="00B42E77" w:rsidDel="00573614">
          <w:rPr>
            <w:rFonts w:hint="eastAsia"/>
            <w:sz w:val="18"/>
            <w:szCs w:val="18"/>
          </w:rPr>
          <w:delText>收款地址以及</w:delText>
        </w:r>
      </w:del>
      <w:del w:id="147" w:author="jambo" w:date="2017-10-05T21:52:00Z">
        <w:r w:rsidRPr="00B42E77" w:rsidDel="00A549F5">
          <w:rPr>
            <w:rFonts w:hint="eastAsia"/>
            <w:sz w:val="18"/>
            <w:szCs w:val="18"/>
          </w:rPr>
          <w:delText>預</w:delText>
        </w:r>
      </w:del>
      <w:del w:id="148" w:author="jambo" w:date="2017-10-05T22:11:00Z">
        <w:r w:rsidRPr="00B42E77" w:rsidDel="00573614">
          <w:rPr>
            <w:rFonts w:hint="eastAsia"/>
            <w:sz w:val="18"/>
            <w:szCs w:val="18"/>
          </w:rPr>
          <w:delText>付款的</w:delText>
        </w:r>
        <w:r w:rsidR="00581104" w:rsidRPr="00B42E77" w:rsidDel="00573614">
          <w:rPr>
            <w:rFonts w:hint="eastAsia"/>
            <w:sz w:val="18"/>
            <w:szCs w:val="18"/>
          </w:rPr>
          <w:delText>加密貨幣</w:delText>
        </w:r>
        <w:r w:rsidRPr="00B42E77" w:rsidDel="00573614">
          <w:rPr>
            <w:rFonts w:hint="eastAsia"/>
            <w:sz w:val="18"/>
            <w:szCs w:val="18"/>
          </w:rPr>
          <w:delText>地址提出交易信息的查找</w:delText>
        </w:r>
      </w:del>
      <w:ins w:id="149" w:author="jambo" w:date="2017-10-05T22:11:00Z">
        <w:r w:rsidR="00573614">
          <w:rPr>
            <w:rFonts w:hint="eastAsia"/>
            <w:sz w:val="18"/>
            <w:szCs w:val="18"/>
          </w:rPr>
          <w:t>查找</w:t>
        </w:r>
      </w:ins>
      <w:r w:rsidRPr="00B42E77">
        <w:rPr>
          <w:rFonts w:hint="eastAsia"/>
          <w:sz w:val="18"/>
          <w:szCs w:val="18"/>
        </w:rPr>
        <w:t>，檢查該筆交易是否已經存在於</w:t>
      </w:r>
      <w:del w:id="150" w:author="jambo" w:date="2017-10-05T22:36:00Z">
        <w:r w:rsidRPr="00B42E77" w:rsidDel="00C474A8">
          <w:rPr>
            <w:rFonts w:hint="eastAsia"/>
            <w:sz w:val="18"/>
            <w:szCs w:val="18"/>
          </w:rPr>
          <w:delText>區塊鏈中的</w:delText>
        </w:r>
      </w:del>
      <w:r w:rsidRPr="00B42E77">
        <w:rPr>
          <w:rFonts w:hint="eastAsia"/>
          <w:sz w:val="18"/>
          <w:szCs w:val="18"/>
        </w:rPr>
        <w:t>緩存池當中，若已經確認進入緩存池，則</w:t>
      </w:r>
      <w:del w:id="151" w:author="jambo" w:date="2017-10-05T22:37:00Z">
        <w:r w:rsidRPr="00B42E77" w:rsidDel="00C474A8">
          <w:rPr>
            <w:rFonts w:hint="eastAsia"/>
            <w:sz w:val="18"/>
            <w:szCs w:val="18"/>
          </w:rPr>
          <w:delText>在交易資料庫中的交易待確認欄位變數更改為代表交易完成之變數</w:delText>
        </w:r>
      </w:del>
      <w:ins w:id="152" w:author="jambo" w:date="2017-10-05T22:37:00Z">
        <w:r w:rsidR="00C474A8">
          <w:rPr>
            <w:rFonts w:hint="eastAsia"/>
            <w:sz w:val="18"/>
            <w:szCs w:val="18"/>
          </w:rPr>
          <w:t>認定該筆交易成立並完成付款</w:t>
        </w:r>
      </w:ins>
      <w:r w:rsidRPr="00B42E77">
        <w:rPr>
          <w:rFonts w:hint="eastAsia"/>
          <w:sz w:val="18"/>
          <w:szCs w:val="18"/>
        </w:rPr>
        <w:t>。</w:t>
      </w:r>
    </w:p>
    <w:p w14:paraId="37DA4871" w14:textId="77777777" w:rsidR="00B10DD0" w:rsidRPr="00B42E77" w:rsidRDefault="00B10DD0" w:rsidP="00B42E77">
      <w:pPr>
        <w:pStyle w:val="ABC0"/>
        <w:numPr>
          <w:ilvl w:val="0"/>
          <w:numId w:val="44"/>
        </w:numPr>
        <w:ind w:left="284" w:hanging="142"/>
        <w:jc w:val="both"/>
        <w:rPr>
          <w:sz w:val="18"/>
          <w:szCs w:val="18"/>
        </w:rPr>
      </w:pPr>
      <w:r w:rsidRPr="00B42E77">
        <w:rPr>
          <w:rFonts w:hint="eastAsia"/>
          <w:sz w:val="18"/>
          <w:szCs w:val="18"/>
        </w:rPr>
        <w:t>在交易確認之後，便向商家店員的平板電腦送出交易已經成交的信息，此時完成交易，與此同時也將一筆交易資訊建置於系統資料庫內。</w:t>
      </w:r>
    </w:p>
    <w:p w14:paraId="3FE61B73" w14:textId="6BC2DAE2" w:rsidR="009E0087" w:rsidRPr="005544CF" w:rsidRDefault="00B10DD0" w:rsidP="005544CF">
      <w:pPr>
        <w:pStyle w:val="ABC0"/>
        <w:numPr>
          <w:ilvl w:val="0"/>
          <w:numId w:val="44"/>
        </w:numPr>
        <w:ind w:left="284" w:hanging="284"/>
        <w:jc w:val="both"/>
        <w:rPr>
          <w:sz w:val="18"/>
          <w:szCs w:val="18"/>
        </w:rPr>
      </w:pPr>
      <w:r w:rsidRPr="00B42E77">
        <w:rPr>
          <w:rFonts w:hint="eastAsia"/>
          <w:sz w:val="18"/>
          <w:szCs w:val="18"/>
        </w:rPr>
        <w:t>對於政府而言可以隨時調閱全部商家的交易資訊，以作為來繳納稅務的審核參考依據。</w:t>
      </w:r>
    </w:p>
    <w:p w14:paraId="63962A68" w14:textId="26FAE257" w:rsidR="00D82914" w:rsidRPr="00000D3B" w:rsidRDefault="00D82914" w:rsidP="00D82914">
      <w:pPr>
        <w:pStyle w:val="21"/>
        <w:numPr>
          <w:ilvl w:val="2"/>
          <w:numId w:val="4"/>
        </w:numPr>
        <w:snapToGrid w:val="0"/>
        <w:outlineLvl w:val="9"/>
        <w:rPr>
          <w:sz w:val="22"/>
        </w:rPr>
      </w:pPr>
      <w:r>
        <w:rPr>
          <w:rFonts w:hint="eastAsia"/>
          <w:sz w:val="22"/>
        </w:rPr>
        <w:t>系統資料庫架構</w:t>
      </w:r>
    </w:p>
    <w:p w14:paraId="71596B11" w14:textId="7534443F" w:rsidR="00D82914" w:rsidRDefault="00D82914" w:rsidP="00B42E77">
      <w:pPr>
        <w:pStyle w:val="a6"/>
      </w:pPr>
      <w:r w:rsidRPr="006171AE">
        <w:rPr>
          <w:rFonts w:hint="eastAsia"/>
        </w:rPr>
        <w:t>本系統資料庫主要四個原資料庫及三個關聯資料庫</w:t>
      </w:r>
      <w:r>
        <w:rPr>
          <w:rFonts w:hint="eastAsia"/>
        </w:rPr>
        <w:t>，如下</w:t>
      </w:r>
      <w:r w:rsidR="00CC1912">
        <w:fldChar w:fldCharType="begin"/>
      </w:r>
      <w:r w:rsidR="00CC1912">
        <w:instrText xml:space="preserve"> </w:instrText>
      </w:r>
      <w:r w:rsidR="00CC1912">
        <w:rPr>
          <w:rFonts w:hint="eastAsia"/>
        </w:rPr>
        <w:instrText>REF _Ref492803802 \h</w:instrText>
      </w:r>
      <w:r w:rsidR="00CC1912">
        <w:instrText xml:space="preserve"> </w:instrText>
      </w:r>
      <w:r w:rsidR="00CC1912">
        <w:fldChar w:fldCharType="separate"/>
      </w:r>
      <w:r w:rsidR="002C3606" w:rsidRPr="00543354">
        <w:rPr>
          <w:rFonts w:hint="eastAsia"/>
          <w:b/>
          <w:sz w:val="18"/>
          <w:szCs w:val="18"/>
        </w:rPr>
        <w:t>圖</w:t>
      </w:r>
      <w:r w:rsidR="002C3606" w:rsidRPr="00543354">
        <w:rPr>
          <w:rFonts w:hint="eastAsia"/>
          <w:b/>
          <w:sz w:val="18"/>
          <w:szCs w:val="18"/>
        </w:rPr>
        <w:t xml:space="preserve"> </w:t>
      </w:r>
      <w:r w:rsidR="002C3606">
        <w:rPr>
          <w:b/>
          <w:noProof/>
          <w:sz w:val="18"/>
          <w:szCs w:val="18"/>
        </w:rPr>
        <w:t>7</w:t>
      </w:r>
      <w:r w:rsidR="00CC1912">
        <w:fldChar w:fldCharType="end"/>
      </w:r>
      <w:r w:rsidRPr="006171AE">
        <w:rPr>
          <w:rFonts w:hint="eastAsia"/>
        </w:rPr>
        <w:t>，原資料庫</w:t>
      </w:r>
      <w:r w:rsidR="00170870">
        <w:rPr>
          <w:rFonts w:hint="eastAsia"/>
        </w:rPr>
        <w:t>分別</w:t>
      </w:r>
      <w:r w:rsidRPr="006171AE">
        <w:rPr>
          <w:rFonts w:hint="eastAsia"/>
        </w:rPr>
        <w:t>為產品資料庫、使用者資料庫、商家資料庫和交易資料庫；</w:t>
      </w:r>
      <w:r w:rsidR="00170870">
        <w:rPr>
          <w:rFonts w:hint="eastAsia"/>
        </w:rPr>
        <w:t>而</w:t>
      </w:r>
      <w:r w:rsidRPr="006171AE">
        <w:rPr>
          <w:rFonts w:hint="eastAsia"/>
        </w:rPr>
        <w:t>關聯資料庫</w:t>
      </w:r>
      <w:r w:rsidR="00170870">
        <w:rPr>
          <w:rFonts w:hint="eastAsia"/>
        </w:rPr>
        <w:t>分別</w:t>
      </w:r>
      <w:r w:rsidRPr="006171AE">
        <w:rPr>
          <w:rFonts w:hint="eastAsia"/>
        </w:rPr>
        <w:t>為商家</w:t>
      </w:r>
      <w:r w:rsidRPr="006171AE">
        <w:softHyphen/>
        <w:t>_</w:t>
      </w:r>
      <w:r w:rsidRPr="006171AE">
        <w:rPr>
          <w:rFonts w:hint="eastAsia"/>
        </w:rPr>
        <w:t>用戶資料庫、商家</w:t>
      </w:r>
      <w:r w:rsidRPr="006171AE">
        <w:t>_</w:t>
      </w:r>
      <w:r w:rsidRPr="006171AE">
        <w:rPr>
          <w:rFonts w:hint="eastAsia"/>
        </w:rPr>
        <w:t>產品資料庫及商家</w:t>
      </w:r>
      <w:r w:rsidRPr="006171AE">
        <w:t>_</w:t>
      </w:r>
      <w:r w:rsidRPr="006171AE">
        <w:rPr>
          <w:rFonts w:hint="eastAsia"/>
        </w:rPr>
        <w:t>交易資料庫：</w:t>
      </w:r>
    </w:p>
    <w:p w14:paraId="55451A70" w14:textId="5C5092D8" w:rsidR="005544CF" w:rsidRDefault="00573614" w:rsidP="005544CF">
      <w:pPr>
        <w:pStyle w:val="abc"/>
        <w:numPr>
          <w:ilvl w:val="0"/>
          <w:numId w:val="0"/>
        </w:numPr>
        <w:jc w:val="center"/>
        <w:rPr>
          <w:sz w:val="18"/>
          <w:szCs w:val="18"/>
        </w:rPr>
      </w:pPr>
      <w:r w:rsidRPr="001F62DC">
        <w:object w:dxaOrig="12698" w:dyaOrig="10718" w14:anchorId="0CDEAAA4">
          <v:shape id="_x0000_i1028" type="#_x0000_t75" style="width:148pt;height:95pt" o:ole="">
            <v:imagedata r:id="rId17" o:title=""/>
          </v:shape>
          <o:OLEObject Type="Embed" ProgID="Visio.Drawing.15" ShapeID="_x0000_i1028" DrawAspect="Content" ObjectID="_1568748709" r:id="rId18"/>
        </w:object>
      </w:r>
    </w:p>
    <w:p w14:paraId="571411C1" w14:textId="62AC46BA" w:rsidR="005544CF" w:rsidRPr="00543354" w:rsidRDefault="005544CF" w:rsidP="005544CF">
      <w:pPr>
        <w:pStyle w:val="abc"/>
        <w:numPr>
          <w:ilvl w:val="0"/>
          <w:numId w:val="0"/>
        </w:numPr>
        <w:jc w:val="center"/>
        <w:rPr>
          <w:b/>
          <w:sz w:val="18"/>
          <w:szCs w:val="18"/>
        </w:rPr>
      </w:pPr>
      <w:bookmarkStart w:id="153" w:name="_Ref492803802"/>
      <w:r w:rsidRPr="00543354">
        <w:rPr>
          <w:rFonts w:hint="eastAsia"/>
          <w:b/>
          <w:sz w:val="18"/>
          <w:szCs w:val="18"/>
        </w:rPr>
        <w:t>圖</w:t>
      </w:r>
      <w:r w:rsidRPr="00543354">
        <w:rPr>
          <w:rFonts w:hint="eastAsia"/>
          <w:b/>
          <w:sz w:val="18"/>
          <w:szCs w:val="18"/>
        </w:rPr>
        <w:t xml:space="preserve"> </w:t>
      </w:r>
      <w:r w:rsidRPr="00543354">
        <w:rPr>
          <w:b/>
          <w:sz w:val="18"/>
          <w:szCs w:val="18"/>
        </w:rPr>
        <w:fldChar w:fldCharType="begin"/>
      </w:r>
      <w:r w:rsidRPr="00543354">
        <w:rPr>
          <w:b/>
          <w:sz w:val="18"/>
          <w:szCs w:val="18"/>
        </w:rPr>
        <w:instrText xml:space="preserve"> SEQ </w:instrText>
      </w:r>
      <w:r w:rsidRPr="00543354">
        <w:rPr>
          <w:rFonts w:hint="eastAsia"/>
          <w:b/>
          <w:sz w:val="18"/>
          <w:szCs w:val="18"/>
        </w:rPr>
        <w:instrText>圖</w:instrText>
      </w:r>
      <w:r w:rsidRPr="00543354">
        <w:rPr>
          <w:b/>
          <w:sz w:val="18"/>
          <w:szCs w:val="18"/>
        </w:rPr>
        <w:instrText xml:space="preserve"> \* ARABIC </w:instrText>
      </w:r>
      <w:r w:rsidRPr="00543354">
        <w:rPr>
          <w:b/>
          <w:sz w:val="18"/>
          <w:szCs w:val="18"/>
        </w:rPr>
        <w:fldChar w:fldCharType="separate"/>
      </w:r>
      <w:r w:rsidR="002C3606">
        <w:rPr>
          <w:b/>
          <w:noProof/>
          <w:sz w:val="18"/>
          <w:szCs w:val="18"/>
        </w:rPr>
        <w:t>7</w:t>
      </w:r>
      <w:r w:rsidRPr="00543354">
        <w:rPr>
          <w:b/>
          <w:sz w:val="18"/>
          <w:szCs w:val="18"/>
        </w:rPr>
        <w:fldChar w:fldCharType="end"/>
      </w:r>
      <w:bookmarkEnd w:id="153"/>
      <w:r w:rsidRPr="00543354">
        <w:rPr>
          <w:rFonts w:hint="eastAsia"/>
          <w:b/>
          <w:sz w:val="18"/>
          <w:szCs w:val="18"/>
        </w:rPr>
        <w:t xml:space="preserve"> </w:t>
      </w:r>
      <w:r w:rsidRPr="00543354">
        <w:rPr>
          <w:rFonts w:hint="eastAsia"/>
          <w:b/>
          <w:sz w:val="18"/>
          <w:szCs w:val="18"/>
        </w:rPr>
        <w:t>系統資料庫架構</w:t>
      </w:r>
    </w:p>
    <w:p w14:paraId="0D36DD91" w14:textId="77777777" w:rsidR="005544CF" w:rsidRPr="00B42E77" w:rsidRDefault="005544CF" w:rsidP="00B42E77">
      <w:pPr>
        <w:pStyle w:val="a6"/>
        <w:rPr>
          <w:b/>
          <w:sz w:val="16"/>
          <w:szCs w:val="16"/>
        </w:rPr>
      </w:pPr>
    </w:p>
    <w:p w14:paraId="0E6D52A8" w14:textId="77777777" w:rsidR="00D82914" w:rsidRPr="001F62DC" w:rsidRDefault="00D82914" w:rsidP="002C79BE">
      <w:pPr>
        <w:pStyle w:val="ABC0"/>
        <w:numPr>
          <w:ilvl w:val="0"/>
          <w:numId w:val="46"/>
        </w:numPr>
        <w:ind w:left="284" w:hanging="284"/>
        <w:jc w:val="both"/>
      </w:pPr>
      <w:r w:rsidRPr="002C79BE">
        <w:rPr>
          <w:rFonts w:hint="eastAsia"/>
          <w:b/>
        </w:rPr>
        <w:t>原資料庫</w:t>
      </w:r>
      <w:r w:rsidRPr="001F62DC">
        <w:rPr>
          <w:rFonts w:hint="eastAsia"/>
        </w:rPr>
        <w:t>：</w:t>
      </w:r>
    </w:p>
    <w:p w14:paraId="550E2379" w14:textId="2EB0D258" w:rsidR="00D82914" w:rsidRPr="006171AE" w:rsidRDefault="00D82914" w:rsidP="002C79BE">
      <w:pPr>
        <w:pStyle w:val="ABC0"/>
        <w:ind w:leftChars="71" w:left="142"/>
      </w:pPr>
      <w:r w:rsidRPr="00B972E2">
        <w:rPr>
          <w:rFonts w:hint="eastAsia"/>
        </w:rPr>
        <w:t>原資料庫分為使用者資料庫、產品</w:t>
      </w:r>
      <w:r w:rsidRPr="006171AE">
        <w:rPr>
          <w:rFonts w:hint="eastAsia"/>
        </w:rPr>
        <w:t>資料庫、商家資料庫、交易資料庫等四項資料庫。</w:t>
      </w:r>
    </w:p>
    <w:p w14:paraId="0FAEECAD" w14:textId="75ADA5B1" w:rsidR="000D58D2" w:rsidRPr="00B42E77" w:rsidRDefault="00D82914" w:rsidP="00E50241">
      <w:pPr>
        <w:pStyle w:val="abc"/>
        <w:ind w:left="284" w:firstLine="0"/>
        <w:rPr>
          <w:sz w:val="18"/>
          <w:szCs w:val="18"/>
        </w:rPr>
      </w:pPr>
      <w:r w:rsidRPr="00B42E77">
        <w:rPr>
          <w:rFonts w:hint="eastAsia"/>
          <w:sz w:val="18"/>
          <w:szCs w:val="18"/>
        </w:rPr>
        <w:t>產品資料庫：</w:t>
      </w:r>
      <w:r w:rsidR="000D58D2" w:rsidRPr="00B42E77">
        <w:rPr>
          <w:rFonts w:hint="eastAsia"/>
          <w:sz w:val="18"/>
          <w:szCs w:val="18"/>
        </w:rPr>
        <w:t>此資料庫儲存所有經過政府核准的商品資訊，儲存包括產品序號、產品名稱、價格及其他詳細資訊。</w:t>
      </w:r>
    </w:p>
    <w:p w14:paraId="6AE91823" w14:textId="20A8A9F6" w:rsidR="000D58D2" w:rsidRPr="00B42E77" w:rsidRDefault="000D58D2" w:rsidP="00E50241">
      <w:pPr>
        <w:pStyle w:val="abc"/>
        <w:ind w:left="284" w:firstLine="0"/>
        <w:rPr>
          <w:sz w:val="18"/>
          <w:szCs w:val="18"/>
        </w:rPr>
      </w:pPr>
      <w:r w:rsidRPr="00B42E77">
        <w:rPr>
          <w:rFonts w:hint="eastAsia"/>
          <w:sz w:val="18"/>
          <w:szCs w:val="18"/>
        </w:rPr>
        <w:t>使用者資料庫：儲存所有使用者資訊，包括政府、商家及顧客之個人帳戶資訊的資料庫，而使用者密碼則以雜湊的方式保存，以增加用戶安全性。</w:t>
      </w:r>
    </w:p>
    <w:p w14:paraId="30CCE4A8" w14:textId="70D4BC7C" w:rsidR="00D82914" w:rsidRPr="00B42E77" w:rsidRDefault="00D82914" w:rsidP="00E50241">
      <w:pPr>
        <w:pStyle w:val="abc"/>
        <w:ind w:left="284" w:firstLine="0"/>
        <w:rPr>
          <w:sz w:val="18"/>
          <w:szCs w:val="18"/>
        </w:rPr>
      </w:pPr>
      <w:r w:rsidRPr="00B42E77">
        <w:rPr>
          <w:rFonts w:hint="eastAsia"/>
          <w:sz w:val="18"/>
          <w:szCs w:val="18"/>
        </w:rPr>
        <w:t>商家資料庫：</w:t>
      </w:r>
      <w:r w:rsidR="002C79BE" w:rsidRPr="00B42E77">
        <w:rPr>
          <w:rFonts w:hint="eastAsia"/>
          <w:sz w:val="18"/>
          <w:szCs w:val="18"/>
        </w:rPr>
        <w:t>本資料庫儲存關於店家的資訊，如每個店家獨立的店家編號，店家名稱、地址、</w:t>
      </w:r>
      <w:r w:rsidR="002C79BE" w:rsidRPr="00B42E77">
        <w:rPr>
          <w:rFonts w:hint="eastAsia"/>
          <w:sz w:val="18"/>
          <w:szCs w:val="18"/>
        </w:rPr>
        <w:t>GPS</w:t>
      </w:r>
      <w:r w:rsidR="002C79BE" w:rsidRPr="00B42E77">
        <w:rPr>
          <w:rFonts w:hint="eastAsia"/>
          <w:sz w:val="18"/>
          <w:szCs w:val="18"/>
        </w:rPr>
        <w:t>資訊及比特幣收款地址。</w:t>
      </w:r>
    </w:p>
    <w:p w14:paraId="6DD4ADE7" w14:textId="201DBF08" w:rsidR="00B42E77" w:rsidRPr="005544CF" w:rsidRDefault="00D82914" w:rsidP="005544CF">
      <w:pPr>
        <w:pStyle w:val="abc"/>
        <w:ind w:left="284" w:firstLine="0"/>
        <w:rPr>
          <w:sz w:val="16"/>
          <w:szCs w:val="16"/>
        </w:rPr>
      </w:pPr>
      <w:r w:rsidRPr="00B42E77">
        <w:rPr>
          <w:rFonts w:hint="eastAsia"/>
          <w:sz w:val="18"/>
          <w:szCs w:val="18"/>
        </w:rPr>
        <w:t>交易資料庫：</w:t>
      </w:r>
      <w:r w:rsidR="002C79BE" w:rsidRPr="00B42E77">
        <w:rPr>
          <w:rFonts w:hint="eastAsia"/>
          <w:sz w:val="18"/>
          <w:szCs w:val="18"/>
        </w:rPr>
        <w:t>當商家與顧客完成交易，便會將詳細交易資訊存入此資料庫，包括交易序號，及各項產品序號、數量及收據號碼。</w:t>
      </w:r>
    </w:p>
    <w:p w14:paraId="58B47912" w14:textId="77777777" w:rsidR="00D82914" w:rsidRPr="006171AE" w:rsidRDefault="00D82914" w:rsidP="002C79BE">
      <w:pPr>
        <w:pStyle w:val="ABC0"/>
        <w:numPr>
          <w:ilvl w:val="0"/>
          <w:numId w:val="46"/>
        </w:numPr>
        <w:ind w:left="284" w:hanging="284"/>
        <w:jc w:val="both"/>
      </w:pPr>
      <w:r w:rsidRPr="002C79BE">
        <w:rPr>
          <w:rFonts w:hint="eastAsia"/>
          <w:b/>
        </w:rPr>
        <w:t>關聯資料庫</w:t>
      </w:r>
      <w:r w:rsidRPr="006171AE">
        <w:rPr>
          <w:rFonts w:hint="eastAsia"/>
        </w:rPr>
        <w:t>：</w:t>
      </w:r>
    </w:p>
    <w:p w14:paraId="1E9581AE" w14:textId="344A5E5A" w:rsidR="00D82914" w:rsidRPr="00B42E77" w:rsidRDefault="00D82914" w:rsidP="00E50241">
      <w:pPr>
        <w:pStyle w:val="abc"/>
        <w:numPr>
          <w:ilvl w:val="0"/>
          <w:numId w:val="50"/>
        </w:numPr>
        <w:ind w:left="284" w:firstLine="0"/>
        <w:rPr>
          <w:sz w:val="18"/>
          <w:szCs w:val="18"/>
        </w:rPr>
      </w:pPr>
      <w:r w:rsidRPr="00B42E77">
        <w:rPr>
          <w:rFonts w:hint="eastAsia"/>
          <w:sz w:val="18"/>
          <w:szCs w:val="18"/>
        </w:rPr>
        <w:t>商家＿用戶資料庫：</w:t>
      </w:r>
      <w:r w:rsidR="002C79BE" w:rsidRPr="00B42E77">
        <w:rPr>
          <w:rFonts w:hint="eastAsia"/>
          <w:sz w:val="18"/>
          <w:szCs w:val="18"/>
        </w:rPr>
        <w:t>本資料庫儲存各個商家擁有的職員資訊，包括各店家的商店編號、使用者</w:t>
      </w:r>
      <w:r w:rsidR="00390031">
        <w:rPr>
          <w:rFonts w:hint="eastAsia"/>
          <w:sz w:val="18"/>
          <w:szCs w:val="18"/>
        </w:rPr>
        <w:t>編</w:t>
      </w:r>
      <w:r w:rsidR="002C79BE" w:rsidRPr="00B42E77">
        <w:rPr>
          <w:rFonts w:hint="eastAsia"/>
          <w:sz w:val="18"/>
          <w:szCs w:val="18"/>
        </w:rPr>
        <w:t>號及</w:t>
      </w:r>
      <w:r w:rsidR="00390031">
        <w:rPr>
          <w:rFonts w:hint="eastAsia"/>
          <w:sz w:val="18"/>
          <w:szCs w:val="18"/>
        </w:rPr>
        <w:t>身分</w:t>
      </w:r>
      <w:r w:rsidR="002C79BE" w:rsidRPr="00B42E77">
        <w:rPr>
          <w:rFonts w:hint="eastAsia"/>
          <w:sz w:val="18"/>
          <w:szCs w:val="18"/>
        </w:rPr>
        <w:t>編碼。</w:t>
      </w:r>
    </w:p>
    <w:p w14:paraId="5F346698" w14:textId="1CF66008" w:rsidR="00D82914" w:rsidRPr="00B42E77" w:rsidRDefault="00D82914" w:rsidP="00E50241">
      <w:pPr>
        <w:pStyle w:val="abc"/>
        <w:numPr>
          <w:ilvl w:val="0"/>
          <w:numId w:val="50"/>
        </w:numPr>
        <w:ind w:left="284" w:firstLine="0"/>
        <w:rPr>
          <w:sz w:val="18"/>
          <w:szCs w:val="18"/>
        </w:rPr>
      </w:pPr>
      <w:r w:rsidRPr="00B42E77">
        <w:rPr>
          <w:rFonts w:hint="eastAsia"/>
          <w:sz w:val="18"/>
          <w:szCs w:val="18"/>
        </w:rPr>
        <w:t>商家＿產品資料庫：</w:t>
      </w:r>
      <w:r w:rsidR="002C79BE" w:rsidRPr="00B42E77">
        <w:rPr>
          <w:rFonts w:hint="eastAsia"/>
          <w:sz w:val="18"/>
          <w:szCs w:val="18"/>
        </w:rPr>
        <w:t>此資料庫儲存各家公司當前商品存貨資訊，由商店編號、產品編號及產品庫存所組成。</w:t>
      </w:r>
    </w:p>
    <w:p w14:paraId="4E94535D" w14:textId="1B1A80BA" w:rsidR="00D82914" w:rsidRPr="00B42E77" w:rsidRDefault="00D82914" w:rsidP="00E50241">
      <w:pPr>
        <w:pStyle w:val="a4"/>
        <w:numPr>
          <w:ilvl w:val="0"/>
          <w:numId w:val="50"/>
        </w:numPr>
        <w:ind w:leftChars="0" w:left="284" w:firstLine="0"/>
        <w:rPr>
          <w:sz w:val="18"/>
          <w:szCs w:val="18"/>
        </w:rPr>
      </w:pPr>
      <w:r w:rsidRPr="00B42E77">
        <w:rPr>
          <w:rFonts w:eastAsia="標楷體" w:hint="eastAsia"/>
          <w:sz w:val="18"/>
          <w:szCs w:val="18"/>
        </w:rPr>
        <w:t>商家＿交易資料庫：</w:t>
      </w:r>
      <w:r w:rsidR="002C79BE" w:rsidRPr="00B42E77">
        <w:rPr>
          <w:rFonts w:eastAsia="標楷體" w:hint="eastAsia"/>
          <w:kern w:val="3"/>
          <w:sz w:val="18"/>
          <w:szCs w:val="18"/>
        </w:rPr>
        <w:t>本資料庫記錄著每一筆交易的經手人是誰，並由交易編號、店家序號，及使用者序號組成。</w:t>
      </w:r>
    </w:p>
    <w:p w14:paraId="626B39A4" w14:textId="77777777" w:rsidR="009E0087" w:rsidRPr="00543354" w:rsidRDefault="009E0087" w:rsidP="0023663D">
      <w:pPr>
        <w:pStyle w:val="a6"/>
        <w:ind w:firstLine="0"/>
        <w:jc w:val="center"/>
        <w:rPr>
          <w:b/>
          <w:sz w:val="16"/>
          <w:szCs w:val="16"/>
        </w:rPr>
      </w:pPr>
    </w:p>
    <w:p w14:paraId="505CA59D" w14:textId="4D1AD971" w:rsidR="00B10DD0" w:rsidRPr="006171AE" w:rsidRDefault="009E4FDD" w:rsidP="00170870">
      <w:pPr>
        <w:pStyle w:val="21"/>
        <w:numPr>
          <w:ilvl w:val="0"/>
          <w:numId w:val="4"/>
        </w:numPr>
        <w:snapToGrid w:val="0"/>
        <w:ind w:left="240" w:hanging="240"/>
        <w:outlineLvl w:val="9"/>
      </w:pPr>
      <w:r>
        <w:rPr>
          <w:rFonts w:hint="eastAsia"/>
        </w:rPr>
        <w:t>系統</w:t>
      </w:r>
      <w:r w:rsidR="00B10DD0" w:rsidRPr="006171AE">
        <w:rPr>
          <w:rFonts w:hint="eastAsia"/>
        </w:rPr>
        <w:t>成果</w:t>
      </w:r>
      <w:r w:rsidR="00D91F90">
        <w:rPr>
          <w:rFonts w:hint="eastAsia"/>
        </w:rPr>
        <w:t>與效能實驗</w:t>
      </w:r>
    </w:p>
    <w:p w14:paraId="2BF210E1" w14:textId="67FD9D1C" w:rsidR="00B10DD0" w:rsidRPr="006171AE" w:rsidRDefault="00B10DD0" w:rsidP="00165E85">
      <w:pPr>
        <w:pStyle w:val="a6"/>
      </w:pPr>
      <w:r w:rsidRPr="006171AE">
        <w:rPr>
          <w:rFonts w:hint="eastAsia"/>
        </w:rPr>
        <w:t>本章主要分成兩個小節，第一節主要介紹目前系統建置進度，將說明本論文的三個子系統；第二節則實際在測試鏈上測試交易速度之實驗</w:t>
      </w:r>
      <w:ins w:id="154" w:author="jambo" w:date="2017-10-05T22:12:00Z">
        <w:r w:rsidR="00573614">
          <w:rPr>
            <w:rFonts w:hint="eastAsia"/>
          </w:rPr>
          <w:t>。</w:t>
        </w:r>
      </w:ins>
      <w:del w:id="155" w:author="jambo" w:date="2017-10-05T22:12:00Z">
        <w:r w:rsidRPr="006171AE" w:rsidDel="00573614">
          <w:rPr>
            <w:rFonts w:hint="eastAsia"/>
          </w:rPr>
          <w:delText>，</w:delText>
        </w:r>
      </w:del>
      <w:ins w:id="156" w:author="jambo" w:date="2017-10-05T22:12:00Z">
        <w:r w:rsidR="00573614" w:rsidRPr="006171AE" w:rsidDel="00573614">
          <w:rPr>
            <w:rFonts w:hint="eastAsia"/>
          </w:rPr>
          <w:t xml:space="preserve"> </w:t>
        </w:r>
      </w:ins>
      <w:del w:id="157" w:author="jambo" w:date="2017-10-05T22:12:00Z">
        <w:r w:rsidRPr="006171AE" w:rsidDel="00573614">
          <w:rPr>
            <w:rFonts w:hint="eastAsia"/>
          </w:rPr>
          <w:delText>主要目的是為了確保比特幣交易寫入區塊鏈中緩存池所花費的時間，不會影響交易流暢度的實驗。</w:delText>
        </w:r>
      </w:del>
    </w:p>
    <w:p w14:paraId="05D74B78" w14:textId="77777777" w:rsidR="003C4D9A" w:rsidRPr="008066C1" w:rsidRDefault="003C4D9A" w:rsidP="00165E85">
      <w:pPr>
        <w:pStyle w:val="a6"/>
        <w:rPr>
          <w:sz w:val="12"/>
          <w:szCs w:val="12"/>
        </w:rPr>
      </w:pPr>
    </w:p>
    <w:p w14:paraId="72FD62E7" w14:textId="1A14B499" w:rsidR="0073181B" w:rsidRPr="005E375D" w:rsidRDefault="00165E85" w:rsidP="00170870">
      <w:pPr>
        <w:pStyle w:val="21"/>
        <w:numPr>
          <w:ilvl w:val="1"/>
          <w:numId w:val="4"/>
        </w:numPr>
        <w:snapToGrid w:val="0"/>
        <w:outlineLvl w:val="9"/>
      </w:pPr>
      <w:r w:rsidRPr="006171AE">
        <w:rPr>
          <w:rFonts w:hint="eastAsia"/>
          <w:sz w:val="22"/>
        </w:rPr>
        <w:t>系統建置</w:t>
      </w:r>
    </w:p>
    <w:p w14:paraId="345E23E8" w14:textId="7FF5AFE7" w:rsidR="00B10DD0" w:rsidRPr="006171AE" w:rsidRDefault="00165E85" w:rsidP="00165E85">
      <w:pPr>
        <w:pStyle w:val="a6"/>
      </w:pPr>
      <w:r w:rsidRPr="006171AE">
        <w:rPr>
          <w:rFonts w:hint="eastAsia"/>
        </w:rPr>
        <w:t>本節將</w:t>
      </w:r>
      <w:del w:id="158" w:author="jambo" w:date="2017-10-05T22:12:00Z">
        <w:r w:rsidRPr="006171AE" w:rsidDel="00573614">
          <w:rPr>
            <w:rFonts w:hint="eastAsia"/>
          </w:rPr>
          <w:delText>詳細說明目前系統建置的進度，</w:delText>
        </w:r>
      </w:del>
      <w:r w:rsidRPr="006171AE">
        <w:rPr>
          <w:rFonts w:hint="eastAsia"/>
        </w:rPr>
        <w:t>逐一介紹</w:t>
      </w:r>
      <w:del w:id="159" w:author="jambo" w:date="2017-10-05T22:12:00Z">
        <w:r w:rsidRPr="006171AE" w:rsidDel="00573614">
          <w:rPr>
            <w:rFonts w:hint="eastAsia"/>
          </w:rPr>
          <w:delText>商家端建置與管理商品資訊子系統、商家端行動收銀與交易明細系統及顧客端行動支付與交易明細系統以上</w:delText>
        </w:r>
      </w:del>
      <w:r w:rsidRPr="006171AE">
        <w:rPr>
          <w:rFonts w:hint="eastAsia"/>
        </w:rPr>
        <w:t>三個子系統之功能與介面，並搭配系統截圖作為解說。</w:t>
      </w:r>
    </w:p>
    <w:p w14:paraId="1A6C6AE3" w14:textId="40F257E8" w:rsidR="00165E85" w:rsidRPr="002C79BE" w:rsidRDefault="00165E85" w:rsidP="00414BC3">
      <w:pPr>
        <w:pStyle w:val="a6"/>
        <w:numPr>
          <w:ilvl w:val="0"/>
          <w:numId w:val="23"/>
        </w:numPr>
        <w:ind w:left="284" w:hanging="284"/>
        <w:rPr>
          <w:b/>
        </w:rPr>
      </w:pPr>
      <w:r w:rsidRPr="002C79BE">
        <w:rPr>
          <w:rFonts w:hint="eastAsia"/>
          <w:b/>
          <w:szCs w:val="24"/>
        </w:rPr>
        <w:t>商家端建置與管理商品資訊子系統</w:t>
      </w:r>
    </w:p>
    <w:p w14:paraId="6337621E" w14:textId="67CF76F8" w:rsidR="00165E85" w:rsidRPr="00B42E77" w:rsidRDefault="00165E85" w:rsidP="00B42E77">
      <w:pPr>
        <w:pStyle w:val="ABC0"/>
        <w:numPr>
          <w:ilvl w:val="0"/>
          <w:numId w:val="52"/>
        </w:numPr>
        <w:ind w:left="426" w:hanging="284"/>
        <w:jc w:val="both"/>
        <w:rPr>
          <w:sz w:val="18"/>
          <w:szCs w:val="18"/>
        </w:rPr>
      </w:pPr>
      <w:r w:rsidRPr="00B42E77">
        <w:rPr>
          <w:rFonts w:hint="eastAsia"/>
          <w:sz w:val="18"/>
          <w:szCs w:val="18"/>
        </w:rPr>
        <w:t>登入介面：</w:t>
      </w:r>
    </w:p>
    <w:p w14:paraId="42B5E1E9" w14:textId="164AADA5" w:rsidR="00CF61B5" w:rsidRPr="006171AE" w:rsidRDefault="00165E85" w:rsidP="004E61BC">
      <w:pPr>
        <w:pStyle w:val="ABC0"/>
        <w:ind w:leftChars="213" w:left="426"/>
        <w:jc w:val="both"/>
      </w:pPr>
      <w:r w:rsidRPr="00B42E77">
        <w:rPr>
          <w:rFonts w:hint="eastAsia"/>
          <w:sz w:val="18"/>
          <w:szCs w:val="18"/>
        </w:rPr>
        <w:t>商家若欲登入</w:t>
      </w:r>
      <w:r w:rsidR="00170870" w:rsidRPr="00B42E77">
        <w:rPr>
          <w:rFonts w:hint="eastAsia"/>
          <w:sz w:val="18"/>
          <w:szCs w:val="18"/>
        </w:rPr>
        <w:t>本子系統</w:t>
      </w:r>
      <w:r w:rsidRPr="00B42E77">
        <w:rPr>
          <w:rFonts w:hint="eastAsia"/>
          <w:sz w:val="18"/>
          <w:szCs w:val="18"/>
        </w:rPr>
        <w:t>，則必須先以商家帳戶及密碼登入系統，</w:t>
      </w:r>
      <w:del w:id="160" w:author="jambo" w:date="2017-10-05T13:57:00Z">
        <w:r w:rsidRPr="00B42E77" w:rsidDel="00C845B1">
          <w:rPr>
            <w:rFonts w:hint="eastAsia"/>
            <w:sz w:val="18"/>
            <w:szCs w:val="18"/>
          </w:rPr>
          <w:delText>登入之後系統會讀取資料庫，確認該</w:delText>
        </w:r>
        <w:r w:rsidRPr="006970DD" w:rsidDel="00C845B1">
          <w:rPr>
            <w:rFonts w:hint="eastAsia"/>
            <w:sz w:val="18"/>
            <w:szCs w:val="18"/>
          </w:rPr>
          <w:delText>組帳戶底下擁有那些商品資訊，讀取完畢後即可執行後續相關的管理功能，</w:delText>
        </w:r>
      </w:del>
      <w:r w:rsidRPr="006970DD">
        <w:rPr>
          <w:rFonts w:hint="eastAsia"/>
          <w:sz w:val="18"/>
          <w:szCs w:val="18"/>
        </w:rPr>
        <w:t>如下</w:t>
      </w:r>
      <w:r w:rsidR="00326260" w:rsidRPr="0013599F">
        <w:rPr>
          <w:sz w:val="18"/>
          <w:szCs w:val="18"/>
        </w:rPr>
        <w:fldChar w:fldCharType="begin"/>
      </w:r>
      <w:r w:rsidR="00326260" w:rsidRPr="0013599F">
        <w:rPr>
          <w:sz w:val="18"/>
          <w:szCs w:val="18"/>
        </w:rPr>
        <w:instrText xml:space="preserve"> </w:instrText>
      </w:r>
      <w:r w:rsidR="00326260" w:rsidRPr="0013599F">
        <w:rPr>
          <w:rFonts w:hint="eastAsia"/>
          <w:sz w:val="18"/>
          <w:szCs w:val="18"/>
        </w:rPr>
        <w:instrText>REF _Ref492767606 \h</w:instrText>
      </w:r>
      <w:r w:rsidR="00326260" w:rsidRPr="0013599F">
        <w:rPr>
          <w:sz w:val="18"/>
          <w:szCs w:val="18"/>
        </w:rPr>
        <w:instrText xml:space="preserve"> </w:instrText>
      </w:r>
      <w:r w:rsidR="0013599F" w:rsidRPr="0013599F">
        <w:rPr>
          <w:sz w:val="18"/>
          <w:szCs w:val="18"/>
        </w:rPr>
        <w:instrText xml:space="preserve"> \* MERGEFORMAT </w:instrText>
      </w:r>
      <w:r w:rsidR="00326260" w:rsidRPr="0013599F">
        <w:rPr>
          <w:sz w:val="18"/>
          <w:szCs w:val="18"/>
        </w:rPr>
      </w:r>
      <w:r w:rsidR="00326260" w:rsidRPr="0013599F">
        <w:rPr>
          <w:sz w:val="18"/>
          <w:szCs w:val="18"/>
        </w:rPr>
        <w:fldChar w:fldCharType="separate"/>
      </w:r>
      <w:r w:rsidR="002C3606" w:rsidRPr="00D17AB7">
        <w:rPr>
          <w:rFonts w:hint="eastAsia"/>
          <w:sz w:val="18"/>
          <w:szCs w:val="18"/>
        </w:rPr>
        <w:t>圖</w:t>
      </w:r>
      <w:r w:rsidR="002C3606" w:rsidRPr="00D17AB7">
        <w:rPr>
          <w:sz w:val="18"/>
          <w:szCs w:val="18"/>
        </w:rPr>
        <w:t xml:space="preserve"> </w:t>
      </w:r>
      <w:r w:rsidR="002C3606" w:rsidRPr="00D17AB7">
        <w:rPr>
          <w:noProof/>
          <w:sz w:val="18"/>
          <w:szCs w:val="18"/>
        </w:rPr>
        <w:t>8</w:t>
      </w:r>
      <w:r w:rsidR="00326260" w:rsidRPr="0013599F">
        <w:rPr>
          <w:sz w:val="18"/>
          <w:szCs w:val="18"/>
        </w:rPr>
        <w:fldChar w:fldCharType="end"/>
      </w:r>
      <w:ins w:id="161" w:author="jambo" w:date="2017-10-05T13:57:00Z">
        <w:r w:rsidR="00C845B1">
          <w:rPr>
            <w:rFonts w:hint="eastAsia"/>
            <w:sz w:val="18"/>
            <w:szCs w:val="18"/>
          </w:rPr>
          <w:t>左</w:t>
        </w:r>
      </w:ins>
      <w:r w:rsidRPr="006970DD">
        <w:rPr>
          <w:rFonts w:hint="eastAsia"/>
          <w:sz w:val="18"/>
          <w:szCs w:val="18"/>
        </w:rPr>
        <w:t>。</w:t>
      </w:r>
    </w:p>
    <w:p w14:paraId="69145E83" w14:textId="1806939F" w:rsidR="00165E85" w:rsidRPr="00B42E77" w:rsidRDefault="00165E85" w:rsidP="004E61BC">
      <w:pPr>
        <w:pStyle w:val="ABC0"/>
        <w:numPr>
          <w:ilvl w:val="0"/>
          <w:numId w:val="52"/>
        </w:numPr>
        <w:ind w:left="426" w:hanging="284"/>
        <w:jc w:val="both"/>
        <w:rPr>
          <w:sz w:val="18"/>
          <w:szCs w:val="18"/>
        </w:rPr>
      </w:pPr>
      <w:r w:rsidRPr="00B42E77">
        <w:rPr>
          <w:rFonts w:hint="eastAsia"/>
          <w:sz w:val="18"/>
          <w:szCs w:val="18"/>
        </w:rPr>
        <w:t>註冊介面：</w:t>
      </w:r>
    </w:p>
    <w:p w14:paraId="6583E05C" w14:textId="5E3A99CE" w:rsidR="00B42E77" w:rsidRDefault="00165E85">
      <w:pPr>
        <w:pStyle w:val="ABC0"/>
        <w:ind w:left="426"/>
        <w:jc w:val="both"/>
        <w:rPr>
          <w:sz w:val="18"/>
          <w:szCs w:val="18"/>
        </w:rPr>
      </w:pPr>
      <w:r w:rsidRPr="00FA2EBF">
        <w:rPr>
          <w:rFonts w:hint="eastAsia"/>
          <w:sz w:val="18"/>
          <w:szCs w:val="18"/>
        </w:rPr>
        <w:t>若當前使用者尚未擁有商家帳戶，則必須先</w:t>
      </w:r>
      <w:del w:id="162" w:author="jambo" w:date="2017-10-05T22:32:00Z">
        <w:r w:rsidRPr="00FA2EBF" w:rsidDel="00C474A8">
          <w:rPr>
            <w:rFonts w:hint="eastAsia"/>
            <w:sz w:val="18"/>
            <w:szCs w:val="18"/>
          </w:rPr>
          <w:delText>以</w:delText>
        </w:r>
        <w:r w:rsidR="00B34674" w:rsidDel="00C474A8">
          <w:rPr>
            <w:rFonts w:hint="eastAsia"/>
            <w:sz w:val="18"/>
            <w:szCs w:val="18"/>
          </w:rPr>
          <w:delText>商家端建置與管理商品資訊子系統</w:delText>
        </w:r>
        <w:r w:rsidR="009A3628" w:rsidRPr="00FA2EBF" w:rsidDel="00C474A8">
          <w:rPr>
            <w:rFonts w:hint="eastAsia"/>
            <w:sz w:val="18"/>
            <w:szCs w:val="18"/>
          </w:rPr>
          <w:delText>之註冊功能</w:delText>
        </w:r>
      </w:del>
      <w:ins w:id="163" w:author="jambo" w:date="2017-10-05T22:32:00Z">
        <w:r w:rsidR="00C474A8">
          <w:rPr>
            <w:rFonts w:hint="eastAsia"/>
            <w:sz w:val="18"/>
            <w:szCs w:val="18"/>
          </w:rPr>
          <w:t>於本系統</w:t>
        </w:r>
      </w:ins>
      <w:r w:rsidR="009A3628" w:rsidRPr="00FA2EBF">
        <w:rPr>
          <w:rFonts w:hint="eastAsia"/>
          <w:sz w:val="18"/>
          <w:szCs w:val="18"/>
        </w:rPr>
        <w:t>申請新的一組帳號，並在此介面中輸入</w:t>
      </w:r>
      <w:r w:rsidRPr="00FA2EBF">
        <w:rPr>
          <w:rFonts w:hint="eastAsia"/>
          <w:sz w:val="18"/>
          <w:szCs w:val="18"/>
        </w:rPr>
        <w:t>之資訊，註冊通過後便能以此帳號進行登入</w:t>
      </w:r>
      <w:ins w:id="164" w:author="jambo" w:date="2017-10-05T13:57:00Z">
        <w:r w:rsidR="00C845B1">
          <w:rPr>
            <w:rFonts w:hint="eastAsia"/>
            <w:sz w:val="18"/>
            <w:szCs w:val="18"/>
          </w:rPr>
          <w:t>，</w:t>
        </w:r>
        <w:r w:rsidR="00C845B1" w:rsidRPr="006970DD">
          <w:rPr>
            <w:rFonts w:hint="eastAsia"/>
            <w:sz w:val="18"/>
            <w:szCs w:val="18"/>
          </w:rPr>
          <w:t>如下</w:t>
        </w:r>
        <w:r w:rsidR="00C845B1" w:rsidRPr="0013599F">
          <w:rPr>
            <w:sz w:val="18"/>
            <w:szCs w:val="18"/>
          </w:rPr>
          <w:fldChar w:fldCharType="begin"/>
        </w:r>
        <w:r w:rsidR="00C845B1" w:rsidRPr="0013599F">
          <w:rPr>
            <w:sz w:val="18"/>
            <w:szCs w:val="18"/>
          </w:rPr>
          <w:instrText xml:space="preserve"> </w:instrText>
        </w:r>
        <w:r w:rsidR="00C845B1" w:rsidRPr="0013599F">
          <w:rPr>
            <w:rFonts w:hint="eastAsia"/>
            <w:sz w:val="18"/>
            <w:szCs w:val="18"/>
          </w:rPr>
          <w:instrText>REF _Ref492767606 \h</w:instrText>
        </w:r>
        <w:r w:rsidR="00C845B1" w:rsidRPr="0013599F">
          <w:rPr>
            <w:sz w:val="18"/>
            <w:szCs w:val="18"/>
          </w:rPr>
          <w:instrText xml:space="preserve">  \* MERGEFORMAT </w:instrText>
        </w:r>
      </w:ins>
      <w:r w:rsidR="00C845B1" w:rsidRPr="0013599F">
        <w:rPr>
          <w:sz w:val="18"/>
          <w:szCs w:val="18"/>
        </w:rPr>
      </w:r>
      <w:ins w:id="165" w:author="jambo" w:date="2017-10-05T13:57:00Z">
        <w:r w:rsidR="00C845B1" w:rsidRPr="0013599F">
          <w:rPr>
            <w:sz w:val="18"/>
            <w:szCs w:val="18"/>
          </w:rPr>
          <w:fldChar w:fldCharType="separate"/>
        </w:r>
        <w:r w:rsidR="00C845B1" w:rsidRPr="00D17AB7">
          <w:rPr>
            <w:rFonts w:hint="eastAsia"/>
            <w:sz w:val="18"/>
            <w:szCs w:val="18"/>
          </w:rPr>
          <w:t>圖</w:t>
        </w:r>
        <w:r w:rsidR="00C845B1" w:rsidRPr="00D17AB7">
          <w:rPr>
            <w:sz w:val="18"/>
            <w:szCs w:val="18"/>
          </w:rPr>
          <w:t xml:space="preserve"> </w:t>
        </w:r>
        <w:r w:rsidR="00C845B1" w:rsidRPr="00D17AB7">
          <w:rPr>
            <w:noProof/>
            <w:sz w:val="18"/>
            <w:szCs w:val="18"/>
          </w:rPr>
          <w:t>8</w:t>
        </w:r>
        <w:r w:rsidR="00C845B1" w:rsidRPr="0013599F">
          <w:rPr>
            <w:sz w:val="18"/>
            <w:szCs w:val="18"/>
          </w:rPr>
          <w:fldChar w:fldCharType="end"/>
        </w:r>
      </w:ins>
      <w:ins w:id="166" w:author="jambo" w:date="2017-10-05T13:58:00Z">
        <w:r w:rsidR="00C845B1">
          <w:rPr>
            <w:rFonts w:hint="eastAsia"/>
            <w:sz w:val="18"/>
            <w:szCs w:val="18"/>
          </w:rPr>
          <w:t>右</w:t>
        </w:r>
      </w:ins>
      <w:r w:rsidRPr="00FA2EBF">
        <w:rPr>
          <w:rFonts w:hint="eastAsia"/>
          <w:sz w:val="18"/>
          <w:szCs w:val="18"/>
        </w:rPr>
        <w:t>。</w:t>
      </w:r>
    </w:p>
    <w:p w14:paraId="2FD1098E" w14:textId="0C37DB44" w:rsidR="004F0666" w:rsidRDefault="004F0666" w:rsidP="00B42E77">
      <w:pPr>
        <w:pStyle w:val="ABC0"/>
        <w:jc w:val="center"/>
        <w:rPr>
          <w:b/>
        </w:rPr>
      </w:pPr>
      <w:r>
        <w:rPr>
          <w:b/>
          <w:noProof/>
        </w:rPr>
        <w:drawing>
          <wp:inline distT="0" distB="0" distL="0" distR="0" wp14:anchorId="0310209E" wp14:editId="5D5A703D">
            <wp:extent cx="1238885" cy="646335"/>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0479260868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53553" cy="653987"/>
                    </a:xfrm>
                    <a:prstGeom prst="rect">
                      <a:avLst/>
                    </a:prstGeom>
                  </pic:spPr>
                </pic:pic>
              </a:graphicData>
            </a:graphic>
          </wp:inline>
        </w:drawing>
      </w:r>
      <w:r>
        <w:rPr>
          <w:b/>
          <w:noProof/>
        </w:rPr>
        <w:drawing>
          <wp:inline distT="0" distB="0" distL="0" distR="0" wp14:anchorId="55E36FB2" wp14:editId="4A568D61">
            <wp:extent cx="1206378" cy="646430"/>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0479281438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4350" cy="650702"/>
                    </a:xfrm>
                    <a:prstGeom prst="rect">
                      <a:avLst/>
                    </a:prstGeom>
                  </pic:spPr>
                </pic:pic>
              </a:graphicData>
            </a:graphic>
          </wp:inline>
        </w:drawing>
      </w:r>
    </w:p>
    <w:p w14:paraId="777D396F" w14:textId="1921779D" w:rsidR="00B42E77" w:rsidRPr="00543354" w:rsidRDefault="00B42E77" w:rsidP="00B42E77">
      <w:pPr>
        <w:pStyle w:val="ABC0"/>
        <w:jc w:val="center"/>
        <w:rPr>
          <w:b/>
          <w:sz w:val="18"/>
          <w:szCs w:val="18"/>
        </w:rPr>
      </w:pPr>
      <w:bookmarkStart w:id="167" w:name="_Ref492767606"/>
      <w:r w:rsidRPr="00543354">
        <w:rPr>
          <w:rFonts w:hint="eastAsia"/>
          <w:b/>
          <w:sz w:val="18"/>
          <w:szCs w:val="18"/>
        </w:rPr>
        <w:t>圖</w:t>
      </w:r>
      <w:r w:rsidRPr="00543354">
        <w:rPr>
          <w:b/>
          <w:sz w:val="18"/>
          <w:szCs w:val="18"/>
        </w:rPr>
        <w:t xml:space="preserve"> </w:t>
      </w:r>
      <w:r w:rsidRPr="00543354">
        <w:rPr>
          <w:b/>
          <w:sz w:val="18"/>
          <w:szCs w:val="18"/>
        </w:rPr>
        <w:fldChar w:fldCharType="begin"/>
      </w:r>
      <w:r w:rsidRPr="00543354">
        <w:rPr>
          <w:b/>
          <w:sz w:val="18"/>
          <w:szCs w:val="18"/>
        </w:rPr>
        <w:instrText xml:space="preserve"> SEQ </w:instrText>
      </w:r>
      <w:r w:rsidRPr="00543354">
        <w:rPr>
          <w:rFonts w:hint="eastAsia"/>
          <w:b/>
          <w:sz w:val="18"/>
          <w:szCs w:val="18"/>
        </w:rPr>
        <w:instrText>圖</w:instrText>
      </w:r>
      <w:r w:rsidRPr="00543354">
        <w:rPr>
          <w:b/>
          <w:sz w:val="18"/>
          <w:szCs w:val="18"/>
        </w:rPr>
        <w:instrText xml:space="preserve"> \* ARABIC </w:instrText>
      </w:r>
      <w:r w:rsidRPr="00543354">
        <w:rPr>
          <w:b/>
          <w:sz w:val="18"/>
          <w:szCs w:val="18"/>
        </w:rPr>
        <w:fldChar w:fldCharType="separate"/>
      </w:r>
      <w:r w:rsidR="002C3606">
        <w:rPr>
          <w:b/>
          <w:noProof/>
          <w:sz w:val="18"/>
          <w:szCs w:val="18"/>
        </w:rPr>
        <w:t>8</w:t>
      </w:r>
      <w:r w:rsidRPr="00543354">
        <w:rPr>
          <w:b/>
          <w:sz w:val="18"/>
          <w:szCs w:val="18"/>
        </w:rPr>
        <w:fldChar w:fldCharType="end"/>
      </w:r>
      <w:bookmarkEnd w:id="167"/>
      <w:r w:rsidRPr="00543354">
        <w:rPr>
          <w:rFonts w:hint="eastAsia"/>
          <w:b/>
          <w:sz w:val="18"/>
          <w:szCs w:val="18"/>
        </w:rPr>
        <w:t xml:space="preserve"> </w:t>
      </w:r>
      <w:r w:rsidRPr="00543354">
        <w:rPr>
          <w:rFonts w:hint="eastAsia"/>
          <w:b/>
          <w:sz w:val="18"/>
          <w:szCs w:val="18"/>
        </w:rPr>
        <w:t>商家端建置與管理商品資訊子系統註冊介面</w:t>
      </w:r>
    </w:p>
    <w:p w14:paraId="5A2FEB48" w14:textId="5450F1C4" w:rsidR="00B42E77" w:rsidRPr="00543354" w:rsidRDefault="00B42E77" w:rsidP="00FA2EBF">
      <w:pPr>
        <w:pStyle w:val="ABC0"/>
        <w:jc w:val="both"/>
        <w:rPr>
          <w:sz w:val="12"/>
          <w:szCs w:val="12"/>
        </w:rPr>
      </w:pPr>
    </w:p>
    <w:p w14:paraId="73B6BF46" w14:textId="0C96B84E" w:rsidR="00165E85" w:rsidRPr="00FA2EBF" w:rsidRDefault="00165E85" w:rsidP="004E61BC">
      <w:pPr>
        <w:pStyle w:val="ABC0"/>
        <w:numPr>
          <w:ilvl w:val="0"/>
          <w:numId w:val="52"/>
        </w:numPr>
        <w:ind w:left="426" w:hanging="284"/>
        <w:jc w:val="both"/>
        <w:rPr>
          <w:sz w:val="18"/>
          <w:szCs w:val="18"/>
        </w:rPr>
      </w:pPr>
      <w:r w:rsidRPr="00FA2EBF">
        <w:rPr>
          <w:rFonts w:hint="eastAsia"/>
          <w:sz w:val="18"/>
          <w:szCs w:val="18"/>
        </w:rPr>
        <w:t>系統主介面</w:t>
      </w:r>
      <w:r w:rsidR="00230D2A" w:rsidRPr="00FA2EBF">
        <w:rPr>
          <w:rFonts w:hint="eastAsia"/>
          <w:sz w:val="18"/>
          <w:szCs w:val="18"/>
        </w:rPr>
        <w:t>：</w:t>
      </w:r>
    </w:p>
    <w:p w14:paraId="173BE7C4" w14:textId="7053C63C" w:rsidR="00165E85" w:rsidRDefault="00165E85" w:rsidP="004E61BC">
      <w:pPr>
        <w:pStyle w:val="ABC0"/>
        <w:ind w:left="426"/>
        <w:jc w:val="both"/>
        <w:rPr>
          <w:sz w:val="18"/>
          <w:szCs w:val="18"/>
        </w:rPr>
      </w:pPr>
      <w:r w:rsidRPr="00FA2EBF">
        <w:rPr>
          <w:rFonts w:hint="eastAsia"/>
          <w:sz w:val="18"/>
          <w:szCs w:val="18"/>
        </w:rPr>
        <w:t>當使用</w:t>
      </w:r>
      <w:r w:rsidRPr="004E61BC">
        <w:rPr>
          <w:rFonts w:hint="eastAsia"/>
          <w:sz w:val="18"/>
          <w:szCs w:val="18"/>
        </w:rPr>
        <w:t>者以商家帳號登入後便會進入此介面，會顯示剛商家擁有的商品詳細資訊，如品名稱、價格、數量等資訊，並可於此介面管理各項商品清單，對商品執行新增、修改及刪除等動作</w:t>
      </w:r>
      <w:r w:rsidR="00990F59" w:rsidRPr="004E61BC">
        <w:rPr>
          <w:rFonts w:hint="eastAsia"/>
          <w:sz w:val="18"/>
          <w:szCs w:val="18"/>
        </w:rPr>
        <w:t>，如下</w:t>
      </w:r>
      <w:r w:rsidR="00256DB3" w:rsidRPr="004E61BC">
        <w:rPr>
          <w:sz w:val="18"/>
          <w:szCs w:val="18"/>
        </w:rPr>
        <w:fldChar w:fldCharType="begin"/>
      </w:r>
      <w:r w:rsidR="00256DB3" w:rsidRPr="004E61BC">
        <w:rPr>
          <w:sz w:val="18"/>
          <w:szCs w:val="18"/>
        </w:rPr>
        <w:instrText xml:space="preserve"> REF _Ref492318844 \h </w:instrText>
      </w:r>
      <w:r w:rsidR="00746B7A" w:rsidRPr="004E61BC">
        <w:rPr>
          <w:sz w:val="18"/>
          <w:szCs w:val="18"/>
        </w:rPr>
        <w:instrText xml:space="preserve"> \* MERGEFORMAT </w:instrText>
      </w:r>
      <w:r w:rsidR="00256DB3" w:rsidRPr="004E61BC">
        <w:rPr>
          <w:sz w:val="18"/>
          <w:szCs w:val="18"/>
        </w:rPr>
      </w:r>
      <w:r w:rsidR="00256DB3" w:rsidRPr="004E61BC">
        <w:rPr>
          <w:sz w:val="18"/>
          <w:szCs w:val="18"/>
        </w:rPr>
        <w:fldChar w:fldCharType="separate"/>
      </w:r>
      <w:r w:rsidR="002C3606" w:rsidRPr="00D17AB7">
        <w:rPr>
          <w:rFonts w:hint="eastAsia"/>
          <w:sz w:val="18"/>
          <w:szCs w:val="18"/>
        </w:rPr>
        <w:t>圖</w:t>
      </w:r>
      <w:r w:rsidR="002C3606" w:rsidRPr="00D17AB7">
        <w:rPr>
          <w:sz w:val="18"/>
          <w:szCs w:val="18"/>
        </w:rPr>
        <w:t xml:space="preserve"> </w:t>
      </w:r>
      <w:r w:rsidR="002C3606" w:rsidRPr="00D17AB7">
        <w:rPr>
          <w:noProof/>
          <w:sz w:val="18"/>
          <w:szCs w:val="18"/>
        </w:rPr>
        <w:t>9</w:t>
      </w:r>
      <w:r w:rsidR="00256DB3" w:rsidRPr="004E61BC">
        <w:rPr>
          <w:sz w:val="18"/>
          <w:szCs w:val="18"/>
        </w:rPr>
        <w:fldChar w:fldCharType="end"/>
      </w:r>
      <w:r w:rsidRPr="004E61BC">
        <w:rPr>
          <w:rFonts w:hint="eastAsia"/>
          <w:sz w:val="18"/>
          <w:szCs w:val="18"/>
        </w:rPr>
        <w:t>。</w:t>
      </w:r>
    </w:p>
    <w:p w14:paraId="18C21B13" w14:textId="77777777" w:rsidR="00CD75E1" w:rsidRPr="00543354" w:rsidRDefault="00CD75E1" w:rsidP="0013599F">
      <w:pPr>
        <w:pStyle w:val="ABC0"/>
        <w:jc w:val="both"/>
        <w:rPr>
          <w:sz w:val="12"/>
          <w:szCs w:val="12"/>
        </w:rPr>
      </w:pPr>
    </w:p>
    <w:p w14:paraId="47C4E82C" w14:textId="3B4C0406" w:rsidR="00CB1D86" w:rsidRPr="001F62DC" w:rsidRDefault="00CB1D86" w:rsidP="0023663D">
      <w:pPr>
        <w:jc w:val="center"/>
        <w:rPr>
          <w:rFonts w:eastAsia="標楷體"/>
          <w:szCs w:val="24"/>
        </w:rPr>
      </w:pPr>
      <w:r>
        <w:rPr>
          <w:rFonts w:eastAsia="標楷體" w:hint="eastAsia"/>
          <w:noProof/>
          <w:szCs w:val="24"/>
        </w:rPr>
        <w:drawing>
          <wp:inline distT="0" distB="0" distL="0" distR="0" wp14:anchorId="318C4EA4" wp14:editId="4D79A34A">
            <wp:extent cx="2006131" cy="770890"/>
            <wp:effectExtent l="0" t="0" r="0" b="0"/>
            <wp:docPr id="24" name="圖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150479404203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3144" cy="773585"/>
                    </a:xfrm>
                    <a:prstGeom prst="rect">
                      <a:avLst/>
                    </a:prstGeom>
                  </pic:spPr>
                </pic:pic>
              </a:graphicData>
            </a:graphic>
          </wp:inline>
        </w:drawing>
      </w:r>
    </w:p>
    <w:p w14:paraId="3BE3F946" w14:textId="59301FD6" w:rsidR="00165E85" w:rsidRPr="00543354" w:rsidRDefault="006171AE" w:rsidP="00E50241">
      <w:pPr>
        <w:pStyle w:val="a4"/>
        <w:ind w:leftChars="0" w:left="0"/>
        <w:jc w:val="center"/>
        <w:rPr>
          <w:rFonts w:eastAsia="標楷體"/>
          <w:b/>
          <w:sz w:val="18"/>
          <w:szCs w:val="18"/>
        </w:rPr>
      </w:pPr>
      <w:bookmarkStart w:id="168" w:name="_Ref492318844"/>
      <w:bookmarkStart w:id="169" w:name="_Toc489979420"/>
      <w:r w:rsidRPr="00543354">
        <w:rPr>
          <w:rFonts w:eastAsia="標楷體" w:hint="eastAsia"/>
          <w:b/>
          <w:sz w:val="18"/>
          <w:szCs w:val="18"/>
        </w:rPr>
        <w:t>圖</w:t>
      </w:r>
      <w:r w:rsidRPr="00543354">
        <w:rPr>
          <w:rFonts w:eastAsia="標楷體" w:hint="eastAsia"/>
          <w:b/>
          <w:sz w:val="18"/>
          <w:szCs w:val="18"/>
        </w:rPr>
        <w:t xml:space="preserve"> </w:t>
      </w:r>
      <w:r w:rsidRPr="00543354">
        <w:rPr>
          <w:rFonts w:eastAsia="標楷體"/>
          <w:b/>
          <w:sz w:val="18"/>
          <w:szCs w:val="18"/>
        </w:rPr>
        <w:fldChar w:fldCharType="begin"/>
      </w:r>
      <w:r w:rsidRPr="00543354">
        <w:rPr>
          <w:rFonts w:eastAsia="標楷體"/>
          <w:b/>
          <w:sz w:val="18"/>
          <w:szCs w:val="18"/>
        </w:rPr>
        <w:instrText xml:space="preserve"> SEQ </w:instrText>
      </w:r>
      <w:r w:rsidRPr="00543354">
        <w:rPr>
          <w:rFonts w:eastAsia="標楷體" w:hint="eastAsia"/>
          <w:b/>
          <w:sz w:val="18"/>
          <w:szCs w:val="18"/>
        </w:rPr>
        <w:instrText>圖</w:instrText>
      </w:r>
      <w:r w:rsidRPr="00543354">
        <w:rPr>
          <w:rFonts w:eastAsia="標楷體"/>
          <w:b/>
          <w:sz w:val="18"/>
          <w:szCs w:val="18"/>
        </w:rPr>
        <w:instrText xml:space="preserve"> \* ARABIC </w:instrText>
      </w:r>
      <w:r w:rsidRPr="00543354">
        <w:rPr>
          <w:rFonts w:eastAsia="標楷體"/>
          <w:b/>
          <w:sz w:val="18"/>
          <w:szCs w:val="18"/>
        </w:rPr>
        <w:fldChar w:fldCharType="separate"/>
      </w:r>
      <w:r w:rsidR="002C3606">
        <w:rPr>
          <w:rFonts w:eastAsia="標楷體"/>
          <w:b/>
          <w:noProof/>
          <w:sz w:val="18"/>
          <w:szCs w:val="18"/>
        </w:rPr>
        <w:t>9</w:t>
      </w:r>
      <w:r w:rsidRPr="00543354">
        <w:rPr>
          <w:rFonts w:eastAsia="標楷體"/>
          <w:b/>
          <w:sz w:val="18"/>
          <w:szCs w:val="18"/>
        </w:rPr>
        <w:fldChar w:fldCharType="end"/>
      </w:r>
      <w:bookmarkEnd w:id="168"/>
      <w:r w:rsidRPr="00543354">
        <w:rPr>
          <w:rFonts w:eastAsia="標楷體" w:hint="eastAsia"/>
          <w:b/>
          <w:sz w:val="18"/>
          <w:szCs w:val="18"/>
        </w:rPr>
        <w:t xml:space="preserve"> </w:t>
      </w:r>
      <w:r w:rsidR="00681D86" w:rsidRPr="00543354">
        <w:rPr>
          <w:rFonts w:eastAsia="標楷體" w:hint="eastAsia"/>
          <w:b/>
          <w:sz w:val="18"/>
          <w:szCs w:val="18"/>
        </w:rPr>
        <w:t>商家端建置與管理商品資訊子系統</w:t>
      </w:r>
      <w:r w:rsidR="00165E85" w:rsidRPr="00543354">
        <w:rPr>
          <w:rFonts w:eastAsia="標楷體" w:hint="eastAsia"/>
          <w:b/>
          <w:sz w:val="18"/>
          <w:szCs w:val="18"/>
        </w:rPr>
        <w:t>管理介面</w:t>
      </w:r>
      <w:bookmarkEnd w:id="169"/>
    </w:p>
    <w:p w14:paraId="016EF96E" w14:textId="77777777" w:rsidR="0073181B" w:rsidRPr="00543354" w:rsidRDefault="0073181B" w:rsidP="0023663D">
      <w:pPr>
        <w:pStyle w:val="a4"/>
        <w:ind w:leftChars="0" w:left="1080"/>
        <w:rPr>
          <w:rFonts w:eastAsia="標楷體"/>
          <w:sz w:val="12"/>
          <w:szCs w:val="12"/>
        </w:rPr>
      </w:pPr>
    </w:p>
    <w:p w14:paraId="7A330E08" w14:textId="480A1C92" w:rsidR="00165E85" w:rsidRPr="006171AE" w:rsidRDefault="00165E85" w:rsidP="00414BC3">
      <w:pPr>
        <w:pStyle w:val="a6"/>
        <w:numPr>
          <w:ilvl w:val="0"/>
          <w:numId w:val="23"/>
        </w:numPr>
        <w:ind w:left="284" w:hanging="284"/>
      </w:pPr>
      <w:r w:rsidRPr="00E50241">
        <w:rPr>
          <w:rFonts w:hint="eastAsia"/>
          <w:b/>
          <w:szCs w:val="24"/>
        </w:rPr>
        <w:t>商家端行動收銀與交易明細子系統</w:t>
      </w:r>
    </w:p>
    <w:p w14:paraId="58D9D801" w14:textId="4A40C56C" w:rsidR="00165E85" w:rsidRPr="004E61BC" w:rsidRDefault="00165E85" w:rsidP="00E50241">
      <w:pPr>
        <w:pStyle w:val="ABC0"/>
        <w:numPr>
          <w:ilvl w:val="0"/>
          <w:numId w:val="55"/>
        </w:numPr>
        <w:ind w:left="426" w:hanging="284"/>
        <w:jc w:val="both"/>
        <w:rPr>
          <w:sz w:val="18"/>
          <w:szCs w:val="18"/>
        </w:rPr>
      </w:pPr>
      <w:r w:rsidRPr="004E61BC">
        <w:rPr>
          <w:rFonts w:hint="eastAsia"/>
          <w:sz w:val="18"/>
          <w:szCs w:val="18"/>
        </w:rPr>
        <w:t>系統載入介面：</w:t>
      </w:r>
    </w:p>
    <w:p w14:paraId="31E2A5FD" w14:textId="1E579E75" w:rsidR="00165E85" w:rsidRPr="004E61BC" w:rsidRDefault="00C845B1">
      <w:pPr>
        <w:pStyle w:val="ABC0"/>
        <w:ind w:left="426"/>
        <w:jc w:val="both"/>
        <w:rPr>
          <w:sz w:val="18"/>
          <w:szCs w:val="18"/>
        </w:rPr>
      </w:pPr>
      <w:ins w:id="170" w:author="jambo" w:date="2017-10-05T13:58:00Z">
        <w:r>
          <w:rPr>
            <w:rFonts w:hint="eastAsia"/>
            <w:sz w:val="18"/>
            <w:szCs w:val="18"/>
          </w:rPr>
          <w:t>進入</w:t>
        </w:r>
      </w:ins>
      <w:del w:id="171" w:author="jambo" w:date="2017-10-05T13:58:00Z">
        <w:r w:rsidR="00165E85" w:rsidRPr="004E61BC" w:rsidDel="00C845B1">
          <w:rPr>
            <w:rFonts w:hint="eastAsia"/>
            <w:sz w:val="18"/>
            <w:szCs w:val="18"/>
          </w:rPr>
          <w:delText>點開</w:delText>
        </w:r>
      </w:del>
      <w:r w:rsidR="00165E85" w:rsidRPr="004E61BC">
        <w:rPr>
          <w:rFonts w:hint="eastAsia"/>
          <w:sz w:val="18"/>
          <w:szCs w:val="18"/>
        </w:rPr>
        <w:t>本系統</w:t>
      </w:r>
      <w:del w:id="172" w:author="jambo" w:date="2017-10-05T13:58:00Z">
        <w:r w:rsidR="00165E85" w:rsidRPr="004E61BC" w:rsidDel="00C845B1">
          <w:rPr>
            <w:rFonts w:hint="eastAsia"/>
            <w:sz w:val="18"/>
            <w:szCs w:val="18"/>
          </w:rPr>
          <w:delText>，系統會產生一個</w:delText>
        </w:r>
        <w:r w:rsidR="00165E85" w:rsidRPr="004E61BC" w:rsidDel="00C845B1">
          <w:rPr>
            <w:sz w:val="18"/>
            <w:szCs w:val="18"/>
          </w:rPr>
          <w:delText>Bitcoin</w:delText>
        </w:r>
        <w:r w:rsidR="009A3628" w:rsidRPr="004E61BC" w:rsidDel="00C845B1">
          <w:rPr>
            <w:rFonts w:hint="eastAsia"/>
            <w:sz w:val="18"/>
            <w:szCs w:val="18"/>
          </w:rPr>
          <w:delText>的圖示，並將該</w:delText>
        </w:r>
      </w:del>
      <w:ins w:id="173" w:author="jambo" w:date="2017-10-05T13:59:00Z">
        <w:r>
          <w:rPr>
            <w:rFonts w:hint="eastAsia"/>
            <w:sz w:val="18"/>
            <w:szCs w:val="18"/>
          </w:rPr>
          <w:t>Bitcoin</w:t>
        </w:r>
      </w:ins>
      <w:r w:rsidR="009A3628" w:rsidRPr="004E61BC">
        <w:rPr>
          <w:rFonts w:hint="eastAsia"/>
          <w:sz w:val="18"/>
          <w:szCs w:val="18"/>
        </w:rPr>
        <w:t>圖示</w:t>
      </w:r>
      <w:ins w:id="174" w:author="jambo" w:date="2017-10-05T13:59:00Z">
        <w:r>
          <w:rPr>
            <w:rFonts w:hint="eastAsia"/>
            <w:sz w:val="18"/>
            <w:szCs w:val="18"/>
          </w:rPr>
          <w:t>將</w:t>
        </w:r>
      </w:ins>
      <w:r w:rsidR="009A3628" w:rsidRPr="004E61BC">
        <w:rPr>
          <w:rFonts w:hint="eastAsia"/>
          <w:sz w:val="18"/>
          <w:szCs w:val="18"/>
        </w:rPr>
        <w:t>以淡入的方式顯示</w:t>
      </w:r>
      <w:del w:id="175" w:author="jambo" w:date="2017-10-05T13:59:00Z">
        <w:r w:rsidR="009A3628" w:rsidRPr="004E61BC" w:rsidDel="00C845B1">
          <w:rPr>
            <w:rFonts w:hint="eastAsia"/>
            <w:sz w:val="18"/>
            <w:szCs w:val="18"/>
          </w:rPr>
          <w:delText>圖片</w:delText>
        </w:r>
      </w:del>
      <w:r w:rsidR="00165E85" w:rsidRPr="004E61BC">
        <w:rPr>
          <w:rFonts w:hint="eastAsia"/>
          <w:sz w:val="18"/>
          <w:szCs w:val="18"/>
        </w:rPr>
        <w:t>，與此同時</w:t>
      </w:r>
      <w:ins w:id="176" w:author="jambo" w:date="2017-10-05T13:59:00Z">
        <w:r>
          <w:rPr>
            <w:rFonts w:hint="eastAsia"/>
            <w:sz w:val="18"/>
            <w:szCs w:val="18"/>
          </w:rPr>
          <w:t>亦</w:t>
        </w:r>
      </w:ins>
      <w:del w:id="177" w:author="jambo" w:date="2017-10-05T13:59:00Z">
        <w:r w:rsidR="00165E85" w:rsidRPr="004E61BC" w:rsidDel="00C845B1">
          <w:rPr>
            <w:rFonts w:hint="eastAsia"/>
            <w:sz w:val="18"/>
            <w:szCs w:val="18"/>
          </w:rPr>
          <w:delText>可以</w:delText>
        </w:r>
      </w:del>
      <w:r w:rsidR="00165E85" w:rsidRPr="004E61BC">
        <w:rPr>
          <w:rFonts w:hint="eastAsia"/>
          <w:sz w:val="18"/>
          <w:szCs w:val="18"/>
        </w:rPr>
        <w:t>作為載入系統參數的緩衝時間，當系統參數讀取完成，系統便會自動轉跳至</w:t>
      </w:r>
      <w:ins w:id="178" w:author="jambo" w:date="2017-10-05T13:59:00Z">
        <w:r w:rsidRPr="004E61BC">
          <w:rPr>
            <w:rFonts w:hint="eastAsia"/>
            <w:sz w:val="18"/>
            <w:szCs w:val="18"/>
          </w:rPr>
          <w:t>登入介面</w:t>
        </w:r>
      </w:ins>
      <w:del w:id="179" w:author="jambo" w:date="2017-10-05T13:59:00Z">
        <w:r w:rsidR="00165E85" w:rsidRPr="004E61BC" w:rsidDel="00C845B1">
          <w:rPr>
            <w:rFonts w:hint="eastAsia"/>
            <w:sz w:val="18"/>
            <w:szCs w:val="18"/>
          </w:rPr>
          <w:delText>接下來的畫面—登入介面</w:delText>
        </w:r>
      </w:del>
      <w:r w:rsidR="00165E85" w:rsidRPr="004E61BC">
        <w:rPr>
          <w:rFonts w:hint="eastAsia"/>
          <w:sz w:val="18"/>
          <w:szCs w:val="18"/>
        </w:rPr>
        <w:t>。</w:t>
      </w:r>
    </w:p>
    <w:p w14:paraId="092705E9" w14:textId="1AC4D29E" w:rsidR="00165E85" w:rsidRPr="004E61BC" w:rsidRDefault="00165E85" w:rsidP="00E50241">
      <w:pPr>
        <w:pStyle w:val="ABC0"/>
        <w:numPr>
          <w:ilvl w:val="0"/>
          <w:numId w:val="55"/>
        </w:numPr>
        <w:ind w:left="426" w:hanging="284"/>
        <w:jc w:val="both"/>
        <w:rPr>
          <w:sz w:val="18"/>
          <w:szCs w:val="18"/>
        </w:rPr>
      </w:pPr>
      <w:r w:rsidRPr="004E61BC">
        <w:rPr>
          <w:rFonts w:hint="eastAsia"/>
          <w:sz w:val="18"/>
          <w:szCs w:val="18"/>
        </w:rPr>
        <w:t>登入介面：</w:t>
      </w:r>
    </w:p>
    <w:p w14:paraId="1C6EA3D8" w14:textId="5D77537B" w:rsidR="001F62DC" w:rsidRPr="00CD75E1" w:rsidRDefault="00165E85" w:rsidP="00CD75E1">
      <w:pPr>
        <w:pStyle w:val="ABC0"/>
        <w:ind w:left="426"/>
        <w:jc w:val="both"/>
      </w:pPr>
      <w:r w:rsidRPr="004E61BC">
        <w:rPr>
          <w:rFonts w:hint="eastAsia"/>
          <w:sz w:val="18"/>
          <w:szCs w:val="18"/>
        </w:rPr>
        <w:t>在此介面中使用者可以輸入已註冊的帳號及密碼，</w:t>
      </w:r>
      <w:del w:id="180" w:author="jambo" w:date="2017-10-05T14:00:00Z">
        <w:r w:rsidRPr="004E61BC" w:rsidDel="00C845B1">
          <w:rPr>
            <w:rFonts w:hint="eastAsia"/>
            <w:sz w:val="18"/>
            <w:szCs w:val="18"/>
          </w:rPr>
          <w:delText>系統會將帳號及密碼傳送至資料庫進行比對，</w:delText>
        </w:r>
      </w:del>
      <w:r w:rsidRPr="004E61BC">
        <w:rPr>
          <w:rFonts w:hint="eastAsia"/>
          <w:sz w:val="18"/>
          <w:szCs w:val="18"/>
        </w:rPr>
        <w:t>若</w:t>
      </w:r>
      <w:ins w:id="181" w:author="jambo" w:date="2017-10-05T14:00:00Z">
        <w:r w:rsidR="00C845B1">
          <w:rPr>
            <w:rFonts w:hint="eastAsia"/>
            <w:sz w:val="18"/>
            <w:szCs w:val="18"/>
          </w:rPr>
          <w:t>驗證</w:t>
        </w:r>
      </w:ins>
      <w:del w:id="182" w:author="jambo" w:date="2017-10-05T14:00:00Z">
        <w:r w:rsidRPr="004E61BC" w:rsidDel="00C845B1">
          <w:rPr>
            <w:rFonts w:hint="eastAsia"/>
            <w:sz w:val="18"/>
            <w:szCs w:val="18"/>
          </w:rPr>
          <w:delText>驗證</w:delText>
        </w:r>
      </w:del>
      <w:r w:rsidRPr="004E61BC">
        <w:rPr>
          <w:rFonts w:hint="eastAsia"/>
          <w:sz w:val="18"/>
          <w:szCs w:val="18"/>
        </w:rPr>
        <w:t>成功則可以</w:t>
      </w:r>
      <w:del w:id="183" w:author="jambo" w:date="2017-10-05T14:00:00Z">
        <w:r w:rsidRPr="004E61BC" w:rsidDel="00C845B1">
          <w:rPr>
            <w:rFonts w:hint="eastAsia"/>
            <w:sz w:val="18"/>
            <w:szCs w:val="18"/>
          </w:rPr>
          <w:delText>登入</w:delText>
        </w:r>
      </w:del>
      <w:ins w:id="184" w:author="jambo" w:date="2017-10-05T14:00:00Z">
        <w:r w:rsidR="00C845B1">
          <w:rPr>
            <w:rFonts w:hint="eastAsia"/>
            <w:sz w:val="18"/>
            <w:szCs w:val="18"/>
          </w:rPr>
          <w:t>進入</w:t>
        </w:r>
      </w:ins>
      <w:del w:id="185" w:author="jambo" w:date="2017-10-05T14:00:00Z">
        <w:r w:rsidRPr="004E61BC" w:rsidDel="00C845B1">
          <w:rPr>
            <w:rFonts w:hint="eastAsia"/>
            <w:sz w:val="18"/>
            <w:szCs w:val="18"/>
          </w:rPr>
          <w:delText>至</w:delText>
        </w:r>
        <w:r w:rsidR="00C845B1" w:rsidRPr="004E61BC" w:rsidDel="00C845B1">
          <w:rPr>
            <w:rFonts w:hint="eastAsia"/>
            <w:sz w:val="18"/>
            <w:szCs w:val="18"/>
          </w:rPr>
          <w:delText>商家或是顧客的</w:delText>
        </w:r>
      </w:del>
      <w:ins w:id="186" w:author="jambo" w:date="2017-10-05T14:00:00Z">
        <w:r w:rsidR="00C845B1">
          <w:rPr>
            <w:rFonts w:hint="eastAsia"/>
            <w:sz w:val="18"/>
            <w:szCs w:val="18"/>
          </w:rPr>
          <w:t>下一個</w:t>
        </w:r>
      </w:ins>
      <w:r w:rsidRPr="004E61BC">
        <w:rPr>
          <w:rFonts w:hint="eastAsia"/>
          <w:sz w:val="18"/>
          <w:szCs w:val="18"/>
        </w:rPr>
        <w:t>介面</w:t>
      </w:r>
      <w:del w:id="187" w:author="jambo" w:date="2017-10-05T22:29:00Z">
        <w:r w:rsidRPr="004E61BC" w:rsidDel="00FC2B46">
          <w:rPr>
            <w:rFonts w:hint="eastAsia"/>
            <w:sz w:val="18"/>
            <w:szCs w:val="18"/>
          </w:rPr>
          <w:delText>；另一方</w:delText>
        </w:r>
        <w:r w:rsidRPr="00CD75E1" w:rsidDel="00FC2B46">
          <w:rPr>
            <w:rFonts w:hint="eastAsia"/>
            <w:sz w:val="18"/>
            <w:szCs w:val="18"/>
          </w:rPr>
          <w:delText>面使用者可以經由點擊上方</w:delText>
        </w:r>
        <w:r w:rsidRPr="00CD75E1" w:rsidDel="00FC2B46">
          <w:rPr>
            <w:sz w:val="18"/>
            <w:szCs w:val="18"/>
          </w:rPr>
          <w:delText>Bitcoin</w:delText>
        </w:r>
        <w:r w:rsidRPr="00CD75E1" w:rsidDel="00FC2B46">
          <w:rPr>
            <w:rFonts w:hint="eastAsia"/>
            <w:sz w:val="18"/>
            <w:szCs w:val="18"/>
          </w:rPr>
          <w:delText>圖示以切換登入的</w:delText>
        </w:r>
        <w:r w:rsidR="00390031" w:rsidDel="00FC2B46">
          <w:rPr>
            <w:rFonts w:hint="eastAsia"/>
            <w:sz w:val="18"/>
            <w:szCs w:val="18"/>
          </w:rPr>
          <w:delText>身分</w:delText>
        </w:r>
      </w:del>
      <w:r w:rsidRPr="00CD75E1">
        <w:rPr>
          <w:rFonts w:hint="eastAsia"/>
          <w:sz w:val="18"/>
          <w:szCs w:val="18"/>
        </w:rPr>
        <w:t>，</w:t>
      </w:r>
      <w:del w:id="188" w:author="jambo" w:date="2017-10-05T14:00:00Z">
        <w:r w:rsidRPr="00CD75E1" w:rsidDel="00C845B1">
          <w:rPr>
            <w:rFonts w:hint="eastAsia"/>
            <w:sz w:val="18"/>
            <w:szCs w:val="18"/>
          </w:rPr>
          <w:delText>如果是以商家登入則會進入掃描商品資訊的介面；如果是以顧客登入，則會轉跳至個人交易清單總覽介面</w:delText>
        </w:r>
        <w:r w:rsidR="00990F59" w:rsidRPr="00CD75E1" w:rsidDel="00C845B1">
          <w:rPr>
            <w:rFonts w:hint="eastAsia"/>
            <w:sz w:val="18"/>
            <w:szCs w:val="18"/>
          </w:rPr>
          <w:delText>，</w:delText>
        </w:r>
      </w:del>
      <w:r w:rsidR="00990F59" w:rsidRPr="00CD75E1">
        <w:rPr>
          <w:rFonts w:hint="eastAsia"/>
          <w:sz w:val="18"/>
          <w:szCs w:val="18"/>
        </w:rPr>
        <w:t>如下</w:t>
      </w:r>
      <w:r w:rsidR="00CC1912">
        <w:rPr>
          <w:sz w:val="18"/>
          <w:szCs w:val="18"/>
        </w:rPr>
        <w:fldChar w:fldCharType="begin"/>
      </w:r>
      <w:r w:rsidR="00CC1912">
        <w:rPr>
          <w:sz w:val="18"/>
          <w:szCs w:val="18"/>
        </w:rPr>
        <w:instrText xml:space="preserve"> </w:instrText>
      </w:r>
      <w:r w:rsidR="00CC1912">
        <w:rPr>
          <w:rFonts w:hint="eastAsia"/>
          <w:sz w:val="18"/>
          <w:szCs w:val="18"/>
        </w:rPr>
        <w:instrText>REF _Ref492803713 \h</w:instrText>
      </w:r>
      <w:r w:rsidR="00CC1912">
        <w:rPr>
          <w:sz w:val="18"/>
          <w:szCs w:val="18"/>
        </w:rPr>
        <w:instrText xml:space="preserve"> </w:instrText>
      </w:r>
      <w:r w:rsidR="00CC1912">
        <w:rPr>
          <w:sz w:val="18"/>
          <w:szCs w:val="18"/>
        </w:rPr>
      </w:r>
      <w:r w:rsidR="00CC1912">
        <w:rPr>
          <w:sz w:val="18"/>
          <w:szCs w:val="18"/>
        </w:rPr>
        <w:fldChar w:fldCharType="separate"/>
      </w:r>
      <w:r w:rsidR="002C3606" w:rsidRPr="00543354">
        <w:rPr>
          <w:rFonts w:hint="eastAsia"/>
          <w:b/>
          <w:sz w:val="18"/>
          <w:szCs w:val="18"/>
        </w:rPr>
        <w:t>圖</w:t>
      </w:r>
      <w:r w:rsidR="002C3606" w:rsidRPr="00543354">
        <w:rPr>
          <w:rFonts w:hint="eastAsia"/>
          <w:b/>
          <w:sz w:val="18"/>
          <w:szCs w:val="18"/>
        </w:rPr>
        <w:t xml:space="preserve"> </w:t>
      </w:r>
      <w:r w:rsidR="002C3606">
        <w:rPr>
          <w:b/>
          <w:noProof/>
          <w:sz w:val="18"/>
          <w:szCs w:val="18"/>
        </w:rPr>
        <w:t>10</w:t>
      </w:r>
      <w:r w:rsidR="00CC1912">
        <w:rPr>
          <w:sz w:val="18"/>
          <w:szCs w:val="18"/>
        </w:rPr>
        <w:fldChar w:fldCharType="end"/>
      </w:r>
      <w:r w:rsidR="002E07F4" w:rsidRPr="00CD75E1">
        <w:rPr>
          <w:rFonts w:hint="eastAsia"/>
          <w:sz w:val="18"/>
          <w:szCs w:val="18"/>
        </w:rPr>
        <w:t>左</w:t>
      </w:r>
      <w:r w:rsidR="002E07F4" w:rsidRPr="00CD75E1">
        <w:rPr>
          <w:rFonts w:hint="eastAsia"/>
          <w:sz w:val="18"/>
          <w:szCs w:val="18"/>
        </w:rPr>
        <w:t>1</w:t>
      </w:r>
      <w:r w:rsidRPr="00CD75E1">
        <w:rPr>
          <w:rFonts w:hint="eastAsia"/>
          <w:sz w:val="18"/>
          <w:szCs w:val="18"/>
        </w:rPr>
        <w:t>。</w:t>
      </w:r>
    </w:p>
    <w:p w14:paraId="4B2464DA" w14:textId="070791BC" w:rsidR="00165E85" w:rsidRPr="004E61BC" w:rsidRDefault="00165E85" w:rsidP="00E50241">
      <w:pPr>
        <w:pStyle w:val="ABC0"/>
        <w:numPr>
          <w:ilvl w:val="0"/>
          <w:numId w:val="55"/>
        </w:numPr>
        <w:ind w:left="426" w:hanging="284"/>
        <w:jc w:val="both"/>
        <w:rPr>
          <w:sz w:val="18"/>
          <w:szCs w:val="18"/>
        </w:rPr>
      </w:pPr>
      <w:r w:rsidRPr="004E61BC">
        <w:rPr>
          <w:rFonts w:hint="eastAsia"/>
          <w:sz w:val="18"/>
          <w:szCs w:val="18"/>
        </w:rPr>
        <w:t>掃描商品介面：</w:t>
      </w:r>
    </w:p>
    <w:p w14:paraId="3F394D17" w14:textId="55173D47" w:rsidR="00ED2A30" w:rsidRPr="006171AE" w:rsidRDefault="009A3628">
      <w:pPr>
        <w:pStyle w:val="ABC0"/>
        <w:ind w:left="426"/>
        <w:jc w:val="both"/>
      </w:pPr>
      <w:r w:rsidRPr="004E61BC">
        <w:rPr>
          <w:rFonts w:hint="eastAsia"/>
          <w:sz w:val="18"/>
          <w:szCs w:val="18"/>
        </w:rPr>
        <w:t>當使用者以商家身分登入便會進入掃描商品介面</w:t>
      </w:r>
      <w:r w:rsidR="00990F59" w:rsidRPr="004E61BC">
        <w:rPr>
          <w:rFonts w:hint="eastAsia"/>
          <w:sz w:val="18"/>
          <w:szCs w:val="18"/>
        </w:rPr>
        <w:t>，如下</w:t>
      </w:r>
      <w:r w:rsidR="00CC1912">
        <w:rPr>
          <w:sz w:val="18"/>
          <w:szCs w:val="18"/>
        </w:rPr>
        <w:fldChar w:fldCharType="begin"/>
      </w:r>
      <w:r w:rsidR="00CC1912">
        <w:rPr>
          <w:sz w:val="18"/>
          <w:szCs w:val="18"/>
        </w:rPr>
        <w:instrText xml:space="preserve"> </w:instrText>
      </w:r>
      <w:r w:rsidR="00CC1912">
        <w:rPr>
          <w:rFonts w:hint="eastAsia"/>
          <w:sz w:val="18"/>
          <w:szCs w:val="18"/>
        </w:rPr>
        <w:instrText>REF _Ref492803713 \h</w:instrText>
      </w:r>
      <w:r w:rsidR="00CC1912">
        <w:rPr>
          <w:sz w:val="18"/>
          <w:szCs w:val="18"/>
        </w:rPr>
        <w:instrText xml:space="preserve"> </w:instrText>
      </w:r>
      <w:r w:rsidR="00CC1912">
        <w:rPr>
          <w:sz w:val="18"/>
          <w:szCs w:val="18"/>
        </w:rPr>
      </w:r>
      <w:r w:rsidR="00CC1912">
        <w:rPr>
          <w:sz w:val="18"/>
          <w:szCs w:val="18"/>
        </w:rPr>
        <w:fldChar w:fldCharType="separate"/>
      </w:r>
      <w:r w:rsidR="002C3606" w:rsidRPr="00543354">
        <w:rPr>
          <w:rFonts w:hint="eastAsia"/>
          <w:b/>
          <w:sz w:val="18"/>
          <w:szCs w:val="18"/>
        </w:rPr>
        <w:t>圖</w:t>
      </w:r>
      <w:r w:rsidR="002C3606" w:rsidRPr="00543354">
        <w:rPr>
          <w:rFonts w:hint="eastAsia"/>
          <w:b/>
          <w:sz w:val="18"/>
          <w:szCs w:val="18"/>
        </w:rPr>
        <w:t xml:space="preserve"> </w:t>
      </w:r>
      <w:r w:rsidR="002C3606">
        <w:rPr>
          <w:b/>
          <w:noProof/>
          <w:sz w:val="18"/>
          <w:szCs w:val="18"/>
        </w:rPr>
        <w:t>10</w:t>
      </w:r>
      <w:r w:rsidR="00CC1912">
        <w:rPr>
          <w:sz w:val="18"/>
          <w:szCs w:val="18"/>
        </w:rPr>
        <w:fldChar w:fldCharType="end"/>
      </w:r>
      <w:del w:id="189" w:author="jambo" w:date="2017-10-05T14:09:00Z">
        <w:r w:rsidR="00165E85" w:rsidRPr="004E61BC" w:rsidDel="001A0417">
          <w:rPr>
            <w:rFonts w:hint="eastAsia"/>
            <w:sz w:val="18"/>
            <w:szCs w:val="18"/>
          </w:rPr>
          <w:delText>。此介面有</w:delText>
        </w:r>
      </w:del>
      <w:ins w:id="190" w:author="jambo" w:date="2017-10-05T14:09:00Z">
        <w:r w:rsidR="001A0417">
          <w:rPr>
            <w:rFonts w:hint="eastAsia"/>
            <w:sz w:val="18"/>
            <w:szCs w:val="18"/>
          </w:rPr>
          <w:t>，將可執行</w:t>
        </w:r>
      </w:ins>
      <w:r w:rsidR="00165E85" w:rsidRPr="004E61BC">
        <w:rPr>
          <w:rFonts w:hint="eastAsia"/>
          <w:sz w:val="18"/>
          <w:szCs w:val="18"/>
        </w:rPr>
        <w:t>以下幾種功能，分別為「取得商品資訊」、「刪除單項商品」、「刪除所有商品」及「建立交易清單」：</w:t>
      </w:r>
    </w:p>
    <w:p w14:paraId="4ACF4C20" w14:textId="77777777" w:rsidR="001F62DC" w:rsidRPr="00543354" w:rsidRDefault="001F62DC" w:rsidP="00E50241">
      <w:pPr>
        <w:pStyle w:val="a4"/>
        <w:ind w:leftChars="0" w:left="426"/>
        <w:jc w:val="center"/>
        <w:rPr>
          <w:rFonts w:eastAsia="標楷體"/>
          <w:b/>
          <w:sz w:val="12"/>
          <w:szCs w:val="12"/>
        </w:rPr>
      </w:pPr>
    </w:p>
    <w:p w14:paraId="25AE3C4D" w14:textId="6FF451D3" w:rsidR="00165E85" w:rsidRPr="004E61BC" w:rsidRDefault="00165E85" w:rsidP="00E50241">
      <w:pPr>
        <w:pStyle w:val="abc"/>
        <w:numPr>
          <w:ilvl w:val="0"/>
          <w:numId w:val="57"/>
        </w:numPr>
        <w:ind w:left="426" w:firstLine="0"/>
        <w:jc w:val="both"/>
        <w:rPr>
          <w:sz w:val="18"/>
          <w:szCs w:val="18"/>
        </w:rPr>
      </w:pPr>
      <w:r w:rsidRPr="004E61BC">
        <w:rPr>
          <w:rFonts w:hint="eastAsia"/>
          <w:sz w:val="18"/>
          <w:szCs w:val="18"/>
        </w:rPr>
        <w:t>取得商品資訊</w:t>
      </w:r>
      <w:ins w:id="191" w:author="jambo" w:date="2017-10-05T14:16:00Z">
        <w:r w:rsidR="001A0417">
          <w:rPr>
            <w:rFonts w:hint="eastAsia"/>
            <w:sz w:val="18"/>
            <w:szCs w:val="18"/>
          </w:rPr>
          <w:t>：</w:t>
        </w:r>
      </w:ins>
      <w:del w:id="192" w:author="jambo" w:date="2017-10-05T14:16:00Z">
        <w:r w:rsidR="00223D17" w:rsidRPr="004E61BC" w:rsidDel="001A0417">
          <w:rPr>
            <w:rFonts w:hint="eastAsia"/>
            <w:sz w:val="18"/>
            <w:szCs w:val="18"/>
          </w:rPr>
          <w:delText>；</w:delText>
        </w:r>
      </w:del>
      <w:del w:id="193" w:author="jambo" w:date="2017-10-05T22:28:00Z">
        <w:r w:rsidRPr="004E61BC" w:rsidDel="00FC2B46">
          <w:rPr>
            <w:rFonts w:hint="eastAsia"/>
            <w:sz w:val="18"/>
            <w:szCs w:val="18"/>
          </w:rPr>
          <w:delText>在掃描商品介面，手機會開啟</w:delText>
        </w:r>
        <w:r w:rsidRPr="004E61BC" w:rsidDel="00FC2B46">
          <w:rPr>
            <w:sz w:val="18"/>
            <w:szCs w:val="18"/>
          </w:rPr>
          <w:delText>NFC</w:delText>
        </w:r>
        <w:r w:rsidRPr="004E61BC" w:rsidDel="00FC2B46">
          <w:rPr>
            <w:rFonts w:hint="eastAsia"/>
            <w:sz w:val="18"/>
            <w:szCs w:val="18"/>
          </w:rPr>
          <w:delText>監聽器，</w:delText>
        </w:r>
      </w:del>
      <w:r w:rsidRPr="004E61BC">
        <w:rPr>
          <w:rFonts w:hint="eastAsia"/>
          <w:sz w:val="18"/>
          <w:szCs w:val="18"/>
        </w:rPr>
        <w:t>若有商品之</w:t>
      </w:r>
      <w:r w:rsidRPr="004E61BC">
        <w:rPr>
          <w:sz w:val="18"/>
          <w:szCs w:val="18"/>
        </w:rPr>
        <w:t>RFID</w:t>
      </w:r>
      <w:r w:rsidRPr="004E61BC">
        <w:rPr>
          <w:rFonts w:hint="eastAsia"/>
          <w:sz w:val="18"/>
          <w:szCs w:val="18"/>
        </w:rPr>
        <w:t>標籤靠近手機，系統便會自動</w:t>
      </w:r>
      <w:del w:id="194" w:author="jambo" w:date="2017-10-05T22:42:00Z">
        <w:r w:rsidRPr="004E61BC" w:rsidDel="00B05A66">
          <w:rPr>
            <w:rFonts w:hint="eastAsia"/>
            <w:sz w:val="18"/>
            <w:szCs w:val="18"/>
          </w:rPr>
          <w:delText>讀取商品之</w:delText>
        </w:r>
        <w:r w:rsidRPr="004E61BC" w:rsidDel="00B05A66">
          <w:rPr>
            <w:sz w:val="18"/>
            <w:szCs w:val="18"/>
          </w:rPr>
          <w:delText>RFID</w:delText>
        </w:r>
        <w:r w:rsidRPr="004E61BC" w:rsidDel="00B05A66">
          <w:rPr>
            <w:rFonts w:hint="eastAsia"/>
            <w:sz w:val="18"/>
            <w:szCs w:val="18"/>
          </w:rPr>
          <w:delText>標籤資訊，取得商品</w:delText>
        </w:r>
      </w:del>
      <w:del w:id="195" w:author="jambo" w:date="2017-10-05T14:16:00Z">
        <w:r w:rsidRPr="004E61BC" w:rsidDel="001A0417">
          <w:rPr>
            <w:rFonts w:hint="eastAsia"/>
            <w:sz w:val="18"/>
            <w:szCs w:val="18"/>
          </w:rPr>
          <w:delText>標籤編號後系統會自動將編號傳入資料庫做比對，如果找到以此編號為主鍵之商品</w:delText>
        </w:r>
      </w:del>
      <w:ins w:id="196" w:author="jambo" w:date="2017-10-05T14:16:00Z">
        <w:r w:rsidR="001A0417">
          <w:rPr>
            <w:rFonts w:hint="eastAsia"/>
            <w:sz w:val="18"/>
            <w:szCs w:val="18"/>
          </w:rPr>
          <w:t>透過資料庫取得該商品資訊</w:t>
        </w:r>
      </w:ins>
      <w:del w:id="197" w:author="jambo" w:date="2017-10-05T14:16:00Z">
        <w:r w:rsidRPr="004E61BC" w:rsidDel="001A0417">
          <w:rPr>
            <w:rFonts w:hint="eastAsia"/>
            <w:sz w:val="18"/>
            <w:szCs w:val="18"/>
          </w:rPr>
          <w:delText>，便會自動將該商品資訊回傳至手機上，</w:delText>
        </w:r>
      </w:del>
      <w:del w:id="198" w:author="jambo" w:date="2017-10-05T22:01:00Z">
        <w:r w:rsidRPr="004E61BC" w:rsidDel="009B6E83">
          <w:rPr>
            <w:rFonts w:hint="eastAsia"/>
            <w:sz w:val="18"/>
            <w:szCs w:val="18"/>
          </w:rPr>
          <w:delText>並以條列式的方式記錄在此介面的</w:delText>
        </w:r>
        <w:r w:rsidRPr="004E61BC" w:rsidDel="009B6E83">
          <w:rPr>
            <w:sz w:val="18"/>
            <w:szCs w:val="18"/>
          </w:rPr>
          <w:delText>ListView</w:delText>
        </w:r>
        <w:r w:rsidR="009A3628" w:rsidRPr="004E61BC" w:rsidDel="009B6E83">
          <w:rPr>
            <w:rFonts w:hint="eastAsia"/>
            <w:sz w:val="18"/>
            <w:szCs w:val="18"/>
          </w:rPr>
          <w:delText>中</w:delText>
        </w:r>
      </w:del>
      <w:r w:rsidRPr="004E61BC">
        <w:rPr>
          <w:rFonts w:hint="eastAsia"/>
          <w:sz w:val="18"/>
          <w:szCs w:val="18"/>
        </w:rPr>
        <w:t>。</w:t>
      </w:r>
    </w:p>
    <w:p w14:paraId="5B690B23" w14:textId="70E2379A" w:rsidR="00165E85" w:rsidRPr="004E61BC" w:rsidRDefault="00165E85" w:rsidP="00E50241">
      <w:pPr>
        <w:pStyle w:val="abc"/>
        <w:numPr>
          <w:ilvl w:val="0"/>
          <w:numId w:val="57"/>
        </w:numPr>
        <w:ind w:left="426" w:firstLine="0"/>
        <w:jc w:val="both"/>
        <w:rPr>
          <w:sz w:val="18"/>
          <w:szCs w:val="18"/>
        </w:rPr>
      </w:pPr>
      <w:r w:rsidRPr="004E61BC">
        <w:rPr>
          <w:rFonts w:hint="eastAsia"/>
          <w:sz w:val="18"/>
          <w:szCs w:val="18"/>
        </w:rPr>
        <w:t>刪除單項商品</w:t>
      </w:r>
      <w:r w:rsidR="00223D17" w:rsidRPr="004E61BC">
        <w:rPr>
          <w:rFonts w:hint="eastAsia"/>
          <w:sz w:val="18"/>
          <w:szCs w:val="18"/>
        </w:rPr>
        <w:t>：</w:t>
      </w:r>
      <w:r w:rsidRPr="004E61BC">
        <w:rPr>
          <w:rFonts w:hint="eastAsia"/>
          <w:sz w:val="18"/>
          <w:szCs w:val="18"/>
        </w:rPr>
        <w:t>如</w:t>
      </w:r>
      <w:ins w:id="199" w:author="jambo" w:date="2017-10-05T14:17:00Z">
        <w:r w:rsidR="001A0417">
          <w:rPr>
            <w:rFonts w:hint="eastAsia"/>
            <w:sz w:val="18"/>
            <w:szCs w:val="18"/>
          </w:rPr>
          <w:t>要將商品移出清單</w:t>
        </w:r>
      </w:ins>
      <w:del w:id="200" w:author="jambo" w:date="2017-10-05T14:17:00Z">
        <w:r w:rsidRPr="004E61BC" w:rsidDel="001A0417">
          <w:rPr>
            <w:rFonts w:hint="eastAsia"/>
            <w:sz w:val="18"/>
            <w:szCs w:val="18"/>
          </w:rPr>
          <w:delText>果有誤將商品加入交易清單</w:delText>
        </w:r>
      </w:del>
      <w:r w:rsidRPr="004E61BC">
        <w:rPr>
          <w:rFonts w:hint="eastAsia"/>
          <w:sz w:val="18"/>
          <w:szCs w:val="18"/>
        </w:rPr>
        <w:t>，商家可以長按該商品，便會出現刪除商品的確認視窗，按下「是」即將該商品剔除本次交易清單中</w:t>
      </w:r>
      <w:del w:id="201" w:author="jambo" w:date="2017-10-05T14:17:00Z">
        <w:r w:rsidRPr="004E61BC" w:rsidDel="001A0417">
          <w:rPr>
            <w:rFonts w:hint="eastAsia"/>
            <w:sz w:val="18"/>
            <w:szCs w:val="18"/>
          </w:rPr>
          <w:delText>，並重新計算交易總金額；若按下「否」則取消刪除交易</w:delText>
        </w:r>
      </w:del>
      <w:r w:rsidRPr="004E61BC">
        <w:rPr>
          <w:rFonts w:hint="eastAsia"/>
          <w:sz w:val="18"/>
          <w:szCs w:val="18"/>
        </w:rPr>
        <w:t>。</w:t>
      </w:r>
    </w:p>
    <w:p w14:paraId="34139DB8" w14:textId="187C3927" w:rsidR="00165E85" w:rsidRPr="004E61BC" w:rsidRDefault="00165E85" w:rsidP="00E50241">
      <w:pPr>
        <w:pStyle w:val="abc"/>
        <w:numPr>
          <w:ilvl w:val="0"/>
          <w:numId w:val="57"/>
        </w:numPr>
        <w:ind w:left="426" w:firstLine="0"/>
        <w:jc w:val="both"/>
        <w:rPr>
          <w:sz w:val="18"/>
          <w:szCs w:val="18"/>
        </w:rPr>
      </w:pPr>
      <w:r w:rsidRPr="004E61BC">
        <w:rPr>
          <w:rFonts w:hint="eastAsia"/>
          <w:sz w:val="18"/>
          <w:szCs w:val="18"/>
        </w:rPr>
        <w:t>刪除所有商品</w:t>
      </w:r>
      <w:r w:rsidR="00223D17" w:rsidRPr="004E61BC">
        <w:rPr>
          <w:rFonts w:hint="eastAsia"/>
          <w:sz w:val="18"/>
          <w:szCs w:val="18"/>
        </w:rPr>
        <w:t>：</w:t>
      </w:r>
      <w:r w:rsidRPr="004E61BC">
        <w:rPr>
          <w:rFonts w:hint="eastAsia"/>
          <w:sz w:val="18"/>
          <w:szCs w:val="18"/>
        </w:rPr>
        <w:t>如果要刪除所有商品，則可以點擊右上角</w:t>
      </w:r>
      <w:ins w:id="202" w:author="jambo" w:date="2017-10-05T22:01:00Z">
        <w:r w:rsidR="009B6E83">
          <w:rPr>
            <w:rFonts w:hint="eastAsia"/>
            <w:sz w:val="18"/>
            <w:szCs w:val="18"/>
          </w:rPr>
          <w:t>選單</w:t>
        </w:r>
      </w:ins>
      <w:r w:rsidRPr="004E61BC">
        <w:rPr>
          <w:rFonts w:hint="eastAsia"/>
          <w:sz w:val="18"/>
          <w:szCs w:val="18"/>
        </w:rPr>
        <w:t>，接著選擇「</w:t>
      </w:r>
      <w:r w:rsidRPr="004E61BC">
        <w:rPr>
          <w:sz w:val="18"/>
          <w:szCs w:val="18"/>
        </w:rPr>
        <w:t>clear all</w:t>
      </w:r>
      <w:r w:rsidRPr="004E61BC">
        <w:rPr>
          <w:rFonts w:hint="eastAsia"/>
          <w:sz w:val="18"/>
          <w:szCs w:val="18"/>
        </w:rPr>
        <w:t>」，</w:t>
      </w:r>
      <w:del w:id="203" w:author="jambo" w:date="2017-10-05T22:01:00Z">
        <w:r w:rsidRPr="004E61BC" w:rsidDel="009B6E83">
          <w:rPr>
            <w:rFonts w:hint="eastAsia"/>
            <w:sz w:val="18"/>
            <w:szCs w:val="18"/>
          </w:rPr>
          <w:delText>按下</w:delText>
        </w:r>
        <w:r w:rsidRPr="004E61BC" w:rsidDel="009B6E83">
          <w:rPr>
            <w:sz w:val="18"/>
            <w:szCs w:val="18"/>
          </w:rPr>
          <w:delText>clear all</w:delText>
        </w:r>
        <w:r w:rsidRPr="004E61BC" w:rsidDel="009B6E83">
          <w:rPr>
            <w:rFonts w:hint="eastAsia"/>
            <w:sz w:val="18"/>
            <w:szCs w:val="18"/>
          </w:rPr>
          <w:delText>按鈕後，便會</w:delText>
        </w:r>
      </w:del>
      <w:r w:rsidRPr="004E61BC">
        <w:rPr>
          <w:rFonts w:hint="eastAsia"/>
          <w:sz w:val="18"/>
          <w:szCs w:val="18"/>
        </w:rPr>
        <w:t>將當前所有商品資訊去除，並將總金額歸零。</w:t>
      </w:r>
    </w:p>
    <w:p w14:paraId="4273F713" w14:textId="3A37252C" w:rsidR="00543354" w:rsidRPr="00543354" w:rsidRDefault="00165E85" w:rsidP="00543354">
      <w:pPr>
        <w:pStyle w:val="abc"/>
        <w:numPr>
          <w:ilvl w:val="0"/>
          <w:numId w:val="57"/>
        </w:numPr>
        <w:ind w:left="426" w:firstLine="0"/>
        <w:jc w:val="both"/>
        <w:rPr>
          <w:sz w:val="18"/>
          <w:szCs w:val="18"/>
        </w:rPr>
      </w:pPr>
      <w:r w:rsidRPr="004E61BC">
        <w:rPr>
          <w:rFonts w:hint="eastAsia"/>
          <w:sz w:val="18"/>
          <w:szCs w:val="18"/>
        </w:rPr>
        <w:lastRenderedPageBreak/>
        <w:t>建立交易清單</w:t>
      </w:r>
      <w:r w:rsidR="00223D17" w:rsidRPr="004E61BC">
        <w:rPr>
          <w:rFonts w:hint="eastAsia"/>
          <w:sz w:val="18"/>
          <w:szCs w:val="18"/>
        </w:rPr>
        <w:t>：</w:t>
      </w:r>
      <w:r w:rsidRPr="004E61BC">
        <w:rPr>
          <w:rFonts w:hint="eastAsia"/>
          <w:sz w:val="18"/>
          <w:szCs w:val="18"/>
        </w:rPr>
        <w:t>若確認交易清單無誤後，可以點擊右下角</w:t>
      </w:r>
      <w:del w:id="204" w:author="jambo" w:date="2017-10-05T14:51:00Z">
        <w:r w:rsidRPr="004E61BC" w:rsidDel="007B7B3B">
          <w:rPr>
            <w:rFonts w:hint="eastAsia"/>
            <w:sz w:val="18"/>
            <w:szCs w:val="18"/>
          </w:rPr>
          <w:delText>總</w:delText>
        </w:r>
      </w:del>
      <w:r w:rsidRPr="004E61BC">
        <w:rPr>
          <w:rFonts w:hint="eastAsia"/>
          <w:sz w:val="18"/>
          <w:szCs w:val="18"/>
        </w:rPr>
        <w:t>金額</w:t>
      </w:r>
      <w:del w:id="205" w:author="jambo" w:date="2017-10-05T14:51:00Z">
        <w:r w:rsidRPr="004E61BC" w:rsidDel="007B7B3B">
          <w:rPr>
            <w:rFonts w:hint="eastAsia"/>
            <w:sz w:val="18"/>
            <w:szCs w:val="18"/>
          </w:rPr>
          <w:delText>的文字</w:delText>
        </w:r>
      </w:del>
      <w:ins w:id="206" w:author="jambo" w:date="2017-10-05T14:51:00Z">
        <w:r w:rsidR="007B7B3B">
          <w:rPr>
            <w:rFonts w:hint="eastAsia"/>
            <w:sz w:val="18"/>
            <w:szCs w:val="18"/>
          </w:rPr>
          <w:t>即可</w:t>
        </w:r>
      </w:ins>
      <w:del w:id="207" w:author="jambo" w:date="2017-10-05T14:51:00Z">
        <w:r w:rsidRPr="004E61BC" w:rsidDel="007B7B3B">
          <w:rPr>
            <w:rFonts w:hint="eastAsia"/>
            <w:sz w:val="18"/>
            <w:szCs w:val="18"/>
          </w:rPr>
          <w:delText>，以方才的交易資訊</w:delText>
        </w:r>
      </w:del>
      <w:r w:rsidRPr="004E61BC">
        <w:rPr>
          <w:rFonts w:hint="eastAsia"/>
          <w:sz w:val="18"/>
          <w:szCs w:val="18"/>
        </w:rPr>
        <w:t>建立交易清單，同時系統會自動呼叫</w:t>
      </w:r>
      <w:r w:rsidRPr="004E61BC">
        <w:rPr>
          <w:sz w:val="18"/>
          <w:szCs w:val="18"/>
        </w:rPr>
        <w:t>Testnet</w:t>
      </w:r>
      <w:r w:rsidRPr="004E61BC">
        <w:rPr>
          <w:rFonts w:hint="eastAsia"/>
          <w:sz w:val="18"/>
          <w:szCs w:val="18"/>
        </w:rPr>
        <w:t>請款的頁面</w:t>
      </w:r>
      <w:del w:id="208" w:author="jambo" w:date="2017-10-05T14:51:00Z">
        <w:r w:rsidRPr="004E61BC" w:rsidDel="007B7B3B">
          <w:rPr>
            <w:rFonts w:hint="eastAsia"/>
            <w:sz w:val="18"/>
            <w:szCs w:val="18"/>
          </w:rPr>
          <w:delText>，並將賣家資訊、交易總金額及建立交易清單時間並傳給請款頁面</w:delText>
        </w:r>
      </w:del>
      <w:r w:rsidRPr="004E61BC">
        <w:rPr>
          <w:rFonts w:hint="eastAsia"/>
          <w:sz w:val="18"/>
          <w:szCs w:val="18"/>
        </w:rPr>
        <w:t>。</w:t>
      </w:r>
    </w:p>
    <w:p w14:paraId="2ACBC0C2" w14:textId="77777777" w:rsidR="00543354" w:rsidRPr="001F62DC" w:rsidRDefault="00543354" w:rsidP="00543354">
      <w:pPr>
        <w:pStyle w:val="a4"/>
        <w:ind w:leftChars="71" w:left="142"/>
        <w:jc w:val="center"/>
        <w:rPr>
          <w:rFonts w:eastAsia="標楷體"/>
          <w:szCs w:val="24"/>
        </w:rPr>
      </w:pPr>
      <w:r w:rsidRPr="001F62DC">
        <w:rPr>
          <w:rFonts w:eastAsia="標楷體"/>
          <w:noProof/>
        </w:rPr>
        <w:drawing>
          <wp:inline distT="0" distB="0" distL="0" distR="0" wp14:anchorId="76C82B9B" wp14:editId="0E714AEF">
            <wp:extent cx="480309" cy="853922"/>
            <wp:effectExtent l="0" t="0" r="3175"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70808-1448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309" cy="853922"/>
                    </a:xfrm>
                    <a:prstGeom prst="rect">
                      <a:avLst/>
                    </a:prstGeom>
                  </pic:spPr>
                </pic:pic>
              </a:graphicData>
            </a:graphic>
          </wp:inline>
        </w:drawing>
      </w:r>
      <w:r w:rsidRPr="001F62DC">
        <w:rPr>
          <w:rFonts w:eastAsia="標楷體"/>
          <w:noProof/>
          <w:szCs w:val="24"/>
        </w:rPr>
        <w:drawing>
          <wp:inline distT="0" distB="0" distL="0" distR="0" wp14:anchorId="77DCA79D" wp14:editId="72DE8631">
            <wp:extent cx="485514" cy="863176"/>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726-00102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721" cy="915103"/>
                    </a:xfrm>
                    <a:prstGeom prst="rect">
                      <a:avLst/>
                    </a:prstGeom>
                  </pic:spPr>
                </pic:pic>
              </a:graphicData>
            </a:graphic>
          </wp:inline>
        </w:drawing>
      </w:r>
      <w:r w:rsidRPr="001F62DC">
        <w:rPr>
          <w:rFonts w:eastAsia="標楷體"/>
          <w:noProof/>
          <w:szCs w:val="24"/>
        </w:rPr>
        <w:drawing>
          <wp:inline distT="0" distB="0" distL="0" distR="0" wp14:anchorId="7CCA441D" wp14:editId="72F0B1F9">
            <wp:extent cx="481466" cy="8559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705-2041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006" cy="892497"/>
                    </a:xfrm>
                    <a:prstGeom prst="rect">
                      <a:avLst/>
                    </a:prstGeom>
                  </pic:spPr>
                </pic:pic>
              </a:graphicData>
            </a:graphic>
          </wp:inline>
        </w:drawing>
      </w:r>
    </w:p>
    <w:p w14:paraId="65AE9CF4" w14:textId="61D628F4" w:rsidR="00543354" w:rsidRPr="00543354" w:rsidRDefault="00543354" w:rsidP="00543354">
      <w:pPr>
        <w:pStyle w:val="a4"/>
        <w:ind w:leftChars="0" w:left="426"/>
        <w:jc w:val="center"/>
        <w:rPr>
          <w:rFonts w:eastAsia="標楷體"/>
          <w:b/>
          <w:sz w:val="18"/>
          <w:szCs w:val="18"/>
        </w:rPr>
      </w:pPr>
      <w:bookmarkStart w:id="209" w:name="_Ref492803713"/>
      <w:r w:rsidRPr="00543354">
        <w:rPr>
          <w:rFonts w:eastAsia="標楷體" w:hint="eastAsia"/>
          <w:b/>
          <w:sz w:val="18"/>
          <w:szCs w:val="18"/>
        </w:rPr>
        <w:t>圖</w:t>
      </w:r>
      <w:r w:rsidRPr="00543354">
        <w:rPr>
          <w:rFonts w:eastAsia="標楷體" w:hint="eastAsia"/>
          <w:b/>
          <w:sz w:val="18"/>
          <w:szCs w:val="18"/>
        </w:rPr>
        <w:t xml:space="preserve"> </w:t>
      </w:r>
      <w:r w:rsidRPr="00543354">
        <w:rPr>
          <w:rFonts w:eastAsia="標楷體"/>
          <w:b/>
          <w:sz w:val="18"/>
          <w:szCs w:val="18"/>
        </w:rPr>
        <w:fldChar w:fldCharType="begin"/>
      </w:r>
      <w:r w:rsidRPr="00543354">
        <w:rPr>
          <w:rFonts w:eastAsia="標楷體"/>
          <w:b/>
          <w:sz w:val="18"/>
          <w:szCs w:val="18"/>
        </w:rPr>
        <w:instrText xml:space="preserve"> SEQ </w:instrText>
      </w:r>
      <w:r w:rsidRPr="00543354">
        <w:rPr>
          <w:rFonts w:eastAsia="標楷體" w:hint="eastAsia"/>
          <w:b/>
          <w:sz w:val="18"/>
          <w:szCs w:val="18"/>
        </w:rPr>
        <w:instrText>圖</w:instrText>
      </w:r>
      <w:r w:rsidRPr="00543354">
        <w:rPr>
          <w:rFonts w:eastAsia="標楷體"/>
          <w:b/>
          <w:sz w:val="18"/>
          <w:szCs w:val="18"/>
        </w:rPr>
        <w:instrText xml:space="preserve"> \* ARABIC </w:instrText>
      </w:r>
      <w:r w:rsidRPr="00543354">
        <w:rPr>
          <w:rFonts w:eastAsia="標楷體"/>
          <w:b/>
          <w:sz w:val="18"/>
          <w:szCs w:val="18"/>
        </w:rPr>
        <w:fldChar w:fldCharType="separate"/>
      </w:r>
      <w:r w:rsidR="002C3606">
        <w:rPr>
          <w:rFonts w:eastAsia="標楷體"/>
          <w:b/>
          <w:noProof/>
          <w:sz w:val="18"/>
          <w:szCs w:val="18"/>
        </w:rPr>
        <w:t>10</w:t>
      </w:r>
      <w:r w:rsidRPr="00543354">
        <w:rPr>
          <w:rFonts w:eastAsia="標楷體"/>
          <w:b/>
          <w:sz w:val="18"/>
          <w:szCs w:val="18"/>
        </w:rPr>
        <w:fldChar w:fldCharType="end"/>
      </w:r>
      <w:bookmarkEnd w:id="209"/>
      <w:r w:rsidRPr="00543354">
        <w:rPr>
          <w:rFonts w:eastAsia="標楷體" w:hint="eastAsia"/>
          <w:b/>
          <w:sz w:val="18"/>
          <w:szCs w:val="18"/>
        </w:rPr>
        <w:t xml:space="preserve"> </w:t>
      </w:r>
      <w:r w:rsidRPr="00543354">
        <w:rPr>
          <w:rFonts w:eastAsia="標楷體" w:hint="eastAsia"/>
          <w:b/>
          <w:sz w:val="18"/>
          <w:szCs w:val="18"/>
        </w:rPr>
        <w:t>登入與掃描商品介面</w:t>
      </w:r>
    </w:p>
    <w:p w14:paraId="54DC8449" w14:textId="77777777" w:rsidR="00543354" w:rsidRPr="008066C1" w:rsidRDefault="00543354" w:rsidP="00543354">
      <w:pPr>
        <w:pStyle w:val="abc"/>
        <w:numPr>
          <w:ilvl w:val="0"/>
          <w:numId w:val="0"/>
        </w:numPr>
        <w:jc w:val="both"/>
        <w:rPr>
          <w:sz w:val="12"/>
          <w:szCs w:val="12"/>
        </w:rPr>
      </w:pPr>
    </w:p>
    <w:p w14:paraId="2246DFF0" w14:textId="13A3A35C" w:rsidR="00165E85" w:rsidRPr="006171AE" w:rsidRDefault="00165E85" w:rsidP="00E50241">
      <w:pPr>
        <w:pStyle w:val="ABC0"/>
        <w:numPr>
          <w:ilvl w:val="0"/>
          <w:numId w:val="55"/>
        </w:numPr>
        <w:ind w:left="426" w:hanging="284"/>
        <w:jc w:val="both"/>
      </w:pPr>
      <w:r w:rsidRPr="006171AE">
        <w:rPr>
          <w:rFonts w:hint="eastAsia"/>
        </w:rPr>
        <w:t>請款頁面：</w:t>
      </w:r>
    </w:p>
    <w:p w14:paraId="6AD73C69" w14:textId="4C44673D" w:rsidR="00165E85" w:rsidRDefault="00165E85" w:rsidP="00E50241">
      <w:pPr>
        <w:pStyle w:val="ABC0"/>
        <w:ind w:leftChars="213" w:left="426"/>
        <w:jc w:val="both"/>
      </w:pPr>
      <w:r w:rsidRPr="006171AE">
        <w:rPr>
          <w:rFonts w:hint="eastAsia"/>
        </w:rPr>
        <w:t>商家進入此頁面時，會先產生一組全新的比特幣收款地址，</w:t>
      </w:r>
      <w:bookmarkStart w:id="210" w:name="_GoBack"/>
      <w:bookmarkEnd w:id="210"/>
      <w:del w:id="211" w:author="jambo" w:date="2017-10-05T22:43:00Z">
        <w:r w:rsidRPr="006171AE" w:rsidDel="00B05A66">
          <w:rPr>
            <w:rFonts w:hint="eastAsia"/>
          </w:rPr>
          <w:delText>同時接收本系統的多項參數，並將商家名稱，總金額，填入對應的欄位，</w:delText>
        </w:r>
      </w:del>
      <w:r w:rsidRPr="006171AE">
        <w:rPr>
          <w:rFonts w:hint="eastAsia"/>
        </w:rPr>
        <w:t>商家確認交易重要資訊無誤以後，可以選擇使用</w:t>
      </w:r>
      <w:r w:rsidRPr="006171AE">
        <w:t>Android Beam</w:t>
      </w:r>
      <w:r w:rsidRPr="006171AE">
        <w:rPr>
          <w:rFonts w:hint="eastAsia"/>
        </w:rPr>
        <w:t>或是</w:t>
      </w:r>
      <w:r w:rsidRPr="006171AE">
        <w:t>QRcode</w:t>
      </w:r>
      <w:del w:id="212" w:author="jambo" w:date="2017-10-05T14:52:00Z">
        <w:r w:rsidRPr="006171AE" w:rsidDel="007B7B3B">
          <w:rPr>
            <w:rFonts w:hint="eastAsia"/>
          </w:rPr>
          <w:delText>等等多種傳輸方式</w:delText>
        </w:r>
      </w:del>
      <w:r w:rsidRPr="006171AE">
        <w:rPr>
          <w:rFonts w:hint="eastAsia"/>
        </w:rPr>
        <w:t>與顧客手機做連結，將重要的交易資訊傳遞給顧客端的手機，並讓顧客手機自動開啟</w:t>
      </w:r>
      <w:r w:rsidRPr="006171AE">
        <w:t>Testnet</w:t>
      </w:r>
      <w:r w:rsidRPr="006171AE">
        <w:rPr>
          <w:rFonts w:hint="eastAsia"/>
        </w:rPr>
        <w:t>的付款頁面</w:t>
      </w:r>
      <w:ins w:id="213" w:author="jambo" w:date="2017-10-05T14:52:00Z">
        <w:r w:rsidR="007B7B3B">
          <w:rPr>
            <w:rFonts w:hint="eastAsia"/>
          </w:rPr>
          <w:t>執行付款動作</w:t>
        </w:r>
      </w:ins>
      <w:del w:id="214" w:author="jambo" w:date="2017-10-05T14:52:00Z">
        <w:r w:rsidRPr="006171AE" w:rsidDel="007B7B3B">
          <w:rPr>
            <w:rFonts w:hint="eastAsia"/>
          </w:rPr>
          <w:delText>，不論是否成功完成交易賣家可按下返回的按鈕回到本系統中</w:delText>
        </w:r>
      </w:del>
      <w:r w:rsidRPr="006171AE">
        <w:rPr>
          <w:rFonts w:hint="eastAsia"/>
        </w:rPr>
        <w:t>。</w:t>
      </w:r>
    </w:p>
    <w:p w14:paraId="6F95610B" w14:textId="77777777" w:rsidR="00543354" w:rsidRPr="001F62DC" w:rsidRDefault="00543354" w:rsidP="00543354">
      <w:pPr>
        <w:pStyle w:val="abc"/>
        <w:numPr>
          <w:ilvl w:val="0"/>
          <w:numId w:val="0"/>
        </w:numPr>
        <w:ind w:leftChars="142" w:left="284"/>
        <w:jc w:val="center"/>
      </w:pPr>
      <w:r w:rsidRPr="001F62DC">
        <w:rPr>
          <w:noProof/>
        </w:rPr>
        <w:drawing>
          <wp:inline distT="0" distB="0" distL="0" distR="0" wp14:anchorId="5D560B47" wp14:editId="6B037C13">
            <wp:extent cx="480073" cy="853200"/>
            <wp:effectExtent l="0" t="0" r="0" b="4445"/>
            <wp:docPr id="10" name="圖片 10" descr="C:\Users\jambo\google雲端硬碟\碩士論文\proposl\圖片\Screenshot_20170716-04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mbo\google雲端硬碟\碩士論文\proposl\圖片\Screenshot_20170716-04113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073" cy="853200"/>
                    </a:xfrm>
                    <a:prstGeom prst="rect">
                      <a:avLst/>
                    </a:prstGeom>
                    <a:noFill/>
                    <a:ln>
                      <a:noFill/>
                    </a:ln>
                  </pic:spPr>
                </pic:pic>
              </a:graphicData>
            </a:graphic>
          </wp:inline>
        </w:drawing>
      </w:r>
      <w:r w:rsidRPr="001F62DC">
        <w:rPr>
          <w:noProof/>
        </w:rPr>
        <w:drawing>
          <wp:inline distT="0" distB="0" distL="0" distR="0" wp14:anchorId="73703E71" wp14:editId="64B04161">
            <wp:extent cx="480074" cy="853200"/>
            <wp:effectExtent l="0" t="0" r="0" b="4445"/>
            <wp:docPr id="11" name="圖片 11" descr="C:\Users\jambo\google雲端硬碟\碩士論文\proposl\PPT用圖片\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mbo\google雲端硬碟\碩士論文\proposl\PPT用圖片\2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074" cy="853200"/>
                    </a:xfrm>
                    <a:prstGeom prst="rect">
                      <a:avLst/>
                    </a:prstGeom>
                    <a:noFill/>
                    <a:ln>
                      <a:noFill/>
                    </a:ln>
                  </pic:spPr>
                </pic:pic>
              </a:graphicData>
            </a:graphic>
          </wp:inline>
        </w:drawing>
      </w:r>
      <w:r w:rsidRPr="001F62DC">
        <w:rPr>
          <w:noProof/>
        </w:rPr>
        <w:drawing>
          <wp:inline distT="0" distB="0" distL="0" distR="0" wp14:anchorId="28FDF44C" wp14:editId="376D1361">
            <wp:extent cx="480073" cy="853200"/>
            <wp:effectExtent l="0" t="0" r="0" b="4445"/>
            <wp:docPr id="12" name="圖片 12" descr="C:\Users\jambo\google雲端硬碟\碩士論文\proposl\圖片\Screenshot_20170726-09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ambo\google雲端硬碟\碩士論文\proposl\圖片\Screenshot_20170726-09024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073" cy="853200"/>
                    </a:xfrm>
                    <a:prstGeom prst="rect">
                      <a:avLst/>
                    </a:prstGeom>
                    <a:noFill/>
                    <a:ln>
                      <a:noFill/>
                    </a:ln>
                  </pic:spPr>
                </pic:pic>
              </a:graphicData>
            </a:graphic>
          </wp:inline>
        </w:drawing>
      </w:r>
    </w:p>
    <w:p w14:paraId="50B8D1D0" w14:textId="53F4A9F1" w:rsidR="00543354" w:rsidRPr="00543354" w:rsidRDefault="00543354" w:rsidP="00543354">
      <w:pPr>
        <w:pStyle w:val="abc"/>
        <w:numPr>
          <w:ilvl w:val="0"/>
          <w:numId w:val="0"/>
        </w:numPr>
        <w:ind w:left="426" w:hanging="283"/>
        <w:jc w:val="center"/>
        <w:rPr>
          <w:b/>
          <w:sz w:val="18"/>
          <w:szCs w:val="18"/>
        </w:rPr>
      </w:pPr>
      <w:bookmarkStart w:id="215" w:name="_Ref492803682"/>
      <w:r w:rsidRPr="00543354">
        <w:rPr>
          <w:rFonts w:hint="eastAsia"/>
          <w:b/>
          <w:sz w:val="18"/>
          <w:szCs w:val="18"/>
        </w:rPr>
        <w:t>圖</w:t>
      </w:r>
      <w:r w:rsidRPr="00543354">
        <w:rPr>
          <w:rFonts w:hint="eastAsia"/>
          <w:b/>
          <w:sz w:val="18"/>
          <w:szCs w:val="18"/>
        </w:rPr>
        <w:t xml:space="preserve"> </w:t>
      </w:r>
      <w:r w:rsidRPr="00543354">
        <w:rPr>
          <w:b/>
          <w:sz w:val="18"/>
          <w:szCs w:val="18"/>
        </w:rPr>
        <w:fldChar w:fldCharType="begin"/>
      </w:r>
      <w:r w:rsidRPr="00543354">
        <w:rPr>
          <w:b/>
          <w:sz w:val="18"/>
          <w:szCs w:val="18"/>
        </w:rPr>
        <w:instrText xml:space="preserve"> SEQ </w:instrText>
      </w:r>
      <w:r w:rsidRPr="00543354">
        <w:rPr>
          <w:rFonts w:hint="eastAsia"/>
          <w:b/>
          <w:sz w:val="18"/>
          <w:szCs w:val="18"/>
        </w:rPr>
        <w:instrText>圖</w:instrText>
      </w:r>
      <w:r w:rsidRPr="00543354">
        <w:rPr>
          <w:b/>
          <w:sz w:val="18"/>
          <w:szCs w:val="18"/>
        </w:rPr>
        <w:instrText xml:space="preserve"> \* ARABIC </w:instrText>
      </w:r>
      <w:r w:rsidRPr="00543354">
        <w:rPr>
          <w:b/>
          <w:sz w:val="18"/>
          <w:szCs w:val="18"/>
        </w:rPr>
        <w:fldChar w:fldCharType="separate"/>
      </w:r>
      <w:r w:rsidR="002C3606">
        <w:rPr>
          <w:b/>
          <w:noProof/>
          <w:sz w:val="18"/>
          <w:szCs w:val="18"/>
        </w:rPr>
        <w:t>11</w:t>
      </w:r>
      <w:r w:rsidRPr="00543354">
        <w:rPr>
          <w:b/>
          <w:sz w:val="18"/>
          <w:szCs w:val="18"/>
        </w:rPr>
        <w:fldChar w:fldCharType="end"/>
      </w:r>
      <w:bookmarkEnd w:id="215"/>
      <w:r w:rsidRPr="00543354">
        <w:rPr>
          <w:rFonts w:hint="eastAsia"/>
          <w:b/>
          <w:sz w:val="18"/>
          <w:szCs w:val="18"/>
        </w:rPr>
        <w:t xml:space="preserve"> </w:t>
      </w:r>
      <w:r w:rsidRPr="00543354">
        <w:rPr>
          <w:rFonts w:hint="eastAsia"/>
          <w:b/>
          <w:sz w:val="18"/>
          <w:szCs w:val="18"/>
        </w:rPr>
        <w:t>系統交易明細介面</w:t>
      </w:r>
    </w:p>
    <w:p w14:paraId="7E7FFC0C" w14:textId="77777777" w:rsidR="00543354" w:rsidRPr="008066C1" w:rsidRDefault="00543354" w:rsidP="00E50241">
      <w:pPr>
        <w:pStyle w:val="ABC0"/>
        <w:ind w:leftChars="213" w:left="426"/>
        <w:jc w:val="both"/>
        <w:rPr>
          <w:sz w:val="12"/>
          <w:szCs w:val="12"/>
        </w:rPr>
      </w:pPr>
    </w:p>
    <w:p w14:paraId="61E11F41" w14:textId="783A2362" w:rsidR="00165E85" w:rsidRPr="006171AE" w:rsidRDefault="00165E85" w:rsidP="00E50241">
      <w:pPr>
        <w:pStyle w:val="ABC0"/>
        <w:numPr>
          <w:ilvl w:val="0"/>
          <w:numId w:val="55"/>
        </w:numPr>
        <w:ind w:left="426" w:hanging="284"/>
        <w:jc w:val="both"/>
      </w:pPr>
      <w:r w:rsidRPr="006171AE">
        <w:rPr>
          <w:rFonts w:hint="eastAsia"/>
        </w:rPr>
        <w:t>交易清單總覽介面：</w:t>
      </w:r>
    </w:p>
    <w:p w14:paraId="1D879461" w14:textId="3387D9F7" w:rsidR="00165E85" w:rsidRPr="006171AE" w:rsidRDefault="00165E85" w:rsidP="00E50241">
      <w:pPr>
        <w:pStyle w:val="ABC0"/>
        <w:ind w:leftChars="213" w:left="426"/>
        <w:jc w:val="both"/>
      </w:pPr>
      <w:r w:rsidRPr="006171AE">
        <w:rPr>
          <w:rFonts w:hint="eastAsia"/>
        </w:rPr>
        <w:t>可以從賣家掃描商品資訊介面右上角的按鈕選擇</w:t>
      </w:r>
      <w:del w:id="216" w:author="jambo" w:date="2017-10-05T22:02:00Z">
        <w:r w:rsidRPr="006171AE" w:rsidDel="009B6E83">
          <w:rPr>
            <w:rFonts w:hint="eastAsia"/>
          </w:rPr>
          <w:delText>Transaction reco</w:delText>
        </w:r>
        <w:r w:rsidR="009179FE" w:rsidDel="009B6E83">
          <w:rPr>
            <w:rFonts w:hint="eastAsia"/>
          </w:rPr>
          <w:delText>r</w:delText>
        </w:r>
        <w:r w:rsidRPr="006171AE" w:rsidDel="009B6E83">
          <w:rPr>
            <w:rFonts w:hint="eastAsia"/>
          </w:rPr>
          <w:delText>d</w:delText>
        </w:r>
      </w:del>
      <w:ins w:id="217" w:author="jambo" w:date="2017-10-05T22:02:00Z">
        <w:r w:rsidR="009B6E83">
          <w:rPr>
            <w:rFonts w:hint="eastAsia"/>
          </w:rPr>
          <w:t>交易紀錄</w:t>
        </w:r>
      </w:ins>
      <w:r w:rsidRPr="006171AE">
        <w:rPr>
          <w:rFonts w:hint="eastAsia"/>
        </w:rPr>
        <w:t>進入，</w:t>
      </w:r>
      <w:del w:id="218" w:author="jambo" w:date="2017-10-05T22:02:00Z">
        <w:r w:rsidRPr="006171AE" w:rsidDel="009B6E83">
          <w:rPr>
            <w:rFonts w:hint="eastAsia"/>
          </w:rPr>
          <w:delText>或是以買家模式登入，亦或是賣家交易完成後皆可進入此介面</w:delText>
        </w:r>
        <w:r w:rsidR="00990F59" w:rsidDel="009B6E83">
          <w:rPr>
            <w:rFonts w:hint="eastAsia"/>
          </w:rPr>
          <w:delText>，</w:delText>
        </w:r>
      </w:del>
      <w:r w:rsidR="00990F59">
        <w:rPr>
          <w:rFonts w:hint="eastAsia"/>
        </w:rPr>
        <w:t>如</w:t>
      </w:r>
      <w:r w:rsidR="00543354">
        <w:rPr>
          <w:rFonts w:hint="eastAsia"/>
        </w:rPr>
        <w:t>上</w:t>
      </w:r>
      <w:r w:rsidR="008066C1">
        <w:fldChar w:fldCharType="begin"/>
      </w:r>
      <w:r w:rsidR="008066C1">
        <w:instrText xml:space="preserve"> </w:instrText>
      </w:r>
      <w:r w:rsidR="008066C1">
        <w:rPr>
          <w:rFonts w:hint="eastAsia"/>
        </w:rPr>
        <w:instrText>REF _Ref492803682 \h</w:instrText>
      </w:r>
      <w:r w:rsidR="008066C1">
        <w:instrText xml:space="preserve"> </w:instrText>
      </w:r>
      <w:r w:rsidR="008066C1">
        <w:fldChar w:fldCharType="separate"/>
      </w:r>
      <w:r w:rsidR="002C3606" w:rsidRPr="00543354">
        <w:rPr>
          <w:rFonts w:hint="eastAsia"/>
          <w:b/>
          <w:sz w:val="18"/>
          <w:szCs w:val="18"/>
        </w:rPr>
        <w:t>圖</w:t>
      </w:r>
      <w:r w:rsidR="002C3606" w:rsidRPr="00543354">
        <w:rPr>
          <w:rFonts w:hint="eastAsia"/>
          <w:b/>
          <w:sz w:val="18"/>
          <w:szCs w:val="18"/>
        </w:rPr>
        <w:t xml:space="preserve"> </w:t>
      </w:r>
      <w:r w:rsidR="002C3606">
        <w:rPr>
          <w:b/>
          <w:noProof/>
          <w:sz w:val="18"/>
          <w:szCs w:val="18"/>
        </w:rPr>
        <w:t>11</w:t>
      </w:r>
      <w:r w:rsidR="008066C1">
        <w:fldChar w:fldCharType="end"/>
      </w:r>
      <w:r w:rsidRPr="006171AE">
        <w:rPr>
          <w:rFonts w:hint="eastAsia"/>
        </w:rPr>
        <w:t>。</w:t>
      </w:r>
    </w:p>
    <w:p w14:paraId="3BBEAA93" w14:textId="5745D519" w:rsidR="00165E85" w:rsidRPr="004E61BC" w:rsidRDefault="00165E85" w:rsidP="00E50241">
      <w:pPr>
        <w:pStyle w:val="abc"/>
        <w:numPr>
          <w:ilvl w:val="1"/>
          <w:numId w:val="55"/>
        </w:numPr>
        <w:ind w:left="426" w:firstLine="0"/>
        <w:jc w:val="both"/>
        <w:rPr>
          <w:sz w:val="18"/>
          <w:szCs w:val="18"/>
        </w:rPr>
      </w:pPr>
      <w:r w:rsidRPr="004E61BC">
        <w:rPr>
          <w:rFonts w:hint="eastAsia"/>
          <w:sz w:val="18"/>
          <w:szCs w:val="18"/>
        </w:rPr>
        <w:t>交易金額確認視窗</w:t>
      </w:r>
      <w:r w:rsidR="00B9455F" w:rsidRPr="004E61BC">
        <w:rPr>
          <w:rFonts w:hint="eastAsia"/>
          <w:sz w:val="18"/>
          <w:szCs w:val="18"/>
        </w:rPr>
        <w:t>：</w:t>
      </w:r>
      <w:r w:rsidRPr="004E61BC">
        <w:rPr>
          <w:rFonts w:hint="eastAsia"/>
          <w:sz w:val="18"/>
          <w:szCs w:val="18"/>
        </w:rPr>
        <w:t>本視窗會顯示從</w:t>
      </w:r>
      <w:r w:rsidRPr="004E61BC">
        <w:rPr>
          <w:sz w:val="18"/>
          <w:szCs w:val="18"/>
        </w:rPr>
        <w:t>Testnet</w:t>
      </w:r>
      <w:r w:rsidRPr="004E61BC">
        <w:rPr>
          <w:rFonts w:hint="eastAsia"/>
          <w:sz w:val="18"/>
          <w:szCs w:val="18"/>
        </w:rPr>
        <w:t>回傳的交易參數提供給賣家做確認，若方才的交易失敗，或是買家取消交易，則可以按下取消按鈕，系統則會取消訂單；若方才交易成功，買家即按下確認按鈕，即可將交易資訊寫入資料庫內，並等待買家確認交易。</w:t>
      </w:r>
    </w:p>
    <w:p w14:paraId="66A07CBC" w14:textId="0FF33189" w:rsidR="00D91F90" w:rsidRPr="006171AE" w:rsidRDefault="00165E85" w:rsidP="008066C1">
      <w:pPr>
        <w:pStyle w:val="abc"/>
        <w:numPr>
          <w:ilvl w:val="1"/>
          <w:numId w:val="55"/>
        </w:numPr>
        <w:ind w:left="426" w:firstLine="0"/>
        <w:jc w:val="both"/>
      </w:pPr>
      <w:r w:rsidRPr="00D90A27">
        <w:rPr>
          <w:rFonts w:hint="eastAsia"/>
          <w:sz w:val="18"/>
          <w:szCs w:val="18"/>
        </w:rPr>
        <w:t>交易總覽視窗</w:t>
      </w:r>
      <w:r w:rsidR="00B9455F" w:rsidRPr="00D90A27">
        <w:rPr>
          <w:rFonts w:hint="eastAsia"/>
          <w:sz w:val="18"/>
          <w:szCs w:val="18"/>
        </w:rPr>
        <w:t>：</w:t>
      </w:r>
      <w:r w:rsidRPr="00D90A27">
        <w:rPr>
          <w:rFonts w:hint="eastAsia"/>
          <w:sz w:val="18"/>
          <w:szCs w:val="18"/>
        </w:rPr>
        <w:t>完成或取消交易後，系統會關閉交易確認視窗，並顯示交易總覽視窗，賣家可從右上角的按鈕選擇要顯示售出、購入或是同時顯示售出及購入的交易資訊</w:t>
      </w:r>
      <w:del w:id="219" w:author="jambo" w:date="2017-10-05T22:03:00Z">
        <w:r w:rsidRPr="00D90A27" w:rsidDel="009B6E83">
          <w:rPr>
            <w:rFonts w:hint="eastAsia"/>
            <w:sz w:val="18"/>
            <w:szCs w:val="18"/>
          </w:rPr>
          <w:delText>，若是以賣家執行的交易，則該欄位會以紅色為底色，相反的若是以買家執行的交易，則是以綠色為該欄位的底色。如果使用者想要查看詳細的交易</w:delText>
        </w:r>
        <w:r w:rsidR="004F61C6" w:rsidRPr="00D90A27" w:rsidDel="009B6E83">
          <w:rPr>
            <w:rFonts w:hint="eastAsia"/>
            <w:sz w:val="18"/>
            <w:szCs w:val="18"/>
          </w:rPr>
          <w:delText>記錄</w:delText>
        </w:r>
        <w:r w:rsidRPr="00D90A27" w:rsidDel="009B6E83">
          <w:rPr>
            <w:rFonts w:hint="eastAsia"/>
            <w:sz w:val="18"/>
            <w:szCs w:val="18"/>
          </w:rPr>
          <w:delText>，可以點擊該筆交易</w:delText>
        </w:r>
        <w:r w:rsidR="004F61C6" w:rsidRPr="00D90A27" w:rsidDel="009B6E83">
          <w:rPr>
            <w:rFonts w:hint="eastAsia"/>
            <w:sz w:val="18"/>
            <w:szCs w:val="18"/>
          </w:rPr>
          <w:delText>記錄</w:delText>
        </w:r>
        <w:r w:rsidRPr="00D90A27" w:rsidDel="009B6E83">
          <w:rPr>
            <w:rFonts w:hint="eastAsia"/>
            <w:sz w:val="18"/>
            <w:szCs w:val="18"/>
          </w:rPr>
          <w:delText>的時間，便可轉跳至單筆交易細項介面</w:delText>
        </w:r>
      </w:del>
      <w:r w:rsidRPr="00D90A27">
        <w:rPr>
          <w:rFonts w:hint="eastAsia"/>
          <w:sz w:val="18"/>
          <w:szCs w:val="18"/>
        </w:rPr>
        <w:t>。</w:t>
      </w:r>
    </w:p>
    <w:p w14:paraId="53C8DE3E" w14:textId="77777777" w:rsidR="006171AE" w:rsidRPr="00543354" w:rsidRDefault="006171AE" w:rsidP="00E50241">
      <w:pPr>
        <w:pStyle w:val="abc"/>
        <w:numPr>
          <w:ilvl w:val="0"/>
          <w:numId w:val="0"/>
        </w:numPr>
        <w:ind w:left="426" w:hanging="283"/>
        <w:jc w:val="center"/>
        <w:rPr>
          <w:sz w:val="12"/>
          <w:szCs w:val="12"/>
        </w:rPr>
      </w:pPr>
    </w:p>
    <w:p w14:paraId="5A2D96A3" w14:textId="57D72C68" w:rsidR="0010709F" w:rsidRPr="001F62DC" w:rsidRDefault="0010709F" w:rsidP="00E50241">
      <w:pPr>
        <w:pStyle w:val="ABC0"/>
        <w:numPr>
          <w:ilvl w:val="0"/>
          <w:numId w:val="55"/>
        </w:numPr>
        <w:ind w:left="426" w:hanging="284"/>
      </w:pPr>
      <w:r w:rsidRPr="001F62DC">
        <w:rPr>
          <w:rFonts w:hint="eastAsia"/>
        </w:rPr>
        <w:t>商家單筆交易細項介面：</w:t>
      </w:r>
    </w:p>
    <w:p w14:paraId="55355CC8" w14:textId="074E1A90" w:rsidR="0010709F" w:rsidRDefault="0010709F" w:rsidP="00E50241">
      <w:pPr>
        <w:pStyle w:val="ABC0"/>
        <w:ind w:leftChars="142" w:left="284"/>
      </w:pPr>
      <w:del w:id="220" w:author="jambo" w:date="2017-10-05T22:03:00Z">
        <w:r w:rsidRPr="001F62DC" w:rsidDel="009B6E83">
          <w:rPr>
            <w:rFonts w:hint="eastAsia"/>
          </w:rPr>
          <w:delText>進入此介面，本系統會自動進入資料庫，以該筆交易時間以及使用者作為查詢主鍵，調出所有該筆交易的項目及其對應的商品價格。</w:delText>
        </w:r>
      </w:del>
      <w:r w:rsidRPr="001F62DC">
        <w:rPr>
          <w:rFonts w:hint="eastAsia"/>
        </w:rPr>
        <w:t>在此介面中會清楚列出一張交易清單應有的項目</w:t>
      </w:r>
      <w:del w:id="221" w:author="jambo" w:date="2017-10-05T22:39:00Z">
        <w:r w:rsidRPr="001F62DC" w:rsidDel="001D5CBD">
          <w:rPr>
            <w:rFonts w:hint="eastAsia"/>
          </w:rPr>
          <w:delText>，如銷售員名稱、購買人名稱、購物細項、商品單價、交易時間及交易總金額等等資訊</w:delText>
        </w:r>
      </w:del>
      <w:r w:rsidRPr="001F62DC">
        <w:rPr>
          <w:rFonts w:hint="eastAsia"/>
        </w:rPr>
        <w:t>。若想查看該筆交易在比特幣區塊鏈上的交易情形，可以點擊右下角總金額的文字部分，則會開啟</w:t>
      </w:r>
      <w:r w:rsidR="00F73872" w:rsidRPr="00F73872">
        <w:rPr>
          <w:rFonts w:hint="eastAsia"/>
        </w:rPr>
        <w:t>區塊鏈檢視器</w:t>
      </w:r>
      <w:r w:rsidRPr="006171AE">
        <w:rPr>
          <w:rFonts w:hint="eastAsia"/>
        </w:rPr>
        <w:t>並查詢該次交易的收款地址之交易情形。</w:t>
      </w:r>
    </w:p>
    <w:p w14:paraId="273D5E9F" w14:textId="75C684E8" w:rsidR="000C77AC" w:rsidRPr="001F62DC" w:rsidRDefault="000C77AC" w:rsidP="00E50241">
      <w:pPr>
        <w:pStyle w:val="ABC0"/>
        <w:numPr>
          <w:ilvl w:val="0"/>
          <w:numId w:val="55"/>
        </w:numPr>
        <w:ind w:left="426" w:hanging="284"/>
      </w:pPr>
      <w:r>
        <w:rPr>
          <w:rFonts w:hint="eastAsia"/>
        </w:rPr>
        <w:t>區塊鏈檢視器</w:t>
      </w:r>
      <w:r w:rsidRPr="006171AE">
        <w:rPr>
          <w:rFonts w:hint="eastAsia"/>
        </w:rPr>
        <w:t>：</w:t>
      </w:r>
    </w:p>
    <w:p w14:paraId="3B31B1E0" w14:textId="3777F7DB" w:rsidR="00165E85" w:rsidRPr="006171AE" w:rsidRDefault="00165E85" w:rsidP="00E50241">
      <w:pPr>
        <w:pStyle w:val="abc"/>
        <w:numPr>
          <w:ilvl w:val="0"/>
          <w:numId w:val="0"/>
        </w:numPr>
        <w:ind w:leftChars="142" w:left="284"/>
        <w:jc w:val="both"/>
      </w:pPr>
      <w:r w:rsidRPr="006171AE">
        <w:rPr>
          <w:rFonts w:hint="eastAsia"/>
        </w:rPr>
        <w:t>透過本系統的單筆交易細項介面進入</w:t>
      </w:r>
      <w:r w:rsidR="00F73872" w:rsidRPr="00F73872">
        <w:rPr>
          <w:rFonts w:hint="eastAsia"/>
        </w:rPr>
        <w:t>區塊鏈檢視器</w:t>
      </w:r>
      <w:r w:rsidR="00F73872">
        <w:rPr>
          <w:rFonts w:hint="eastAsia"/>
        </w:rPr>
        <w:t>（</w:t>
      </w:r>
      <w:r w:rsidR="00CF61B5" w:rsidRPr="006171AE">
        <w:t>Blockchain explorer</w:t>
      </w:r>
      <w:r w:rsidR="00F73872">
        <w:rPr>
          <w:rFonts w:hint="eastAsia"/>
        </w:rPr>
        <w:t>）</w:t>
      </w:r>
      <w:r w:rsidR="00565D9F">
        <w:fldChar w:fldCharType="begin"/>
      </w:r>
      <w:r w:rsidR="00565D9F">
        <w:instrText xml:space="preserve"> </w:instrText>
      </w:r>
      <w:r w:rsidR="00565D9F">
        <w:rPr>
          <w:rFonts w:hint="eastAsia"/>
        </w:rPr>
        <w:instrText>REF _Ref491973931 \r \h</w:instrText>
      </w:r>
      <w:r w:rsidR="00565D9F">
        <w:instrText xml:space="preserve"> </w:instrText>
      </w:r>
      <w:r w:rsidR="00565D9F">
        <w:fldChar w:fldCharType="separate"/>
      </w:r>
      <w:r w:rsidR="002C3606">
        <w:t>[18]</w:t>
      </w:r>
      <w:r w:rsidR="00565D9F">
        <w:fldChar w:fldCharType="end"/>
      </w:r>
      <w:r w:rsidRPr="006171AE">
        <w:rPr>
          <w:rFonts w:hint="eastAsia"/>
        </w:rPr>
        <w:t>，會自動查詢該筆交易的收款地址之交易總覽情形</w:t>
      </w:r>
      <w:del w:id="222" w:author="jambo" w:date="2017-10-05T22:38:00Z">
        <w:r w:rsidRPr="006171AE" w:rsidDel="00C474A8">
          <w:rPr>
            <w:rFonts w:hint="eastAsia"/>
          </w:rPr>
          <w:delText>，由於此一地址為賣家請款時所新建立的地址，當地址建立完成便馬上向買家發送地址，故若交易成功並建立了交易清單，此一地址及為首次交易，我們只要查看該地址交易總覽的第一筆交易，即可將比特幣在區塊鏈上的交易</w:delText>
        </w:r>
        <w:r w:rsidR="004F61C6" w:rsidRPr="006171AE" w:rsidDel="00C474A8">
          <w:rPr>
            <w:rFonts w:hint="eastAsia"/>
          </w:rPr>
          <w:delText>記錄</w:delText>
        </w:r>
        <w:r w:rsidRPr="006171AE" w:rsidDel="00C474A8">
          <w:rPr>
            <w:rFonts w:hint="eastAsia"/>
          </w:rPr>
          <w:delText>與真實生活中的交易</w:delText>
        </w:r>
        <w:r w:rsidR="004F61C6" w:rsidRPr="006171AE" w:rsidDel="00C474A8">
          <w:rPr>
            <w:rFonts w:hint="eastAsia"/>
          </w:rPr>
          <w:delText>記錄</w:delText>
        </w:r>
        <w:r w:rsidRPr="006171AE" w:rsidDel="00C474A8">
          <w:rPr>
            <w:rFonts w:hint="eastAsia"/>
          </w:rPr>
          <w:delText>兩者之間建立起關聯</w:delText>
        </w:r>
      </w:del>
      <w:r w:rsidRPr="006171AE">
        <w:rPr>
          <w:rFonts w:hint="eastAsia"/>
        </w:rPr>
        <w:t>。</w:t>
      </w:r>
    </w:p>
    <w:p w14:paraId="560F80E0" w14:textId="06894AD7" w:rsidR="00022668" w:rsidRPr="006171AE" w:rsidDel="00DF2CAD" w:rsidRDefault="00022668" w:rsidP="008364A6">
      <w:pPr>
        <w:pStyle w:val="a6"/>
        <w:numPr>
          <w:ilvl w:val="0"/>
          <w:numId w:val="23"/>
        </w:numPr>
        <w:ind w:left="284" w:hanging="284"/>
        <w:rPr>
          <w:del w:id="223" w:author="jambo" w:date="2017-10-05T21:41:00Z"/>
        </w:rPr>
      </w:pPr>
      <w:del w:id="224" w:author="jambo" w:date="2017-10-05T21:41:00Z">
        <w:r w:rsidRPr="00E50241" w:rsidDel="00DF2CAD">
          <w:rPr>
            <w:rFonts w:hint="eastAsia"/>
            <w:b/>
            <w:szCs w:val="24"/>
          </w:rPr>
          <w:delText>顧客端行動支付與交易明細</w:delText>
        </w:r>
        <w:r w:rsidR="009179FE" w:rsidRPr="00E50241" w:rsidDel="00DF2CAD">
          <w:rPr>
            <w:rFonts w:hint="eastAsia"/>
            <w:b/>
            <w:szCs w:val="24"/>
          </w:rPr>
          <w:delText>子</w:delText>
        </w:r>
        <w:r w:rsidRPr="00E50241" w:rsidDel="00DF2CAD">
          <w:rPr>
            <w:rFonts w:hint="eastAsia"/>
            <w:b/>
            <w:szCs w:val="24"/>
          </w:rPr>
          <w:delText>系統</w:delText>
        </w:r>
      </w:del>
    </w:p>
    <w:p w14:paraId="64D807D8" w14:textId="56AA16FC" w:rsidR="00022668" w:rsidRPr="004E61BC" w:rsidDel="00DF2CAD" w:rsidRDefault="00022668">
      <w:pPr>
        <w:pStyle w:val="ABC0"/>
        <w:numPr>
          <w:ilvl w:val="0"/>
          <w:numId w:val="38"/>
        </w:numPr>
        <w:ind w:left="426" w:hanging="284"/>
        <w:jc w:val="both"/>
        <w:rPr>
          <w:del w:id="225" w:author="jambo" w:date="2017-10-05T21:41:00Z"/>
          <w:sz w:val="18"/>
          <w:szCs w:val="18"/>
        </w:rPr>
      </w:pPr>
      <w:del w:id="226" w:author="jambo" w:date="2017-10-05T21:41:00Z">
        <w:r w:rsidRPr="004E61BC" w:rsidDel="00DF2CAD">
          <w:rPr>
            <w:rFonts w:hint="eastAsia"/>
            <w:sz w:val="18"/>
            <w:szCs w:val="18"/>
          </w:rPr>
          <w:delText>登入介面：</w:delText>
        </w:r>
      </w:del>
    </w:p>
    <w:p w14:paraId="5FBFC9F8" w14:textId="6BDDC656" w:rsidR="00022668" w:rsidRPr="004E61BC" w:rsidDel="00DF2CAD" w:rsidRDefault="00022668">
      <w:pPr>
        <w:pStyle w:val="ABC0"/>
        <w:ind w:left="426"/>
        <w:jc w:val="both"/>
        <w:rPr>
          <w:del w:id="227" w:author="jambo" w:date="2017-10-05T21:41:00Z"/>
          <w:sz w:val="18"/>
          <w:szCs w:val="18"/>
        </w:rPr>
      </w:pPr>
      <w:del w:id="228" w:author="jambo" w:date="2017-10-05T21:41:00Z">
        <w:r w:rsidRPr="004E61BC" w:rsidDel="00DF2CAD">
          <w:rPr>
            <w:rFonts w:hint="eastAsia"/>
            <w:sz w:val="18"/>
            <w:szCs w:val="18"/>
          </w:rPr>
          <w:delText>使用者進入系統後可選擇以顧客登入，若以顧客身分登入登入則可進入顧客交易清單總覽介面。</w:delText>
        </w:r>
      </w:del>
    </w:p>
    <w:p w14:paraId="6216BB57" w14:textId="71F8CEFC" w:rsidR="000C77AC" w:rsidRPr="004E61BC" w:rsidDel="00DF2CAD" w:rsidRDefault="000C77AC" w:rsidP="00E50241">
      <w:pPr>
        <w:pStyle w:val="ABC0"/>
        <w:numPr>
          <w:ilvl w:val="0"/>
          <w:numId w:val="38"/>
        </w:numPr>
        <w:ind w:left="426" w:hanging="284"/>
        <w:jc w:val="both"/>
        <w:rPr>
          <w:del w:id="229" w:author="jambo" w:date="2017-10-05T21:41:00Z"/>
          <w:sz w:val="18"/>
          <w:szCs w:val="18"/>
        </w:rPr>
      </w:pPr>
      <w:del w:id="230" w:author="jambo" w:date="2017-10-05T21:41:00Z">
        <w:r w:rsidRPr="004E61BC" w:rsidDel="00DF2CAD">
          <w:rPr>
            <w:rFonts w:hint="eastAsia"/>
            <w:sz w:val="18"/>
            <w:szCs w:val="18"/>
          </w:rPr>
          <w:delText>顧客交易清單總覽介面：</w:delText>
        </w:r>
      </w:del>
    </w:p>
    <w:p w14:paraId="7732A07C" w14:textId="634154FA" w:rsidR="000C77AC" w:rsidRPr="004E61BC" w:rsidDel="00DF2CAD" w:rsidRDefault="000C77AC">
      <w:pPr>
        <w:pStyle w:val="ABC0"/>
        <w:ind w:left="426"/>
        <w:jc w:val="both"/>
        <w:rPr>
          <w:del w:id="231" w:author="jambo" w:date="2017-10-05T21:41:00Z"/>
          <w:sz w:val="18"/>
          <w:szCs w:val="18"/>
        </w:rPr>
      </w:pPr>
      <w:del w:id="232" w:author="jambo" w:date="2017-10-05T21:41:00Z">
        <w:r w:rsidRPr="004E61BC" w:rsidDel="00DF2CAD">
          <w:rPr>
            <w:rFonts w:hint="eastAsia"/>
            <w:sz w:val="18"/>
            <w:szCs w:val="18"/>
          </w:rPr>
          <w:delText>此介面會顯示出該位顧客所有的交易總覽資料，如果使用者想要查看詳細的交易記錄，可以點擊該筆交易記錄的時間，便可轉跳至單筆交易細項介面。</w:delText>
        </w:r>
      </w:del>
    </w:p>
    <w:p w14:paraId="4F9CFECF" w14:textId="4B8A92D2" w:rsidR="000C77AC" w:rsidRPr="004E61BC" w:rsidDel="00DF2CAD" w:rsidRDefault="000C77AC">
      <w:pPr>
        <w:pStyle w:val="ABC0"/>
        <w:numPr>
          <w:ilvl w:val="0"/>
          <w:numId w:val="38"/>
        </w:numPr>
        <w:ind w:left="426" w:hanging="284"/>
        <w:jc w:val="both"/>
        <w:rPr>
          <w:del w:id="233" w:author="jambo" w:date="2017-10-05T21:41:00Z"/>
          <w:sz w:val="18"/>
          <w:szCs w:val="18"/>
        </w:rPr>
      </w:pPr>
      <w:del w:id="234" w:author="jambo" w:date="2017-10-05T21:41:00Z">
        <w:r w:rsidRPr="004E61BC" w:rsidDel="00DF2CAD">
          <w:rPr>
            <w:rFonts w:hint="eastAsia"/>
            <w:sz w:val="18"/>
            <w:szCs w:val="18"/>
          </w:rPr>
          <w:delText>顧客交易清單總覽介面：</w:delText>
        </w:r>
      </w:del>
    </w:p>
    <w:p w14:paraId="345F85CE" w14:textId="1CDF4DC7" w:rsidR="000C77AC" w:rsidRPr="004E61BC" w:rsidDel="00DF2CAD" w:rsidRDefault="003E51AD">
      <w:pPr>
        <w:pStyle w:val="ABC0"/>
        <w:ind w:left="426"/>
        <w:jc w:val="both"/>
        <w:rPr>
          <w:del w:id="235" w:author="jambo" w:date="2017-10-05T21:41:00Z"/>
          <w:sz w:val="18"/>
          <w:szCs w:val="18"/>
        </w:rPr>
      </w:pPr>
      <w:del w:id="236" w:author="jambo" w:date="2017-10-05T21:41:00Z">
        <w:r w:rsidRPr="004E61BC" w:rsidDel="00DF2CAD">
          <w:rPr>
            <w:rFonts w:hint="eastAsia"/>
            <w:sz w:val="18"/>
            <w:szCs w:val="18"/>
          </w:rPr>
          <w:delText>在此介面介面中會清楚列出與商家該筆交易的交易明細，整體與商家交易細項一致，唯一不同的點會以紅字標記顧客姓名，以確保交易雙方資訊無誤。</w:delText>
        </w:r>
      </w:del>
    </w:p>
    <w:p w14:paraId="5468E696" w14:textId="4860E55F" w:rsidR="003E51AD" w:rsidRPr="004E61BC" w:rsidDel="00DF2CAD" w:rsidRDefault="003E51AD">
      <w:pPr>
        <w:pStyle w:val="ABC0"/>
        <w:numPr>
          <w:ilvl w:val="0"/>
          <w:numId w:val="38"/>
        </w:numPr>
        <w:ind w:left="426" w:hanging="284"/>
        <w:jc w:val="both"/>
        <w:rPr>
          <w:del w:id="237" w:author="jambo" w:date="2017-10-05T21:41:00Z"/>
          <w:sz w:val="18"/>
          <w:szCs w:val="18"/>
        </w:rPr>
      </w:pPr>
      <w:del w:id="238" w:author="jambo" w:date="2017-10-05T21:41:00Z">
        <w:r w:rsidRPr="004E61BC" w:rsidDel="00DF2CAD">
          <w:rPr>
            <w:rFonts w:hint="eastAsia"/>
            <w:sz w:val="18"/>
            <w:szCs w:val="18"/>
          </w:rPr>
          <w:delText>付款頁面：</w:delText>
        </w:r>
      </w:del>
    </w:p>
    <w:p w14:paraId="1FB3CCE7" w14:textId="1CCBE4F8" w:rsidR="003E51AD" w:rsidRPr="004E61BC" w:rsidDel="00DF2CAD" w:rsidRDefault="003E51AD" w:rsidP="00E50241">
      <w:pPr>
        <w:pStyle w:val="ABC0"/>
        <w:ind w:left="426"/>
        <w:jc w:val="both"/>
        <w:rPr>
          <w:del w:id="239" w:author="jambo" w:date="2017-10-05T21:41:00Z"/>
          <w:sz w:val="18"/>
          <w:szCs w:val="18"/>
        </w:rPr>
      </w:pPr>
      <w:del w:id="240" w:author="jambo" w:date="2017-10-05T21:41:00Z">
        <w:r w:rsidRPr="004E61BC" w:rsidDel="00DF2CAD">
          <w:rPr>
            <w:rFonts w:hint="eastAsia"/>
            <w:sz w:val="18"/>
            <w:szCs w:val="18"/>
          </w:rPr>
          <w:delText>買家接收到賣家所傳送的資訊後，會自動開啟</w:delText>
        </w:r>
        <w:r w:rsidRPr="004E61BC" w:rsidDel="00DF2CAD">
          <w:rPr>
            <w:sz w:val="18"/>
            <w:szCs w:val="18"/>
          </w:rPr>
          <w:delText>Testnet</w:delText>
        </w:r>
        <w:r w:rsidRPr="004E61BC" w:rsidDel="00DF2CAD">
          <w:rPr>
            <w:rFonts w:hint="eastAsia"/>
            <w:sz w:val="18"/>
            <w:szCs w:val="18"/>
          </w:rPr>
          <w:delText>的付款頁面，並自動將付款金額、付款對象及付款地址填入對應的欄位，賣家只需按下付款的按鈕，便會從錢包中轉出所需的交易總金額，同時此介面會出現確認交易的按鈕，按下去以後便會將資料庫內的交易確認欄位更改為代表確認的參數，並完成一次的交易流程。</w:delText>
        </w:r>
      </w:del>
    </w:p>
    <w:p w14:paraId="5F15E156" w14:textId="18506EAC" w:rsidR="00165E85" w:rsidRPr="004E61BC" w:rsidRDefault="00165E85" w:rsidP="00E50241">
      <w:pPr>
        <w:pStyle w:val="a6"/>
        <w:ind w:left="426" w:firstLine="0"/>
        <w:rPr>
          <w:sz w:val="16"/>
          <w:szCs w:val="16"/>
        </w:rPr>
      </w:pPr>
    </w:p>
    <w:p w14:paraId="0D832582" w14:textId="54FE8849" w:rsidR="0073181B" w:rsidRPr="005E375D" w:rsidRDefault="00D91F90" w:rsidP="00E50241">
      <w:pPr>
        <w:pStyle w:val="21"/>
        <w:numPr>
          <w:ilvl w:val="1"/>
          <w:numId w:val="4"/>
        </w:numPr>
        <w:snapToGrid w:val="0"/>
        <w:outlineLvl w:val="9"/>
      </w:pPr>
      <w:r>
        <w:rPr>
          <w:rFonts w:hint="eastAsia"/>
          <w:sz w:val="22"/>
        </w:rPr>
        <w:t>交易效能</w:t>
      </w:r>
      <w:r w:rsidR="00022668" w:rsidRPr="006171AE">
        <w:rPr>
          <w:rFonts w:hint="eastAsia"/>
          <w:sz w:val="22"/>
        </w:rPr>
        <w:t>實驗</w:t>
      </w:r>
    </w:p>
    <w:p w14:paraId="60B27355" w14:textId="25E64370" w:rsidR="00022668" w:rsidRPr="006171AE" w:rsidRDefault="00022668" w:rsidP="00022668">
      <w:pPr>
        <w:pStyle w:val="a6"/>
      </w:pPr>
      <w:r w:rsidRPr="006171AE">
        <w:rPr>
          <w:rFonts w:hint="eastAsia"/>
        </w:rPr>
        <w:t>本節主要介紹</w:t>
      </w:r>
      <w:r w:rsidR="00C0613F">
        <w:rPr>
          <w:rFonts w:hint="eastAsia"/>
        </w:rPr>
        <w:t>一般</w:t>
      </w:r>
      <w:r w:rsidRPr="006171AE">
        <w:rPr>
          <w:rFonts w:hint="eastAsia"/>
        </w:rPr>
        <w:t>測試幣</w:t>
      </w:r>
      <w:r w:rsidR="00C0613F">
        <w:rPr>
          <w:rFonts w:hint="eastAsia"/>
        </w:rPr>
        <w:t>與綠色錢包測試幣</w:t>
      </w:r>
      <w:r w:rsidR="006970DD">
        <w:rPr>
          <w:rFonts w:hint="eastAsia"/>
        </w:rPr>
        <w:t>進行交易的效能</w:t>
      </w:r>
      <w:r w:rsidRPr="006171AE">
        <w:rPr>
          <w:rFonts w:hint="eastAsia"/>
        </w:rPr>
        <w:t>實驗</w:t>
      </w:r>
      <w:r w:rsidR="006970DD">
        <w:rPr>
          <w:rFonts w:hint="eastAsia"/>
        </w:rPr>
        <w:t>與結果分析</w:t>
      </w:r>
      <w:r w:rsidRPr="006171AE">
        <w:rPr>
          <w:rFonts w:hint="eastAsia"/>
        </w:rPr>
        <w:t>，</w:t>
      </w:r>
      <w:r w:rsidR="006970DD">
        <w:rPr>
          <w:rFonts w:hint="eastAsia"/>
        </w:rPr>
        <w:t>包含</w:t>
      </w:r>
      <w:r w:rsidRPr="006171AE">
        <w:rPr>
          <w:rFonts w:hint="eastAsia"/>
        </w:rPr>
        <w:t>該實驗的目的、方法及結果</w:t>
      </w:r>
      <w:r w:rsidR="006970DD">
        <w:rPr>
          <w:rFonts w:hint="eastAsia"/>
        </w:rPr>
        <w:t>分析</w:t>
      </w:r>
      <w:r w:rsidRPr="006171AE">
        <w:rPr>
          <w:rFonts w:hint="eastAsia"/>
        </w:rPr>
        <w:t>。</w:t>
      </w:r>
    </w:p>
    <w:p w14:paraId="6ED2751D" w14:textId="3D1D2F2E" w:rsidR="0073181B" w:rsidRPr="006171AE" w:rsidRDefault="00022668" w:rsidP="0073181B">
      <w:pPr>
        <w:pStyle w:val="21"/>
        <w:numPr>
          <w:ilvl w:val="2"/>
          <w:numId w:val="4"/>
        </w:numPr>
        <w:snapToGrid w:val="0"/>
        <w:outlineLvl w:val="9"/>
        <w:rPr>
          <w:sz w:val="22"/>
          <w:szCs w:val="24"/>
        </w:rPr>
      </w:pPr>
      <w:r w:rsidRPr="006171AE">
        <w:rPr>
          <w:rFonts w:hint="eastAsia"/>
          <w:sz w:val="22"/>
          <w:szCs w:val="24"/>
        </w:rPr>
        <w:t>實驗目的</w:t>
      </w:r>
    </w:p>
    <w:p w14:paraId="24F479C2" w14:textId="186F4FA6" w:rsidR="0073181B" w:rsidRPr="006171AE" w:rsidRDefault="00FA2EBF" w:rsidP="00C35E9E">
      <w:pPr>
        <w:pStyle w:val="a6"/>
      </w:pPr>
      <w:r>
        <w:rPr>
          <w:rFonts w:hint="eastAsia"/>
        </w:rPr>
        <w:t>實驗的目的是要確認</w:t>
      </w:r>
      <w:r w:rsidR="00022668" w:rsidRPr="006171AE">
        <w:rPr>
          <w:rFonts w:hint="eastAsia"/>
        </w:rPr>
        <w:t>我們的系</w:t>
      </w:r>
      <w:r>
        <w:rPr>
          <w:rFonts w:hint="eastAsia"/>
        </w:rPr>
        <w:t>統在商家端進行</w:t>
      </w:r>
      <w:r>
        <w:rPr>
          <w:rFonts w:hint="eastAsia"/>
        </w:rPr>
        <w:lastRenderedPageBreak/>
        <w:t>行動支付時能</w:t>
      </w:r>
      <w:r w:rsidR="00022668" w:rsidRPr="006171AE">
        <w:rPr>
          <w:rFonts w:hint="eastAsia"/>
        </w:rPr>
        <w:t>快速、精準且高效率</w:t>
      </w:r>
      <w:r>
        <w:rPr>
          <w:rFonts w:hint="eastAsia"/>
        </w:rPr>
        <w:t>的進行交易</w:t>
      </w:r>
      <w:r w:rsidR="00022668" w:rsidRPr="006171AE">
        <w:rPr>
          <w:rFonts w:hint="eastAsia"/>
        </w:rPr>
        <w:t>，</w:t>
      </w:r>
      <w:r w:rsidR="001544CC">
        <w:rPr>
          <w:rFonts w:hint="eastAsia"/>
        </w:rPr>
        <w:t>並了解使用一般</w:t>
      </w:r>
      <w:r w:rsidR="001544CC">
        <w:rPr>
          <w:rFonts w:hint="eastAsia"/>
        </w:rPr>
        <w:t>Testnet</w:t>
      </w:r>
      <w:r w:rsidR="001544CC">
        <w:rPr>
          <w:rFonts w:hint="eastAsia"/>
        </w:rPr>
        <w:t>錢包與</w:t>
      </w:r>
      <w:r w:rsidR="001544CC">
        <w:rPr>
          <w:rFonts w:hint="eastAsia"/>
        </w:rPr>
        <w:t>Green</w:t>
      </w:r>
      <w:r w:rsidR="00585DE7">
        <w:t xml:space="preserve"> a</w:t>
      </w:r>
      <w:r w:rsidR="001544CC">
        <w:rPr>
          <w:rFonts w:hint="eastAsia"/>
        </w:rPr>
        <w:t>ddress</w:t>
      </w:r>
      <w:r w:rsidR="001544CC">
        <w:rPr>
          <w:rFonts w:hint="eastAsia"/>
        </w:rPr>
        <w:t>錢包作為交易媒介</w:t>
      </w:r>
      <w:del w:id="241" w:author="jambo" w:date="2017-10-05T22:28:00Z">
        <w:r w:rsidR="001544CC" w:rsidDel="00FC2B46">
          <w:rPr>
            <w:rFonts w:hint="eastAsia"/>
          </w:rPr>
          <w:delText>，</w:delText>
        </w:r>
      </w:del>
      <w:r w:rsidR="001544CC">
        <w:rPr>
          <w:rFonts w:hint="eastAsia"/>
        </w:rPr>
        <w:t>的確認交易時間的差距</w:t>
      </w:r>
      <w:r w:rsidRPr="006171AE">
        <w:rPr>
          <w:rFonts w:hint="eastAsia"/>
        </w:rPr>
        <w:t>。</w:t>
      </w:r>
    </w:p>
    <w:p w14:paraId="53B7E31D" w14:textId="40A19FAE" w:rsidR="00022668" w:rsidRPr="006171AE" w:rsidRDefault="00022668" w:rsidP="0073181B">
      <w:pPr>
        <w:pStyle w:val="21"/>
        <w:numPr>
          <w:ilvl w:val="2"/>
          <w:numId w:val="4"/>
        </w:numPr>
        <w:snapToGrid w:val="0"/>
        <w:outlineLvl w:val="9"/>
        <w:rPr>
          <w:sz w:val="18"/>
        </w:rPr>
      </w:pPr>
      <w:r w:rsidRPr="006171AE">
        <w:rPr>
          <w:rFonts w:hint="eastAsia"/>
          <w:sz w:val="22"/>
          <w:szCs w:val="24"/>
        </w:rPr>
        <w:t>實驗方法</w:t>
      </w:r>
    </w:p>
    <w:p w14:paraId="3290194B" w14:textId="014F5000" w:rsidR="00022668" w:rsidRPr="0052609C" w:rsidRDefault="00022668">
      <w:pPr>
        <w:pStyle w:val="a6"/>
      </w:pPr>
      <w:r w:rsidRPr="0052609C">
        <w:rPr>
          <w:rFonts w:hint="eastAsia"/>
        </w:rPr>
        <w:t>本次的實驗</w:t>
      </w:r>
      <w:r w:rsidR="0052609C" w:rsidRPr="0052609C">
        <w:rPr>
          <w:rFonts w:hint="eastAsia"/>
        </w:rPr>
        <w:t>分為兩部份，分別是</w:t>
      </w:r>
      <w:r w:rsidRPr="0052609C">
        <w:rPr>
          <w:rFonts w:hint="eastAsia"/>
        </w:rPr>
        <w:t>透過</w:t>
      </w:r>
      <w:r w:rsidR="0052609C" w:rsidRPr="0052609C">
        <w:t xml:space="preserve">Bitcoin </w:t>
      </w:r>
      <w:r w:rsidR="002E07F4">
        <w:t>T</w:t>
      </w:r>
      <w:r w:rsidR="002E07F4" w:rsidRPr="0052609C">
        <w:t>estnet</w:t>
      </w:r>
      <w:r w:rsidRPr="0052609C">
        <w:rPr>
          <w:rFonts w:hint="eastAsia"/>
        </w:rPr>
        <w:t>錢包</w:t>
      </w:r>
      <w:r w:rsidR="0052609C" w:rsidRPr="0052609C">
        <w:rPr>
          <w:rFonts w:hint="eastAsia"/>
        </w:rPr>
        <w:t>以及使用本論文所採用的</w:t>
      </w:r>
      <w:r w:rsidR="0052609C" w:rsidRPr="0052609C">
        <w:t>Green</w:t>
      </w:r>
      <w:r w:rsidR="00585DE7">
        <w:t xml:space="preserve"> a</w:t>
      </w:r>
      <w:r w:rsidR="0052609C" w:rsidRPr="0052609C">
        <w:t>ddress Bitcoin Wallet</w:t>
      </w:r>
      <w:r w:rsidR="00975DDA" w:rsidRPr="0052609C">
        <w:rPr>
          <w:rFonts w:hint="eastAsia"/>
        </w:rPr>
        <w:t>上執行</w:t>
      </w:r>
      <w:r w:rsidR="009435AA">
        <w:rPr>
          <w:rFonts w:hint="eastAsia"/>
        </w:rPr>
        <w:t>2</w:t>
      </w:r>
      <w:r w:rsidR="009435AA">
        <w:t>5</w:t>
      </w:r>
      <w:r w:rsidR="00975DDA" w:rsidRPr="0052609C">
        <w:rPr>
          <w:rFonts w:hint="eastAsia"/>
        </w:rPr>
        <w:t>次付款</w:t>
      </w:r>
      <w:r w:rsidR="0052609C" w:rsidRPr="0052609C">
        <w:rPr>
          <w:rFonts w:hint="eastAsia"/>
        </w:rPr>
        <w:t>，</w:t>
      </w:r>
      <w:r w:rsidRPr="0052609C">
        <w:rPr>
          <w:rFonts w:hint="eastAsia"/>
        </w:rPr>
        <w:t>皆以相同地址收款，交易金額都設定為</w:t>
      </w:r>
      <w:r w:rsidR="00975DDA">
        <w:rPr>
          <w:rFonts w:hint="eastAsia"/>
        </w:rPr>
        <w:t>0.00</w:t>
      </w:r>
      <w:r w:rsidR="00116D12">
        <w:t>0</w:t>
      </w:r>
      <w:r w:rsidR="00975DDA">
        <w:rPr>
          <w:rFonts w:hint="eastAsia"/>
        </w:rPr>
        <w:t>01</w:t>
      </w:r>
      <w:r w:rsidRPr="0052609C">
        <w:t>BTC</w:t>
      </w:r>
      <w:r w:rsidRPr="0052609C">
        <w:rPr>
          <w:rFonts w:hint="eastAsia"/>
        </w:rPr>
        <w:t>，</w:t>
      </w:r>
      <w:r w:rsidR="00975DDA" w:rsidRPr="0052609C" w:rsidDel="00975DDA">
        <w:rPr>
          <w:rFonts w:hint="eastAsia"/>
        </w:rPr>
        <w:t xml:space="preserve"> </w:t>
      </w:r>
      <w:r w:rsidRPr="0052609C">
        <w:rPr>
          <w:rFonts w:hint="eastAsia"/>
        </w:rPr>
        <w:t>實驗時間</w:t>
      </w:r>
      <w:r w:rsidR="0052609C" w:rsidRPr="0052609C">
        <w:rPr>
          <w:rFonts w:hint="eastAsia"/>
        </w:rPr>
        <w:t>為</w:t>
      </w:r>
      <w:r w:rsidRPr="0052609C">
        <w:t>2017/0</w:t>
      </w:r>
      <w:r w:rsidR="00975DDA">
        <w:t>9</w:t>
      </w:r>
      <w:r w:rsidRPr="0052609C">
        <w:t>/</w:t>
      </w:r>
      <w:r w:rsidR="00975DDA">
        <w:t>06</w:t>
      </w:r>
      <w:r w:rsidRPr="0052609C">
        <w:t>-</w:t>
      </w:r>
      <w:r w:rsidR="00975DDA">
        <w:t>17</w:t>
      </w:r>
      <w:r w:rsidRPr="0052609C">
        <w:t>:</w:t>
      </w:r>
      <w:r w:rsidR="00975DDA">
        <w:t>00</w:t>
      </w:r>
      <w:r w:rsidRPr="0052609C">
        <w:t>~</w:t>
      </w:r>
      <w:r w:rsidR="00975DDA">
        <w:t>17</w:t>
      </w:r>
      <w:r w:rsidRPr="0052609C">
        <w:t>:</w:t>
      </w:r>
      <w:r w:rsidR="00975DDA">
        <w:t>50</w:t>
      </w:r>
      <w:r w:rsidRPr="0052609C">
        <w:rPr>
          <w:rFonts w:hint="eastAsia"/>
        </w:rPr>
        <w:t>，每隔</w:t>
      </w:r>
      <w:r w:rsidR="00B10F41">
        <w:rPr>
          <w:rFonts w:hint="eastAsia"/>
        </w:rPr>
        <w:t>兩</w:t>
      </w:r>
      <w:r w:rsidRPr="0052609C">
        <w:rPr>
          <w:rFonts w:hint="eastAsia"/>
        </w:rPr>
        <w:t>分鐘執行一次付款的動作，總共歷時</w:t>
      </w:r>
      <w:r w:rsidR="009435AA">
        <w:rPr>
          <w:rFonts w:hint="eastAsia"/>
        </w:rPr>
        <w:t>5</w:t>
      </w:r>
      <w:r w:rsidR="009435AA">
        <w:t>0</w:t>
      </w:r>
      <w:r w:rsidRPr="0052609C">
        <w:rPr>
          <w:rFonts w:hint="eastAsia"/>
        </w:rPr>
        <w:t>分鐘。</w:t>
      </w:r>
      <w:r w:rsidR="006232A1">
        <w:rPr>
          <w:rFonts w:hint="eastAsia"/>
        </w:rPr>
        <w:t>兩款錢包</w:t>
      </w:r>
      <w:r w:rsidR="005A32A1">
        <w:rPr>
          <w:rFonts w:hint="eastAsia"/>
        </w:rPr>
        <w:t>同時發起交易</w:t>
      </w:r>
      <w:r w:rsidRPr="0052609C">
        <w:rPr>
          <w:rFonts w:hint="eastAsia"/>
        </w:rPr>
        <w:t>，並</w:t>
      </w:r>
      <w:r w:rsidR="005A32A1">
        <w:rPr>
          <w:rFonts w:hint="eastAsia"/>
        </w:rPr>
        <w:t>透過</w:t>
      </w:r>
      <w:r w:rsidR="00F73872" w:rsidRPr="0052609C">
        <w:rPr>
          <w:rFonts w:hint="eastAsia"/>
        </w:rPr>
        <w:t>區塊鏈檢視器</w:t>
      </w:r>
      <w:r w:rsidRPr="0052609C">
        <w:rPr>
          <w:rFonts w:hint="eastAsia"/>
        </w:rPr>
        <w:t>進行記錄時間，</w:t>
      </w:r>
      <w:r w:rsidR="005A32A1">
        <w:rPr>
          <w:rFonts w:hint="eastAsia"/>
        </w:rPr>
        <w:t>最後再比較使用一般測試幣錢包及綠色地址錢包兩者</w:t>
      </w:r>
      <w:r w:rsidR="006232A1">
        <w:rPr>
          <w:rFonts w:hint="eastAsia"/>
        </w:rPr>
        <w:t>之間</w:t>
      </w:r>
      <w:r w:rsidR="005A32A1">
        <w:rPr>
          <w:rFonts w:hint="eastAsia"/>
        </w:rPr>
        <w:t>的差距。</w:t>
      </w:r>
    </w:p>
    <w:p w14:paraId="428075E1" w14:textId="74813FFB" w:rsidR="00E60403" w:rsidRPr="00E60403" w:rsidRDefault="00022668" w:rsidP="00E50241">
      <w:pPr>
        <w:pStyle w:val="21"/>
        <w:numPr>
          <w:ilvl w:val="2"/>
          <w:numId w:val="4"/>
        </w:numPr>
        <w:snapToGrid w:val="0"/>
        <w:outlineLvl w:val="9"/>
      </w:pPr>
      <w:r w:rsidRPr="006171AE">
        <w:rPr>
          <w:rFonts w:hint="eastAsia"/>
          <w:sz w:val="22"/>
          <w:szCs w:val="24"/>
        </w:rPr>
        <w:t>實驗結果</w:t>
      </w:r>
    </w:p>
    <w:p w14:paraId="2132D602" w14:textId="0055A671" w:rsidR="00D91F90" w:rsidRPr="004E61BC" w:rsidRDefault="00EB13AC" w:rsidP="0013599F">
      <w:pPr>
        <w:pStyle w:val="a6"/>
        <w:rPr>
          <w:sz w:val="16"/>
          <w:szCs w:val="16"/>
        </w:rPr>
      </w:pPr>
      <w:r>
        <w:rPr>
          <w:rFonts w:hint="eastAsia"/>
        </w:rPr>
        <w:t>本次實驗分別記錄以</w:t>
      </w:r>
      <w:r>
        <w:rPr>
          <w:rFonts w:hint="eastAsia"/>
        </w:rPr>
        <w:t>Testnet</w:t>
      </w:r>
      <w:r>
        <w:rPr>
          <w:rFonts w:hint="eastAsia"/>
        </w:rPr>
        <w:t>錢包及</w:t>
      </w:r>
      <w:r w:rsidR="003551E9">
        <w:rPr>
          <w:rFonts w:hint="eastAsia"/>
        </w:rPr>
        <w:t>綠色地址</w:t>
      </w:r>
      <w:r>
        <w:rPr>
          <w:rFonts w:hint="eastAsia"/>
        </w:rPr>
        <w:t>錢包執行</w:t>
      </w:r>
      <w:r w:rsidR="009435AA">
        <w:rPr>
          <w:rFonts w:hint="eastAsia"/>
        </w:rPr>
        <w:t>2</w:t>
      </w:r>
      <w:r w:rsidR="009435AA">
        <w:t>5</w:t>
      </w:r>
      <w:r>
        <w:rPr>
          <w:rFonts w:hint="eastAsia"/>
        </w:rPr>
        <w:t>次交易的進入緩存</w:t>
      </w:r>
      <w:r w:rsidR="005E1013">
        <w:rPr>
          <w:rFonts w:hint="eastAsia"/>
        </w:rPr>
        <w:t>池</w:t>
      </w:r>
      <w:r>
        <w:rPr>
          <w:rFonts w:hint="eastAsia"/>
        </w:rPr>
        <w:t>等待時間和寫入區塊等待時</w:t>
      </w:r>
      <w:r w:rsidR="003551E9">
        <w:rPr>
          <w:rFonts w:hint="eastAsia"/>
        </w:rPr>
        <w:t>間。</w:t>
      </w:r>
      <w:r>
        <w:rPr>
          <w:rFonts w:hint="eastAsia"/>
        </w:rPr>
        <w:t>若以</w:t>
      </w:r>
      <w:r>
        <w:rPr>
          <w:rFonts w:hint="eastAsia"/>
        </w:rPr>
        <w:t>T</w:t>
      </w:r>
      <w:r>
        <w:t>estnet</w:t>
      </w:r>
      <w:r>
        <w:rPr>
          <w:rFonts w:hint="eastAsia"/>
        </w:rPr>
        <w:t>錢包交易，必須等到交易寫入才能保證此筆交易不會被礦工拋棄，</w:t>
      </w:r>
      <w:r w:rsidR="003551E9">
        <w:rPr>
          <w:rFonts w:hint="eastAsia"/>
        </w:rPr>
        <w:t>也</w:t>
      </w:r>
      <w:r>
        <w:rPr>
          <w:rFonts w:hint="eastAsia"/>
        </w:rPr>
        <w:t>才算真的完成這筆交易</w:t>
      </w:r>
      <w:r w:rsidR="00D15854">
        <w:rPr>
          <w:rFonts w:hint="eastAsia"/>
        </w:rPr>
        <w:t>；</w:t>
      </w:r>
      <w:r>
        <w:rPr>
          <w:rFonts w:hint="eastAsia"/>
        </w:rPr>
        <w:t>但若以綠色</w:t>
      </w:r>
      <w:r w:rsidR="00D15854">
        <w:rPr>
          <w:rFonts w:hint="eastAsia"/>
        </w:rPr>
        <w:t>地址</w:t>
      </w:r>
      <w:r>
        <w:rPr>
          <w:rFonts w:hint="eastAsia"/>
        </w:rPr>
        <w:t>錢包發起交易就大不相同，</w:t>
      </w:r>
      <w:r w:rsidR="005E1013">
        <w:rPr>
          <w:rFonts w:hint="eastAsia"/>
        </w:rPr>
        <w:t>當交易進入緩存池，即使遇到交易被礦工拋棄的情況，綠色地址</w:t>
      </w:r>
      <w:r w:rsidR="0045156A">
        <w:rPr>
          <w:rFonts w:hint="eastAsia"/>
        </w:rPr>
        <w:t>代理節點</w:t>
      </w:r>
      <w:r w:rsidR="005E1013">
        <w:rPr>
          <w:rFonts w:hint="eastAsia"/>
        </w:rPr>
        <w:t>也會重新發起此筆交易，</w:t>
      </w:r>
      <w:r>
        <w:rPr>
          <w:rFonts w:hint="eastAsia"/>
        </w:rPr>
        <w:t>保證</w:t>
      </w:r>
      <w:r w:rsidR="005E1013">
        <w:rPr>
          <w:rFonts w:hint="eastAsia"/>
        </w:rPr>
        <w:t>讓</w:t>
      </w:r>
      <w:r>
        <w:rPr>
          <w:rFonts w:hint="eastAsia"/>
        </w:rPr>
        <w:t>交易寫入區塊，所以</w:t>
      </w:r>
      <w:r w:rsidR="005E1013">
        <w:rPr>
          <w:rFonts w:hint="eastAsia"/>
        </w:rPr>
        <w:t>只要進入緩存池</w:t>
      </w:r>
      <w:r>
        <w:rPr>
          <w:rFonts w:hint="eastAsia"/>
        </w:rPr>
        <w:t>我們</w:t>
      </w:r>
      <w:r w:rsidR="005E1013">
        <w:rPr>
          <w:rFonts w:hint="eastAsia"/>
        </w:rPr>
        <w:t>就</w:t>
      </w:r>
      <w:r>
        <w:rPr>
          <w:rFonts w:hint="eastAsia"/>
        </w:rPr>
        <w:t>可以視為</w:t>
      </w:r>
      <w:r w:rsidR="00C348FC">
        <w:rPr>
          <w:rFonts w:hint="eastAsia"/>
        </w:rPr>
        <w:t>交易完成，</w:t>
      </w:r>
      <w:r w:rsidR="005E1013">
        <w:rPr>
          <w:rFonts w:hint="eastAsia"/>
        </w:rPr>
        <w:t>透過兩者錢包的交易數據，我們</w:t>
      </w:r>
      <w:r w:rsidR="00C348FC">
        <w:rPr>
          <w:rFonts w:hint="eastAsia"/>
        </w:rPr>
        <w:t>比較</w:t>
      </w:r>
      <w:r w:rsidR="005E1013">
        <w:rPr>
          <w:rFonts w:hint="eastAsia"/>
        </w:rPr>
        <w:t>及分析</w:t>
      </w:r>
      <w:r w:rsidR="00C348FC">
        <w:rPr>
          <w:rFonts w:hint="eastAsia"/>
        </w:rPr>
        <w:t>兩種錢包</w:t>
      </w:r>
      <w:r w:rsidR="005E1013">
        <w:rPr>
          <w:rFonts w:hint="eastAsia"/>
        </w:rPr>
        <w:t>交易</w:t>
      </w:r>
      <w:r w:rsidR="00C348FC">
        <w:rPr>
          <w:rFonts w:hint="eastAsia"/>
        </w:rPr>
        <w:t>的時間</w:t>
      </w:r>
      <w:r w:rsidR="005E1013">
        <w:rPr>
          <w:rFonts w:hint="eastAsia"/>
        </w:rPr>
        <w:t>數據</w:t>
      </w:r>
      <w:r w:rsidR="00C348FC">
        <w:rPr>
          <w:rFonts w:hint="eastAsia"/>
        </w:rPr>
        <w:t>就</w:t>
      </w:r>
      <w:r w:rsidR="00E276D5">
        <w:rPr>
          <w:rFonts w:hint="eastAsia"/>
        </w:rPr>
        <w:t>如下</w:t>
      </w:r>
      <w:r w:rsidR="00C348FC" w:rsidRPr="00F4038D">
        <w:fldChar w:fldCharType="begin"/>
      </w:r>
      <w:r w:rsidR="00C348FC" w:rsidRPr="00C348FC">
        <w:instrText xml:space="preserve"> REF _Ref492589927 \h </w:instrText>
      </w:r>
      <w:r w:rsidR="00C348FC" w:rsidRPr="004E61BC">
        <w:instrText xml:space="preserve"> \* MERGEFORMAT </w:instrText>
      </w:r>
      <w:r w:rsidR="00C348FC" w:rsidRPr="00F4038D">
        <w:fldChar w:fldCharType="separate"/>
      </w:r>
      <w:r w:rsidR="002C3606" w:rsidRPr="00D17AB7">
        <w:rPr>
          <w:rFonts w:hint="eastAsia"/>
        </w:rPr>
        <w:t>圖</w:t>
      </w:r>
      <w:r w:rsidR="002C3606" w:rsidRPr="00D17AB7">
        <w:t xml:space="preserve"> </w:t>
      </w:r>
      <w:r w:rsidR="002C3606" w:rsidRPr="00D17AB7">
        <w:rPr>
          <w:noProof/>
        </w:rPr>
        <w:t>12</w:t>
      </w:r>
      <w:r w:rsidR="00C348FC" w:rsidRPr="00F4038D">
        <w:fldChar w:fldCharType="end"/>
      </w:r>
      <w:r w:rsidR="00D15854">
        <w:rPr>
          <w:rFonts w:hint="eastAsia"/>
        </w:rPr>
        <w:t>所示</w:t>
      </w:r>
      <w:r w:rsidR="00E21267" w:rsidRPr="00F4038D">
        <w:rPr>
          <w:rFonts w:hint="eastAsia"/>
        </w:rPr>
        <w:t>。</w:t>
      </w:r>
    </w:p>
    <w:p w14:paraId="67616CE9" w14:textId="46F65F00" w:rsidR="00C348FC" w:rsidRDefault="00492C24" w:rsidP="00E50241">
      <w:pPr>
        <w:pStyle w:val="a6"/>
        <w:ind w:firstLine="0"/>
        <w:jc w:val="center"/>
      </w:pPr>
      <w:r>
        <w:rPr>
          <w:noProof/>
        </w:rPr>
        <w:drawing>
          <wp:inline distT="0" distB="0" distL="0" distR="0" wp14:anchorId="74A76B5F" wp14:editId="4D23584C">
            <wp:extent cx="1755775" cy="1004328"/>
            <wp:effectExtent l="0" t="0" r="0" b="571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8750" cy="1017470"/>
                    </a:xfrm>
                    <a:prstGeom prst="rect">
                      <a:avLst/>
                    </a:prstGeom>
                  </pic:spPr>
                </pic:pic>
              </a:graphicData>
            </a:graphic>
          </wp:inline>
        </w:drawing>
      </w:r>
    </w:p>
    <w:p w14:paraId="725CD9E6" w14:textId="45C7CDED" w:rsidR="0052609C" w:rsidRPr="00543354" w:rsidRDefault="00C348FC" w:rsidP="004E61BC">
      <w:pPr>
        <w:pStyle w:val="a7"/>
        <w:jc w:val="center"/>
        <w:rPr>
          <w:rFonts w:ascii="Times New Roman" w:eastAsia="標楷體" w:hAnsi="Times New Roman"/>
          <w:b/>
          <w:sz w:val="18"/>
          <w:szCs w:val="18"/>
        </w:rPr>
      </w:pPr>
      <w:bookmarkStart w:id="242" w:name="_Ref492589927"/>
      <w:r w:rsidRPr="00543354">
        <w:rPr>
          <w:rFonts w:ascii="Times New Roman" w:eastAsia="標楷體" w:hAnsi="Times New Roman" w:hint="eastAsia"/>
          <w:b/>
          <w:sz w:val="18"/>
          <w:szCs w:val="18"/>
        </w:rPr>
        <w:t>圖</w:t>
      </w:r>
      <w:r w:rsidRPr="00543354">
        <w:rPr>
          <w:rFonts w:ascii="Times New Roman" w:eastAsia="標楷體" w:hAnsi="Times New Roman" w:hint="eastAsia"/>
          <w:b/>
          <w:sz w:val="18"/>
          <w:szCs w:val="18"/>
        </w:rPr>
        <w:t xml:space="preserve"> </w:t>
      </w:r>
      <w:r w:rsidRPr="00543354">
        <w:rPr>
          <w:rFonts w:ascii="Times New Roman" w:eastAsia="標楷體" w:hAnsi="Times New Roman"/>
          <w:b/>
          <w:sz w:val="18"/>
          <w:szCs w:val="18"/>
        </w:rPr>
        <w:fldChar w:fldCharType="begin"/>
      </w:r>
      <w:r w:rsidRPr="00543354">
        <w:rPr>
          <w:rFonts w:ascii="Times New Roman" w:eastAsia="標楷體" w:hAnsi="Times New Roman"/>
          <w:b/>
          <w:sz w:val="18"/>
          <w:szCs w:val="18"/>
        </w:rPr>
        <w:instrText xml:space="preserve"> </w:instrText>
      </w:r>
      <w:r w:rsidRPr="00543354">
        <w:rPr>
          <w:rFonts w:ascii="Times New Roman" w:eastAsia="標楷體" w:hAnsi="Times New Roman" w:hint="eastAsia"/>
          <w:b/>
          <w:sz w:val="18"/>
          <w:szCs w:val="18"/>
        </w:rPr>
        <w:instrText xml:space="preserve">SEQ </w:instrText>
      </w:r>
      <w:r w:rsidRPr="00543354">
        <w:rPr>
          <w:rFonts w:ascii="Times New Roman" w:eastAsia="標楷體" w:hAnsi="Times New Roman" w:hint="eastAsia"/>
          <w:b/>
          <w:sz w:val="18"/>
          <w:szCs w:val="18"/>
        </w:rPr>
        <w:instrText>圖</w:instrText>
      </w:r>
      <w:r w:rsidRPr="00543354">
        <w:rPr>
          <w:rFonts w:ascii="Times New Roman" w:eastAsia="標楷體" w:hAnsi="Times New Roman" w:hint="eastAsia"/>
          <w:b/>
          <w:sz w:val="18"/>
          <w:szCs w:val="18"/>
        </w:rPr>
        <w:instrText xml:space="preserve"> \* ARABIC</w:instrText>
      </w:r>
      <w:r w:rsidRPr="00543354">
        <w:rPr>
          <w:rFonts w:ascii="Times New Roman" w:eastAsia="標楷體" w:hAnsi="Times New Roman"/>
          <w:b/>
          <w:sz w:val="18"/>
          <w:szCs w:val="18"/>
        </w:rPr>
        <w:instrText xml:space="preserve"> </w:instrText>
      </w:r>
      <w:r w:rsidRPr="00543354">
        <w:rPr>
          <w:rFonts w:ascii="Times New Roman" w:eastAsia="標楷體" w:hAnsi="Times New Roman"/>
          <w:b/>
          <w:sz w:val="18"/>
          <w:szCs w:val="18"/>
        </w:rPr>
        <w:fldChar w:fldCharType="separate"/>
      </w:r>
      <w:r w:rsidR="002C3606">
        <w:rPr>
          <w:rFonts w:ascii="Times New Roman" w:eastAsia="標楷體" w:hAnsi="Times New Roman"/>
          <w:b/>
          <w:noProof/>
          <w:sz w:val="18"/>
          <w:szCs w:val="18"/>
        </w:rPr>
        <w:t>12</w:t>
      </w:r>
      <w:r w:rsidRPr="00543354">
        <w:rPr>
          <w:rFonts w:ascii="Times New Roman" w:eastAsia="標楷體" w:hAnsi="Times New Roman"/>
          <w:b/>
          <w:sz w:val="18"/>
          <w:szCs w:val="18"/>
        </w:rPr>
        <w:fldChar w:fldCharType="end"/>
      </w:r>
      <w:bookmarkEnd w:id="242"/>
      <w:r w:rsidR="003551E9" w:rsidRPr="00543354">
        <w:rPr>
          <w:rFonts w:ascii="Times New Roman" w:eastAsia="標楷體" w:hAnsi="Times New Roman" w:hint="eastAsia"/>
          <w:b/>
          <w:sz w:val="18"/>
          <w:szCs w:val="18"/>
        </w:rPr>
        <w:t>實驗結果分析</w:t>
      </w:r>
      <w:r w:rsidRPr="00543354">
        <w:rPr>
          <w:rFonts w:ascii="Times New Roman" w:eastAsia="標楷體" w:hAnsi="Times New Roman" w:hint="eastAsia"/>
          <w:b/>
          <w:sz w:val="18"/>
          <w:szCs w:val="18"/>
        </w:rPr>
        <w:t>圖</w:t>
      </w:r>
    </w:p>
    <w:p w14:paraId="7D0455F2" w14:textId="77777777" w:rsidR="005544CF" w:rsidRPr="00543354" w:rsidRDefault="005544CF" w:rsidP="005544CF">
      <w:pPr>
        <w:rPr>
          <w:sz w:val="12"/>
          <w:szCs w:val="12"/>
        </w:rPr>
      </w:pPr>
    </w:p>
    <w:p w14:paraId="103547B1" w14:textId="641DD082" w:rsidR="009E4FDD" w:rsidRDefault="00022668">
      <w:pPr>
        <w:pStyle w:val="a6"/>
      </w:pPr>
      <w:r w:rsidRPr="006171AE">
        <w:rPr>
          <w:rFonts w:hint="eastAsia"/>
        </w:rPr>
        <w:t>透過本次的實驗</w:t>
      </w:r>
      <w:r w:rsidR="00D15854">
        <w:rPr>
          <w:rFonts w:hint="eastAsia"/>
        </w:rPr>
        <w:t>，我們可以發現雖然以兩種錢包交易進入區塊</w:t>
      </w:r>
      <w:r w:rsidR="005C1CF8">
        <w:rPr>
          <w:rFonts w:hint="eastAsia"/>
        </w:rPr>
        <w:t>的</w:t>
      </w:r>
      <w:r w:rsidR="00D15854">
        <w:rPr>
          <w:rFonts w:hint="eastAsia"/>
        </w:rPr>
        <w:t>等待時間完全相同</w:t>
      </w:r>
      <w:r w:rsidRPr="006171AE">
        <w:rPr>
          <w:rFonts w:hint="eastAsia"/>
        </w:rPr>
        <w:t>，</w:t>
      </w:r>
      <w:r w:rsidR="00D15854">
        <w:rPr>
          <w:rFonts w:hint="eastAsia"/>
        </w:rPr>
        <w:t>但因為綠色地址錢包的特性，只要進入</w:t>
      </w:r>
      <w:r w:rsidR="00390031">
        <w:rPr>
          <w:rFonts w:hint="eastAsia"/>
        </w:rPr>
        <w:t>緩</w:t>
      </w:r>
      <w:r w:rsidR="00D15854">
        <w:rPr>
          <w:rFonts w:hint="eastAsia"/>
        </w:rPr>
        <w:t>存池就算完成交易確認，</w:t>
      </w:r>
      <w:r w:rsidR="005C1CF8">
        <w:rPr>
          <w:rFonts w:hint="eastAsia"/>
        </w:rPr>
        <w:t>因此</w:t>
      </w:r>
      <w:r w:rsidR="00C348FC">
        <w:rPr>
          <w:rFonts w:hint="eastAsia"/>
        </w:rPr>
        <w:t>綠色地址錢包</w:t>
      </w:r>
      <w:r w:rsidR="005E1013">
        <w:rPr>
          <w:rFonts w:hint="eastAsia"/>
        </w:rPr>
        <w:t>的</w:t>
      </w:r>
      <w:r w:rsidR="00C348FC">
        <w:rPr>
          <w:rFonts w:hint="eastAsia"/>
        </w:rPr>
        <w:t>完成交易確認的時間遠遠</w:t>
      </w:r>
      <w:r w:rsidR="005C1CF8">
        <w:rPr>
          <w:rFonts w:hint="eastAsia"/>
        </w:rPr>
        <w:t>快</w:t>
      </w:r>
      <w:r w:rsidR="00C348FC">
        <w:rPr>
          <w:rFonts w:hint="eastAsia"/>
        </w:rPr>
        <w:t>於一般</w:t>
      </w:r>
      <w:r w:rsidR="00C348FC">
        <w:rPr>
          <w:rFonts w:hint="eastAsia"/>
        </w:rPr>
        <w:t>Testnet</w:t>
      </w:r>
      <w:r w:rsidR="005E1013">
        <w:rPr>
          <w:rFonts w:hint="eastAsia"/>
        </w:rPr>
        <w:t>。相信比起</w:t>
      </w:r>
      <w:r w:rsidRPr="006171AE">
        <w:rPr>
          <w:rFonts w:hint="eastAsia"/>
        </w:rPr>
        <w:t>一般使用者支付現金時可以省去掏零錢、算錢及找零等繁瑣的動作</w:t>
      </w:r>
      <w:r w:rsidR="008C0F89">
        <w:rPr>
          <w:rFonts w:hint="eastAsia"/>
        </w:rPr>
        <w:t>快速許多</w:t>
      </w:r>
      <w:r w:rsidRPr="006171AE">
        <w:rPr>
          <w:rFonts w:hint="eastAsia"/>
        </w:rPr>
        <w:t>，相信以此方式作為支付管道，可大大提升日常生活中的便利性與安全性。</w:t>
      </w:r>
    </w:p>
    <w:p w14:paraId="4F62A3CC" w14:textId="77777777" w:rsidR="009E4FDD" w:rsidRPr="004E61BC" w:rsidRDefault="009E4FDD" w:rsidP="00E50241">
      <w:pPr>
        <w:pStyle w:val="ABC0"/>
        <w:ind w:left="426" w:hanging="284"/>
        <w:rPr>
          <w:sz w:val="16"/>
          <w:szCs w:val="16"/>
        </w:rPr>
      </w:pPr>
    </w:p>
    <w:p w14:paraId="3131A3F9" w14:textId="5E2B302D" w:rsidR="009E4FDD" w:rsidRPr="005E375D" w:rsidRDefault="00D91F90" w:rsidP="00E50241">
      <w:pPr>
        <w:pStyle w:val="21"/>
        <w:numPr>
          <w:ilvl w:val="0"/>
          <w:numId w:val="4"/>
        </w:numPr>
        <w:snapToGrid w:val="0"/>
        <w:ind w:left="240" w:hanging="240"/>
        <w:outlineLvl w:val="9"/>
      </w:pPr>
      <w:r>
        <w:rPr>
          <w:rFonts w:hint="eastAsia"/>
        </w:rPr>
        <w:t>結論及</w:t>
      </w:r>
      <w:r w:rsidR="009E4FDD" w:rsidRPr="006171AE">
        <w:rPr>
          <w:rFonts w:hint="eastAsia"/>
        </w:rPr>
        <w:t>未來</w:t>
      </w:r>
      <w:r>
        <w:rPr>
          <w:rFonts w:hint="eastAsia"/>
        </w:rPr>
        <w:t>工作</w:t>
      </w:r>
    </w:p>
    <w:p w14:paraId="586C6378" w14:textId="77777777" w:rsidR="009E4FDD" w:rsidRPr="006171AE" w:rsidRDefault="009E4FDD" w:rsidP="009E4FDD">
      <w:pPr>
        <w:pStyle w:val="a6"/>
      </w:pPr>
      <w:r w:rsidRPr="006171AE">
        <w:rPr>
          <w:rFonts w:hint="eastAsia"/>
        </w:rPr>
        <w:t>目前本系統建立交易清單方式尚為以掃描</w:t>
      </w:r>
      <w:r w:rsidRPr="006171AE">
        <w:t>RFID</w:t>
      </w:r>
      <w:r w:rsidRPr="006171AE">
        <w:rPr>
          <w:rFonts w:hint="eastAsia"/>
        </w:rPr>
        <w:t>標籤的方式取的商品資訊，因此應用的範圍稍嫌狹隘，因此希望加強以下兩項功能：</w:t>
      </w:r>
    </w:p>
    <w:p w14:paraId="5130CE88" w14:textId="6090CE77" w:rsidR="009E4FDD" w:rsidRPr="006171AE" w:rsidRDefault="009E4FDD" w:rsidP="009E4FDD">
      <w:pPr>
        <w:pStyle w:val="a4"/>
        <w:widowControl w:val="0"/>
        <w:numPr>
          <w:ilvl w:val="1"/>
          <w:numId w:val="29"/>
        </w:numPr>
        <w:autoSpaceDN/>
        <w:ind w:leftChars="0" w:left="284" w:hanging="284"/>
        <w:jc w:val="both"/>
        <w:textAlignment w:val="auto"/>
        <w:rPr>
          <w:rFonts w:eastAsia="標楷體"/>
          <w:szCs w:val="24"/>
        </w:rPr>
      </w:pPr>
      <w:r w:rsidRPr="006171AE">
        <w:rPr>
          <w:rFonts w:eastAsia="標楷體" w:hint="eastAsia"/>
          <w:szCs w:val="24"/>
        </w:rPr>
        <w:t>更多元的清單建立方式</w:t>
      </w:r>
      <w:r>
        <w:rPr>
          <w:rFonts w:eastAsia="標楷體" w:hint="eastAsia"/>
          <w:szCs w:val="24"/>
        </w:rPr>
        <w:t>：</w:t>
      </w:r>
    </w:p>
    <w:p w14:paraId="58700C60" w14:textId="287DA080" w:rsidR="009E4FDD" w:rsidRPr="00A00A7C" w:rsidRDefault="009E4FDD" w:rsidP="00A00A7C">
      <w:pPr>
        <w:pStyle w:val="a6"/>
        <w:ind w:leftChars="71" w:left="142" w:firstLine="0"/>
        <w:rPr>
          <w:sz w:val="18"/>
          <w:szCs w:val="18"/>
        </w:rPr>
      </w:pPr>
      <w:r w:rsidRPr="00A00A7C">
        <w:rPr>
          <w:rFonts w:hint="eastAsia"/>
          <w:sz w:val="18"/>
          <w:szCs w:val="18"/>
        </w:rPr>
        <w:t>未來預期可以讓商家以更多元的方式建立交易清單，因此我們必須制定一種可以讓賣家可以自訂交易清單格式，以符合更多交易情境，並自訂客製化的交易清單建立方式，也</w:t>
      </w:r>
      <w:r w:rsidR="0032703A" w:rsidRPr="00A00A7C">
        <w:rPr>
          <w:rFonts w:hint="eastAsia"/>
          <w:sz w:val="18"/>
          <w:szCs w:val="18"/>
        </w:rPr>
        <w:t>同時</w:t>
      </w:r>
      <w:r w:rsidRPr="00A00A7C">
        <w:rPr>
          <w:rFonts w:hint="eastAsia"/>
          <w:sz w:val="18"/>
          <w:szCs w:val="18"/>
        </w:rPr>
        <w:t>增加本系統之獨特性</w:t>
      </w:r>
      <w:r w:rsidR="0032703A" w:rsidRPr="00A00A7C">
        <w:rPr>
          <w:rFonts w:hint="eastAsia"/>
          <w:sz w:val="18"/>
          <w:szCs w:val="18"/>
        </w:rPr>
        <w:t>與相容性。</w:t>
      </w:r>
    </w:p>
    <w:p w14:paraId="5D9797F7" w14:textId="7346A38C" w:rsidR="009E4FDD" w:rsidRPr="006171AE" w:rsidRDefault="009E4FDD" w:rsidP="009E4FDD">
      <w:pPr>
        <w:pStyle w:val="a4"/>
        <w:widowControl w:val="0"/>
        <w:numPr>
          <w:ilvl w:val="1"/>
          <w:numId w:val="29"/>
        </w:numPr>
        <w:autoSpaceDN/>
        <w:ind w:leftChars="0" w:left="284" w:hanging="284"/>
        <w:jc w:val="both"/>
        <w:textAlignment w:val="auto"/>
        <w:rPr>
          <w:rFonts w:eastAsia="標楷體"/>
          <w:szCs w:val="24"/>
        </w:rPr>
      </w:pPr>
      <w:r w:rsidRPr="006171AE">
        <w:rPr>
          <w:rFonts w:eastAsia="標楷體" w:hint="eastAsia"/>
          <w:szCs w:val="24"/>
        </w:rPr>
        <w:t>更豐富的清單欄位</w:t>
      </w:r>
      <w:r>
        <w:rPr>
          <w:rFonts w:eastAsia="標楷體" w:hint="eastAsia"/>
          <w:szCs w:val="24"/>
        </w:rPr>
        <w:t>：</w:t>
      </w:r>
    </w:p>
    <w:p w14:paraId="2C2AFAAA" w14:textId="05A0E5D7" w:rsidR="002E07F4" w:rsidRDefault="009E4FDD" w:rsidP="00A00A7C">
      <w:pPr>
        <w:pStyle w:val="a6"/>
        <w:ind w:leftChars="71" w:left="142" w:firstLine="0"/>
      </w:pPr>
      <w:r w:rsidRPr="00A00A7C">
        <w:rPr>
          <w:rFonts w:hint="eastAsia"/>
          <w:sz w:val="18"/>
          <w:szCs w:val="18"/>
        </w:rPr>
        <w:t>未來交易清單上不再只有交易時間、賣家帳戶、商品</w:t>
      </w:r>
      <w:r w:rsidRPr="00A00A7C">
        <w:rPr>
          <w:rFonts w:hint="eastAsia"/>
          <w:sz w:val="18"/>
          <w:szCs w:val="18"/>
        </w:rPr>
        <w:lastRenderedPageBreak/>
        <w:t>資訊與價格，將新增更多資訊欄位可以供賣家選擇，包括交易地點的</w:t>
      </w:r>
      <w:r w:rsidRPr="00A00A7C">
        <w:rPr>
          <w:sz w:val="18"/>
          <w:szCs w:val="18"/>
        </w:rPr>
        <w:t>GPS</w:t>
      </w:r>
      <w:r w:rsidRPr="00A00A7C">
        <w:rPr>
          <w:rFonts w:hint="eastAsia"/>
          <w:sz w:val="18"/>
          <w:szCs w:val="18"/>
        </w:rPr>
        <w:t>數值、交易滿意度、買家回饋資訊</w:t>
      </w:r>
      <w:r w:rsidRPr="006171AE">
        <w:rPr>
          <w:rFonts w:hint="eastAsia"/>
        </w:rPr>
        <w:t>。</w:t>
      </w:r>
    </w:p>
    <w:p w14:paraId="491305DC" w14:textId="71ADD1B6" w:rsidR="0073181B" w:rsidRPr="00281C2C" w:rsidRDefault="002E07F4" w:rsidP="0082071F">
      <w:pPr>
        <w:pStyle w:val="a6"/>
      </w:pPr>
      <w:r w:rsidRPr="00281C2C">
        <w:rPr>
          <w:rFonts w:hint="eastAsia"/>
        </w:rPr>
        <w:t>此外，</w:t>
      </w:r>
      <w:r w:rsidR="00772D54" w:rsidRPr="00281C2C">
        <w:rPr>
          <w:rStyle w:val="18"/>
          <w:rFonts w:hint="eastAsia"/>
        </w:rPr>
        <w:t>修改其在</w:t>
      </w:r>
      <w:r w:rsidR="00772D54" w:rsidRPr="00281C2C">
        <w:rPr>
          <w:rStyle w:val="18"/>
        </w:rPr>
        <w:t>Android</w:t>
      </w:r>
      <w:r w:rsidR="00772D54" w:rsidRPr="00281C2C">
        <w:rPr>
          <w:rStyle w:val="18"/>
          <w:rFonts w:hint="eastAsia"/>
        </w:rPr>
        <w:t>系統上的開放原始碼應用程式，使得本論文闡述之概念能夠實際在區塊鏈上運行，以期未來加密貨幣不僅能維持目前的便利性，更能夠能避免不肖人士利用加密貨幣洗錢，還可以讓使用者不用擔心交易後找不到賣家，使一般民眾能更安心使用加密貨幣作為日常生活的行動支付管道</w:t>
      </w:r>
      <w:r w:rsidR="00281C2C">
        <w:rPr>
          <w:rStyle w:val="18"/>
          <w:rFonts w:hint="eastAsia"/>
        </w:rPr>
        <w:t>。</w:t>
      </w:r>
    </w:p>
    <w:p w14:paraId="3E013BB3" w14:textId="7E0A3B23" w:rsidR="0040523A" w:rsidRPr="004E61BC" w:rsidRDefault="0040523A" w:rsidP="005258B0">
      <w:pPr>
        <w:pStyle w:val="1"/>
        <w:snapToGrid w:val="0"/>
        <w:rPr>
          <w:rFonts w:eastAsia="標楷體"/>
          <w:sz w:val="16"/>
          <w:szCs w:val="16"/>
        </w:rPr>
      </w:pPr>
    </w:p>
    <w:p w14:paraId="44F20F66" w14:textId="66AD8FBC" w:rsidR="0040523A" w:rsidRPr="00543354" w:rsidRDefault="00ED02B7" w:rsidP="00972CA1">
      <w:pPr>
        <w:pStyle w:val="1"/>
        <w:snapToGrid w:val="0"/>
        <w:rPr>
          <w:rFonts w:eastAsia="標楷體"/>
          <w:b/>
          <w:sz w:val="22"/>
          <w:szCs w:val="22"/>
        </w:rPr>
      </w:pPr>
      <w:r w:rsidRPr="00543354">
        <w:rPr>
          <w:rFonts w:eastAsia="標楷體" w:hint="eastAsia"/>
          <w:b/>
          <w:sz w:val="22"/>
          <w:szCs w:val="22"/>
        </w:rPr>
        <w:t>參考文獻</w:t>
      </w:r>
    </w:p>
    <w:p w14:paraId="4A5057C0" w14:textId="011FD14E" w:rsidR="0040523A" w:rsidRPr="006171AE" w:rsidRDefault="00032077" w:rsidP="004E61BC">
      <w:pPr>
        <w:pStyle w:val="references"/>
        <w:ind w:left="284" w:hanging="284"/>
        <w:rPr>
          <w:rFonts w:eastAsia="標楷體"/>
        </w:rPr>
      </w:pPr>
      <w:bookmarkStart w:id="243" w:name="_Ref491886230"/>
      <w:r w:rsidRPr="006171AE">
        <w:rPr>
          <w:rFonts w:eastAsia="標楷體"/>
        </w:rPr>
        <w:t>Nakamoto, Satoshi. "Bitcoin: A peer-to-peer electronic cash system." (2008): 28.</w:t>
      </w:r>
      <w:bookmarkEnd w:id="243"/>
    </w:p>
    <w:p w14:paraId="22F5395D" w14:textId="14726E3F" w:rsidR="009C527C" w:rsidRPr="004E61BC" w:rsidRDefault="009C527C" w:rsidP="004E61BC">
      <w:pPr>
        <w:pStyle w:val="references"/>
        <w:ind w:left="284" w:hanging="284"/>
        <w:rPr>
          <w:rFonts w:eastAsia="標楷體"/>
          <w:color w:val="000000" w:themeColor="text1"/>
        </w:rPr>
      </w:pPr>
      <w:bookmarkStart w:id="244" w:name="_Ref491900419"/>
      <w:r w:rsidRPr="004E61BC">
        <w:rPr>
          <w:rFonts w:eastAsia="標楷體"/>
          <w:color w:val="000000" w:themeColor="text1"/>
        </w:rPr>
        <w:t xml:space="preserve">P.W. Chen, B.S. Jiang and C. H. Wang, “Blockchain-based Payment Collection Supervision System using Pervasive Bitcoin Digital Wallet,” accepted in Workshop of the 13th IEEE </w:t>
      </w:r>
      <w:r w:rsidR="008066C1">
        <w:rPr>
          <w:rFonts w:eastAsia="標楷體" w:hint="eastAsia"/>
          <w:color w:val="000000" w:themeColor="text1"/>
          <w:lang w:eastAsia="zh-TW"/>
        </w:rPr>
        <w:t>WiMob</w:t>
      </w:r>
      <w:r w:rsidRPr="004E61BC">
        <w:rPr>
          <w:rFonts w:eastAsia="標楷體"/>
          <w:color w:val="000000" w:themeColor="text1"/>
        </w:rPr>
        <w:t xml:space="preserve"> Conference</w:t>
      </w:r>
      <w:r w:rsidR="008066C1">
        <w:rPr>
          <w:rFonts w:eastAsia="標楷體"/>
          <w:color w:val="000000" w:themeColor="text1"/>
        </w:rPr>
        <w:t>,</w:t>
      </w:r>
      <w:r w:rsidRPr="004E61BC">
        <w:rPr>
          <w:rFonts w:eastAsia="標楷體"/>
          <w:color w:val="000000" w:themeColor="text1"/>
        </w:rPr>
        <w:t xml:space="preserve"> Oct. 9, 2017, Rome, Italy.</w:t>
      </w:r>
      <w:bookmarkEnd w:id="244"/>
    </w:p>
    <w:p w14:paraId="5D1A582E" w14:textId="3842026F" w:rsidR="008E22DA" w:rsidRPr="001F62DC" w:rsidRDefault="008E22DA" w:rsidP="004E61BC">
      <w:pPr>
        <w:pStyle w:val="references"/>
        <w:ind w:left="284" w:hanging="284"/>
        <w:rPr>
          <w:rFonts w:eastAsia="標楷體"/>
        </w:rPr>
      </w:pPr>
      <w:bookmarkStart w:id="245" w:name="_Ref491940566"/>
      <w:r w:rsidRPr="001F62DC">
        <w:rPr>
          <w:rFonts w:eastAsia="標楷體"/>
        </w:rPr>
        <w:t>Gervais, Arthur, et al. "Is Bitcoin a decentralized currency?." IEEE security &amp; privacy 12.3 (2014): 54-60.</w:t>
      </w:r>
      <w:bookmarkEnd w:id="245"/>
    </w:p>
    <w:p w14:paraId="647C9403" w14:textId="4FA13B2D" w:rsidR="0041100B" w:rsidRPr="006171AE" w:rsidRDefault="0041100B" w:rsidP="004E61BC">
      <w:pPr>
        <w:pStyle w:val="references"/>
        <w:ind w:left="284" w:hanging="284"/>
        <w:rPr>
          <w:rFonts w:eastAsia="標楷體"/>
        </w:rPr>
      </w:pPr>
      <w:bookmarkStart w:id="246" w:name="_Ref491940747"/>
      <w:r w:rsidRPr="006171AE">
        <w:rPr>
          <w:rFonts w:eastAsia="標楷體"/>
        </w:rPr>
        <w:t>Narayanan, Arvind, et al. Bitcoin and Cryptocurrency Technologies: A Comprehensive Introduction. Princeton University Press, 2016.</w:t>
      </w:r>
      <w:bookmarkEnd w:id="246"/>
    </w:p>
    <w:p w14:paraId="290CD419" w14:textId="7FB6EDA8" w:rsidR="0041100B" w:rsidRPr="00B0136C" w:rsidRDefault="0041100B" w:rsidP="004E61BC">
      <w:pPr>
        <w:pStyle w:val="references"/>
        <w:ind w:left="284" w:hanging="284"/>
        <w:rPr>
          <w:rFonts w:eastAsia="標楷體"/>
        </w:rPr>
      </w:pPr>
      <w:bookmarkStart w:id="247" w:name="_Ref491940994"/>
      <w:r w:rsidRPr="00B0136C">
        <w:rPr>
          <w:rFonts w:eastAsia="標楷體"/>
        </w:rPr>
        <w:t xml:space="preserve">Blockchain Size, </w:t>
      </w:r>
      <w:hyperlink r:id="rId29" w:history="1">
        <w:r w:rsidRPr="00B0136C">
          <w:rPr>
            <w:rFonts w:eastAsia="標楷體"/>
          </w:rPr>
          <w:t>https://blockchain.info/charts/blocks-size</w:t>
        </w:r>
      </w:hyperlink>
      <w:bookmarkEnd w:id="247"/>
    </w:p>
    <w:p w14:paraId="7EBD4820" w14:textId="332A9A50" w:rsidR="0041100B" w:rsidRPr="001F62DC" w:rsidRDefault="0041100B" w:rsidP="004E61BC">
      <w:pPr>
        <w:pStyle w:val="references"/>
        <w:ind w:left="284" w:hanging="284"/>
        <w:rPr>
          <w:rFonts w:eastAsia="標楷體"/>
        </w:rPr>
      </w:pPr>
      <w:bookmarkStart w:id="248" w:name="_Ref491941145"/>
      <w:r w:rsidRPr="00B0136C">
        <w:rPr>
          <w:rFonts w:eastAsia="標楷體"/>
        </w:rPr>
        <w:t xml:space="preserve">Global Bitcoin Nodes Distribution, </w:t>
      </w:r>
      <w:hyperlink r:id="rId30" w:history="1">
        <w:r w:rsidR="00072CC5" w:rsidRPr="00B0136C">
          <w:rPr>
            <w:rFonts w:eastAsia="標楷體"/>
          </w:rPr>
          <w:t>https://bitnodes.21.co/</w:t>
        </w:r>
      </w:hyperlink>
      <w:bookmarkEnd w:id="248"/>
    </w:p>
    <w:p w14:paraId="55F87B00" w14:textId="116803B6" w:rsidR="00072CC5" w:rsidRPr="006171AE" w:rsidRDefault="00072CC5" w:rsidP="004E61BC">
      <w:pPr>
        <w:pStyle w:val="references"/>
        <w:ind w:left="284" w:hanging="284"/>
        <w:rPr>
          <w:rFonts w:eastAsia="標楷體"/>
        </w:rPr>
      </w:pPr>
      <w:bookmarkStart w:id="249" w:name="_Ref491942381"/>
      <w:r w:rsidRPr="006171AE">
        <w:rPr>
          <w:rFonts w:eastAsia="標楷體"/>
        </w:rPr>
        <w:t>Krsul, Ivan V., J. Craig Mudge, and Alan J. Demers. "Method of electronic payments that prevents double-spending." U.S. Patent No. 5,839,119. 17 Nov. 1998.</w:t>
      </w:r>
      <w:bookmarkEnd w:id="249"/>
    </w:p>
    <w:p w14:paraId="185248DC" w14:textId="231D0333" w:rsidR="00072CC5" w:rsidRPr="001F62DC" w:rsidRDefault="00072CC5" w:rsidP="004E61BC">
      <w:pPr>
        <w:pStyle w:val="references"/>
        <w:ind w:left="284" w:hanging="284"/>
        <w:rPr>
          <w:rFonts w:eastAsia="標楷體"/>
        </w:rPr>
      </w:pPr>
      <w:bookmarkStart w:id="250" w:name="_Ref491942466"/>
      <w:r w:rsidRPr="006171AE">
        <w:rPr>
          <w:rFonts w:eastAsia="標楷體"/>
        </w:rPr>
        <w:t xml:space="preserve">Proof of work, </w:t>
      </w:r>
      <w:hyperlink r:id="rId31" w:history="1">
        <w:r w:rsidR="00B02A80" w:rsidRPr="00B0136C">
          <w:t>https://en.bitcoin.it/wiki/Proof_of_work</w:t>
        </w:r>
      </w:hyperlink>
      <w:bookmarkEnd w:id="250"/>
    </w:p>
    <w:p w14:paraId="1F12E005" w14:textId="38EB4142" w:rsidR="00B02A80" w:rsidRPr="001F62DC" w:rsidRDefault="00B02A80" w:rsidP="004E61BC">
      <w:pPr>
        <w:pStyle w:val="references"/>
        <w:ind w:left="284" w:hanging="284"/>
        <w:rPr>
          <w:rFonts w:eastAsia="標楷體"/>
        </w:rPr>
      </w:pPr>
      <w:bookmarkStart w:id="251" w:name="_Ref491942942"/>
      <w:r w:rsidRPr="001F62DC">
        <w:rPr>
          <w:rFonts w:eastAsia="標楷體"/>
        </w:rPr>
        <w:t xml:space="preserve">Private key, </w:t>
      </w:r>
      <w:hyperlink r:id="rId32" w:history="1">
        <w:r w:rsidRPr="00B0136C">
          <w:t>https://en.bitcoin.it/wiki/Private_key</w:t>
        </w:r>
      </w:hyperlink>
      <w:bookmarkEnd w:id="251"/>
    </w:p>
    <w:p w14:paraId="55F1DF44" w14:textId="6DD65F7C" w:rsidR="00B02A80" w:rsidRPr="006171AE" w:rsidRDefault="00B02A80" w:rsidP="004E61BC">
      <w:pPr>
        <w:pStyle w:val="references"/>
        <w:ind w:left="284" w:hanging="284"/>
        <w:rPr>
          <w:rFonts w:eastAsia="標楷體"/>
        </w:rPr>
      </w:pPr>
      <w:bookmarkStart w:id="252" w:name="_Ref491943071"/>
      <w:r w:rsidRPr="006171AE">
        <w:rPr>
          <w:rFonts w:eastAsia="標楷體"/>
        </w:rPr>
        <w:t>Wuille, P. "libsecp256k1: Optimized C library for EC operations on curve secp256k1."</w:t>
      </w:r>
      <w:bookmarkEnd w:id="252"/>
    </w:p>
    <w:p w14:paraId="60FC95C2" w14:textId="27ACFCB7" w:rsidR="00B02A80" w:rsidRPr="006171AE" w:rsidRDefault="00B02A80" w:rsidP="004E61BC">
      <w:pPr>
        <w:pStyle w:val="references"/>
        <w:ind w:left="284" w:hanging="284"/>
        <w:rPr>
          <w:rFonts w:eastAsia="標楷體"/>
        </w:rPr>
      </w:pPr>
      <w:bookmarkStart w:id="253" w:name="_Ref491943208"/>
      <w:r w:rsidRPr="006171AE">
        <w:rPr>
          <w:rFonts w:eastAsia="標楷體"/>
        </w:rPr>
        <w:t>Gilbert, Henri, and Helena Handschuh. "Security analysis of SHA-256 and sisters." International workshop on selected areas in cryptography. Springer, Berlin, Heidelberg, 2003.</w:t>
      </w:r>
      <w:bookmarkEnd w:id="253"/>
    </w:p>
    <w:p w14:paraId="56517BED" w14:textId="3A07E994" w:rsidR="00B02A80" w:rsidRPr="001F62DC" w:rsidRDefault="00B02A80" w:rsidP="004E61BC">
      <w:pPr>
        <w:pStyle w:val="references"/>
        <w:ind w:left="284" w:hanging="284"/>
        <w:rPr>
          <w:rFonts w:eastAsia="標楷體"/>
        </w:rPr>
      </w:pPr>
      <w:bookmarkStart w:id="254" w:name="_Ref491943409"/>
      <w:r w:rsidRPr="006171AE">
        <w:rPr>
          <w:rFonts w:eastAsia="標楷體"/>
        </w:rPr>
        <w:t xml:space="preserve">List of address prefixes, </w:t>
      </w:r>
      <w:hyperlink r:id="rId33" w:history="1">
        <w:r w:rsidR="003410D2" w:rsidRPr="00B0136C">
          <w:t>https://en.bitcoin.it/wiki/List_of_address_prefixes</w:t>
        </w:r>
      </w:hyperlink>
      <w:bookmarkEnd w:id="254"/>
    </w:p>
    <w:p w14:paraId="66E3F4ED" w14:textId="5894C06F" w:rsidR="003410D2" w:rsidRPr="001F62DC" w:rsidRDefault="003410D2" w:rsidP="004E61BC">
      <w:pPr>
        <w:pStyle w:val="references"/>
        <w:ind w:left="284" w:hanging="284"/>
        <w:rPr>
          <w:rFonts w:eastAsia="標楷體"/>
        </w:rPr>
      </w:pPr>
      <w:bookmarkStart w:id="255" w:name="_Ref491943531"/>
      <w:r w:rsidRPr="001F62DC">
        <w:rPr>
          <w:rFonts w:eastAsia="標楷體"/>
        </w:rPr>
        <w:t xml:space="preserve">Base58Check encoding, </w:t>
      </w:r>
      <w:hyperlink r:id="rId34" w:history="1">
        <w:r w:rsidR="0047558A" w:rsidRPr="00B0136C">
          <w:t>https://en.bitcoin.it/wiki/Base58Check_encoding</w:t>
        </w:r>
      </w:hyperlink>
      <w:bookmarkEnd w:id="255"/>
    </w:p>
    <w:p w14:paraId="126406DE" w14:textId="4A3A76D1" w:rsidR="0047558A" w:rsidRPr="006171AE" w:rsidRDefault="0047558A" w:rsidP="004E61BC">
      <w:pPr>
        <w:pStyle w:val="references"/>
        <w:ind w:left="284" w:hanging="284"/>
        <w:rPr>
          <w:rFonts w:eastAsia="標楷體"/>
        </w:rPr>
      </w:pPr>
      <w:bookmarkStart w:id="256" w:name="_Ref491962591"/>
      <w:r w:rsidRPr="006171AE">
        <w:rPr>
          <w:rFonts w:eastAsia="標楷體"/>
        </w:rPr>
        <w:t>Szydlo, Michael. "Merkle tree traversal in log space and time." Eurocrypt. Vol. 3027. 2004.</w:t>
      </w:r>
      <w:bookmarkEnd w:id="256"/>
    </w:p>
    <w:p w14:paraId="6A63BDAC" w14:textId="44920864" w:rsidR="00E52BA8" w:rsidRPr="006171AE" w:rsidRDefault="00E52BA8" w:rsidP="004E61BC">
      <w:pPr>
        <w:pStyle w:val="references"/>
        <w:ind w:left="284" w:hanging="284"/>
        <w:rPr>
          <w:rFonts w:eastAsia="標楷體"/>
        </w:rPr>
      </w:pPr>
      <w:bookmarkStart w:id="257" w:name="_Ref491962921"/>
      <w:r w:rsidRPr="006171AE">
        <w:rPr>
          <w:rFonts w:eastAsia="標楷體"/>
        </w:rPr>
        <w:t>Buterin, Vitalik. "Ethereum white paper." (2013).</w:t>
      </w:r>
      <w:bookmarkEnd w:id="257"/>
    </w:p>
    <w:p w14:paraId="25549EF8" w14:textId="510250F2" w:rsidR="00E52BA8" w:rsidRPr="001F62DC" w:rsidRDefault="00E52BA8" w:rsidP="004E61BC">
      <w:pPr>
        <w:pStyle w:val="references"/>
        <w:ind w:left="284" w:hanging="284"/>
        <w:rPr>
          <w:rFonts w:eastAsia="標楷體"/>
        </w:rPr>
      </w:pPr>
      <w:bookmarkStart w:id="258" w:name="_Ref491962995"/>
      <w:r w:rsidRPr="006171AE">
        <w:rPr>
          <w:rFonts w:eastAsia="標楷體"/>
        </w:rPr>
        <w:t xml:space="preserve">Ethereum Virtual Machine, </w:t>
      </w:r>
      <w:hyperlink r:id="rId35" w:history="1">
        <w:r w:rsidRPr="00B0136C">
          <w:t>https://github.com/pirapira/awesome-ethereum-virtual-machine</w:t>
        </w:r>
      </w:hyperlink>
      <w:bookmarkEnd w:id="258"/>
    </w:p>
    <w:p w14:paraId="5300B62B" w14:textId="5ABCC86B" w:rsidR="00E52BA8" w:rsidRDefault="003A10F3" w:rsidP="004E61BC">
      <w:pPr>
        <w:pStyle w:val="references"/>
        <w:ind w:left="284" w:hanging="284"/>
        <w:rPr>
          <w:rFonts w:eastAsia="標楷體"/>
        </w:rPr>
      </w:pPr>
      <w:bookmarkStart w:id="259" w:name="_Ref491975359"/>
      <w:r w:rsidRPr="00B0136C">
        <w:rPr>
          <w:rFonts w:eastAsia="標楷體"/>
        </w:rPr>
        <w:t>Green</w:t>
      </w:r>
      <w:r w:rsidR="00585DE7">
        <w:rPr>
          <w:rFonts w:eastAsia="標楷體"/>
        </w:rPr>
        <w:t xml:space="preserve"> a</w:t>
      </w:r>
      <w:r w:rsidRPr="00B0136C">
        <w:rPr>
          <w:rFonts w:eastAsia="標楷體"/>
        </w:rPr>
        <w:t>ddress Bitcoin Wallet, https://greenaddress.it</w:t>
      </w:r>
      <w:bookmarkEnd w:id="259"/>
    </w:p>
    <w:p w14:paraId="30A9B39A" w14:textId="3D4082CF" w:rsidR="005A3A13" w:rsidRPr="00E50241" w:rsidRDefault="005A3A13" w:rsidP="004E61BC">
      <w:pPr>
        <w:pStyle w:val="references"/>
        <w:ind w:left="284" w:hanging="284"/>
      </w:pPr>
      <w:bookmarkStart w:id="260" w:name="_Ref491973931"/>
      <w:r w:rsidRPr="00E50241">
        <w:t>Kuzuno, Hiroki, and Christian Karam. "Blockchain Explorer: An Analytical Process and Investigation Environment for Bitcoin."</w:t>
      </w:r>
      <w:bookmarkEnd w:id="260"/>
    </w:p>
    <w:p w14:paraId="7FFD2FC7" w14:textId="1DAF4610" w:rsidR="00581104" w:rsidRPr="00E50241" w:rsidRDefault="00581104" w:rsidP="004E61BC">
      <w:pPr>
        <w:pStyle w:val="references"/>
        <w:ind w:left="284" w:hanging="284"/>
      </w:pPr>
      <w:bookmarkStart w:id="261" w:name="_Ref491974396"/>
      <w:r w:rsidRPr="00E50241">
        <w:t xml:space="preserve">Bitcoin Improvement Proposals, </w:t>
      </w:r>
      <w:hyperlink r:id="rId36" w:history="1">
        <w:r w:rsidR="008F40F3" w:rsidRPr="00E50241">
          <w:t>https://github.com/bitcoin/bips</w:t>
        </w:r>
      </w:hyperlink>
      <w:bookmarkEnd w:id="261"/>
    </w:p>
    <w:p w14:paraId="0526F740" w14:textId="695CE71F" w:rsidR="008F40F3" w:rsidRPr="00E50241" w:rsidRDefault="008F40F3" w:rsidP="004E61BC">
      <w:pPr>
        <w:pStyle w:val="references"/>
        <w:ind w:left="284" w:hanging="284"/>
      </w:pPr>
      <w:bookmarkStart w:id="262" w:name="_Ref492310274"/>
      <w:r w:rsidRPr="00E50241">
        <w:t>Garzik, Jeff. "Making decentralized economic policy." (2015).</w:t>
      </w:r>
      <w:bookmarkEnd w:id="262"/>
    </w:p>
    <w:p w14:paraId="297F1C07" w14:textId="0A3ABF02" w:rsidR="002D5538" w:rsidRDefault="008F40F3" w:rsidP="004E61BC">
      <w:pPr>
        <w:pStyle w:val="references"/>
        <w:ind w:left="284" w:hanging="284"/>
      </w:pPr>
      <w:bookmarkStart w:id="263" w:name="_Ref492310371"/>
      <w:r w:rsidRPr="00E50241">
        <w:t>Friends, Apache. "XAMPP Apache+ MySQL+ PHP+ Perl." Apache Friends (2014).</w:t>
      </w:r>
      <w:bookmarkEnd w:id="263"/>
    </w:p>
    <w:p w14:paraId="68821855" w14:textId="7E97A4B4" w:rsidR="00E86B27" w:rsidRPr="004E61BC" w:rsidRDefault="008F40F3" w:rsidP="004E61BC">
      <w:pPr>
        <w:pStyle w:val="references"/>
        <w:ind w:left="284" w:hanging="284"/>
        <w:rPr>
          <w:rFonts w:eastAsia="標楷體"/>
          <w:color w:val="FF0000"/>
        </w:rPr>
      </w:pPr>
      <w:bookmarkStart w:id="264" w:name="_Ref492310419"/>
      <w:r w:rsidRPr="00E86B27">
        <w:rPr>
          <w:rFonts w:eastAsia="標楷體"/>
        </w:rPr>
        <w:t>Bartholomew, Daniel. "MariaDB vs. MySQL." Dostopano 7.10 (2012): 2014.</w:t>
      </w:r>
      <w:bookmarkEnd w:id="264"/>
    </w:p>
    <w:p w14:paraId="1ED5D7BA" w14:textId="6079ADD5" w:rsidR="00104720" w:rsidRDefault="00104720" w:rsidP="004E61BC">
      <w:pPr>
        <w:pStyle w:val="references"/>
        <w:ind w:left="284" w:hanging="284"/>
        <w:rPr>
          <w:rFonts w:eastAsia="標楷體"/>
        </w:rPr>
      </w:pPr>
      <w:bookmarkStart w:id="265" w:name="_Ref492312263"/>
      <w:r w:rsidRPr="00104720">
        <w:rPr>
          <w:rFonts w:eastAsia="標楷體"/>
        </w:rPr>
        <w:t>McHugh, Sheli, and Kristen Yarmey. "Near field communication: Introduction and implications." Journal of Web Librarianship 6.3 (2012): 186-207.</w:t>
      </w:r>
      <w:bookmarkEnd w:id="265"/>
    </w:p>
    <w:p w14:paraId="23963F11" w14:textId="0C6D814A" w:rsidR="00104720" w:rsidRDefault="00104720" w:rsidP="004E61BC">
      <w:pPr>
        <w:pStyle w:val="references"/>
        <w:ind w:left="284" w:hanging="284"/>
        <w:rPr>
          <w:rFonts w:eastAsia="標楷體"/>
        </w:rPr>
      </w:pPr>
      <w:bookmarkStart w:id="266" w:name="_Ref492312429"/>
      <w:r w:rsidRPr="00104720">
        <w:rPr>
          <w:rFonts w:eastAsia="標楷體"/>
        </w:rPr>
        <w:t>Finkenzeller, Klaus. RFID handbook: fundamentals and applications in contactless smart cards, radio frequency identification and near-field communication. John Wiley &amp; Sons, 2010.</w:t>
      </w:r>
      <w:bookmarkEnd w:id="266"/>
    </w:p>
    <w:p w14:paraId="7FC5ACC0" w14:textId="64148B5D" w:rsidR="00104720" w:rsidRDefault="00104720" w:rsidP="004E61BC">
      <w:pPr>
        <w:pStyle w:val="references"/>
        <w:ind w:left="284" w:hanging="284"/>
        <w:rPr>
          <w:rFonts w:eastAsia="標楷體"/>
        </w:rPr>
      </w:pPr>
      <w:bookmarkStart w:id="267" w:name="_Ref492312515"/>
      <w:r w:rsidRPr="00104720">
        <w:rPr>
          <w:rFonts w:eastAsia="標楷體"/>
        </w:rPr>
        <w:t>Zapata, Belén Cruz. Android studio application development. Packt Publishing Ltd, 2013.</w:t>
      </w:r>
      <w:bookmarkEnd w:id="267"/>
    </w:p>
    <w:p w14:paraId="2D7DC966" w14:textId="0E277A2B" w:rsidR="00104720" w:rsidRDefault="00104720" w:rsidP="004E61BC">
      <w:pPr>
        <w:pStyle w:val="references"/>
        <w:ind w:left="284" w:hanging="284"/>
        <w:rPr>
          <w:rFonts w:eastAsia="標楷體"/>
        </w:rPr>
      </w:pPr>
      <w:bookmarkStart w:id="268" w:name="_Ref492312605"/>
      <w:r w:rsidRPr="00104720">
        <w:rPr>
          <w:rFonts w:eastAsia="標楷體"/>
        </w:rPr>
        <w:t>Want, Roy. "Near field communication." IEEE Pervasive Computing 10.3 (2011): 4-7.</w:t>
      </w:r>
      <w:bookmarkEnd w:id="268"/>
    </w:p>
    <w:p w14:paraId="4BFDDD31" w14:textId="348135BE" w:rsidR="00D57F7A" w:rsidRPr="008066C1" w:rsidRDefault="00D57F7A" w:rsidP="008066C1">
      <w:pPr>
        <w:pStyle w:val="references"/>
        <w:ind w:left="284" w:hanging="284"/>
        <w:rPr>
          <w:rFonts w:eastAsia="標楷體"/>
          <w:lang w:eastAsia="zh-TW"/>
        </w:rPr>
      </w:pPr>
      <w:bookmarkStart w:id="269" w:name="_Ref492475777"/>
      <w:r w:rsidRPr="001F62DC">
        <w:rPr>
          <w:rFonts w:eastAsia="標楷體" w:hint="eastAsia"/>
          <w:lang w:eastAsia="zh-TW"/>
        </w:rPr>
        <w:t>高靖鈞</w:t>
      </w:r>
      <w:r w:rsidRPr="001F62DC">
        <w:rPr>
          <w:rFonts w:eastAsia="標楷體" w:hint="eastAsia"/>
          <w:lang w:eastAsia="zh-TW"/>
        </w:rPr>
        <w:t xml:space="preserve">, </w:t>
      </w:r>
      <w:r w:rsidRPr="006171AE">
        <w:rPr>
          <w:rFonts w:eastAsia="標楷體" w:hint="eastAsia"/>
          <w:lang w:eastAsia="zh-TW"/>
        </w:rPr>
        <w:t>丁川偉</w:t>
      </w:r>
      <w:r w:rsidRPr="006171AE">
        <w:rPr>
          <w:rFonts w:eastAsia="標楷體"/>
          <w:lang w:eastAsia="zh-TW"/>
        </w:rPr>
        <w:t xml:space="preserve">, </w:t>
      </w:r>
      <w:r w:rsidRPr="006171AE">
        <w:rPr>
          <w:rFonts w:eastAsia="標楷體" w:hint="eastAsia"/>
          <w:lang w:eastAsia="zh-TW"/>
        </w:rPr>
        <w:t>陳耀鑫</w:t>
      </w:r>
      <w:r w:rsidRPr="006171AE">
        <w:rPr>
          <w:rFonts w:eastAsia="標楷體"/>
          <w:lang w:eastAsia="zh-TW"/>
        </w:rPr>
        <w:t xml:space="preserve">, </w:t>
      </w:r>
      <w:r w:rsidRPr="006171AE">
        <w:rPr>
          <w:rFonts w:eastAsia="標楷體" w:hint="eastAsia"/>
          <w:lang w:eastAsia="zh-TW"/>
        </w:rPr>
        <w:t>馬金溝</w:t>
      </w:r>
      <w:r w:rsidRPr="006171AE">
        <w:rPr>
          <w:rFonts w:eastAsia="標楷體"/>
          <w:lang w:eastAsia="zh-TW"/>
        </w:rPr>
        <w:t xml:space="preserve">, &amp; </w:t>
      </w:r>
      <w:r w:rsidRPr="006171AE">
        <w:rPr>
          <w:rFonts w:eastAsia="標楷體" w:hint="eastAsia"/>
          <w:lang w:eastAsia="zh-TW"/>
        </w:rPr>
        <w:t>陳澤世</w:t>
      </w:r>
      <w:r w:rsidRPr="006171AE">
        <w:rPr>
          <w:rFonts w:eastAsia="標楷體"/>
          <w:lang w:eastAsia="zh-TW"/>
        </w:rPr>
        <w:t xml:space="preserve">. (2017). </w:t>
      </w:r>
      <w:r w:rsidRPr="006171AE">
        <w:rPr>
          <w:rFonts w:eastAsia="標楷體" w:hint="eastAsia"/>
          <w:lang w:eastAsia="zh-TW"/>
        </w:rPr>
        <w:t>區塊鏈簡介與技術探討</w:t>
      </w:r>
      <w:r w:rsidRPr="006171AE">
        <w:rPr>
          <w:rFonts w:eastAsia="標楷體"/>
          <w:lang w:eastAsia="zh-TW"/>
        </w:rPr>
        <w:t xml:space="preserve">. </w:t>
      </w:r>
      <w:r w:rsidRPr="006171AE">
        <w:rPr>
          <w:rFonts w:eastAsia="標楷體" w:hint="eastAsia"/>
          <w:lang w:eastAsia="zh-TW"/>
        </w:rPr>
        <w:t>電腦與通訊</w:t>
      </w:r>
      <w:r w:rsidRPr="006171AE">
        <w:rPr>
          <w:rFonts w:eastAsia="標楷體"/>
          <w:lang w:eastAsia="zh-TW"/>
        </w:rPr>
        <w:t>, (169), b1-10.</w:t>
      </w:r>
      <w:bookmarkEnd w:id="269"/>
    </w:p>
    <w:sectPr w:rsidR="00D57F7A" w:rsidRPr="008066C1" w:rsidSect="0013599F">
      <w:type w:val="continuous"/>
      <w:pgSz w:w="11907" w:h="16840"/>
      <w:pgMar w:top="1418" w:right="1418" w:bottom="1418" w:left="1418" w:header="720" w:footer="720" w:gutter="0"/>
      <w:cols w:num="2" w:space="720" w:equalWidth="0">
        <w:col w:w="4393" w:space="284"/>
        <w:col w:w="4535"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2FFEB4" w14:textId="77777777" w:rsidR="00B86AAB" w:rsidRDefault="00B86AAB">
      <w:r>
        <w:separator/>
      </w:r>
    </w:p>
  </w:endnote>
  <w:endnote w:type="continuationSeparator" w:id="0">
    <w:p w14:paraId="23AFA52A" w14:textId="77777777" w:rsidR="00B86AAB" w:rsidRDefault="00B86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00"/>
    <w:family w:val="modern"/>
    <w:pitch w:val="fixed"/>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D4FCE" w14:textId="77777777" w:rsidR="00B86AAB" w:rsidRDefault="00B86AAB">
      <w:r>
        <w:rPr>
          <w:color w:val="000000"/>
        </w:rPr>
        <w:separator/>
      </w:r>
    </w:p>
  </w:footnote>
  <w:footnote w:type="continuationSeparator" w:id="0">
    <w:p w14:paraId="2B86024F" w14:textId="77777777" w:rsidR="00B86AAB" w:rsidRDefault="00B86A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1381"/>
    <w:multiLevelType w:val="hybridMultilevel"/>
    <w:tmpl w:val="60367176"/>
    <w:lvl w:ilvl="0" w:tplc="455EAA72">
      <w:start w:val="1"/>
      <w:numFmt w:val="upperLetter"/>
      <w:lvlText w:val="%1."/>
      <w:lvlJc w:val="left"/>
      <w:pPr>
        <w:ind w:left="622" w:hanging="480"/>
      </w:pPr>
      <w:rPr>
        <w:sz w:val="18"/>
        <w:szCs w:val="18"/>
      </w:rPr>
    </w:lvl>
    <w:lvl w:ilvl="1" w:tplc="0409001B">
      <w:start w:val="1"/>
      <w:numFmt w:val="lowerRoman"/>
      <w:lvlText w:val="%2."/>
      <w:lvlJc w:val="right"/>
      <w:pPr>
        <w:ind w:left="1102" w:hanging="480"/>
      </w:pPr>
      <w:rPr>
        <w:rFonts w:hint="eastAsia"/>
      </w:r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 w15:restartNumberingAfterBreak="0">
    <w:nsid w:val="03F035C6"/>
    <w:multiLevelType w:val="multilevel"/>
    <w:tmpl w:val="AB5ECF3A"/>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987AA1"/>
    <w:multiLevelType w:val="hybridMultilevel"/>
    <w:tmpl w:val="6C940A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DB57C7"/>
    <w:multiLevelType w:val="multilevel"/>
    <w:tmpl w:val="49EAF884"/>
    <w:lvl w:ilvl="0">
      <w:start w:val="1"/>
      <w:numFmt w:val="upperRoman"/>
      <w:lvlText w:val="%1."/>
      <w:lvlJc w:val="left"/>
      <w:pPr>
        <w:ind w:left="360" w:hanging="360"/>
      </w:pPr>
      <w:rPr>
        <w:rFonts w:hint="eastAsia"/>
      </w:rPr>
    </w:lvl>
    <w:lvl w:ilvl="1">
      <w:start w:val="1"/>
      <w:numFmt w:val="decimal"/>
      <w:lvlText w:val="%2."/>
      <w:lvlJc w:val="left"/>
      <w:pPr>
        <w:ind w:left="720" w:hanging="360"/>
      </w:pPr>
      <w:rPr>
        <w:rFonts w:hint="eastAsia"/>
      </w:rPr>
    </w:lvl>
    <w:lvl w:ilvl="2">
      <w:start w:val="1"/>
      <w:numFmt w:val="decimal"/>
      <w:lvlText w:val="%3."/>
      <w:lvlJc w:val="left"/>
      <w:pPr>
        <w:ind w:left="1080" w:hanging="360"/>
      </w:pPr>
      <w:rPr>
        <w:rFonts w:hint="eastAsia"/>
      </w:rPr>
    </w:lvl>
    <w:lvl w:ilvl="3">
      <w:start w:val="1"/>
      <w:numFmt w:val="lowerLetter"/>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0FB70DC3"/>
    <w:multiLevelType w:val="hybridMultilevel"/>
    <w:tmpl w:val="5C1877E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0332895"/>
    <w:multiLevelType w:val="multilevel"/>
    <w:tmpl w:val="E73C6A0E"/>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432" w:hanging="432"/>
      </w:pPr>
    </w:lvl>
    <w:lvl w:ilvl="3">
      <w:start w:val="1"/>
      <w:numFmt w:val="decimal"/>
      <w:lvlText w:val="%1.%2.%3.%4"/>
      <w:lvlJc w:val="left"/>
      <w:pPr>
        <w:ind w:left="432" w:hanging="432"/>
      </w:pPr>
    </w:lvl>
    <w:lvl w:ilvl="4">
      <w:start w:val="1"/>
      <w:numFmt w:val="decimal"/>
      <w:lvlText w:val="%1.%2.%3.%4.%5"/>
      <w:lvlJc w:val="left"/>
      <w:pPr>
        <w:ind w:left="432" w:hanging="432"/>
      </w:pPr>
    </w:lvl>
    <w:lvl w:ilvl="5">
      <w:start w:val="1"/>
      <w:numFmt w:val="decimal"/>
      <w:lvlText w:val="%1.%2.%3.%4.%5.%6"/>
      <w:lvlJc w:val="left"/>
      <w:pPr>
        <w:ind w:left="432" w:hanging="432"/>
      </w:pPr>
    </w:lvl>
    <w:lvl w:ilvl="6">
      <w:start w:val="1"/>
      <w:numFmt w:val="decimal"/>
      <w:lvlText w:val="%1.%2.%3.%4.%5.%6.%7"/>
      <w:lvlJc w:val="left"/>
      <w:pPr>
        <w:ind w:left="432" w:hanging="432"/>
      </w:pPr>
    </w:lvl>
    <w:lvl w:ilvl="7">
      <w:start w:val="1"/>
      <w:numFmt w:val="decimal"/>
      <w:lvlText w:val="%1.%2.%3.%4.%5.%6.%7.%8"/>
      <w:lvlJc w:val="left"/>
      <w:pPr>
        <w:ind w:left="432" w:hanging="432"/>
      </w:pPr>
    </w:lvl>
    <w:lvl w:ilvl="8">
      <w:start w:val="1"/>
      <w:numFmt w:val="decimal"/>
      <w:lvlText w:val="%1.%2.%3.%4.%5.%6.%7.%8.%9"/>
      <w:lvlJc w:val="left"/>
      <w:pPr>
        <w:ind w:left="432" w:hanging="432"/>
      </w:pPr>
    </w:lvl>
  </w:abstractNum>
  <w:abstractNum w:abstractNumId="6" w15:restartNumberingAfterBreak="0">
    <w:nsid w:val="13D16940"/>
    <w:multiLevelType w:val="multilevel"/>
    <w:tmpl w:val="E73C6A0E"/>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432" w:hanging="432"/>
      </w:pPr>
    </w:lvl>
    <w:lvl w:ilvl="3">
      <w:start w:val="1"/>
      <w:numFmt w:val="decimal"/>
      <w:lvlText w:val="%1.%2.%3.%4"/>
      <w:lvlJc w:val="left"/>
      <w:pPr>
        <w:ind w:left="432" w:hanging="432"/>
      </w:pPr>
    </w:lvl>
    <w:lvl w:ilvl="4">
      <w:start w:val="1"/>
      <w:numFmt w:val="decimal"/>
      <w:lvlText w:val="%1.%2.%3.%4.%5"/>
      <w:lvlJc w:val="left"/>
      <w:pPr>
        <w:ind w:left="432" w:hanging="432"/>
      </w:pPr>
    </w:lvl>
    <w:lvl w:ilvl="5">
      <w:start w:val="1"/>
      <w:numFmt w:val="decimal"/>
      <w:lvlText w:val="%1.%2.%3.%4.%5.%6"/>
      <w:lvlJc w:val="left"/>
      <w:pPr>
        <w:ind w:left="432" w:hanging="432"/>
      </w:pPr>
    </w:lvl>
    <w:lvl w:ilvl="6">
      <w:start w:val="1"/>
      <w:numFmt w:val="decimal"/>
      <w:lvlText w:val="%1.%2.%3.%4.%5.%6.%7"/>
      <w:lvlJc w:val="left"/>
      <w:pPr>
        <w:ind w:left="432" w:hanging="432"/>
      </w:pPr>
    </w:lvl>
    <w:lvl w:ilvl="7">
      <w:start w:val="1"/>
      <w:numFmt w:val="decimal"/>
      <w:lvlText w:val="%1.%2.%3.%4.%5.%6.%7.%8"/>
      <w:lvlJc w:val="left"/>
      <w:pPr>
        <w:ind w:left="432" w:hanging="432"/>
      </w:pPr>
    </w:lvl>
    <w:lvl w:ilvl="8">
      <w:start w:val="1"/>
      <w:numFmt w:val="decimal"/>
      <w:lvlText w:val="%1.%2.%3.%4.%5.%6.%7.%8.%9"/>
      <w:lvlJc w:val="left"/>
      <w:pPr>
        <w:ind w:left="432" w:hanging="432"/>
      </w:pPr>
    </w:lvl>
  </w:abstractNum>
  <w:abstractNum w:abstractNumId="7" w15:restartNumberingAfterBreak="0">
    <w:nsid w:val="15412537"/>
    <w:multiLevelType w:val="hybridMultilevel"/>
    <w:tmpl w:val="BA1A21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EF7601"/>
    <w:multiLevelType w:val="multilevel"/>
    <w:tmpl w:val="791A67E4"/>
    <w:lvl w:ilvl="0">
      <w:start w:val="1"/>
      <w:numFmt w:val="upperRoman"/>
      <w:lvlText w:val="%1."/>
      <w:lvlJc w:val="left"/>
      <w:pPr>
        <w:ind w:left="360" w:hanging="360"/>
      </w:pPr>
      <w:rPr>
        <w:rFonts w:hint="eastAsia"/>
      </w:rPr>
    </w:lvl>
    <w:lvl w:ilvl="1">
      <w:start w:val="1"/>
      <w:numFmt w:val="decimal"/>
      <w:lvlText w:val="%2."/>
      <w:lvlJc w:val="left"/>
      <w:pPr>
        <w:ind w:left="720" w:hanging="360"/>
      </w:pPr>
      <w:rPr>
        <w:rFonts w:hint="eastAsia"/>
      </w:rPr>
    </w:lvl>
    <w:lvl w:ilvl="2">
      <w:start w:val="1"/>
      <w:numFmt w:val="upperLetter"/>
      <w:lvlText w:val="%3."/>
      <w:lvlJc w:val="left"/>
      <w:pPr>
        <w:ind w:left="1080" w:hanging="360"/>
      </w:pPr>
      <w:rPr>
        <w:rFonts w:hint="eastAsia"/>
      </w:rPr>
    </w:lvl>
    <w:lvl w:ilvl="3">
      <w:start w:val="1"/>
      <w:numFmt w:val="lowerLetter"/>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17524E95"/>
    <w:multiLevelType w:val="hybridMultilevel"/>
    <w:tmpl w:val="86D289F0"/>
    <w:lvl w:ilvl="0" w:tplc="CB9CC760">
      <w:start w:val="1"/>
      <w:numFmt w:val="upperLetter"/>
      <w:lvlText w:val="%1."/>
      <w:lvlJc w:val="left"/>
      <w:pPr>
        <w:ind w:left="622" w:hanging="480"/>
      </w:pPr>
      <w:rPr>
        <w:sz w:val="18"/>
        <w:szCs w:val="18"/>
      </w:rPr>
    </w:lvl>
    <w:lvl w:ilvl="1" w:tplc="0409001B">
      <w:start w:val="1"/>
      <w:numFmt w:val="lowerRoman"/>
      <w:lvlText w:val="%2."/>
      <w:lvlJc w:val="right"/>
      <w:pPr>
        <w:ind w:left="1102" w:hanging="480"/>
      </w:pPr>
      <w:rPr>
        <w:rFonts w:hint="eastAsia"/>
      </w:r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0" w15:restartNumberingAfterBreak="0">
    <w:nsid w:val="19CC5734"/>
    <w:multiLevelType w:val="multilevel"/>
    <w:tmpl w:val="9A58A166"/>
    <w:lvl w:ilvl="0">
      <w:start w:val="1"/>
      <w:numFmt w:val="upperRoman"/>
      <w:lvlText w:val="%1."/>
      <w:lvlJc w:val="left"/>
      <w:pPr>
        <w:ind w:left="360" w:hanging="360"/>
      </w:pPr>
      <w:rPr>
        <w:rFonts w:hint="eastAsia"/>
      </w:rPr>
    </w:lvl>
    <w:lvl w:ilvl="1">
      <w:start w:val="1"/>
      <w:numFmt w:val="upperLetter"/>
      <w:lvlText w:val="%2."/>
      <w:lvlJc w:val="left"/>
      <w:pPr>
        <w:ind w:left="720" w:hanging="360"/>
      </w:pPr>
      <w:rPr>
        <w:rFonts w:hint="eastAsia"/>
      </w:rPr>
    </w:lvl>
    <w:lvl w:ilvl="2">
      <w:start w:val="1"/>
      <w:numFmt w:val="decimal"/>
      <w:lvlText w:val="%3."/>
      <w:lvlJc w:val="left"/>
      <w:pPr>
        <w:ind w:left="1080" w:hanging="360"/>
      </w:pPr>
      <w:rPr>
        <w:rFonts w:hint="eastAsia"/>
      </w:rPr>
    </w:lvl>
    <w:lvl w:ilvl="3">
      <w:start w:val="1"/>
      <w:numFmt w:val="lowerLetter"/>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1" w15:restartNumberingAfterBreak="0">
    <w:nsid w:val="1A3D3BDC"/>
    <w:multiLevelType w:val="hybridMultilevel"/>
    <w:tmpl w:val="257084CA"/>
    <w:lvl w:ilvl="0" w:tplc="AEB61906">
      <w:start w:val="1"/>
      <w:numFmt w:val="decimal"/>
      <w:pStyle w:val="123"/>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15:restartNumberingAfterBreak="0">
    <w:nsid w:val="1C4F4744"/>
    <w:multiLevelType w:val="hybridMultilevel"/>
    <w:tmpl w:val="7E368096"/>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CF92B95"/>
    <w:multiLevelType w:val="multilevel"/>
    <w:tmpl w:val="498A8776"/>
    <w:styleLink w:val="Outline"/>
    <w:lvl w:ilvl="0">
      <w:start w:val="1"/>
      <w:numFmt w:val="none"/>
      <w:lvlText w:val="%1"/>
      <w:lvlJc w:val="left"/>
    </w:lvl>
    <w:lvl w:ilvl="1">
      <w:start w:val="1"/>
      <w:numFmt w:val="none"/>
      <w:lvlText w:val="%2"/>
      <w:lvlJc w:val="left"/>
    </w:lvl>
    <w:lvl w:ilvl="2">
      <w:start w:val="1"/>
      <w:numFmt w:val="upperRoman"/>
      <w:lvlText w:val="%3."/>
      <w:lvlJc w:val="left"/>
      <w:pPr>
        <w:ind w:left="216" w:hanging="216"/>
      </w:pPr>
    </w:lvl>
    <w:lvl w:ilvl="3">
      <w:start w:val="1"/>
      <w:numFmt w:val="none"/>
      <w:lvlText w:val="%4"/>
      <w:lvlJc w:val="left"/>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4" w15:restartNumberingAfterBreak="0">
    <w:nsid w:val="1DB72733"/>
    <w:multiLevelType w:val="hybridMultilevel"/>
    <w:tmpl w:val="18B2E8D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E2A7854"/>
    <w:multiLevelType w:val="multilevel"/>
    <w:tmpl w:val="46EE6D8C"/>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432" w:hanging="432"/>
      </w:pPr>
      <w:rPr>
        <w:sz w:val="22"/>
        <w:szCs w:val="22"/>
      </w:rPr>
    </w:lvl>
    <w:lvl w:ilvl="3">
      <w:start w:val="1"/>
      <w:numFmt w:val="decimal"/>
      <w:lvlText w:val="%1.%2.%3.%4"/>
      <w:lvlJc w:val="left"/>
      <w:pPr>
        <w:ind w:left="432" w:hanging="432"/>
      </w:pPr>
    </w:lvl>
    <w:lvl w:ilvl="4">
      <w:start w:val="1"/>
      <w:numFmt w:val="decimal"/>
      <w:lvlText w:val="%1.%2.%3.%4.%5"/>
      <w:lvlJc w:val="left"/>
      <w:pPr>
        <w:ind w:left="432" w:hanging="432"/>
      </w:pPr>
    </w:lvl>
    <w:lvl w:ilvl="5">
      <w:start w:val="1"/>
      <w:numFmt w:val="decimal"/>
      <w:lvlText w:val="%1.%2.%3.%4.%5.%6"/>
      <w:lvlJc w:val="left"/>
      <w:pPr>
        <w:ind w:left="432" w:hanging="432"/>
      </w:pPr>
    </w:lvl>
    <w:lvl w:ilvl="6">
      <w:start w:val="1"/>
      <w:numFmt w:val="decimal"/>
      <w:lvlText w:val="%1.%2.%3.%4.%5.%6.%7"/>
      <w:lvlJc w:val="left"/>
      <w:pPr>
        <w:ind w:left="432" w:hanging="432"/>
      </w:pPr>
    </w:lvl>
    <w:lvl w:ilvl="7">
      <w:start w:val="1"/>
      <w:numFmt w:val="decimal"/>
      <w:lvlText w:val="%1.%2.%3.%4.%5.%6.%7.%8"/>
      <w:lvlJc w:val="left"/>
      <w:pPr>
        <w:ind w:left="432" w:hanging="432"/>
      </w:pPr>
    </w:lvl>
    <w:lvl w:ilvl="8">
      <w:start w:val="1"/>
      <w:numFmt w:val="decimal"/>
      <w:lvlText w:val="%1.%2.%3.%4.%5.%6.%7.%8.%9"/>
      <w:lvlJc w:val="left"/>
      <w:pPr>
        <w:ind w:left="432" w:hanging="432"/>
      </w:pPr>
    </w:lvl>
  </w:abstractNum>
  <w:abstractNum w:abstractNumId="16" w15:restartNumberingAfterBreak="0">
    <w:nsid w:val="1F4664F4"/>
    <w:multiLevelType w:val="hybridMultilevel"/>
    <w:tmpl w:val="5418880A"/>
    <w:lvl w:ilvl="0" w:tplc="04090011">
      <w:start w:val="1"/>
      <w:numFmt w:val="upperLetter"/>
      <w:lvlText w:val="%1."/>
      <w:lvlJc w:val="left"/>
      <w:pPr>
        <w:ind w:left="720" w:hanging="480"/>
      </w:pPr>
      <w:rPr>
        <w:rFonts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7" w15:restartNumberingAfterBreak="0">
    <w:nsid w:val="20D006BD"/>
    <w:multiLevelType w:val="multilevel"/>
    <w:tmpl w:val="47A0276C"/>
    <w:styleLink w:val="LFO8"/>
    <w:lvl w:ilvl="0">
      <w:start w:val="1"/>
      <w:numFmt w:val="decimal"/>
      <w:pStyle w:val="references"/>
      <w:lvlText w:val="[%1]"/>
      <w:lvlJc w:val="left"/>
      <w:pPr>
        <w:ind w:left="360" w:hanging="360"/>
      </w:pPr>
      <w:rPr>
        <w:rFonts w:ascii="Times New Roman" w:hAnsi="Times New Roman" w:cs="Times New Roman"/>
        <w:b w:val="0"/>
        <w:bCs w:val="0"/>
        <w:i w:val="0"/>
        <w:iCs w:val="0"/>
        <w:sz w:val="16"/>
        <w:szCs w:val="16"/>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A2049AA"/>
    <w:multiLevelType w:val="hybridMultilevel"/>
    <w:tmpl w:val="8FA8C5E0"/>
    <w:lvl w:ilvl="0" w:tplc="04090011">
      <w:start w:val="1"/>
      <w:numFmt w:val="upperLetter"/>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2A5B16CF"/>
    <w:multiLevelType w:val="hybridMultilevel"/>
    <w:tmpl w:val="877E859C"/>
    <w:lvl w:ilvl="0" w:tplc="0409000F">
      <w:start w:val="1"/>
      <w:numFmt w:val="upperLetter"/>
      <w:lvlText w:val="%1."/>
      <w:lvlJc w:val="left"/>
      <w:pPr>
        <w:ind w:left="622" w:hanging="480"/>
      </w:pPr>
      <w:rPr>
        <w:sz w:val="20"/>
        <w:szCs w:val="20"/>
      </w:rPr>
    </w:lvl>
    <w:lvl w:ilvl="1" w:tplc="0409001B">
      <w:start w:val="1"/>
      <w:numFmt w:val="lowerRoman"/>
      <w:lvlText w:val="%2."/>
      <w:lvlJc w:val="right"/>
      <w:pPr>
        <w:ind w:left="1102" w:hanging="480"/>
      </w:pPr>
      <w:rPr>
        <w:rFonts w:hint="eastAsia"/>
      </w:r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20" w15:restartNumberingAfterBreak="0">
    <w:nsid w:val="2C5D31B7"/>
    <w:multiLevelType w:val="multilevel"/>
    <w:tmpl w:val="F5265130"/>
    <w:lvl w:ilvl="0">
      <w:start w:val="1"/>
      <w:numFmt w:val="upperRoman"/>
      <w:lvlText w:val="%1."/>
      <w:lvlJc w:val="left"/>
      <w:pPr>
        <w:ind w:left="360" w:hanging="360"/>
      </w:pPr>
      <w:rPr>
        <w:rFonts w:hint="eastAsia"/>
      </w:rPr>
    </w:lvl>
    <w:lvl w:ilvl="1">
      <w:start w:val="1"/>
      <w:numFmt w:val="decimal"/>
      <w:lvlText w:val="%2."/>
      <w:lvlJc w:val="left"/>
      <w:pPr>
        <w:ind w:left="720" w:hanging="360"/>
      </w:pPr>
      <w:rPr>
        <w:rFonts w:hint="eastAsia"/>
      </w:rPr>
    </w:lvl>
    <w:lvl w:ilvl="2">
      <w:start w:val="1"/>
      <w:numFmt w:val="decimal"/>
      <w:lvlText w:val="%3."/>
      <w:lvlJc w:val="left"/>
      <w:pPr>
        <w:ind w:left="1080" w:hanging="360"/>
      </w:pPr>
      <w:rPr>
        <w:rFonts w:hint="eastAsia"/>
      </w:rPr>
    </w:lvl>
    <w:lvl w:ilvl="3">
      <w:start w:val="1"/>
      <w:numFmt w:val="lowerLetter"/>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1" w15:restartNumberingAfterBreak="0">
    <w:nsid w:val="2E9C5DAD"/>
    <w:multiLevelType w:val="hybridMultilevel"/>
    <w:tmpl w:val="B4F23042"/>
    <w:lvl w:ilvl="0" w:tplc="D75C8980">
      <w:start w:val="1"/>
      <w:numFmt w:val="upperLetter"/>
      <w:lvlText w:val="%1."/>
      <w:lvlJc w:val="left"/>
      <w:pPr>
        <w:ind w:left="622" w:hanging="480"/>
      </w:pPr>
      <w:rPr>
        <w:sz w:val="18"/>
        <w:szCs w:val="18"/>
      </w:rPr>
    </w:lvl>
    <w:lvl w:ilvl="1" w:tplc="0409001B">
      <w:start w:val="1"/>
      <w:numFmt w:val="lowerRoman"/>
      <w:pStyle w:val="abc"/>
      <w:lvlText w:val="%2."/>
      <w:lvlJc w:val="right"/>
      <w:pPr>
        <w:ind w:left="1102" w:hanging="480"/>
      </w:pPr>
      <w:rPr>
        <w:rFonts w:hint="eastAsia"/>
      </w:r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22" w15:restartNumberingAfterBreak="0">
    <w:nsid w:val="317A43DE"/>
    <w:multiLevelType w:val="hybridMultilevel"/>
    <w:tmpl w:val="AF6AED6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75860B2"/>
    <w:multiLevelType w:val="hybridMultilevel"/>
    <w:tmpl w:val="9B6AB0F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BB1259E"/>
    <w:multiLevelType w:val="multilevel"/>
    <w:tmpl w:val="6186CC66"/>
    <w:lvl w:ilvl="0">
      <w:start w:val="1"/>
      <w:numFmt w:val="upperRoman"/>
      <w:lvlText w:val="%1."/>
      <w:lvlJc w:val="left"/>
      <w:pPr>
        <w:ind w:left="360" w:hanging="360"/>
      </w:pPr>
      <w:rPr>
        <w:rFonts w:ascii="Times New Roman" w:eastAsia="標楷體" w:hAnsi="Times New Roman" w:hint="eastAsia"/>
        <w:b w:val="0"/>
      </w:rPr>
    </w:lvl>
    <w:lvl w:ilvl="1">
      <w:start w:val="1"/>
      <w:numFmt w:val="upperLetter"/>
      <w:lvlText w:val="%2."/>
      <w:lvlJc w:val="left"/>
      <w:pPr>
        <w:ind w:left="720" w:hanging="360"/>
      </w:pPr>
      <w:rPr>
        <w:rFonts w:ascii="Times New Roman" w:hAnsi="Times New Roman" w:cs="Times New Roman" w:hint="default"/>
      </w:rPr>
    </w:lvl>
    <w:lvl w:ilvl="2">
      <w:start w:val="1"/>
      <w:numFmt w:val="lowerLetter"/>
      <w:lvlText w:val="%3."/>
      <w:lvlJc w:val="left"/>
      <w:pPr>
        <w:ind w:left="1080" w:hanging="360"/>
      </w:pPr>
      <w:rPr>
        <w:rFonts w:hint="eastAsia"/>
      </w:rPr>
    </w:lvl>
    <w:lvl w:ilvl="3">
      <w:start w:val="1"/>
      <w:numFmt w:val="lowerLetter"/>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15:restartNumberingAfterBreak="0">
    <w:nsid w:val="3FB6725A"/>
    <w:multiLevelType w:val="hybridMultilevel"/>
    <w:tmpl w:val="74902CDC"/>
    <w:lvl w:ilvl="0" w:tplc="535C603E">
      <w:start w:val="2"/>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58D0730"/>
    <w:multiLevelType w:val="multilevel"/>
    <w:tmpl w:val="E73C6A0E"/>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432" w:hanging="432"/>
      </w:pPr>
    </w:lvl>
    <w:lvl w:ilvl="3">
      <w:start w:val="1"/>
      <w:numFmt w:val="decimal"/>
      <w:lvlText w:val="%1.%2.%3.%4"/>
      <w:lvlJc w:val="left"/>
      <w:pPr>
        <w:ind w:left="432" w:hanging="432"/>
      </w:pPr>
    </w:lvl>
    <w:lvl w:ilvl="4">
      <w:start w:val="1"/>
      <w:numFmt w:val="decimal"/>
      <w:lvlText w:val="%1.%2.%3.%4.%5"/>
      <w:lvlJc w:val="left"/>
      <w:pPr>
        <w:ind w:left="432" w:hanging="432"/>
      </w:pPr>
    </w:lvl>
    <w:lvl w:ilvl="5">
      <w:start w:val="1"/>
      <w:numFmt w:val="decimal"/>
      <w:lvlText w:val="%1.%2.%3.%4.%5.%6"/>
      <w:lvlJc w:val="left"/>
      <w:pPr>
        <w:ind w:left="432" w:hanging="432"/>
      </w:pPr>
    </w:lvl>
    <w:lvl w:ilvl="6">
      <w:start w:val="1"/>
      <w:numFmt w:val="decimal"/>
      <w:lvlText w:val="%1.%2.%3.%4.%5.%6.%7"/>
      <w:lvlJc w:val="left"/>
      <w:pPr>
        <w:ind w:left="432" w:hanging="432"/>
      </w:pPr>
    </w:lvl>
    <w:lvl w:ilvl="7">
      <w:start w:val="1"/>
      <w:numFmt w:val="decimal"/>
      <w:lvlText w:val="%1.%2.%3.%4.%5.%6.%7.%8"/>
      <w:lvlJc w:val="left"/>
      <w:pPr>
        <w:ind w:left="432" w:hanging="432"/>
      </w:pPr>
    </w:lvl>
    <w:lvl w:ilvl="8">
      <w:start w:val="1"/>
      <w:numFmt w:val="decimal"/>
      <w:lvlText w:val="%1.%2.%3.%4.%5.%6.%7.%8.%9"/>
      <w:lvlJc w:val="left"/>
      <w:pPr>
        <w:ind w:left="432" w:hanging="432"/>
      </w:pPr>
    </w:lvl>
  </w:abstractNum>
  <w:abstractNum w:abstractNumId="27" w15:restartNumberingAfterBreak="0">
    <w:nsid w:val="4C0A6A7B"/>
    <w:multiLevelType w:val="hybridMultilevel"/>
    <w:tmpl w:val="103631CA"/>
    <w:lvl w:ilvl="0" w:tplc="04090011">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EA013DE"/>
    <w:multiLevelType w:val="hybridMultilevel"/>
    <w:tmpl w:val="CE9A72B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EF83A18"/>
    <w:multiLevelType w:val="hybridMultilevel"/>
    <w:tmpl w:val="3DCADBD2"/>
    <w:lvl w:ilvl="0" w:tplc="0409001B">
      <w:start w:val="1"/>
      <w:numFmt w:val="lowerRoman"/>
      <w:lvlText w:val="%1."/>
      <w:lvlJc w:val="right"/>
      <w:pPr>
        <w:ind w:left="1102" w:hanging="480"/>
      </w:pPr>
    </w:lvl>
    <w:lvl w:ilvl="1" w:tplc="04090019">
      <w:start w:val="1"/>
      <w:numFmt w:val="ideographTraditional"/>
      <w:lvlText w:val="%2、"/>
      <w:lvlJc w:val="left"/>
      <w:pPr>
        <w:ind w:left="1582" w:hanging="480"/>
      </w:pPr>
    </w:lvl>
    <w:lvl w:ilvl="2" w:tplc="0409001B" w:tentative="1">
      <w:start w:val="1"/>
      <w:numFmt w:val="lowerRoman"/>
      <w:lvlText w:val="%3."/>
      <w:lvlJc w:val="right"/>
      <w:pPr>
        <w:ind w:left="2062" w:hanging="480"/>
      </w:pPr>
    </w:lvl>
    <w:lvl w:ilvl="3" w:tplc="0409000F" w:tentative="1">
      <w:start w:val="1"/>
      <w:numFmt w:val="decimal"/>
      <w:lvlText w:val="%4."/>
      <w:lvlJc w:val="left"/>
      <w:pPr>
        <w:ind w:left="2542" w:hanging="480"/>
      </w:pPr>
    </w:lvl>
    <w:lvl w:ilvl="4" w:tplc="04090019" w:tentative="1">
      <w:start w:val="1"/>
      <w:numFmt w:val="ideographTraditional"/>
      <w:lvlText w:val="%5、"/>
      <w:lvlJc w:val="left"/>
      <w:pPr>
        <w:ind w:left="3022" w:hanging="480"/>
      </w:pPr>
    </w:lvl>
    <w:lvl w:ilvl="5" w:tplc="0409001B" w:tentative="1">
      <w:start w:val="1"/>
      <w:numFmt w:val="lowerRoman"/>
      <w:lvlText w:val="%6."/>
      <w:lvlJc w:val="right"/>
      <w:pPr>
        <w:ind w:left="3502" w:hanging="480"/>
      </w:pPr>
    </w:lvl>
    <w:lvl w:ilvl="6" w:tplc="0409000F" w:tentative="1">
      <w:start w:val="1"/>
      <w:numFmt w:val="decimal"/>
      <w:lvlText w:val="%7."/>
      <w:lvlJc w:val="left"/>
      <w:pPr>
        <w:ind w:left="3982" w:hanging="480"/>
      </w:pPr>
    </w:lvl>
    <w:lvl w:ilvl="7" w:tplc="04090019" w:tentative="1">
      <w:start w:val="1"/>
      <w:numFmt w:val="ideographTraditional"/>
      <w:lvlText w:val="%8、"/>
      <w:lvlJc w:val="left"/>
      <w:pPr>
        <w:ind w:left="4462" w:hanging="480"/>
      </w:pPr>
    </w:lvl>
    <w:lvl w:ilvl="8" w:tplc="0409001B" w:tentative="1">
      <w:start w:val="1"/>
      <w:numFmt w:val="lowerRoman"/>
      <w:lvlText w:val="%9."/>
      <w:lvlJc w:val="right"/>
      <w:pPr>
        <w:ind w:left="4942" w:hanging="480"/>
      </w:pPr>
    </w:lvl>
  </w:abstractNum>
  <w:abstractNum w:abstractNumId="30" w15:restartNumberingAfterBreak="0">
    <w:nsid w:val="50EC2908"/>
    <w:multiLevelType w:val="multilevel"/>
    <w:tmpl w:val="6186CC66"/>
    <w:lvl w:ilvl="0">
      <w:start w:val="1"/>
      <w:numFmt w:val="upperRoman"/>
      <w:lvlText w:val="%1."/>
      <w:lvlJc w:val="left"/>
      <w:pPr>
        <w:ind w:left="360" w:hanging="360"/>
      </w:pPr>
      <w:rPr>
        <w:rFonts w:ascii="Times New Roman" w:eastAsia="標楷體" w:hAnsi="Times New Roman" w:hint="eastAsia"/>
        <w:b w:val="0"/>
      </w:rPr>
    </w:lvl>
    <w:lvl w:ilvl="1">
      <w:start w:val="1"/>
      <w:numFmt w:val="upperLetter"/>
      <w:lvlText w:val="%2."/>
      <w:lvlJc w:val="left"/>
      <w:pPr>
        <w:ind w:left="720" w:hanging="360"/>
      </w:pPr>
      <w:rPr>
        <w:rFonts w:ascii="Times New Roman" w:hAnsi="Times New Roman" w:cs="Times New Roman" w:hint="default"/>
      </w:rPr>
    </w:lvl>
    <w:lvl w:ilvl="2">
      <w:start w:val="1"/>
      <w:numFmt w:val="lowerLetter"/>
      <w:lvlText w:val="%3."/>
      <w:lvlJc w:val="left"/>
      <w:pPr>
        <w:ind w:left="1080" w:hanging="360"/>
      </w:pPr>
      <w:rPr>
        <w:rFonts w:hint="eastAsia"/>
      </w:rPr>
    </w:lvl>
    <w:lvl w:ilvl="3">
      <w:start w:val="1"/>
      <w:numFmt w:val="lowerLetter"/>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1" w15:restartNumberingAfterBreak="0">
    <w:nsid w:val="513C251A"/>
    <w:multiLevelType w:val="hybridMultilevel"/>
    <w:tmpl w:val="0DE8FCF0"/>
    <w:lvl w:ilvl="0" w:tplc="0409001B">
      <w:start w:val="1"/>
      <w:numFmt w:val="lowerRoman"/>
      <w:lvlText w:val="%1."/>
      <w:lvlJc w:val="right"/>
      <w:pPr>
        <w:ind w:left="1102" w:hanging="480"/>
      </w:pPr>
    </w:lvl>
    <w:lvl w:ilvl="1" w:tplc="04090019" w:tentative="1">
      <w:start w:val="1"/>
      <w:numFmt w:val="ideographTraditional"/>
      <w:lvlText w:val="%2、"/>
      <w:lvlJc w:val="left"/>
      <w:pPr>
        <w:ind w:left="1582" w:hanging="480"/>
      </w:pPr>
    </w:lvl>
    <w:lvl w:ilvl="2" w:tplc="0409001B" w:tentative="1">
      <w:start w:val="1"/>
      <w:numFmt w:val="lowerRoman"/>
      <w:lvlText w:val="%3."/>
      <w:lvlJc w:val="right"/>
      <w:pPr>
        <w:ind w:left="2062" w:hanging="480"/>
      </w:pPr>
    </w:lvl>
    <w:lvl w:ilvl="3" w:tplc="0409000F" w:tentative="1">
      <w:start w:val="1"/>
      <w:numFmt w:val="decimal"/>
      <w:lvlText w:val="%4."/>
      <w:lvlJc w:val="left"/>
      <w:pPr>
        <w:ind w:left="2542" w:hanging="480"/>
      </w:pPr>
    </w:lvl>
    <w:lvl w:ilvl="4" w:tplc="04090019" w:tentative="1">
      <w:start w:val="1"/>
      <w:numFmt w:val="ideographTraditional"/>
      <w:lvlText w:val="%5、"/>
      <w:lvlJc w:val="left"/>
      <w:pPr>
        <w:ind w:left="3022" w:hanging="480"/>
      </w:pPr>
    </w:lvl>
    <w:lvl w:ilvl="5" w:tplc="0409001B" w:tentative="1">
      <w:start w:val="1"/>
      <w:numFmt w:val="lowerRoman"/>
      <w:lvlText w:val="%6."/>
      <w:lvlJc w:val="right"/>
      <w:pPr>
        <w:ind w:left="3502" w:hanging="480"/>
      </w:pPr>
    </w:lvl>
    <w:lvl w:ilvl="6" w:tplc="0409000F" w:tentative="1">
      <w:start w:val="1"/>
      <w:numFmt w:val="decimal"/>
      <w:lvlText w:val="%7."/>
      <w:lvlJc w:val="left"/>
      <w:pPr>
        <w:ind w:left="3982" w:hanging="480"/>
      </w:pPr>
    </w:lvl>
    <w:lvl w:ilvl="7" w:tplc="04090019" w:tentative="1">
      <w:start w:val="1"/>
      <w:numFmt w:val="ideographTraditional"/>
      <w:lvlText w:val="%8、"/>
      <w:lvlJc w:val="left"/>
      <w:pPr>
        <w:ind w:left="4462" w:hanging="480"/>
      </w:pPr>
    </w:lvl>
    <w:lvl w:ilvl="8" w:tplc="0409001B" w:tentative="1">
      <w:start w:val="1"/>
      <w:numFmt w:val="lowerRoman"/>
      <w:lvlText w:val="%9."/>
      <w:lvlJc w:val="right"/>
      <w:pPr>
        <w:ind w:left="4942" w:hanging="480"/>
      </w:pPr>
    </w:lvl>
  </w:abstractNum>
  <w:abstractNum w:abstractNumId="32" w15:restartNumberingAfterBreak="0">
    <w:nsid w:val="51C52771"/>
    <w:multiLevelType w:val="hybridMultilevel"/>
    <w:tmpl w:val="9EB28C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4656FBE"/>
    <w:multiLevelType w:val="multilevel"/>
    <w:tmpl w:val="26FE5364"/>
    <w:lvl w:ilvl="0">
      <w:start w:val="1"/>
      <w:numFmt w:val="upperRoman"/>
      <w:lvlText w:val="%1."/>
      <w:lvlJc w:val="left"/>
      <w:pPr>
        <w:ind w:left="360" w:hanging="360"/>
      </w:pPr>
      <w:rPr>
        <w:rFonts w:hint="eastAsia"/>
      </w:rPr>
    </w:lvl>
    <w:lvl w:ilvl="1">
      <w:start w:val="1"/>
      <w:numFmt w:val="upperLetter"/>
      <w:lvlText w:val="%2."/>
      <w:lvlJc w:val="left"/>
      <w:pPr>
        <w:ind w:left="720" w:hanging="360"/>
      </w:pPr>
      <w:rPr>
        <w:rFonts w:hint="eastAsia"/>
      </w:rPr>
    </w:lvl>
    <w:lvl w:ilvl="2">
      <w:start w:val="1"/>
      <w:numFmt w:val="decimal"/>
      <w:lvlText w:val="%3."/>
      <w:lvlJc w:val="left"/>
      <w:pPr>
        <w:ind w:left="1080" w:hanging="360"/>
      </w:pPr>
      <w:rPr>
        <w:rFonts w:hint="eastAsia"/>
      </w:rPr>
    </w:lvl>
    <w:lvl w:ilvl="3">
      <w:start w:val="1"/>
      <w:numFmt w:val="lowerLetter"/>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4" w15:restartNumberingAfterBreak="0">
    <w:nsid w:val="5AC7480D"/>
    <w:multiLevelType w:val="hybridMultilevel"/>
    <w:tmpl w:val="E60C0A9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3BA236A"/>
    <w:multiLevelType w:val="hybridMultilevel"/>
    <w:tmpl w:val="6ABE59B0"/>
    <w:lvl w:ilvl="0" w:tplc="1ADCD35E">
      <w:start w:val="1"/>
      <w:numFmt w:val="decimal"/>
      <w:lvlText w:val="%1."/>
      <w:lvlJc w:val="left"/>
      <w:pPr>
        <w:ind w:left="622" w:hanging="480"/>
      </w:pPr>
      <w:rPr>
        <w:sz w:val="18"/>
        <w:szCs w:val="18"/>
      </w:rPr>
    </w:lvl>
    <w:lvl w:ilvl="1" w:tplc="0072691A">
      <w:start w:val="1"/>
      <w:numFmt w:val="lowerLetter"/>
      <w:lvlText w:val="%2."/>
      <w:lvlJc w:val="left"/>
      <w:pPr>
        <w:ind w:left="1102" w:hanging="480"/>
      </w:pPr>
      <w:rPr>
        <w:rFonts w:hint="eastAsia"/>
      </w:r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36" w15:restartNumberingAfterBreak="0">
    <w:nsid w:val="650075B4"/>
    <w:multiLevelType w:val="hybridMultilevel"/>
    <w:tmpl w:val="96E66D9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BEA2C8E"/>
    <w:multiLevelType w:val="hybridMultilevel"/>
    <w:tmpl w:val="BA5C12C8"/>
    <w:lvl w:ilvl="0" w:tplc="D9041176">
      <w:start w:val="1"/>
      <w:numFmt w:val="decimal"/>
      <w:lvlText w:val="%1."/>
      <w:lvlJc w:val="left"/>
      <w:pPr>
        <w:ind w:left="480" w:hanging="480"/>
      </w:pPr>
      <w:rPr>
        <w:b/>
      </w:rPr>
    </w:lvl>
    <w:lvl w:ilvl="1" w:tplc="04090011">
      <w:start w:val="1"/>
      <w:numFmt w:val="upp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0BA51CE"/>
    <w:multiLevelType w:val="multilevel"/>
    <w:tmpl w:val="E62842FC"/>
    <w:lvl w:ilvl="0">
      <w:start w:val="1"/>
      <w:numFmt w:val="upperRoman"/>
      <w:lvlText w:val="%1."/>
      <w:lvlJc w:val="left"/>
      <w:pPr>
        <w:ind w:left="360" w:hanging="360"/>
      </w:pPr>
    </w:lvl>
    <w:lvl w:ilvl="1">
      <w:start w:val="1"/>
      <w:numFmt w:val="upperLetter"/>
      <w:lvlText w:val="%2."/>
      <w:lvlJc w:val="left"/>
      <w:pPr>
        <w:ind w:left="720" w:hanging="360"/>
      </w:pPr>
      <w:rPr>
        <w:b w:val="0"/>
      </w:r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5A51030"/>
    <w:multiLevelType w:val="multilevel"/>
    <w:tmpl w:val="86F27AA4"/>
    <w:lvl w:ilvl="0">
      <w:start w:val="1"/>
      <w:numFmt w:val="decimal"/>
      <w:lvlText w:val="%1."/>
      <w:lvlJc w:val="left"/>
      <w:pPr>
        <w:ind w:left="360" w:hanging="360"/>
      </w:pPr>
      <w:rPr>
        <w:rFonts w:hint="eastAsia"/>
        <w:b/>
      </w:rPr>
    </w:lvl>
    <w:lvl w:ilvl="1">
      <w:start w:val="1"/>
      <w:numFmt w:val="upperLetter"/>
      <w:lvlText w:val="%2."/>
      <w:lvlJc w:val="left"/>
      <w:pPr>
        <w:ind w:left="720" w:hanging="360"/>
      </w:pPr>
      <w:rPr>
        <w:rFonts w:hint="eastAsia"/>
      </w:rPr>
    </w:lvl>
    <w:lvl w:ilvl="2">
      <w:start w:val="1"/>
      <w:numFmt w:val="decimal"/>
      <w:lvlText w:val="%3."/>
      <w:lvlJc w:val="left"/>
      <w:pPr>
        <w:ind w:left="1080" w:hanging="360"/>
      </w:pPr>
      <w:rPr>
        <w:rFonts w:hint="eastAsia"/>
      </w:rPr>
    </w:lvl>
    <w:lvl w:ilvl="3">
      <w:start w:val="1"/>
      <w:numFmt w:val="lowerLetter"/>
      <w:lvlText w:val="%4."/>
      <w:lvlJc w:val="left"/>
      <w:pPr>
        <w:ind w:left="1440" w:hanging="360"/>
      </w:pPr>
      <w:rPr>
        <w:rFonts w:hint="eastAsia"/>
      </w:rPr>
    </w:lvl>
    <w:lvl w:ilvl="4">
      <w:start w:val="1"/>
      <w:numFmt w:val="decimal"/>
      <w:lvlText w:val="%5."/>
      <w:lvlJc w:val="left"/>
      <w:pPr>
        <w:ind w:left="1800" w:hanging="360"/>
      </w:pPr>
      <w:rPr>
        <w:rFonts w:hint="eastAsia"/>
      </w:rPr>
    </w:lvl>
    <w:lvl w:ilvl="5">
      <w:start w:val="1"/>
      <w:numFmt w:val="lowerLetter"/>
      <w:lvlText w:val="%6."/>
      <w:lvlJc w:val="left"/>
      <w:pPr>
        <w:ind w:left="2160" w:hanging="360"/>
      </w:pPr>
      <w:rPr>
        <w:rFonts w:hint="eastAsia"/>
      </w:rPr>
    </w:lvl>
    <w:lvl w:ilvl="6">
      <w:start w:val="1"/>
      <w:numFmt w:val="lowerRoman"/>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0" w15:restartNumberingAfterBreak="0">
    <w:nsid w:val="776362A8"/>
    <w:multiLevelType w:val="multilevel"/>
    <w:tmpl w:val="01846578"/>
    <w:styleLink w:val="WWOutlineListStyle"/>
    <w:lvl w:ilvl="0">
      <w:start w:val="1"/>
      <w:numFmt w:val="none"/>
      <w:lvlText w:val="%1"/>
      <w:lvlJc w:val="left"/>
    </w:lvl>
    <w:lvl w:ilvl="1">
      <w:start w:val="1"/>
      <w:numFmt w:val="none"/>
      <w:lvlText w:val="%2"/>
      <w:lvlJc w:val="left"/>
    </w:lvl>
    <w:lvl w:ilvl="2">
      <w:start w:val="1"/>
      <w:numFmt w:val="upperRoman"/>
      <w:pStyle w:val="31"/>
      <w:lvlText w:val="%3."/>
      <w:lvlJc w:val="left"/>
      <w:pPr>
        <w:ind w:left="216" w:hanging="216"/>
      </w:pPr>
    </w:lvl>
    <w:lvl w:ilvl="3">
      <w:start w:val="1"/>
      <w:numFmt w:val="none"/>
      <w:lvlText w:val="%4"/>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41" w15:restartNumberingAfterBreak="0">
    <w:nsid w:val="77EE3F5E"/>
    <w:multiLevelType w:val="hybridMultilevel"/>
    <w:tmpl w:val="39CC9470"/>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8CD1157"/>
    <w:multiLevelType w:val="hybridMultilevel"/>
    <w:tmpl w:val="BE1CD01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EF006A3"/>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0"/>
  </w:num>
  <w:num w:numId="2">
    <w:abstractNumId w:val="13"/>
  </w:num>
  <w:num w:numId="3">
    <w:abstractNumId w:val="17"/>
    <w:lvlOverride w:ilvl="0">
      <w:lvl w:ilvl="0">
        <w:start w:val="1"/>
        <w:numFmt w:val="decimal"/>
        <w:pStyle w:val="references"/>
        <w:lvlText w:val="[%1]"/>
        <w:lvlJc w:val="left"/>
        <w:pPr>
          <w:ind w:left="360" w:hanging="360"/>
        </w:pPr>
        <w:rPr>
          <w:rFonts w:ascii="Times New Roman" w:hAnsi="Times New Roman" w:cs="Times New Roman"/>
          <w:b w:val="0"/>
          <w:bCs w:val="0"/>
          <w:i w:val="0"/>
          <w:iCs w:val="0"/>
          <w:color w:val="000000" w:themeColor="text1"/>
          <w:sz w:val="16"/>
          <w:szCs w:val="16"/>
        </w:rPr>
      </w:lvl>
    </w:lvlOverride>
  </w:num>
  <w:num w:numId="4">
    <w:abstractNumId w:val="15"/>
  </w:num>
  <w:num w:numId="5">
    <w:abstractNumId w:val="32"/>
  </w:num>
  <w:num w:numId="6">
    <w:abstractNumId w:val="2"/>
  </w:num>
  <w:num w:numId="7">
    <w:abstractNumId w:val="11"/>
  </w:num>
  <w:num w:numId="8">
    <w:abstractNumId w:val="27"/>
  </w:num>
  <w:num w:numId="9">
    <w:abstractNumId w:val="1"/>
  </w:num>
  <w:num w:numId="10">
    <w:abstractNumId w:val="26"/>
  </w:num>
  <w:num w:numId="11">
    <w:abstractNumId w:val="21"/>
  </w:num>
  <w:num w:numId="12">
    <w:abstractNumId w:val="12"/>
  </w:num>
  <w:num w:numId="13">
    <w:abstractNumId w:val="25"/>
  </w:num>
  <w:num w:numId="14">
    <w:abstractNumId w:val="6"/>
  </w:num>
  <w:num w:numId="15">
    <w:abstractNumId w:val="5"/>
  </w:num>
  <w:num w:numId="16">
    <w:abstractNumId w:val="43"/>
  </w:num>
  <w:num w:numId="17">
    <w:abstractNumId w:val="22"/>
  </w:num>
  <w:num w:numId="18">
    <w:abstractNumId w:val="10"/>
  </w:num>
  <w:num w:numId="19">
    <w:abstractNumId w:val="34"/>
  </w:num>
  <w:num w:numId="20">
    <w:abstractNumId w:val="38"/>
  </w:num>
  <w:num w:numId="21">
    <w:abstractNumId w:val="18"/>
  </w:num>
  <w:num w:numId="22">
    <w:abstractNumId w:val="16"/>
  </w:num>
  <w:num w:numId="23">
    <w:abstractNumId w:val="37"/>
  </w:num>
  <w:num w:numId="24">
    <w:abstractNumId w:val="24"/>
  </w:num>
  <w:num w:numId="25">
    <w:abstractNumId w:val="30"/>
  </w:num>
  <w:num w:numId="26">
    <w:abstractNumId w:val="39"/>
  </w:num>
  <w:num w:numId="27">
    <w:abstractNumId w:val="33"/>
  </w:num>
  <w:num w:numId="28">
    <w:abstractNumId w:val="8"/>
  </w:num>
  <w:num w:numId="29">
    <w:abstractNumId w:val="3"/>
  </w:num>
  <w:num w:numId="30">
    <w:abstractNumId w:val="20"/>
  </w:num>
  <w:num w:numId="31">
    <w:abstractNumId w:val="41"/>
  </w:num>
  <w:num w:numId="32">
    <w:abstractNumId w:val="21"/>
    <w:lvlOverride w:ilvl="0">
      <w:startOverride w:val="1"/>
    </w:lvlOverride>
  </w:num>
  <w:num w:numId="33">
    <w:abstractNumId w:val="21"/>
  </w:num>
  <w:num w:numId="34">
    <w:abstractNumId w:val="21"/>
    <w:lvlOverride w:ilvl="0">
      <w:startOverride w:val="1"/>
    </w:lvlOverride>
  </w:num>
  <w:num w:numId="35">
    <w:abstractNumId w:val="21"/>
  </w:num>
  <w:num w:numId="36">
    <w:abstractNumId w:val="21"/>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7"/>
  </w:num>
  <w:num w:numId="42">
    <w:abstractNumId w:val="11"/>
    <w:lvlOverride w:ilvl="0">
      <w:startOverride w:val="1"/>
    </w:lvlOverride>
  </w:num>
  <w:num w:numId="43">
    <w:abstractNumId w:val="21"/>
    <w:lvlOverride w:ilvl="0">
      <w:startOverride w:val="1"/>
    </w:lvlOverride>
  </w:num>
  <w:num w:numId="44">
    <w:abstractNumId w:val="35"/>
  </w:num>
  <w:num w:numId="45">
    <w:abstractNumId w:val="36"/>
  </w:num>
  <w:num w:numId="46">
    <w:abstractNumId w:val="19"/>
  </w:num>
  <w:num w:numId="47">
    <w:abstractNumId w:val="21"/>
    <w:lvlOverride w:ilvl="0">
      <w:startOverride w:val="1"/>
    </w:lvlOverride>
  </w:num>
  <w:num w:numId="48">
    <w:abstractNumId w:val="21"/>
    <w:lvlOverride w:ilvl="0">
      <w:startOverride w:val="1"/>
    </w:lvlOverride>
  </w:num>
  <w:num w:numId="49">
    <w:abstractNumId w:val="21"/>
    <w:lvlOverride w:ilvl="0">
      <w:startOverride w:val="1"/>
    </w:lvlOverride>
  </w:num>
  <w:num w:numId="50">
    <w:abstractNumId w:val="31"/>
  </w:num>
  <w:num w:numId="51">
    <w:abstractNumId w:val="7"/>
  </w:num>
  <w:num w:numId="52">
    <w:abstractNumId w:val="0"/>
  </w:num>
  <w:num w:numId="53">
    <w:abstractNumId w:val="14"/>
  </w:num>
  <w:num w:numId="54">
    <w:abstractNumId w:val="23"/>
  </w:num>
  <w:num w:numId="55">
    <w:abstractNumId w:val="9"/>
  </w:num>
  <w:num w:numId="56">
    <w:abstractNumId w:val="4"/>
  </w:num>
  <w:num w:numId="57">
    <w:abstractNumId w:val="29"/>
  </w:num>
  <w:num w:numId="58">
    <w:abstractNumId w:val="42"/>
  </w:num>
  <w:num w:numId="59">
    <w:abstractNumId w:val="28"/>
  </w:num>
  <w:numIdMacAtCleanup w:val="5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bo">
    <w15:presenceInfo w15:providerId="None" w15:userId="jam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TW" w:vendorID="64" w:dllVersion="131077" w:nlCheck="1" w:checkStyle="1"/>
  <w:trackRevisions/>
  <w:defaultTabStop w:val="48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23A"/>
    <w:rsid w:val="00007E40"/>
    <w:rsid w:val="000136E1"/>
    <w:rsid w:val="00022668"/>
    <w:rsid w:val="00032077"/>
    <w:rsid w:val="000349A0"/>
    <w:rsid w:val="0004161B"/>
    <w:rsid w:val="000459D3"/>
    <w:rsid w:val="000473C7"/>
    <w:rsid w:val="000517A2"/>
    <w:rsid w:val="00072CC5"/>
    <w:rsid w:val="00095829"/>
    <w:rsid w:val="000A3A2E"/>
    <w:rsid w:val="000A6982"/>
    <w:rsid w:val="000C19E0"/>
    <w:rsid w:val="000C77AC"/>
    <w:rsid w:val="000D3C5F"/>
    <w:rsid w:val="000D58D2"/>
    <w:rsid w:val="000D61AE"/>
    <w:rsid w:val="000F1C3A"/>
    <w:rsid w:val="00104720"/>
    <w:rsid w:val="0010709F"/>
    <w:rsid w:val="00114158"/>
    <w:rsid w:val="00114BD9"/>
    <w:rsid w:val="00116D12"/>
    <w:rsid w:val="001244CA"/>
    <w:rsid w:val="00124701"/>
    <w:rsid w:val="00130F65"/>
    <w:rsid w:val="0013599F"/>
    <w:rsid w:val="00137C64"/>
    <w:rsid w:val="00145978"/>
    <w:rsid w:val="001544CC"/>
    <w:rsid w:val="00165E85"/>
    <w:rsid w:val="00170870"/>
    <w:rsid w:val="001757FC"/>
    <w:rsid w:val="0018538E"/>
    <w:rsid w:val="00191260"/>
    <w:rsid w:val="001943DF"/>
    <w:rsid w:val="00196990"/>
    <w:rsid w:val="001A0417"/>
    <w:rsid w:val="001B4398"/>
    <w:rsid w:val="001C453C"/>
    <w:rsid w:val="001D1615"/>
    <w:rsid w:val="001D2108"/>
    <w:rsid w:val="001D24F1"/>
    <w:rsid w:val="001D3F77"/>
    <w:rsid w:val="001D44F8"/>
    <w:rsid w:val="001D5CBD"/>
    <w:rsid w:val="001F14C6"/>
    <w:rsid w:val="001F62DC"/>
    <w:rsid w:val="00215BB4"/>
    <w:rsid w:val="00223D17"/>
    <w:rsid w:val="0023027D"/>
    <w:rsid w:val="00230D2A"/>
    <w:rsid w:val="0023285D"/>
    <w:rsid w:val="00232D7D"/>
    <w:rsid w:val="0023663D"/>
    <w:rsid w:val="0024021A"/>
    <w:rsid w:val="00241B98"/>
    <w:rsid w:val="002455BE"/>
    <w:rsid w:val="00254196"/>
    <w:rsid w:val="00256DB3"/>
    <w:rsid w:val="00270E98"/>
    <w:rsid w:val="00274A56"/>
    <w:rsid w:val="00281C2C"/>
    <w:rsid w:val="00290B42"/>
    <w:rsid w:val="00294DA3"/>
    <w:rsid w:val="002B4B85"/>
    <w:rsid w:val="002B586D"/>
    <w:rsid w:val="002C3606"/>
    <w:rsid w:val="002C79BE"/>
    <w:rsid w:val="002D3F50"/>
    <w:rsid w:val="002D5538"/>
    <w:rsid w:val="002E07F4"/>
    <w:rsid w:val="002E54C6"/>
    <w:rsid w:val="00326260"/>
    <w:rsid w:val="0032703A"/>
    <w:rsid w:val="003410D2"/>
    <w:rsid w:val="00342F5E"/>
    <w:rsid w:val="003551E9"/>
    <w:rsid w:val="00360511"/>
    <w:rsid w:val="00371EF2"/>
    <w:rsid w:val="0038660F"/>
    <w:rsid w:val="00390031"/>
    <w:rsid w:val="003949E6"/>
    <w:rsid w:val="003A10F3"/>
    <w:rsid w:val="003A3897"/>
    <w:rsid w:val="003A3D6A"/>
    <w:rsid w:val="003C2E4A"/>
    <w:rsid w:val="003C4D9A"/>
    <w:rsid w:val="003C524A"/>
    <w:rsid w:val="003C7056"/>
    <w:rsid w:val="003D32D1"/>
    <w:rsid w:val="003E45F0"/>
    <w:rsid w:val="003E51AD"/>
    <w:rsid w:val="003E62B6"/>
    <w:rsid w:val="003F046B"/>
    <w:rsid w:val="0040523A"/>
    <w:rsid w:val="004067E3"/>
    <w:rsid w:val="0041100B"/>
    <w:rsid w:val="00414BC3"/>
    <w:rsid w:val="0043218D"/>
    <w:rsid w:val="00441060"/>
    <w:rsid w:val="004452A1"/>
    <w:rsid w:val="0045156A"/>
    <w:rsid w:val="004557D8"/>
    <w:rsid w:val="004559EB"/>
    <w:rsid w:val="004636BD"/>
    <w:rsid w:val="0047558A"/>
    <w:rsid w:val="004907F7"/>
    <w:rsid w:val="00492C24"/>
    <w:rsid w:val="00493454"/>
    <w:rsid w:val="004B47C1"/>
    <w:rsid w:val="004D5422"/>
    <w:rsid w:val="004E2D30"/>
    <w:rsid w:val="004E61BC"/>
    <w:rsid w:val="004F0666"/>
    <w:rsid w:val="004F42EB"/>
    <w:rsid w:val="004F61C6"/>
    <w:rsid w:val="004F6A00"/>
    <w:rsid w:val="00500877"/>
    <w:rsid w:val="005118E1"/>
    <w:rsid w:val="005258B0"/>
    <w:rsid w:val="0052609C"/>
    <w:rsid w:val="00543354"/>
    <w:rsid w:val="005544CF"/>
    <w:rsid w:val="00556177"/>
    <w:rsid w:val="00565D9F"/>
    <w:rsid w:val="00573614"/>
    <w:rsid w:val="00581104"/>
    <w:rsid w:val="00582DC5"/>
    <w:rsid w:val="00585DE7"/>
    <w:rsid w:val="00587A56"/>
    <w:rsid w:val="005973BA"/>
    <w:rsid w:val="005A1258"/>
    <w:rsid w:val="005A32A1"/>
    <w:rsid w:val="005A3A13"/>
    <w:rsid w:val="005A51AF"/>
    <w:rsid w:val="005B1201"/>
    <w:rsid w:val="005C1CF8"/>
    <w:rsid w:val="005D3D55"/>
    <w:rsid w:val="005D495E"/>
    <w:rsid w:val="005E1013"/>
    <w:rsid w:val="005E1524"/>
    <w:rsid w:val="005E375D"/>
    <w:rsid w:val="005F1EA4"/>
    <w:rsid w:val="005F7B59"/>
    <w:rsid w:val="00602D10"/>
    <w:rsid w:val="00606B8D"/>
    <w:rsid w:val="006100DF"/>
    <w:rsid w:val="006171AE"/>
    <w:rsid w:val="00617A4B"/>
    <w:rsid w:val="00617CAB"/>
    <w:rsid w:val="006232A1"/>
    <w:rsid w:val="0062403C"/>
    <w:rsid w:val="00646105"/>
    <w:rsid w:val="006620DA"/>
    <w:rsid w:val="006641EE"/>
    <w:rsid w:val="00676CDB"/>
    <w:rsid w:val="00681D86"/>
    <w:rsid w:val="006970DD"/>
    <w:rsid w:val="006A4B94"/>
    <w:rsid w:val="006B2A40"/>
    <w:rsid w:val="006C280A"/>
    <w:rsid w:val="006D414C"/>
    <w:rsid w:val="006E04A3"/>
    <w:rsid w:val="00712DFC"/>
    <w:rsid w:val="0071479E"/>
    <w:rsid w:val="00715732"/>
    <w:rsid w:val="00722CD7"/>
    <w:rsid w:val="0073181B"/>
    <w:rsid w:val="0074612D"/>
    <w:rsid w:val="00746B7A"/>
    <w:rsid w:val="007610FC"/>
    <w:rsid w:val="0076575F"/>
    <w:rsid w:val="00772D54"/>
    <w:rsid w:val="0079281F"/>
    <w:rsid w:val="007934EF"/>
    <w:rsid w:val="00796FB0"/>
    <w:rsid w:val="007A1C64"/>
    <w:rsid w:val="007A596A"/>
    <w:rsid w:val="007B0A77"/>
    <w:rsid w:val="007B5B3A"/>
    <w:rsid w:val="007B7B3B"/>
    <w:rsid w:val="007C4F69"/>
    <w:rsid w:val="007D203C"/>
    <w:rsid w:val="007E17A8"/>
    <w:rsid w:val="007E6BB1"/>
    <w:rsid w:val="007F3259"/>
    <w:rsid w:val="008005A6"/>
    <w:rsid w:val="008066C1"/>
    <w:rsid w:val="0082071F"/>
    <w:rsid w:val="00826055"/>
    <w:rsid w:val="00831E2F"/>
    <w:rsid w:val="008358E5"/>
    <w:rsid w:val="008364A6"/>
    <w:rsid w:val="00844EC1"/>
    <w:rsid w:val="0084713C"/>
    <w:rsid w:val="00876DBE"/>
    <w:rsid w:val="00877E82"/>
    <w:rsid w:val="00882CF1"/>
    <w:rsid w:val="008833B4"/>
    <w:rsid w:val="008A4D60"/>
    <w:rsid w:val="008A6C75"/>
    <w:rsid w:val="008B0883"/>
    <w:rsid w:val="008B0DD9"/>
    <w:rsid w:val="008B14A3"/>
    <w:rsid w:val="008C0F89"/>
    <w:rsid w:val="008D06ED"/>
    <w:rsid w:val="008E22DA"/>
    <w:rsid w:val="008F40F3"/>
    <w:rsid w:val="008F48C4"/>
    <w:rsid w:val="008F6ED7"/>
    <w:rsid w:val="009179FE"/>
    <w:rsid w:val="00921538"/>
    <w:rsid w:val="0093561B"/>
    <w:rsid w:val="0093706B"/>
    <w:rsid w:val="009435AA"/>
    <w:rsid w:val="00950FE4"/>
    <w:rsid w:val="00972CA1"/>
    <w:rsid w:val="009750F7"/>
    <w:rsid w:val="00975558"/>
    <w:rsid w:val="00975DDA"/>
    <w:rsid w:val="009806DE"/>
    <w:rsid w:val="00986D6A"/>
    <w:rsid w:val="00990F59"/>
    <w:rsid w:val="009A0051"/>
    <w:rsid w:val="009A3628"/>
    <w:rsid w:val="009B60F5"/>
    <w:rsid w:val="009B6E83"/>
    <w:rsid w:val="009C527C"/>
    <w:rsid w:val="009D32AF"/>
    <w:rsid w:val="009D3D31"/>
    <w:rsid w:val="009E0087"/>
    <w:rsid w:val="009E4FDD"/>
    <w:rsid w:val="009E7C68"/>
    <w:rsid w:val="009F442B"/>
    <w:rsid w:val="00A00A7C"/>
    <w:rsid w:val="00A05E37"/>
    <w:rsid w:val="00A13980"/>
    <w:rsid w:val="00A32045"/>
    <w:rsid w:val="00A34663"/>
    <w:rsid w:val="00A5009C"/>
    <w:rsid w:val="00A513FB"/>
    <w:rsid w:val="00A52F84"/>
    <w:rsid w:val="00A549F5"/>
    <w:rsid w:val="00A76B23"/>
    <w:rsid w:val="00A83A9C"/>
    <w:rsid w:val="00A84572"/>
    <w:rsid w:val="00A84C96"/>
    <w:rsid w:val="00A854D6"/>
    <w:rsid w:val="00A905D5"/>
    <w:rsid w:val="00AD788D"/>
    <w:rsid w:val="00AE11DB"/>
    <w:rsid w:val="00AE3A7C"/>
    <w:rsid w:val="00AE6B99"/>
    <w:rsid w:val="00B0136C"/>
    <w:rsid w:val="00B02A80"/>
    <w:rsid w:val="00B05A66"/>
    <w:rsid w:val="00B10DD0"/>
    <w:rsid w:val="00B10F41"/>
    <w:rsid w:val="00B13B21"/>
    <w:rsid w:val="00B22ABD"/>
    <w:rsid w:val="00B25A41"/>
    <w:rsid w:val="00B34674"/>
    <w:rsid w:val="00B40646"/>
    <w:rsid w:val="00B42E77"/>
    <w:rsid w:val="00B518B0"/>
    <w:rsid w:val="00B64B7F"/>
    <w:rsid w:val="00B75E3A"/>
    <w:rsid w:val="00B84D25"/>
    <w:rsid w:val="00B86AAB"/>
    <w:rsid w:val="00B9455F"/>
    <w:rsid w:val="00B964F5"/>
    <w:rsid w:val="00B972E2"/>
    <w:rsid w:val="00BA1A52"/>
    <w:rsid w:val="00BA62B7"/>
    <w:rsid w:val="00BB4F26"/>
    <w:rsid w:val="00BD761D"/>
    <w:rsid w:val="00BF2E09"/>
    <w:rsid w:val="00C00E6E"/>
    <w:rsid w:val="00C0613F"/>
    <w:rsid w:val="00C06323"/>
    <w:rsid w:val="00C10443"/>
    <w:rsid w:val="00C16BB6"/>
    <w:rsid w:val="00C318A4"/>
    <w:rsid w:val="00C342F4"/>
    <w:rsid w:val="00C348FC"/>
    <w:rsid w:val="00C35E9E"/>
    <w:rsid w:val="00C474A8"/>
    <w:rsid w:val="00C64406"/>
    <w:rsid w:val="00C70080"/>
    <w:rsid w:val="00C74453"/>
    <w:rsid w:val="00C811C5"/>
    <w:rsid w:val="00C845B1"/>
    <w:rsid w:val="00C9035B"/>
    <w:rsid w:val="00C927F2"/>
    <w:rsid w:val="00CB1D86"/>
    <w:rsid w:val="00CB694C"/>
    <w:rsid w:val="00CC1912"/>
    <w:rsid w:val="00CD717A"/>
    <w:rsid w:val="00CD75E1"/>
    <w:rsid w:val="00CE14E3"/>
    <w:rsid w:val="00CF61B5"/>
    <w:rsid w:val="00D068CF"/>
    <w:rsid w:val="00D15854"/>
    <w:rsid w:val="00D172CC"/>
    <w:rsid w:val="00D17AB7"/>
    <w:rsid w:val="00D2092B"/>
    <w:rsid w:val="00D21EEA"/>
    <w:rsid w:val="00D570E5"/>
    <w:rsid w:val="00D57F7A"/>
    <w:rsid w:val="00D60092"/>
    <w:rsid w:val="00D676A0"/>
    <w:rsid w:val="00D70129"/>
    <w:rsid w:val="00D7228F"/>
    <w:rsid w:val="00D7596E"/>
    <w:rsid w:val="00D76422"/>
    <w:rsid w:val="00D82914"/>
    <w:rsid w:val="00D85F26"/>
    <w:rsid w:val="00D90A27"/>
    <w:rsid w:val="00D91F90"/>
    <w:rsid w:val="00D92306"/>
    <w:rsid w:val="00DC127F"/>
    <w:rsid w:val="00DD0162"/>
    <w:rsid w:val="00DE6CAF"/>
    <w:rsid w:val="00DE7F71"/>
    <w:rsid w:val="00DF2CAD"/>
    <w:rsid w:val="00DF56C1"/>
    <w:rsid w:val="00E11595"/>
    <w:rsid w:val="00E17BF6"/>
    <w:rsid w:val="00E21267"/>
    <w:rsid w:val="00E22903"/>
    <w:rsid w:val="00E23655"/>
    <w:rsid w:val="00E276D5"/>
    <w:rsid w:val="00E40C94"/>
    <w:rsid w:val="00E4296C"/>
    <w:rsid w:val="00E44725"/>
    <w:rsid w:val="00E50241"/>
    <w:rsid w:val="00E52BA8"/>
    <w:rsid w:val="00E55CE8"/>
    <w:rsid w:val="00E60403"/>
    <w:rsid w:val="00E7405E"/>
    <w:rsid w:val="00E85382"/>
    <w:rsid w:val="00E86B27"/>
    <w:rsid w:val="00E90FD3"/>
    <w:rsid w:val="00E950B5"/>
    <w:rsid w:val="00EA7189"/>
    <w:rsid w:val="00EB13AC"/>
    <w:rsid w:val="00EB7F42"/>
    <w:rsid w:val="00ED02B7"/>
    <w:rsid w:val="00ED12C0"/>
    <w:rsid w:val="00ED2A30"/>
    <w:rsid w:val="00ED3838"/>
    <w:rsid w:val="00EE1FA6"/>
    <w:rsid w:val="00F02A10"/>
    <w:rsid w:val="00F036E7"/>
    <w:rsid w:val="00F05065"/>
    <w:rsid w:val="00F27052"/>
    <w:rsid w:val="00F31ADC"/>
    <w:rsid w:val="00F3790B"/>
    <w:rsid w:val="00F4038D"/>
    <w:rsid w:val="00F43C9A"/>
    <w:rsid w:val="00F44807"/>
    <w:rsid w:val="00F45241"/>
    <w:rsid w:val="00F51745"/>
    <w:rsid w:val="00F55265"/>
    <w:rsid w:val="00F67A2D"/>
    <w:rsid w:val="00F73872"/>
    <w:rsid w:val="00F770A9"/>
    <w:rsid w:val="00F771FF"/>
    <w:rsid w:val="00F912B0"/>
    <w:rsid w:val="00FA2EBF"/>
    <w:rsid w:val="00FB4BE5"/>
    <w:rsid w:val="00FB6FB0"/>
    <w:rsid w:val="00FB7765"/>
    <w:rsid w:val="00FC2B46"/>
    <w:rsid w:val="00FC35D1"/>
    <w:rsid w:val="00FC35E4"/>
    <w:rsid w:val="00FC70F8"/>
    <w:rsid w:val="00FD15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3E7F7"/>
  <w15:docId w15:val="{E9C87E2B-9A83-4459-A3F1-D058D402F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WWOutlineListStyle">
    <w:name w:val="WW_OutlineListStyle"/>
    <w:basedOn w:val="a2"/>
    <w:pPr>
      <w:numPr>
        <w:numId w:val="1"/>
      </w:numPr>
    </w:pPr>
  </w:style>
  <w:style w:type="paragraph" w:customStyle="1" w:styleId="11">
    <w:name w:val="標題 11"/>
    <w:basedOn w:val="1"/>
    <w:next w:val="1"/>
    <w:pPr>
      <w:keepNext/>
      <w:jc w:val="center"/>
      <w:outlineLvl w:val="0"/>
    </w:pPr>
    <w:rPr>
      <w:b/>
    </w:rPr>
  </w:style>
  <w:style w:type="paragraph" w:customStyle="1" w:styleId="21">
    <w:name w:val="標題 21"/>
    <w:basedOn w:val="1"/>
    <w:next w:val="10"/>
    <w:pPr>
      <w:keepNext/>
      <w:outlineLvl w:val="1"/>
    </w:pPr>
    <w:rPr>
      <w:rFonts w:eastAsia="標楷體"/>
      <w:b/>
    </w:rPr>
  </w:style>
  <w:style w:type="paragraph" w:customStyle="1" w:styleId="31">
    <w:name w:val="標題 31"/>
    <w:basedOn w:val="1"/>
    <w:next w:val="10"/>
    <w:pPr>
      <w:keepNext/>
      <w:numPr>
        <w:ilvl w:val="2"/>
        <w:numId w:val="1"/>
      </w:numPr>
      <w:outlineLvl w:val="2"/>
    </w:pPr>
    <w:rPr>
      <w:rFonts w:eastAsia="標楷體"/>
      <w:b/>
    </w:rPr>
  </w:style>
  <w:style w:type="paragraph" w:customStyle="1" w:styleId="41">
    <w:name w:val="標題 41"/>
    <w:basedOn w:val="1"/>
    <w:next w:val="10"/>
    <w:pPr>
      <w:keepNext/>
      <w:tabs>
        <w:tab w:val="left" w:pos="1134"/>
        <w:tab w:val="left" w:pos="3402"/>
        <w:tab w:val="left" w:pos="3686"/>
        <w:tab w:val="left" w:pos="6379"/>
        <w:tab w:val="left" w:pos="6804"/>
      </w:tabs>
      <w:ind w:left="567" w:right="-149" w:hanging="87"/>
      <w:outlineLvl w:val="3"/>
    </w:pPr>
    <w:rPr>
      <w:rFonts w:eastAsia="標楷體"/>
      <w:b/>
      <w:sz w:val="20"/>
    </w:rPr>
  </w:style>
  <w:style w:type="paragraph" w:customStyle="1" w:styleId="Standard">
    <w:name w:val="Standard"/>
  </w:style>
  <w:style w:type="paragraph" w:customStyle="1" w:styleId="1">
    <w:name w:val="內文1"/>
    <w:pPr>
      <w:widowControl w:val="0"/>
      <w:suppressAutoHyphens/>
    </w:pPr>
    <w:rPr>
      <w:kern w:val="3"/>
      <w:sz w:val="24"/>
    </w:rPr>
  </w:style>
  <w:style w:type="paragraph" w:customStyle="1" w:styleId="12">
    <w:name w:val="頁首1"/>
    <w:basedOn w:val="1"/>
    <w:pPr>
      <w:tabs>
        <w:tab w:val="center" w:pos="4153"/>
        <w:tab w:val="right" w:pos="8306"/>
      </w:tabs>
      <w:snapToGrid w:val="0"/>
    </w:pPr>
    <w:rPr>
      <w:sz w:val="20"/>
    </w:rPr>
  </w:style>
  <w:style w:type="paragraph" w:customStyle="1" w:styleId="13">
    <w:name w:val="頁尾1"/>
    <w:basedOn w:val="1"/>
    <w:pPr>
      <w:tabs>
        <w:tab w:val="center" w:pos="4153"/>
        <w:tab w:val="right" w:pos="8306"/>
      </w:tabs>
      <w:snapToGrid w:val="0"/>
    </w:pPr>
    <w:rPr>
      <w:sz w:val="20"/>
    </w:rPr>
  </w:style>
  <w:style w:type="paragraph" w:customStyle="1" w:styleId="10">
    <w:name w:val="內文縮排1"/>
    <w:basedOn w:val="1"/>
    <w:pPr>
      <w:ind w:left="480"/>
    </w:pPr>
  </w:style>
  <w:style w:type="paragraph" w:customStyle="1" w:styleId="14">
    <w:name w:val="本文縮排1"/>
    <w:basedOn w:val="1"/>
    <w:pPr>
      <w:ind w:firstLine="432"/>
    </w:pPr>
    <w:rPr>
      <w:rFonts w:eastAsia="標楷體"/>
      <w:sz w:val="20"/>
    </w:rPr>
  </w:style>
  <w:style w:type="paragraph" w:customStyle="1" w:styleId="210">
    <w:name w:val="本文縮排 21"/>
    <w:basedOn w:val="1"/>
    <w:pPr>
      <w:ind w:firstLine="426"/>
      <w:jc w:val="both"/>
    </w:pPr>
    <w:rPr>
      <w:rFonts w:eastAsia="標楷體"/>
      <w:sz w:val="20"/>
    </w:rPr>
  </w:style>
  <w:style w:type="paragraph" w:customStyle="1" w:styleId="15">
    <w:name w:val="標號1"/>
    <w:basedOn w:val="1"/>
    <w:next w:val="1"/>
    <w:pPr>
      <w:spacing w:before="120" w:after="120"/>
    </w:pPr>
    <w:rPr>
      <w:sz w:val="20"/>
    </w:rPr>
  </w:style>
  <w:style w:type="paragraph" w:customStyle="1" w:styleId="16">
    <w:name w:val="註解方塊文字1"/>
    <w:basedOn w:val="1"/>
    <w:rPr>
      <w:rFonts w:ascii="Arial" w:eastAsia="Arial" w:hAnsi="Arial" w:cs="Arial"/>
      <w:sz w:val="18"/>
      <w:szCs w:val="18"/>
    </w:rPr>
  </w:style>
  <w:style w:type="paragraph" w:customStyle="1" w:styleId="17">
    <w:name w:val="本文1"/>
    <w:basedOn w:val="1"/>
    <w:pPr>
      <w:spacing w:after="120"/>
    </w:pPr>
  </w:style>
  <w:style w:type="paragraph" w:customStyle="1" w:styleId="references">
    <w:name w:val="references"/>
    <w:pPr>
      <w:numPr>
        <w:numId w:val="3"/>
      </w:numPr>
      <w:suppressAutoHyphens/>
      <w:spacing w:after="50" w:line="180" w:lineRule="exact"/>
      <w:jc w:val="both"/>
    </w:pPr>
    <w:rPr>
      <w:rFonts w:eastAsia="MS Mincho"/>
      <w:sz w:val="16"/>
      <w:szCs w:val="16"/>
      <w:lang w:eastAsia="en-US"/>
    </w:rPr>
  </w:style>
  <w:style w:type="paragraph" w:customStyle="1" w:styleId="TableContents">
    <w:name w:val="Table Contents"/>
    <w:basedOn w:val="Standard"/>
    <w:pPr>
      <w:suppressLineNumbers/>
    </w:pPr>
  </w:style>
  <w:style w:type="character" w:customStyle="1" w:styleId="18">
    <w:name w:val="預設段落字型1"/>
  </w:style>
  <w:style w:type="character" w:customStyle="1" w:styleId="19">
    <w:name w:val="超連結1"/>
    <w:rPr>
      <w:color w:val="0000FF"/>
      <w:u w:val="single"/>
    </w:rPr>
  </w:style>
  <w:style w:type="character" w:customStyle="1" w:styleId="1a">
    <w:name w:val="已查閱的超連結1"/>
    <w:rPr>
      <w:color w:val="800080"/>
      <w:u w:val="single"/>
    </w:rPr>
  </w:style>
  <w:style w:type="character" w:customStyle="1" w:styleId="1b">
    <w:name w:val="頁碼1"/>
    <w:basedOn w:val="18"/>
  </w:style>
  <w:style w:type="character" w:customStyle="1" w:styleId="a3">
    <w:name w:val="本文 字元"/>
    <w:rPr>
      <w:kern w:val="3"/>
      <w:sz w:val="24"/>
    </w:rPr>
  </w:style>
  <w:style w:type="numbering" w:customStyle="1" w:styleId="Outline">
    <w:name w:val="Outline"/>
    <w:basedOn w:val="a2"/>
    <w:pPr>
      <w:numPr>
        <w:numId w:val="2"/>
      </w:numPr>
    </w:pPr>
  </w:style>
  <w:style w:type="numbering" w:customStyle="1" w:styleId="LFO8">
    <w:name w:val="LFO8"/>
    <w:basedOn w:val="a2"/>
    <w:pPr>
      <w:numPr>
        <w:numId w:val="41"/>
      </w:numPr>
    </w:pPr>
  </w:style>
  <w:style w:type="paragraph" w:styleId="a4">
    <w:name w:val="List Paragraph"/>
    <w:basedOn w:val="a"/>
    <w:link w:val="a5"/>
    <w:uiPriority w:val="34"/>
    <w:qFormat/>
    <w:rsid w:val="00FC35D1"/>
    <w:pPr>
      <w:ind w:leftChars="200" w:left="480"/>
    </w:pPr>
  </w:style>
  <w:style w:type="paragraph" w:styleId="a6">
    <w:name w:val="No Spacing"/>
    <w:basedOn w:val="1"/>
    <w:uiPriority w:val="1"/>
    <w:qFormat/>
    <w:rsid w:val="00FC35D1"/>
    <w:pPr>
      <w:snapToGrid w:val="0"/>
      <w:spacing w:after="60"/>
      <w:ind w:firstLine="425"/>
      <w:jc w:val="both"/>
    </w:pPr>
    <w:rPr>
      <w:rFonts w:eastAsia="標楷體"/>
      <w:sz w:val="20"/>
    </w:rPr>
  </w:style>
  <w:style w:type="paragraph" w:styleId="a7">
    <w:name w:val="caption"/>
    <w:basedOn w:val="a"/>
    <w:next w:val="a"/>
    <w:uiPriority w:val="35"/>
    <w:unhideWhenUsed/>
    <w:qFormat/>
    <w:rsid w:val="001D3F77"/>
    <w:pPr>
      <w:widowControl w:val="0"/>
      <w:autoSpaceDN/>
      <w:textAlignment w:val="auto"/>
    </w:pPr>
    <w:rPr>
      <w:rFonts w:asciiTheme="minorHAnsi" w:eastAsiaTheme="minorEastAsia" w:hAnsiTheme="minorHAnsi" w:cstheme="minorBidi"/>
      <w:kern w:val="2"/>
    </w:rPr>
  </w:style>
  <w:style w:type="character" w:styleId="a8">
    <w:name w:val="annotation reference"/>
    <w:basedOn w:val="a0"/>
    <w:uiPriority w:val="99"/>
    <w:semiHidden/>
    <w:unhideWhenUsed/>
    <w:rsid w:val="00D60092"/>
    <w:rPr>
      <w:sz w:val="18"/>
      <w:szCs w:val="18"/>
    </w:rPr>
  </w:style>
  <w:style w:type="paragraph" w:styleId="a9">
    <w:name w:val="annotation text"/>
    <w:basedOn w:val="a"/>
    <w:link w:val="aa"/>
    <w:uiPriority w:val="99"/>
    <w:semiHidden/>
    <w:unhideWhenUsed/>
    <w:rsid w:val="00D60092"/>
    <w:pPr>
      <w:widowControl w:val="0"/>
      <w:autoSpaceDN/>
      <w:textAlignment w:val="auto"/>
    </w:pPr>
    <w:rPr>
      <w:rFonts w:asciiTheme="minorHAnsi" w:eastAsiaTheme="minorEastAsia" w:hAnsiTheme="minorHAnsi" w:cstheme="minorBidi"/>
      <w:kern w:val="2"/>
      <w:sz w:val="24"/>
      <w:szCs w:val="22"/>
    </w:rPr>
  </w:style>
  <w:style w:type="character" w:customStyle="1" w:styleId="aa">
    <w:name w:val="註解文字 字元"/>
    <w:basedOn w:val="a0"/>
    <w:link w:val="a9"/>
    <w:uiPriority w:val="99"/>
    <w:semiHidden/>
    <w:rsid w:val="00D60092"/>
    <w:rPr>
      <w:rFonts w:asciiTheme="minorHAnsi" w:eastAsiaTheme="minorEastAsia" w:hAnsiTheme="minorHAnsi" w:cstheme="minorBidi"/>
      <w:kern w:val="2"/>
      <w:sz w:val="24"/>
      <w:szCs w:val="22"/>
    </w:rPr>
  </w:style>
  <w:style w:type="paragraph" w:styleId="ab">
    <w:name w:val="Balloon Text"/>
    <w:basedOn w:val="a"/>
    <w:link w:val="ac"/>
    <w:uiPriority w:val="99"/>
    <w:semiHidden/>
    <w:unhideWhenUsed/>
    <w:rsid w:val="00D6009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D60092"/>
    <w:rPr>
      <w:rFonts w:asciiTheme="majorHAnsi" w:eastAsiaTheme="majorEastAsia" w:hAnsiTheme="majorHAnsi" w:cstheme="majorBidi"/>
      <w:sz w:val="18"/>
      <w:szCs w:val="18"/>
    </w:rPr>
  </w:style>
  <w:style w:type="table" w:styleId="7">
    <w:name w:val="List Table 7 Colorful"/>
    <w:basedOn w:val="a1"/>
    <w:uiPriority w:val="52"/>
    <w:rsid w:val="004067E3"/>
    <w:pPr>
      <w:autoSpaceDN/>
      <w:textAlignment w:val="auto"/>
    </w:pPr>
    <w:rPr>
      <w:rFonts w:asciiTheme="minorHAnsi" w:eastAsiaTheme="minorEastAsia" w:hAnsiTheme="minorHAnsi" w:cstheme="minorBidi"/>
      <w:color w:val="000000" w:themeColor="text1"/>
      <w:kern w:val="2"/>
      <w:sz w:val="24"/>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d">
    <w:name w:val="header"/>
    <w:basedOn w:val="a"/>
    <w:link w:val="ae"/>
    <w:uiPriority w:val="99"/>
    <w:unhideWhenUsed/>
    <w:rsid w:val="00B10DD0"/>
    <w:pPr>
      <w:tabs>
        <w:tab w:val="center" w:pos="4153"/>
        <w:tab w:val="right" w:pos="8306"/>
      </w:tabs>
      <w:snapToGrid w:val="0"/>
    </w:pPr>
  </w:style>
  <w:style w:type="character" w:customStyle="1" w:styleId="ae">
    <w:name w:val="頁首 字元"/>
    <w:basedOn w:val="a0"/>
    <w:link w:val="ad"/>
    <w:uiPriority w:val="99"/>
    <w:rsid w:val="00B10DD0"/>
  </w:style>
  <w:style w:type="paragraph" w:styleId="af">
    <w:name w:val="footer"/>
    <w:basedOn w:val="a"/>
    <w:link w:val="af0"/>
    <w:uiPriority w:val="99"/>
    <w:unhideWhenUsed/>
    <w:rsid w:val="00B10DD0"/>
    <w:pPr>
      <w:tabs>
        <w:tab w:val="center" w:pos="4153"/>
        <w:tab w:val="right" w:pos="8306"/>
      </w:tabs>
      <w:snapToGrid w:val="0"/>
    </w:pPr>
  </w:style>
  <w:style w:type="character" w:customStyle="1" w:styleId="af0">
    <w:name w:val="頁尾 字元"/>
    <w:basedOn w:val="a0"/>
    <w:link w:val="af"/>
    <w:uiPriority w:val="99"/>
    <w:rsid w:val="00B10DD0"/>
  </w:style>
  <w:style w:type="table" w:styleId="1-6">
    <w:name w:val="Grid Table 1 Light Accent 6"/>
    <w:basedOn w:val="a1"/>
    <w:uiPriority w:val="46"/>
    <w:rsid w:val="00022668"/>
    <w:pPr>
      <w:autoSpaceDN/>
      <w:textAlignment w:val="auto"/>
    </w:pPr>
    <w:rPr>
      <w:rFonts w:asciiTheme="minorHAnsi" w:eastAsiaTheme="minorEastAsia" w:hAnsiTheme="minorHAnsi" w:cstheme="minorBidi"/>
      <w:kern w:val="2"/>
      <w:sz w:val="24"/>
      <w:szCs w:val="22"/>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af1">
    <w:name w:val="Table Grid"/>
    <w:basedOn w:val="a1"/>
    <w:uiPriority w:val="39"/>
    <w:rsid w:val="003A3D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3A3D6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3A3D6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BC0">
    <w:name w:val="ABC"/>
    <w:basedOn w:val="a4"/>
    <w:link w:val="ABC1"/>
    <w:qFormat/>
    <w:rsid w:val="000A6982"/>
    <w:pPr>
      <w:ind w:leftChars="0" w:left="0"/>
    </w:pPr>
    <w:rPr>
      <w:rFonts w:eastAsia="標楷體"/>
      <w:kern w:val="3"/>
    </w:rPr>
  </w:style>
  <w:style w:type="paragraph" w:customStyle="1" w:styleId="abc">
    <w:name w:val="abc"/>
    <w:basedOn w:val="a4"/>
    <w:link w:val="abc2"/>
    <w:qFormat/>
    <w:rsid w:val="004D5422"/>
    <w:pPr>
      <w:numPr>
        <w:ilvl w:val="1"/>
        <w:numId w:val="11"/>
      </w:numPr>
      <w:ind w:leftChars="0" w:left="0"/>
    </w:pPr>
    <w:rPr>
      <w:rFonts w:eastAsia="標楷體"/>
      <w:kern w:val="3"/>
    </w:rPr>
  </w:style>
  <w:style w:type="character" w:customStyle="1" w:styleId="a5">
    <w:name w:val="清單段落 字元"/>
    <w:basedOn w:val="a0"/>
    <w:link w:val="a4"/>
    <w:uiPriority w:val="34"/>
    <w:rsid w:val="000A6982"/>
  </w:style>
  <w:style w:type="character" w:customStyle="1" w:styleId="ABC1">
    <w:name w:val="ABC 字元"/>
    <w:basedOn w:val="a5"/>
    <w:link w:val="ABC0"/>
    <w:rsid w:val="000A6982"/>
    <w:rPr>
      <w:rFonts w:eastAsia="標楷體"/>
      <w:kern w:val="3"/>
    </w:rPr>
  </w:style>
  <w:style w:type="paragraph" w:customStyle="1" w:styleId="123">
    <w:name w:val="123"/>
    <w:basedOn w:val="a4"/>
    <w:link w:val="1230"/>
    <w:qFormat/>
    <w:rsid w:val="004D5422"/>
    <w:pPr>
      <w:numPr>
        <w:numId w:val="7"/>
      </w:numPr>
      <w:ind w:leftChars="0" w:left="284" w:hanging="284"/>
      <w:jc w:val="both"/>
    </w:pPr>
    <w:rPr>
      <w:rFonts w:eastAsia="標楷體"/>
      <w:szCs w:val="24"/>
    </w:rPr>
  </w:style>
  <w:style w:type="character" w:customStyle="1" w:styleId="abc2">
    <w:name w:val="abc 字元"/>
    <w:basedOn w:val="a5"/>
    <w:link w:val="abc"/>
    <w:rsid w:val="004D5422"/>
    <w:rPr>
      <w:rFonts w:eastAsia="標楷體"/>
      <w:kern w:val="3"/>
    </w:rPr>
  </w:style>
  <w:style w:type="character" w:customStyle="1" w:styleId="1230">
    <w:name w:val="123 字元"/>
    <w:basedOn w:val="a5"/>
    <w:link w:val="123"/>
    <w:rsid w:val="004D5422"/>
    <w:rPr>
      <w:rFonts w:eastAsia="標楷體"/>
      <w:szCs w:val="24"/>
    </w:rPr>
  </w:style>
  <w:style w:type="character" w:styleId="af2">
    <w:name w:val="Hyperlink"/>
    <w:basedOn w:val="a0"/>
    <w:uiPriority w:val="99"/>
    <w:unhideWhenUsed/>
    <w:rsid w:val="002B4B85"/>
    <w:rPr>
      <w:color w:val="0563C1" w:themeColor="hyperlink"/>
      <w:u w:val="single"/>
    </w:rPr>
  </w:style>
  <w:style w:type="paragraph" w:styleId="af3">
    <w:name w:val="annotation subject"/>
    <w:basedOn w:val="a9"/>
    <w:next w:val="a9"/>
    <w:link w:val="af4"/>
    <w:uiPriority w:val="99"/>
    <w:semiHidden/>
    <w:unhideWhenUsed/>
    <w:rsid w:val="00CB694C"/>
    <w:pPr>
      <w:widowControl/>
      <w:autoSpaceDN w:val="0"/>
      <w:textAlignment w:val="baseline"/>
    </w:pPr>
    <w:rPr>
      <w:rFonts w:ascii="Times New Roman" w:eastAsia="新細明體" w:hAnsi="Times New Roman" w:cs="Times New Roman"/>
      <w:b/>
      <w:bCs/>
      <w:kern w:val="0"/>
      <w:sz w:val="20"/>
      <w:szCs w:val="20"/>
    </w:rPr>
  </w:style>
  <w:style w:type="character" w:customStyle="1" w:styleId="af4">
    <w:name w:val="註解主旨 字元"/>
    <w:basedOn w:val="aa"/>
    <w:link w:val="af3"/>
    <w:uiPriority w:val="99"/>
    <w:semiHidden/>
    <w:rsid w:val="00CB694C"/>
    <w:rPr>
      <w:rFonts w:asciiTheme="minorHAnsi" w:eastAsiaTheme="minorEastAsia" w:hAnsiTheme="minorHAnsi" w:cstheme="minorBidi"/>
      <w:b/>
      <w:bCs/>
      <w:kern w:val="2"/>
      <w:sz w:val="24"/>
      <w:szCs w:val="22"/>
    </w:rPr>
  </w:style>
  <w:style w:type="paragraph" w:styleId="af5">
    <w:name w:val="table of figures"/>
    <w:basedOn w:val="a"/>
    <w:next w:val="a"/>
    <w:uiPriority w:val="99"/>
    <w:unhideWhenUsed/>
    <w:rsid w:val="000473C7"/>
    <w:pPr>
      <w:ind w:leftChars="400" w:left="400" w:hangingChars="200" w:hanging="200"/>
    </w:pPr>
  </w:style>
  <w:style w:type="paragraph" w:styleId="af6">
    <w:name w:val="Revision"/>
    <w:hidden/>
    <w:uiPriority w:val="99"/>
    <w:semiHidden/>
    <w:rsid w:val="009D3D31"/>
    <w:pPr>
      <w:autoSpaceDN/>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952759">
      <w:bodyDiv w:val="1"/>
      <w:marLeft w:val="0"/>
      <w:marRight w:val="0"/>
      <w:marTop w:val="0"/>
      <w:marBottom w:val="0"/>
      <w:divBdr>
        <w:top w:val="none" w:sz="0" w:space="0" w:color="auto"/>
        <w:left w:val="none" w:sz="0" w:space="0" w:color="auto"/>
        <w:bottom w:val="none" w:sz="0" w:space="0" w:color="auto"/>
        <w:right w:val="none" w:sz="0" w:space="0" w:color="auto"/>
      </w:divBdr>
    </w:div>
    <w:div w:id="1159271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__3.vsdx"/><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yperlink" Target="https://en.bitcoin.it/wiki/Base58Check_encoding" TargetMode="External"/><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hyperlink" Target="https://en.bitcoin.it/wiki/List_of_address_prefixes"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image" Target="media/image9.jpeg"/><Relationship Id="rId29" Type="http://schemas.openxmlformats.org/officeDocument/2006/relationships/hyperlink" Target="https://blockchain.info/charts/blocks-siz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hyperlink" Target="https://en.bitcoin.it/wiki/Private_ke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bitcoin/bips"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en.bitcoin.it/wiki/Proof_of_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__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bitnodes.21.co/" TargetMode="External"/><Relationship Id="rId35" Type="http://schemas.openxmlformats.org/officeDocument/2006/relationships/hyperlink" Target="https://github.com/pirapira/awesome-ethereum-virtual-machin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7060C-B9E5-4AB4-B4CE-C62DDF7BC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6</Pages>
  <Words>3087</Words>
  <Characters>17597</Characters>
  <Application>Microsoft Office Word</Application>
  <DocSecurity>0</DocSecurity>
  <Lines>146</Lines>
  <Paragraphs>41</Paragraphs>
  <ScaleCrop>false</ScaleCrop>
  <Company/>
  <LinksUpToDate>false</LinksUpToDate>
  <CharactersWithSpaces>20643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TANET 2010 研討會論文格式說明</dc:title>
  <dc:subject/>
  <dc:creator>TANET 2010</dc:creator>
  <cp:lastModifiedBy>jambo</cp:lastModifiedBy>
  <cp:revision>7</cp:revision>
  <cp:lastPrinted>2017-09-12T09:28:00Z</cp:lastPrinted>
  <dcterms:created xsi:type="dcterms:W3CDTF">2017-10-05T07:53:00Z</dcterms:created>
  <dcterms:modified xsi:type="dcterms:W3CDTF">2017-10-05T14:45:00Z</dcterms:modified>
</cp:coreProperties>
</file>