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harts/chart1.xml" ContentType="application/vnd.openxmlformats-officedocument.drawingml.chart+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3C38BC" w14:textId="77777777" w:rsidR="0099353D" w:rsidRDefault="0099353D" w:rsidP="00D8678C">
      <w:pPr>
        <w:jc w:val="center"/>
        <w:rPr>
          <w:sz w:val="24"/>
        </w:rPr>
      </w:pPr>
    </w:p>
    <w:p w14:paraId="61594974" w14:textId="77777777" w:rsidR="00E021F2" w:rsidRPr="0096704C" w:rsidRDefault="0061518D" w:rsidP="00D8678C">
      <w:pPr>
        <w:jc w:val="center"/>
        <w:rPr>
          <w:sz w:val="24"/>
        </w:rPr>
      </w:pPr>
      <w:r w:rsidRPr="00787222">
        <w:rPr>
          <w:noProof/>
          <w:sz w:val="24"/>
        </w:rPr>
        <w:drawing>
          <wp:inline distT="0" distB="0" distL="0" distR="0" wp14:anchorId="6B127672" wp14:editId="3E56E6CE">
            <wp:extent cx="3028950" cy="847725"/>
            <wp:effectExtent l="0" t="0" r="0" b="9525"/>
            <wp:docPr id="3"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8950" cy="847725"/>
                    </a:xfrm>
                    <a:prstGeom prst="rect">
                      <a:avLst/>
                    </a:prstGeom>
                    <a:noFill/>
                    <a:ln>
                      <a:noFill/>
                    </a:ln>
                  </pic:spPr>
                </pic:pic>
              </a:graphicData>
            </a:graphic>
          </wp:inline>
        </w:drawing>
      </w:r>
    </w:p>
    <w:p w14:paraId="3963DA15" w14:textId="700E3BCB" w:rsidR="00E021F2" w:rsidRPr="0099353D" w:rsidRDefault="00932E67" w:rsidP="0099353D">
      <w:pPr>
        <w:jc w:val="center"/>
        <w:rPr>
          <w:rFonts w:ascii="黑体" w:eastAsia="黑体" w:hAnsi="黑体"/>
          <w:sz w:val="72"/>
          <w:szCs w:val="72"/>
        </w:rPr>
      </w:pPr>
      <w:r>
        <w:rPr>
          <w:rFonts w:ascii="黑体" w:eastAsia="黑体" w:hAnsi="黑体" w:hint="eastAsia"/>
          <w:sz w:val="72"/>
          <w:szCs w:val="72"/>
        </w:rPr>
        <w:t>硕士</w:t>
      </w:r>
      <w:r w:rsidRPr="0099353D">
        <w:rPr>
          <w:rFonts w:ascii="黑体" w:eastAsia="黑体" w:hAnsi="黑体" w:hint="eastAsia"/>
          <w:sz w:val="72"/>
          <w:szCs w:val="72"/>
        </w:rPr>
        <w:t>研究生学位论文</w:t>
      </w:r>
    </w:p>
    <w:p w14:paraId="46B22388" w14:textId="77777777"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14:paraId="6EC3AD3A" w14:textId="77777777" w:rsidTr="00015DDE">
        <w:trPr>
          <w:trHeight w:val="840"/>
        </w:trPr>
        <w:tc>
          <w:tcPr>
            <w:tcW w:w="1559" w:type="dxa"/>
            <w:vAlign w:val="bottom"/>
          </w:tcPr>
          <w:p w14:paraId="3B09F252" w14:textId="6AA90FA6" w:rsidR="00E021F2" w:rsidRPr="0096704C" w:rsidRDefault="00932E67"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14:paraId="07A20C6F" w14:textId="51C82F63" w:rsidR="00E021F2" w:rsidRPr="00E21403" w:rsidRDefault="00932E67" w:rsidP="00C41ABA">
            <w:pPr>
              <w:spacing w:line="300" w:lineRule="auto"/>
              <w:jc w:val="center"/>
              <w:rPr>
                <w:rFonts w:ascii="黑体" w:eastAsia="黑体" w:hAnsi="黑体"/>
                <w:sz w:val="52"/>
                <w:szCs w:val="52"/>
              </w:rPr>
            </w:pPr>
            <w:r>
              <w:rPr>
                <w:rFonts w:ascii="黑体" w:eastAsia="黑体" w:hAnsi="黑体" w:hint="eastAsia"/>
                <w:b/>
                <w:sz w:val="52"/>
                <w:szCs w:val="52"/>
              </w:rPr>
              <w:t>基于双边市场理论的</w:t>
            </w:r>
          </w:p>
        </w:tc>
      </w:tr>
      <w:tr w:rsidR="00E021F2" w:rsidRPr="0096704C" w14:paraId="41B2A01B" w14:textId="77777777" w:rsidTr="00015DDE">
        <w:trPr>
          <w:trHeight w:val="840"/>
        </w:trPr>
        <w:tc>
          <w:tcPr>
            <w:tcW w:w="1559" w:type="dxa"/>
            <w:vAlign w:val="bottom"/>
          </w:tcPr>
          <w:p w14:paraId="63D97F08" w14:textId="77777777"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14:paraId="29EB4494" w14:textId="246A0F9C" w:rsidR="00E021F2" w:rsidRPr="00C41ABA" w:rsidRDefault="00932E67" w:rsidP="00E21403">
            <w:pPr>
              <w:spacing w:line="300" w:lineRule="auto"/>
              <w:jc w:val="center"/>
              <w:rPr>
                <w:rFonts w:ascii="黑体" w:eastAsia="黑体" w:hAnsi="黑体"/>
                <w:b/>
                <w:sz w:val="52"/>
                <w:szCs w:val="52"/>
              </w:rPr>
            </w:pPr>
            <w:r w:rsidRPr="00C41ABA">
              <w:rPr>
                <w:rFonts w:ascii="黑体" w:eastAsia="黑体" w:hAnsi="黑体" w:hint="eastAsia"/>
                <w:b/>
                <w:sz w:val="52"/>
                <w:szCs w:val="52"/>
              </w:rPr>
              <w:t>在线旅游平台定价研究</w:t>
            </w:r>
          </w:p>
        </w:tc>
      </w:tr>
    </w:tbl>
    <w:p w14:paraId="7CB50A71" w14:textId="77777777" w:rsidR="00E021F2" w:rsidRDefault="00E021F2" w:rsidP="00E21403">
      <w:pPr>
        <w:spacing w:line="300" w:lineRule="auto"/>
        <w:rPr>
          <w:sz w:val="24"/>
        </w:rPr>
      </w:pPr>
    </w:p>
    <w:p w14:paraId="485E7AB3" w14:textId="77777777" w:rsidR="00781C7C" w:rsidRDefault="00781C7C" w:rsidP="00E21403">
      <w:pPr>
        <w:spacing w:line="300" w:lineRule="auto"/>
        <w:rPr>
          <w:sz w:val="24"/>
        </w:rPr>
      </w:pPr>
    </w:p>
    <w:p w14:paraId="6B96035C" w14:textId="77777777" w:rsidR="00781C7C" w:rsidRPr="00C436AD" w:rsidRDefault="00781C7C" w:rsidP="00E21403">
      <w:pPr>
        <w:spacing w:line="300" w:lineRule="auto"/>
        <w:rPr>
          <w:rFonts w:eastAsiaTheme="minorEastAsia"/>
          <w:sz w:val="24"/>
        </w:rPr>
      </w:pPr>
    </w:p>
    <w:p w14:paraId="750BD48F" w14:textId="77777777" w:rsidR="0099353D" w:rsidRDefault="0099353D" w:rsidP="00E21403">
      <w:pPr>
        <w:spacing w:line="300" w:lineRule="auto"/>
        <w:rPr>
          <w:sz w:val="24"/>
        </w:rPr>
      </w:pPr>
    </w:p>
    <w:p w14:paraId="61E660C4" w14:textId="77777777" w:rsidR="00C62A36" w:rsidRPr="0096704C" w:rsidRDefault="00C62A36" w:rsidP="00E21403">
      <w:pPr>
        <w:spacing w:line="300" w:lineRule="auto"/>
        <w:rPr>
          <w:sz w:val="24"/>
        </w:rPr>
      </w:pPr>
    </w:p>
    <w:p w14:paraId="5E1B31EB" w14:textId="77777777"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14:paraId="474E5422" w14:textId="77777777" w:rsidTr="00787222">
        <w:tc>
          <w:tcPr>
            <w:tcW w:w="1809" w:type="dxa"/>
          </w:tcPr>
          <w:p w14:paraId="5456E1BB" w14:textId="1C06A45A" w:rsidR="00781C7C" w:rsidRPr="00787222" w:rsidRDefault="00932E67"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w:t>
            </w:r>
            <w:r w:rsidRPr="00787222">
              <w:rPr>
                <w:rFonts w:ascii="黑体" w:eastAsia="黑体" w:hAnsi="黑体"/>
                <w:sz w:val="30"/>
                <w:szCs w:val="30"/>
              </w:rPr>
              <w:t xml:space="preserve">    </w:t>
            </w:r>
            <w:r w:rsidRPr="00787222">
              <w:rPr>
                <w:rFonts w:ascii="黑体" w:eastAsia="黑体" w:hAnsi="黑体" w:hint="eastAsia"/>
                <w:sz w:val="30"/>
                <w:szCs w:val="30"/>
              </w:rPr>
              <w:t>名：</w:t>
            </w:r>
          </w:p>
        </w:tc>
        <w:tc>
          <w:tcPr>
            <w:tcW w:w="4323" w:type="dxa"/>
            <w:tcBorders>
              <w:bottom w:val="single" w:sz="6" w:space="0" w:color="auto"/>
            </w:tcBorders>
          </w:tcPr>
          <w:p w14:paraId="241EA936" w14:textId="1EDB914D" w:rsidR="00781C7C" w:rsidRPr="001508E7" w:rsidRDefault="00932E67" w:rsidP="00787222">
            <w:pPr>
              <w:pStyle w:val="a3"/>
              <w:spacing w:line="300" w:lineRule="auto"/>
              <w:jc w:val="center"/>
              <w:rPr>
                <w:rFonts w:ascii="仿宋" w:hAnsi="仿宋"/>
                <w:sz w:val="32"/>
                <w:szCs w:val="32"/>
              </w:rPr>
            </w:pPr>
            <w:r w:rsidRPr="009C578A">
              <w:rPr>
                <w:rFonts w:ascii="仿宋" w:eastAsia="仿宋" w:hAnsi="仿宋" w:hint="eastAsia"/>
                <w:sz w:val="32"/>
                <w:szCs w:val="32"/>
              </w:rPr>
              <w:t>王任平</w:t>
            </w:r>
          </w:p>
        </w:tc>
      </w:tr>
      <w:tr w:rsidR="00781C7C" w:rsidRPr="00E21403" w14:paraId="46719D99" w14:textId="77777777" w:rsidTr="00787222">
        <w:tc>
          <w:tcPr>
            <w:tcW w:w="1809" w:type="dxa"/>
          </w:tcPr>
          <w:p w14:paraId="22FE7C30" w14:textId="1A8189A4" w:rsidR="00781C7C" w:rsidRPr="00787222" w:rsidRDefault="00932E67"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w:t>
            </w:r>
            <w:r w:rsidRPr="00787222">
              <w:rPr>
                <w:rFonts w:ascii="黑体" w:eastAsia="黑体" w:hAnsi="黑体"/>
                <w:sz w:val="30"/>
                <w:szCs w:val="30"/>
              </w:rPr>
              <w:t xml:space="preserve">    </w:t>
            </w:r>
            <w:r w:rsidRPr="00787222">
              <w:rPr>
                <w:rFonts w:ascii="黑体" w:eastAsia="黑体" w:hAnsi="黑体" w:hint="eastAsia"/>
                <w:sz w:val="30"/>
                <w:szCs w:val="30"/>
              </w:rPr>
              <w:t>号：</w:t>
            </w:r>
          </w:p>
        </w:tc>
        <w:tc>
          <w:tcPr>
            <w:tcW w:w="4323" w:type="dxa"/>
            <w:tcBorders>
              <w:top w:val="single" w:sz="6" w:space="0" w:color="auto"/>
              <w:bottom w:val="single" w:sz="6" w:space="0" w:color="auto"/>
            </w:tcBorders>
          </w:tcPr>
          <w:p w14:paraId="17EEFD21" w14:textId="2D4D1519" w:rsidR="00781C7C" w:rsidRPr="00787222" w:rsidRDefault="00932E67" w:rsidP="00787222">
            <w:pPr>
              <w:pStyle w:val="a3"/>
              <w:spacing w:line="300" w:lineRule="auto"/>
              <w:jc w:val="center"/>
              <w:rPr>
                <w:rFonts w:ascii="仿宋" w:eastAsia="仿宋" w:hAnsi="仿宋"/>
                <w:sz w:val="32"/>
                <w:szCs w:val="32"/>
              </w:rPr>
            </w:pPr>
            <w:r>
              <w:rPr>
                <w:rFonts w:ascii="仿宋" w:eastAsia="仿宋" w:hAnsi="仿宋"/>
                <w:sz w:val="32"/>
                <w:szCs w:val="32"/>
              </w:rPr>
              <w:t>1301214958</w:t>
            </w:r>
          </w:p>
        </w:tc>
      </w:tr>
      <w:tr w:rsidR="00781C7C" w:rsidRPr="00E21403" w14:paraId="07FE44E3" w14:textId="77777777" w:rsidTr="00787222">
        <w:tc>
          <w:tcPr>
            <w:tcW w:w="1809" w:type="dxa"/>
          </w:tcPr>
          <w:p w14:paraId="0FB7E2C8" w14:textId="3983E318" w:rsidR="00781C7C" w:rsidRPr="00787222" w:rsidRDefault="00932E67"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w:t>
            </w:r>
            <w:r w:rsidRPr="00787222">
              <w:rPr>
                <w:rFonts w:ascii="黑体" w:eastAsia="黑体" w:hAnsi="黑体"/>
                <w:sz w:val="30"/>
                <w:szCs w:val="30"/>
              </w:rPr>
              <w:t xml:space="preserve">    </w:t>
            </w:r>
            <w:r w:rsidRPr="00787222">
              <w:rPr>
                <w:rFonts w:ascii="黑体" w:eastAsia="黑体" w:hAnsi="黑体" w:hint="eastAsia"/>
                <w:sz w:val="30"/>
                <w:szCs w:val="30"/>
              </w:rPr>
              <w:t>系：</w:t>
            </w:r>
          </w:p>
        </w:tc>
        <w:tc>
          <w:tcPr>
            <w:tcW w:w="4323" w:type="dxa"/>
            <w:tcBorders>
              <w:top w:val="single" w:sz="6" w:space="0" w:color="auto"/>
              <w:bottom w:val="single" w:sz="6" w:space="0" w:color="auto"/>
            </w:tcBorders>
          </w:tcPr>
          <w:p w14:paraId="1C83D139" w14:textId="442F0701" w:rsidR="00781C7C" w:rsidRPr="00787222" w:rsidRDefault="00932E67"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14:paraId="46DD4111" w14:textId="77777777" w:rsidTr="00787222">
        <w:tc>
          <w:tcPr>
            <w:tcW w:w="1809" w:type="dxa"/>
          </w:tcPr>
          <w:p w14:paraId="40A56F63" w14:textId="7F1C7551" w:rsidR="00781C7C" w:rsidRPr="00787222" w:rsidRDefault="00932E67"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w:t>
            </w:r>
            <w:r w:rsidRPr="00787222">
              <w:rPr>
                <w:rFonts w:ascii="黑体" w:eastAsia="黑体" w:hAnsi="黑体"/>
                <w:sz w:val="30"/>
                <w:szCs w:val="30"/>
              </w:rPr>
              <w:t xml:space="preserve">    </w:t>
            </w:r>
            <w:r w:rsidRPr="00787222">
              <w:rPr>
                <w:rFonts w:ascii="黑体" w:eastAsia="黑体" w:hAnsi="黑体" w:hint="eastAsia"/>
                <w:sz w:val="30"/>
                <w:szCs w:val="30"/>
              </w:rPr>
              <w:t>业：</w:t>
            </w:r>
          </w:p>
        </w:tc>
        <w:tc>
          <w:tcPr>
            <w:tcW w:w="4323" w:type="dxa"/>
            <w:tcBorders>
              <w:top w:val="single" w:sz="6" w:space="0" w:color="auto"/>
              <w:bottom w:val="single" w:sz="6" w:space="0" w:color="auto"/>
            </w:tcBorders>
          </w:tcPr>
          <w:p w14:paraId="25AF0847" w14:textId="4AFA91BF" w:rsidR="00781C7C" w:rsidRPr="00787222" w:rsidRDefault="00932E67"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14:paraId="42F3E4D0" w14:textId="77777777" w:rsidTr="00787222">
        <w:tc>
          <w:tcPr>
            <w:tcW w:w="1809" w:type="dxa"/>
          </w:tcPr>
          <w:p w14:paraId="311608A3" w14:textId="2D74F5C5" w:rsidR="00781C7C" w:rsidRPr="00787222" w:rsidRDefault="00932E67"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14:paraId="3556186D" w14:textId="1747D35B" w:rsidR="00781C7C" w:rsidRPr="00787222" w:rsidRDefault="00932E67" w:rsidP="00787222">
            <w:pPr>
              <w:pStyle w:val="a3"/>
              <w:spacing w:line="300" w:lineRule="auto"/>
              <w:jc w:val="center"/>
              <w:rPr>
                <w:rFonts w:ascii="仿宋" w:eastAsia="仿宋" w:hAnsi="仿宋"/>
                <w:sz w:val="32"/>
                <w:szCs w:val="32"/>
              </w:rPr>
            </w:pPr>
            <w:r>
              <w:rPr>
                <w:rFonts w:ascii="仿宋" w:eastAsia="仿宋" w:hAnsi="仿宋" w:hint="eastAsia"/>
                <w:sz w:val="32"/>
                <w:szCs w:val="32"/>
              </w:rPr>
              <w:t>电子商务与物流</w:t>
            </w:r>
          </w:p>
        </w:tc>
      </w:tr>
      <w:tr w:rsidR="00781C7C" w:rsidRPr="00E21403" w14:paraId="3FA149B1" w14:textId="77777777" w:rsidTr="00787222">
        <w:tc>
          <w:tcPr>
            <w:tcW w:w="1809" w:type="dxa"/>
          </w:tcPr>
          <w:p w14:paraId="219DE9E3" w14:textId="16EA4AB9" w:rsidR="00781C7C" w:rsidRPr="00787222" w:rsidRDefault="00932E67"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14:paraId="422279A3" w14:textId="64581983" w:rsidR="00781C7C" w:rsidRPr="00787222" w:rsidRDefault="00932E67" w:rsidP="00787222">
            <w:pPr>
              <w:pStyle w:val="a3"/>
              <w:spacing w:line="300" w:lineRule="auto"/>
              <w:jc w:val="center"/>
              <w:rPr>
                <w:rFonts w:ascii="仿宋" w:eastAsia="仿宋" w:hAnsi="仿宋"/>
                <w:sz w:val="32"/>
                <w:szCs w:val="32"/>
              </w:rPr>
            </w:pPr>
            <w:r>
              <w:rPr>
                <w:rFonts w:ascii="仿宋" w:eastAsia="仿宋" w:hAnsi="仿宋" w:hint="eastAsia"/>
                <w:sz w:val="32"/>
                <w:szCs w:val="32"/>
              </w:rPr>
              <w:t>李杰</w:t>
            </w:r>
            <w:r w:rsidR="009C578A">
              <w:rPr>
                <w:rFonts w:ascii="仿宋" w:eastAsia="仿宋" w:hAnsi="仿宋" w:hint="eastAsia"/>
                <w:sz w:val="32"/>
                <w:szCs w:val="32"/>
              </w:rPr>
              <w:t xml:space="preserve"> 教授</w:t>
            </w:r>
          </w:p>
        </w:tc>
      </w:tr>
    </w:tbl>
    <w:p w14:paraId="2994DF39" w14:textId="77777777" w:rsidR="00781C7C" w:rsidRDefault="00781C7C" w:rsidP="00E21403">
      <w:pPr>
        <w:spacing w:line="300" w:lineRule="auto"/>
        <w:jc w:val="center"/>
        <w:rPr>
          <w:rFonts w:ascii="宋体" w:hAnsi="宋体"/>
          <w:sz w:val="24"/>
        </w:rPr>
      </w:pPr>
    </w:p>
    <w:p w14:paraId="4F4451F7" w14:textId="77777777" w:rsidR="00781C7C" w:rsidRDefault="00781C7C" w:rsidP="00E21403">
      <w:pPr>
        <w:spacing w:line="300" w:lineRule="auto"/>
        <w:jc w:val="center"/>
        <w:rPr>
          <w:rFonts w:ascii="宋体" w:hAnsi="宋体"/>
          <w:sz w:val="24"/>
        </w:rPr>
      </w:pPr>
    </w:p>
    <w:p w14:paraId="0B095CC8" w14:textId="77777777" w:rsidR="00781C7C" w:rsidRPr="00E953A3" w:rsidRDefault="00781C7C" w:rsidP="00E953A3">
      <w:pPr>
        <w:pStyle w:val="aff2"/>
      </w:pPr>
    </w:p>
    <w:p w14:paraId="0139154A" w14:textId="20197E8D" w:rsidR="00E021F2" w:rsidRPr="0096704C" w:rsidRDefault="00932E67" w:rsidP="00C62A36">
      <w:pPr>
        <w:spacing w:line="300" w:lineRule="auto"/>
        <w:jc w:val="center"/>
        <w:rPr>
          <w:b/>
          <w:sz w:val="24"/>
        </w:rPr>
      </w:pPr>
      <w:r>
        <w:rPr>
          <w:rFonts w:ascii="宋体" w:hAnsi="宋体" w:hint="eastAsia"/>
          <w:sz w:val="32"/>
          <w:szCs w:val="32"/>
        </w:rPr>
        <w:t>二〇一</w:t>
      </w:r>
      <w:r w:rsidR="009C578A">
        <w:rPr>
          <w:rFonts w:ascii="宋体" w:hAnsi="宋体" w:hint="eastAsia"/>
          <w:sz w:val="32"/>
          <w:szCs w:val="32"/>
        </w:rPr>
        <w:t>五</w:t>
      </w:r>
      <w:r w:rsidRPr="00781C7C">
        <w:rPr>
          <w:rFonts w:ascii="黑体" w:eastAsia="黑体" w:hAnsi="黑体" w:hint="eastAsia"/>
          <w:sz w:val="32"/>
          <w:szCs w:val="32"/>
        </w:rPr>
        <w:t>年</w:t>
      </w:r>
      <w:r w:rsidR="009C578A">
        <w:rPr>
          <w:rFonts w:ascii="宋体" w:hAnsi="宋体" w:hint="eastAsia"/>
          <w:sz w:val="32"/>
          <w:szCs w:val="32"/>
        </w:rPr>
        <w:t>十</w:t>
      </w:r>
      <w:r w:rsidRPr="00781C7C">
        <w:rPr>
          <w:rFonts w:ascii="黑体" w:eastAsia="黑体" w:hAnsi="黑体" w:hint="eastAsia"/>
          <w:sz w:val="32"/>
          <w:szCs w:val="32"/>
        </w:rPr>
        <w:t>月</w:t>
      </w:r>
    </w:p>
    <w:p w14:paraId="05F266F1" w14:textId="77777777" w:rsidR="0099353D" w:rsidRDefault="0099353D">
      <w:pPr>
        <w:widowControl/>
        <w:jc w:val="left"/>
        <w:rPr>
          <w:b/>
          <w:sz w:val="24"/>
        </w:rPr>
        <w:sectPr w:rsidR="0099353D" w:rsidSect="0097799E">
          <w:footerReference w:type="even" r:id="rId10"/>
          <w:footerReference w:type="default" r:id="rId11"/>
          <w:footnotePr>
            <w:numFmt w:val="decimalEnclosedCircleChinese"/>
            <w:numRestart w:val="eachPage"/>
          </w:footnotePr>
          <w:pgSz w:w="11906" w:h="16838" w:code="9"/>
          <w:pgMar w:top="1701" w:right="1474" w:bottom="1418" w:left="1474" w:header="851" w:footer="992" w:gutter="0"/>
          <w:cols w:space="425"/>
          <w:docGrid w:type="lines" w:linePitch="312"/>
        </w:sectPr>
      </w:pPr>
    </w:p>
    <w:p w14:paraId="75D7680E" w14:textId="23D32E77" w:rsidR="00336745" w:rsidRPr="0095139A" w:rsidRDefault="00932E67" w:rsidP="00336745">
      <w:pPr>
        <w:spacing w:line="480" w:lineRule="auto"/>
        <w:jc w:val="center"/>
        <w:rPr>
          <w:rFonts w:ascii="黑体" w:eastAsia="黑体" w:hAnsi="黑体"/>
          <w:sz w:val="32"/>
          <w:szCs w:val="32"/>
        </w:rPr>
      </w:pPr>
      <w:r w:rsidRPr="0095139A">
        <w:rPr>
          <w:rFonts w:ascii="黑体" w:eastAsia="黑体" w:hAnsi="黑体" w:hint="eastAsia"/>
          <w:sz w:val="32"/>
          <w:szCs w:val="32"/>
        </w:rPr>
        <w:lastRenderedPageBreak/>
        <w:t>版权声明</w:t>
      </w:r>
    </w:p>
    <w:p w14:paraId="63BFC69D" w14:textId="77777777" w:rsidR="00336745" w:rsidRDefault="00336745" w:rsidP="00336745">
      <w:pPr>
        <w:spacing w:line="480" w:lineRule="auto"/>
        <w:ind w:firstLineChars="1400" w:firstLine="3360"/>
        <w:rPr>
          <w:sz w:val="24"/>
        </w:rPr>
      </w:pPr>
    </w:p>
    <w:p w14:paraId="4F3353AB" w14:textId="5C6E2C95" w:rsidR="006E5292" w:rsidRDefault="00932E67" w:rsidP="00E953A3">
      <w:pPr>
        <w:tabs>
          <w:tab w:val="left" w:pos="840"/>
          <w:tab w:val="right" w:pos="7140"/>
        </w:tabs>
        <w:spacing w:line="480" w:lineRule="auto"/>
        <w:ind w:firstLineChars="200" w:firstLine="480"/>
        <w:rPr>
          <w:sz w:val="24"/>
          <w:szCs w:val="32"/>
        </w:rPr>
        <w:sectPr w:rsidR="006E5292" w:rsidSect="00015DDE">
          <w:headerReference w:type="even" r:id="rId12"/>
          <w:footerReference w:type="even" r:id="rId13"/>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7F1DB0C4" w14:textId="5173BEAF" w:rsidR="0095139A" w:rsidRPr="00440BE7" w:rsidRDefault="003E035B" w:rsidP="00440BE7">
      <w:pPr>
        <w:pStyle w:val="1"/>
        <w:jc w:val="center"/>
        <w:rPr>
          <w:rFonts w:ascii="黑体" w:eastAsia="黑体" w:hAnsi="黑体"/>
          <w:b w:val="0"/>
          <w:sz w:val="32"/>
          <w:szCs w:val="32"/>
        </w:rPr>
      </w:pPr>
      <w:bookmarkStart w:id="0" w:name="_Toc432210680"/>
      <w:bookmarkStart w:id="1" w:name="_Toc432242871"/>
      <w:bookmarkStart w:id="2" w:name="_Toc432242936"/>
      <w:bookmarkStart w:id="3" w:name="_Toc432258091"/>
      <w:bookmarkStart w:id="4" w:name="_Toc432531341"/>
      <w:r w:rsidRPr="00440BE7">
        <w:rPr>
          <w:rFonts w:ascii="黑体" w:eastAsia="黑体" w:hAnsi="黑体" w:hint="eastAsia"/>
          <w:b w:val="0"/>
          <w:sz w:val="32"/>
          <w:szCs w:val="32"/>
        </w:rPr>
        <w:lastRenderedPageBreak/>
        <w:t>摘要</w:t>
      </w:r>
      <w:bookmarkEnd w:id="0"/>
      <w:bookmarkEnd w:id="1"/>
      <w:bookmarkEnd w:id="2"/>
      <w:bookmarkEnd w:id="3"/>
      <w:bookmarkEnd w:id="4"/>
    </w:p>
    <w:p w14:paraId="7ADC46AC" w14:textId="41799ACE" w:rsidR="00811B1A" w:rsidRPr="007E6DEA" w:rsidRDefault="00484F21" w:rsidP="00851886">
      <w:pPr>
        <w:widowControl/>
        <w:spacing w:line="400" w:lineRule="exact"/>
        <w:ind w:firstLineChars="200" w:firstLine="480"/>
        <w:rPr>
          <w:rFonts w:ascii="宋体" w:hAnsi="Courier New" w:cs="幼圆"/>
          <w:sz w:val="24"/>
        </w:rPr>
      </w:pPr>
      <w:bookmarkStart w:id="5" w:name="OLE_LINK191"/>
      <w:bookmarkStart w:id="6" w:name="OLE_LINK192"/>
      <w:r w:rsidRPr="00935F5A">
        <w:rPr>
          <w:rFonts w:asciiTheme="minorEastAsia" w:hAnsiTheme="minorEastAsia" w:cs="幼圆" w:hint="eastAsia"/>
          <w:sz w:val="24"/>
        </w:rPr>
        <w:t>互联网时代下的平台商业模式，</w:t>
      </w:r>
      <w:r w:rsidRPr="00484F21">
        <w:rPr>
          <w:rFonts w:asciiTheme="minorEastAsia" w:hAnsiTheme="minorEastAsia" w:cs="幼圆" w:hint="eastAsia"/>
          <w:sz w:val="24"/>
        </w:rPr>
        <w:t>指</w:t>
      </w:r>
      <w:r w:rsidRPr="00935F5A">
        <w:rPr>
          <w:rFonts w:asciiTheme="minorEastAsia" w:hAnsiTheme="minorEastAsia" w:cs="幼圆" w:hint="eastAsia"/>
          <w:sz w:val="24"/>
        </w:rPr>
        <w:t>平台企业连结了两个不同的市场，这两个市场都可能为平台企业带来收益</w:t>
      </w:r>
      <w:del w:id="7" w:author="LiJie" w:date="2015-10-16T10:15:00Z">
        <w:r w:rsidRPr="00935F5A" w:rsidDel="001D719A">
          <w:rPr>
            <w:rFonts w:asciiTheme="minorEastAsia" w:hAnsiTheme="minorEastAsia" w:cs="幼圆" w:hint="eastAsia"/>
            <w:sz w:val="24"/>
          </w:rPr>
          <w:delText>，亦或是产生</w:delText>
        </w:r>
      </w:del>
      <w:ins w:id="8" w:author="LiJie" w:date="2015-10-16T10:15:00Z">
        <w:r w:rsidR="001D719A">
          <w:rPr>
            <w:rFonts w:asciiTheme="minorEastAsia" w:hAnsiTheme="minorEastAsia" w:cs="幼圆" w:hint="eastAsia"/>
            <w:sz w:val="24"/>
          </w:rPr>
          <w:t>或</w:t>
        </w:r>
      </w:ins>
      <w:r w:rsidRPr="00935F5A">
        <w:rPr>
          <w:rFonts w:asciiTheme="minorEastAsia" w:hAnsiTheme="minorEastAsia" w:cs="幼圆" w:hint="eastAsia"/>
          <w:sz w:val="24"/>
        </w:rPr>
        <w:t>支出。平台企业为了</w:t>
      </w:r>
      <w:r w:rsidR="003457EE">
        <w:rPr>
          <w:rFonts w:asciiTheme="minorEastAsia" w:hAnsiTheme="minorEastAsia" w:cs="幼圆" w:hint="eastAsia"/>
          <w:sz w:val="24"/>
        </w:rPr>
        <w:t>达成</w:t>
      </w:r>
      <w:del w:id="9" w:author="LiJie" w:date="2015-10-16T10:15:00Z">
        <w:r w:rsidRPr="00935F5A" w:rsidDel="001D719A">
          <w:rPr>
            <w:rFonts w:asciiTheme="minorEastAsia" w:hAnsiTheme="minorEastAsia" w:cs="幼圆" w:hint="eastAsia"/>
            <w:sz w:val="24"/>
          </w:rPr>
          <w:delText>营</w:delText>
        </w:r>
      </w:del>
      <w:ins w:id="10" w:author="LiJie" w:date="2015-10-16T10:15:00Z">
        <w:r w:rsidR="001D719A">
          <w:rPr>
            <w:rFonts w:asciiTheme="minorEastAsia" w:hAnsiTheme="minorEastAsia" w:cs="幼圆" w:hint="eastAsia"/>
            <w:sz w:val="24"/>
          </w:rPr>
          <w:t>赢</w:t>
        </w:r>
      </w:ins>
      <w:r w:rsidRPr="00935F5A">
        <w:rPr>
          <w:rFonts w:asciiTheme="minorEastAsia" w:hAnsiTheme="minorEastAsia" w:cs="幼圆" w:hint="eastAsia"/>
          <w:sz w:val="24"/>
        </w:rPr>
        <w:t>利和长期持续发展的目的，必须决定其核心的盈利模式，</w:t>
      </w:r>
      <w:r w:rsidRPr="00933BBB">
        <w:rPr>
          <w:rFonts w:asciiTheme="minorEastAsia" w:hAnsiTheme="minorEastAsia" w:cs="幼圆" w:hint="eastAsia"/>
          <w:sz w:val="24"/>
        </w:rPr>
        <w:t>所以在发展初期便要订定一个好的定价策略，让双边用户愿意到平台进行交易</w:t>
      </w:r>
      <w:ins w:id="11" w:author="LiJie" w:date="2015-10-16T10:16:00Z">
        <w:r w:rsidR="001D719A">
          <w:rPr>
            <w:rFonts w:asciiTheme="minorEastAsia" w:hAnsiTheme="minorEastAsia" w:cs="幼圆" w:hint="eastAsia"/>
            <w:sz w:val="24"/>
          </w:rPr>
          <w:t>。</w:t>
        </w:r>
      </w:ins>
      <w:del w:id="12" w:author="LiJie" w:date="2015-10-16T10:16:00Z">
        <w:r w:rsidRPr="00933BBB" w:rsidDel="001D719A">
          <w:rPr>
            <w:rFonts w:asciiTheme="minorEastAsia" w:hAnsiTheme="minorEastAsia" w:cs="幼圆" w:hint="eastAsia"/>
            <w:sz w:val="24"/>
          </w:rPr>
          <w:delText>；</w:delText>
        </w:r>
      </w:del>
      <w:r w:rsidRPr="00933BBB">
        <w:rPr>
          <w:rFonts w:asciiTheme="minorEastAsia" w:hAnsiTheme="minorEastAsia" w:cs="幼圆" w:hint="eastAsia"/>
          <w:sz w:val="24"/>
        </w:rPr>
        <w:t>随着平台逐渐壮大，好的定价策略能让自身在市场竞争中立于不败之地。因此，</w:t>
      </w:r>
      <w:r w:rsidRPr="00935F5A">
        <w:rPr>
          <w:rFonts w:asciiTheme="minorEastAsia" w:hAnsiTheme="minorEastAsia" w:cs="幼圆" w:hint="eastAsia"/>
          <w:sz w:val="24"/>
        </w:rPr>
        <w:t>平台企业对于双边不同的市场群体</w:t>
      </w:r>
      <w:r w:rsidRPr="00484F21">
        <w:rPr>
          <w:rFonts w:asciiTheme="minorEastAsia" w:hAnsiTheme="minorEastAsia" w:cs="幼圆" w:hint="eastAsia"/>
          <w:sz w:val="24"/>
        </w:rPr>
        <w:t>所</w:t>
      </w:r>
      <w:r w:rsidRPr="00935F5A">
        <w:rPr>
          <w:rFonts w:asciiTheme="minorEastAsia" w:hAnsiTheme="minorEastAsia" w:cs="幼圆" w:hint="eastAsia"/>
          <w:sz w:val="24"/>
        </w:rPr>
        <w:t>采取</w:t>
      </w:r>
      <w:r w:rsidRPr="00933BBB">
        <w:rPr>
          <w:rFonts w:asciiTheme="minorEastAsia" w:hAnsiTheme="minorEastAsia" w:cs="幼圆" w:hint="eastAsia"/>
          <w:sz w:val="24"/>
        </w:rPr>
        <w:t>的定价策略</w:t>
      </w:r>
      <w:r w:rsidR="005726E1">
        <w:rPr>
          <w:rFonts w:asciiTheme="minorEastAsia" w:hAnsiTheme="minorEastAsia" w:cs="幼圆" w:hint="eastAsia"/>
          <w:sz w:val="24"/>
        </w:rPr>
        <w:t>极其重要，并</w:t>
      </w:r>
      <w:r w:rsidRPr="00933BBB">
        <w:rPr>
          <w:rFonts w:asciiTheme="minorEastAsia" w:hAnsiTheme="minorEastAsia" w:cs="幼圆" w:hint="eastAsia"/>
          <w:sz w:val="24"/>
        </w:rPr>
        <w:t>要基于不同的市场环境、用户的行为以及企业的发展规划来</w:t>
      </w:r>
      <w:r w:rsidRPr="00484F21">
        <w:rPr>
          <w:rFonts w:asciiTheme="minorEastAsia" w:hAnsiTheme="minorEastAsia" w:cs="幼圆" w:hint="eastAsia"/>
          <w:sz w:val="24"/>
        </w:rPr>
        <w:t>制定</w:t>
      </w:r>
      <w:ins w:id="13" w:author="LiJie" w:date="2015-10-16T10:16:00Z">
        <w:r w:rsidR="001D719A">
          <w:rPr>
            <w:rFonts w:asciiTheme="minorEastAsia" w:hAnsiTheme="minorEastAsia" w:cs="幼圆" w:hint="eastAsia"/>
            <w:sz w:val="24"/>
          </w:rPr>
          <w:t>价格</w:t>
        </w:r>
      </w:ins>
      <w:r w:rsidRPr="00933BBB">
        <w:rPr>
          <w:rFonts w:asciiTheme="minorEastAsia" w:hAnsiTheme="minorEastAsia" w:cs="幼圆" w:hint="eastAsia"/>
          <w:sz w:val="24"/>
        </w:rPr>
        <w:t>，才能</w:t>
      </w:r>
      <w:del w:id="14" w:author="LiJie" w:date="2015-10-16T10:16:00Z">
        <w:r w:rsidRPr="00933BBB" w:rsidDel="001D719A">
          <w:rPr>
            <w:rFonts w:asciiTheme="minorEastAsia" w:hAnsiTheme="minorEastAsia" w:cs="幼圆" w:hint="eastAsia"/>
            <w:sz w:val="24"/>
          </w:rPr>
          <w:delText>让自身</w:delText>
        </w:r>
      </w:del>
      <w:r w:rsidRPr="00933BBB">
        <w:rPr>
          <w:rFonts w:asciiTheme="minorEastAsia" w:hAnsiTheme="minorEastAsia" w:cs="幼圆" w:hint="eastAsia"/>
          <w:sz w:val="24"/>
        </w:rPr>
        <w:t>实现持续性</w:t>
      </w:r>
      <w:r w:rsidRPr="00484F21">
        <w:rPr>
          <w:rFonts w:asciiTheme="minorEastAsia" w:hAnsiTheme="minorEastAsia" w:cs="幼圆" w:hint="eastAsia"/>
          <w:sz w:val="24"/>
        </w:rPr>
        <w:t>的</w:t>
      </w:r>
      <w:ins w:id="15" w:author="LiJie" w:date="2015-10-16T10:16:00Z">
        <w:r w:rsidR="001D719A">
          <w:rPr>
            <w:rFonts w:asciiTheme="minorEastAsia" w:hAnsiTheme="minorEastAsia" w:cs="幼圆" w:hint="eastAsia"/>
            <w:sz w:val="24"/>
          </w:rPr>
          <w:t>发展与</w:t>
        </w:r>
      </w:ins>
      <w:r w:rsidRPr="00933BBB">
        <w:rPr>
          <w:rFonts w:asciiTheme="minorEastAsia" w:hAnsiTheme="minorEastAsia" w:cs="幼圆" w:hint="eastAsia"/>
          <w:sz w:val="24"/>
        </w:rPr>
        <w:t>获利</w:t>
      </w:r>
      <w:r w:rsidRPr="00935F5A">
        <w:rPr>
          <w:rFonts w:asciiTheme="minorEastAsia" w:hAnsiTheme="minorEastAsia" w:cs="幼圆" w:hint="eastAsia"/>
          <w:sz w:val="24"/>
        </w:rPr>
        <w:t>。</w:t>
      </w:r>
    </w:p>
    <w:p w14:paraId="3E163A6F" w14:textId="7156D27F" w:rsidR="00A905AC" w:rsidRDefault="00A905AC" w:rsidP="00851886">
      <w:pPr>
        <w:widowControl/>
        <w:spacing w:line="400" w:lineRule="exact"/>
        <w:ind w:firstLineChars="200" w:firstLine="480"/>
        <w:rPr>
          <w:rFonts w:asciiTheme="minorEastAsia" w:hAnsiTheme="minorEastAsia" w:cs="幼圆"/>
          <w:sz w:val="24"/>
        </w:rPr>
      </w:pPr>
      <w:r>
        <w:rPr>
          <w:rFonts w:ascii="宋体" w:hAnsi="Courier New" w:cs="幼圆" w:hint="eastAsia"/>
          <w:sz w:val="24"/>
        </w:rPr>
        <w:t>首先，</w:t>
      </w:r>
      <w:del w:id="16" w:author="LiJie" w:date="2015-10-16T10:17:00Z">
        <w:r w:rsidR="00484F21" w:rsidDel="001D719A">
          <w:rPr>
            <w:rFonts w:ascii="宋体" w:hAnsi="Courier New" w:cs="幼圆" w:hint="eastAsia"/>
            <w:sz w:val="24"/>
          </w:rPr>
          <w:delText>论文</w:delText>
        </w:r>
        <w:r w:rsidR="005726E1" w:rsidRPr="00851886" w:rsidDel="001D719A">
          <w:rPr>
            <w:rFonts w:ascii="宋体" w:hAnsi="Courier New" w:cs="幼圆" w:hint="eastAsia"/>
            <w:sz w:val="24"/>
          </w:rPr>
          <w:delText>观察现实社会中的</w:delText>
        </w:r>
      </w:del>
      <w:ins w:id="17" w:author="LiJie" w:date="2015-10-16T10:17:00Z">
        <w:r w:rsidR="001D719A">
          <w:rPr>
            <w:rFonts w:ascii="宋体" w:hAnsi="Courier New" w:cs="幼圆" w:hint="eastAsia"/>
            <w:sz w:val="24"/>
          </w:rPr>
          <w:t>分析</w:t>
        </w:r>
      </w:ins>
      <w:r w:rsidR="005726E1" w:rsidRPr="00851886">
        <w:rPr>
          <w:rFonts w:ascii="宋体" w:hAnsi="Courier New" w:cs="幼圆" w:hint="eastAsia"/>
          <w:sz w:val="24"/>
        </w:rPr>
        <w:t>在线旅游平台企业具</w:t>
      </w:r>
      <w:r w:rsidR="005726E1" w:rsidRPr="00484F21">
        <w:rPr>
          <w:rFonts w:asciiTheme="minorEastAsia" w:hAnsiTheme="minorEastAsia" w:cs="幼圆" w:hint="eastAsia"/>
          <w:sz w:val="24"/>
        </w:rPr>
        <w:t>有</w:t>
      </w:r>
      <w:r w:rsidR="005726E1">
        <w:rPr>
          <w:rFonts w:ascii="宋体" w:hAnsi="Courier New" w:cs="幼圆" w:hint="eastAsia"/>
          <w:sz w:val="24"/>
        </w:rPr>
        <w:t>需求互补性及交叉网络效应的</w:t>
      </w:r>
      <w:r w:rsidR="005726E1" w:rsidRPr="00851886">
        <w:rPr>
          <w:rFonts w:ascii="宋体" w:hAnsi="Courier New" w:cs="幼圆" w:hint="eastAsia"/>
          <w:sz w:val="24"/>
        </w:rPr>
        <w:t>基本双边市场特征</w:t>
      </w:r>
      <w:r w:rsidR="005726E1">
        <w:rPr>
          <w:rFonts w:ascii="宋体" w:hAnsi="Courier New" w:cs="幼圆" w:hint="eastAsia"/>
          <w:sz w:val="24"/>
        </w:rPr>
        <w:t>，</w:t>
      </w:r>
      <w:r w:rsidR="005726E1" w:rsidRPr="00484F21">
        <w:rPr>
          <w:rFonts w:asciiTheme="minorEastAsia" w:hAnsiTheme="minorEastAsia" w:cs="幼圆" w:hint="eastAsia"/>
          <w:sz w:val="24"/>
        </w:rPr>
        <w:t>并</w:t>
      </w:r>
      <w:r w:rsidR="00484F21" w:rsidRPr="00646762">
        <w:rPr>
          <w:rFonts w:asciiTheme="minorEastAsia" w:hAnsiTheme="minorEastAsia" w:cs="幼圆" w:hint="eastAsia"/>
          <w:sz w:val="24"/>
        </w:rPr>
        <w:t>利用</w:t>
      </w:r>
      <w:r w:rsidR="00484F21" w:rsidRPr="00851886">
        <w:rPr>
          <w:rFonts w:ascii="宋体" w:hAnsi="Courier New" w:cs="幼圆" w:hint="eastAsia"/>
          <w:sz w:val="24"/>
        </w:rPr>
        <w:t>行业数据检验</w:t>
      </w:r>
      <w:bookmarkStart w:id="18" w:name="OLE_LINK230"/>
      <w:bookmarkStart w:id="19" w:name="OLE_LINK231"/>
      <w:r w:rsidR="00484F21" w:rsidRPr="00851886">
        <w:rPr>
          <w:rFonts w:ascii="宋体" w:hAnsi="Courier New" w:cs="幼圆" w:hint="eastAsia"/>
          <w:sz w:val="24"/>
        </w:rPr>
        <w:t>在线旅游产业</w:t>
      </w:r>
      <w:bookmarkEnd w:id="18"/>
      <w:bookmarkEnd w:id="19"/>
      <w:r w:rsidR="003457EE">
        <w:rPr>
          <w:rFonts w:ascii="宋体" w:hAnsi="Courier New" w:cs="幼圆" w:hint="eastAsia"/>
          <w:sz w:val="24"/>
        </w:rPr>
        <w:t>适用于</w:t>
      </w:r>
      <w:r w:rsidR="00484F21" w:rsidRPr="00851886">
        <w:rPr>
          <w:rFonts w:ascii="宋体" w:hAnsi="Courier New" w:cs="幼圆" w:hint="eastAsia"/>
          <w:sz w:val="24"/>
        </w:rPr>
        <w:t>双边市场</w:t>
      </w:r>
      <w:r w:rsidR="00484F21" w:rsidRPr="00484F21">
        <w:rPr>
          <w:rFonts w:asciiTheme="minorEastAsia" w:hAnsiTheme="minorEastAsia" w:cs="幼圆" w:hint="eastAsia"/>
          <w:sz w:val="24"/>
        </w:rPr>
        <w:t>理</w:t>
      </w:r>
      <w:r w:rsidR="003457EE">
        <w:rPr>
          <w:rFonts w:ascii="宋体" w:hAnsi="Courier New" w:cs="幼圆" w:hint="eastAsia"/>
          <w:sz w:val="24"/>
        </w:rPr>
        <w:t>论</w:t>
      </w:r>
      <w:r w:rsidR="00484F21" w:rsidRPr="00851886">
        <w:rPr>
          <w:rFonts w:ascii="宋体" w:hAnsi="Courier New" w:cs="幼圆" w:hint="eastAsia"/>
          <w:sz w:val="24"/>
        </w:rPr>
        <w:t>，</w:t>
      </w:r>
      <w:r w:rsidR="005726E1">
        <w:rPr>
          <w:rFonts w:ascii="宋体" w:hAnsi="Courier New" w:cs="幼圆" w:hint="eastAsia"/>
          <w:sz w:val="24"/>
        </w:rPr>
        <w:t>因此，可以</w:t>
      </w:r>
      <w:r w:rsidR="003457EE">
        <w:rPr>
          <w:rFonts w:ascii="宋体" w:hAnsi="Courier New" w:cs="幼圆" w:hint="eastAsia"/>
          <w:sz w:val="24"/>
        </w:rPr>
        <w:t>使用</w:t>
      </w:r>
      <w:r w:rsidR="00484F21" w:rsidRPr="00851886">
        <w:rPr>
          <w:rFonts w:ascii="宋体" w:hAnsi="Courier New" w:cs="幼圆" w:hint="eastAsia"/>
          <w:sz w:val="24"/>
        </w:rPr>
        <w:t>双边市场理论讨论</w:t>
      </w:r>
      <w:r w:rsidR="005726E1">
        <w:rPr>
          <w:rFonts w:ascii="宋体" w:hAnsi="Courier New" w:cs="幼圆" w:hint="eastAsia"/>
          <w:sz w:val="24"/>
        </w:rPr>
        <w:t>在线旅游平台企业的定价行为</w:t>
      </w:r>
      <w:r w:rsidR="00484F21" w:rsidRPr="00484F21">
        <w:rPr>
          <w:rFonts w:asciiTheme="minorEastAsia" w:hAnsiTheme="minorEastAsia" w:cs="幼圆" w:hint="eastAsia"/>
          <w:sz w:val="24"/>
        </w:rPr>
        <w:t>。</w:t>
      </w:r>
    </w:p>
    <w:p w14:paraId="08A42850" w14:textId="74CEBE3F" w:rsidR="00811B1A" w:rsidRPr="00851886" w:rsidRDefault="00A905AC" w:rsidP="00851886">
      <w:pPr>
        <w:widowControl/>
        <w:spacing w:line="400" w:lineRule="exact"/>
        <w:ind w:firstLineChars="200" w:firstLine="480"/>
        <w:rPr>
          <w:rFonts w:ascii="宋体" w:hAnsi="Courier New" w:cs="幼圆"/>
          <w:sz w:val="24"/>
        </w:rPr>
      </w:pPr>
      <w:r>
        <w:rPr>
          <w:rFonts w:asciiTheme="minorEastAsia" w:hAnsiTheme="minorEastAsia" w:cs="幼圆"/>
          <w:sz w:val="24"/>
        </w:rPr>
        <w:t>其次</w:t>
      </w:r>
      <w:r>
        <w:rPr>
          <w:rFonts w:asciiTheme="minorEastAsia" w:hAnsiTheme="minorEastAsia" w:cs="幼圆" w:hint="eastAsia"/>
          <w:sz w:val="24"/>
        </w:rPr>
        <w:t>，</w:t>
      </w:r>
      <w:r w:rsidR="00484F21" w:rsidRPr="00646762">
        <w:rPr>
          <w:rFonts w:asciiTheme="minorEastAsia" w:hAnsiTheme="minorEastAsia" w:cs="幼圆" w:hint="eastAsia"/>
          <w:sz w:val="24"/>
        </w:rPr>
        <w:t>以</w:t>
      </w:r>
      <w:r w:rsidR="00484F21" w:rsidRPr="00851886">
        <w:rPr>
          <w:rFonts w:ascii="宋体" w:hAnsi="Courier New" w:cs="幼圆" w:hint="eastAsia"/>
          <w:sz w:val="24"/>
        </w:rPr>
        <w:t>市场份额确认在线旅游产业</w:t>
      </w:r>
      <w:r w:rsidR="00484F21" w:rsidRPr="00484F21">
        <w:rPr>
          <w:rFonts w:asciiTheme="minorEastAsia" w:hAnsiTheme="minorEastAsia" w:cs="幼圆" w:hint="eastAsia"/>
          <w:sz w:val="24"/>
        </w:rPr>
        <w:t>的</w:t>
      </w:r>
      <w:r w:rsidR="00484F21" w:rsidRPr="00851886">
        <w:rPr>
          <w:rFonts w:ascii="宋体" w:hAnsi="Courier New" w:cs="幼圆" w:hint="eastAsia"/>
          <w:sz w:val="24"/>
        </w:rPr>
        <w:t>市场结构为多寡头市场</w:t>
      </w:r>
      <w:r w:rsidR="00484F21" w:rsidRPr="00484F21">
        <w:rPr>
          <w:rFonts w:asciiTheme="minorEastAsia" w:hAnsiTheme="minorEastAsia" w:cs="幼圆" w:hint="eastAsia"/>
          <w:sz w:val="24"/>
        </w:rPr>
        <w:t>后</w:t>
      </w:r>
      <w:r w:rsidR="00484F21" w:rsidRPr="00851886">
        <w:rPr>
          <w:rFonts w:ascii="宋体" w:hAnsi="Courier New" w:cs="幼圆" w:hint="eastAsia"/>
          <w:sz w:val="24"/>
        </w:rPr>
        <w:t>，重点研究在</w:t>
      </w:r>
      <w:r w:rsidR="00484F21" w:rsidRPr="00851886">
        <w:rPr>
          <w:rFonts w:ascii="宋体" w:hAnsi="Courier New" w:cs="幼圆"/>
          <w:sz w:val="24"/>
        </w:rPr>
        <w:t>Armstrong</w:t>
      </w:r>
      <w:r w:rsidR="00484F21" w:rsidRPr="00851886">
        <w:rPr>
          <w:rFonts w:ascii="宋体" w:hAnsi="Courier New" w:cs="幼圆" w:hint="eastAsia"/>
          <w:sz w:val="24"/>
        </w:rPr>
        <w:t>的</w:t>
      </w:r>
      <w:r>
        <w:rPr>
          <w:rFonts w:ascii="宋体" w:hAnsi="Courier New" w:cs="幼圆" w:hint="eastAsia"/>
          <w:sz w:val="24"/>
        </w:rPr>
        <w:t>分析框架</w:t>
      </w:r>
      <w:r w:rsidR="00484F21" w:rsidRPr="00851886">
        <w:rPr>
          <w:rFonts w:ascii="宋体" w:hAnsi="Courier New" w:cs="幼圆" w:hint="eastAsia"/>
          <w:sz w:val="24"/>
        </w:rPr>
        <w:t>上，</w:t>
      </w:r>
      <w:r w:rsidR="00484F21" w:rsidRPr="00484F21">
        <w:rPr>
          <w:rFonts w:asciiTheme="minorEastAsia" w:hAnsiTheme="minorEastAsia" w:cs="幼圆" w:hint="eastAsia"/>
          <w:sz w:val="24"/>
        </w:rPr>
        <w:t>以</w:t>
      </w:r>
      <w:r w:rsidR="00484F21" w:rsidRPr="00851886">
        <w:rPr>
          <w:rFonts w:ascii="宋体" w:hAnsi="Courier New" w:cs="幼圆"/>
          <w:sz w:val="24"/>
        </w:rPr>
        <w:t>Salop</w:t>
      </w:r>
      <w:r w:rsidR="00484F21" w:rsidRPr="00851886">
        <w:rPr>
          <w:rFonts w:ascii="宋体" w:hAnsi="Courier New" w:cs="幼圆" w:hint="eastAsia"/>
          <w:sz w:val="24"/>
        </w:rPr>
        <w:t>模型进行改进，研究多寡头市场中的在线旅游平台企业</w:t>
      </w:r>
      <w:r w:rsidR="005A3627">
        <w:rPr>
          <w:rFonts w:ascii="宋体" w:hAnsi="Courier New" w:cs="幼圆" w:hint="eastAsia"/>
          <w:sz w:val="24"/>
        </w:rPr>
        <w:t>于</w:t>
      </w:r>
      <w:r w:rsidR="00484F21" w:rsidRPr="00851886">
        <w:rPr>
          <w:rFonts w:ascii="宋体" w:hAnsi="Courier New" w:cs="幼圆" w:hint="eastAsia"/>
          <w:sz w:val="24"/>
        </w:rPr>
        <w:t>四种不同情况</w:t>
      </w:r>
      <w:r w:rsidR="00484F21">
        <w:rPr>
          <w:rFonts w:ascii="宋体" w:hAnsi="Courier New" w:cs="幼圆" w:hint="eastAsia"/>
          <w:sz w:val="24"/>
        </w:rPr>
        <w:t>下，追求利润最大化的</w:t>
      </w:r>
      <w:r w:rsidR="00484F21" w:rsidRPr="00851886">
        <w:rPr>
          <w:rFonts w:ascii="宋体" w:hAnsi="Courier New" w:cs="幼圆" w:hint="eastAsia"/>
          <w:sz w:val="24"/>
        </w:rPr>
        <w:t>定价模式。</w:t>
      </w:r>
      <w:del w:id="20" w:author="LiJie" w:date="2015-10-16T10:18:00Z">
        <w:r w:rsidR="00484F21" w:rsidDel="00D5794C">
          <w:rPr>
            <w:rFonts w:ascii="宋体" w:hAnsi="Courier New" w:cs="幼圆" w:hint="eastAsia"/>
            <w:sz w:val="24"/>
          </w:rPr>
          <w:delText>并且</w:delText>
        </w:r>
      </w:del>
      <w:r w:rsidR="005A3627">
        <w:rPr>
          <w:rFonts w:ascii="宋体" w:hAnsi="Courier New" w:cs="幼圆" w:hint="eastAsia"/>
          <w:sz w:val="24"/>
        </w:rPr>
        <w:t>在</w:t>
      </w:r>
      <w:r w:rsidR="00484F21" w:rsidRPr="00851886">
        <w:rPr>
          <w:rFonts w:ascii="宋体" w:hAnsi="Courier New" w:cs="幼圆" w:hint="eastAsia"/>
          <w:sz w:val="24"/>
        </w:rPr>
        <w:t>模型的基础架构上挑选出</w:t>
      </w:r>
      <w:r w:rsidR="005A3627">
        <w:rPr>
          <w:rFonts w:ascii="宋体" w:hAnsi="Courier New" w:cs="幼圆" w:hint="eastAsia"/>
          <w:sz w:val="24"/>
        </w:rPr>
        <w:t>符合</w:t>
      </w:r>
      <w:r w:rsidR="00484F21" w:rsidRPr="00851886">
        <w:rPr>
          <w:rFonts w:ascii="宋体" w:hAnsi="Courier New" w:cs="幼圆" w:hint="eastAsia"/>
          <w:sz w:val="24"/>
        </w:rPr>
        <w:t>在线旅游产业的两种</w:t>
      </w:r>
      <w:r w:rsidR="005A3627">
        <w:rPr>
          <w:rFonts w:ascii="宋体" w:hAnsi="Courier New" w:cs="幼圆" w:hint="eastAsia"/>
          <w:sz w:val="24"/>
        </w:rPr>
        <w:t>情况</w:t>
      </w:r>
      <w:r w:rsidR="00484F21" w:rsidRPr="00851886">
        <w:rPr>
          <w:rFonts w:ascii="宋体" w:hAnsi="Courier New" w:cs="幼圆" w:hint="eastAsia"/>
          <w:sz w:val="24"/>
        </w:rPr>
        <w:t>进行深入的分析，探讨</w:t>
      </w:r>
      <w:r>
        <w:rPr>
          <w:rFonts w:ascii="宋体" w:hAnsi="Courier New" w:cs="幼圆" w:hint="eastAsia"/>
          <w:sz w:val="24"/>
        </w:rPr>
        <w:t>不同</w:t>
      </w:r>
      <w:r w:rsidR="00484F21" w:rsidRPr="00851886">
        <w:rPr>
          <w:rFonts w:ascii="宋体" w:hAnsi="Courier New" w:cs="幼圆" w:hint="eastAsia"/>
          <w:sz w:val="24"/>
        </w:rPr>
        <w:t>用户</w:t>
      </w:r>
      <w:r>
        <w:rPr>
          <w:rFonts w:ascii="宋体" w:hAnsi="Courier New" w:cs="幼圆" w:hint="eastAsia"/>
          <w:sz w:val="24"/>
        </w:rPr>
        <w:t>的</w:t>
      </w:r>
      <w:r w:rsidR="00484F21" w:rsidRPr="00851886">
        <w:rPr>
          <w:rFonts w:ascii="宋体" w:hAnsi="Courier New" w:cs="幼圆" w:hint="eastAsia"/>
          <w:sz w:val="24"/>
        </w:rPr>
        <w:t>归属行为及企业自身经济行为</w:t>
      </w:r>
      <w:r>
        <w:rPr>
          <w:rFonts w:ascii="宋体" w:hAnsi="Courier New" w:cs="幼圆" w:hint="eastAsia"/>
          <w:sz w:val="24"/>
        </w:rPr>
        <w:t>下的定价策略</w:t>
      </w:r>
      <w:r w:rsidR="00484F21" w:rsidRPr="00851886">
        <w:rPr>
          <w:rFonts w:ascii="宋体" w:hAnsi="Courier New" w:cs="幼圆" w:hint="eastAsia"/>
          <w:sz w:val="24"/>
        </w:rPr>
        <w:t>。</w:t>
      </w:r>
    </w:p>
    <w:p w14:paraId="1CAB2AC1" w14:textId="7D7F60E0" w:rsidR="00811B1A" w:rsidRPr="000317A7" w:rsidRDefault="00484F21" w:rsidP="00851886">
      <w:pPr>
        <w:widowControl/>
        <w:spacing w:line="400" w:lineRule="exact"/>
        <w:ind w:firstLineChars="200" w:firstLine="480"/>
        <w:rPr>
          <w:rFonts w:ascii="宋体" w:hAnsi="Courier New" w:cs="幼圆"/>
          <w:sz w:val="24"/>
        </w:rPr>
      </w:pPr>
      <w:r w:rsidRPr="00851886">
        <w:rPr>
          <w:rFonts w:ascii="宋体" w:hAnsi="Courier New" w:cs="幼圆" w:hint="eastAsia"/>
          <w:sz w:val="24"/>
        </w:rPr>
        <w:t>研究结果显示，</w:t>
      </w:r>
      <w:r w:rsidRPr="00851886">
        <w:rPr>
          <w:rFonts w:ascii="宋体" w:hAnsi="Courier New" w:cs="幼圆"/>
          <w:sz w:val="24"/>
        </w:rPr>
        <w:t>(</w:t>
      </w:r>
      <w:proofErr w:type="gramStart"/>
      <w:r w:rsidRPr="00851886">
        <w:rPr>
          <w:rFonts w:ascii="宋体" w:hAnsi="Courier New" w:cs="幼圆" w:hint="eastAsia"/>
          <w:sz w:val="24"/>
        </w:rPr>
        <w:t>一</w:t>
      </w:r>
      <w:proofErr w:type="gramEnd"/>
      <w:r w:rsidRPr="00851886">
        <w:rPr>
          <w:rFonts w:ascii="宋体" w:hAnsi="Courier New" w:cs="幼圆"/>
          <w:sz w:val="24"/>
        </w:rPr>
        <w:t>)</w:t>
      </w:r>
      <w:r w:rsidRPr="00851886">
        <w:rPr>
          <w:rFonts w:ascii="宋体" w:hAnsi="Courier New" w:cs="幼圆" w:hint="eastAsia"/>
          <w:sz w:val="24"/>
        </w:rPr>
        <w:t>、在供应商与消费者皆为竞争情况下，供应商与平台达成合作协议后，将使得平台对消费者的收费提高，同时</w:t>
      </w:r>
      <w:r w:rsidR="005A3627" w:rsidRPr="00851886">
        <w:rPr>
          <w:rFonts w:ascii="宋体" w:hAnsi="Courier New" w:cs="幼圆" w:hint="eastAsia"/>
          <w:sz w:val="24"/>
        </w:rPr>
        <w:t>消费者的</w:t>
      </w:r>
      <w:r w:rsidRPr="00851886">
        <w:rPr>
          <w:rFonts w:ascii="宋体" w:hAnsi="Courier New" w:cs="幼圆" w:hint="eastAsia"/>
          <w:sz w:val="24"/>
        </w:rPr>
        <w:t>效用会增加，但平台的利润会因为该策略而降低，需要增加其自身在其他方面的收入来源以保障其利润。</w:t>
      </w:r>
      <w:r w:rsidRPr="00851886">
        <w:rPr>
          <w:rFonts w:ascii="宋体" w:hAnsi="Courier New" w:cs="幼圆"/>
          <w:sz w:val="24"/>
        </w:rPr>
        <w:t>(</w:t>
      </w:r>
      <w:r w:rsidRPr="00851886">
        <w:rPr>
          <w:rFonts w:ascii="宋体" w:hAnsi="Courier New" w:cs="幼圆" w:hint="eastAsia"/>
          <w:sz w:val="24"/>
        </w:rPr>
        <w:t>二</w:t>
      </w:r>
      <w:r w:rsidRPr="00851886">
        <w:rPr>
          <w:rFonts w:ascii="宋体" w:hAnsi="Courier New" w:cs="幼圆"/>
          <w:sz w:val="24"/>
        </w:rPr>
        <w:t>)</w:t>
      </w:r>
      <w:r w:rsidRPr="00851886">
        <w:rPr>
          <w:rFonts w:ascii="宋体" w:hAnsi="Courier New" w:cs="幼圆" w:hint="eastAsia"/>
          <w:sz w:val="24"/>
        </w:rPr>
        <w:t>、当一边用户单归属、另一边用户多归属时，平台会对多归属用户收取高价，对单归属用户收取低价格甚至补贴。</w:t>
      </w:r>
      <w:r w:rsidRPr="00851886">
        <w:rPr>
          <w:rFonts w:ascii="宋体" w:hAnsi="Courier New" w:cs="幼圆"/>
          <w:sz w:val="24"/>
        </w:rPr>
        <w:t>(</w:t>
      </w:r>
      <w:r w:rsidRPr="00851886">
        <w:rPr>
          <w:rFonts w:ascii="宋体" w:hAnsi="Courier New" w:cs="幼圆" w:hint="eastAsia"/>
          <w:sz w:val="24"/>
        </w:rPr>
        <w:t>三</w:t>
      </w:r>
      <w:r w:rsidRPr="00851886">
        <w:rPr>
          <w:rFonts w:ascii="宋体" w:hAnsi="Courier New" w:cs="幼圆"/>
          <w:sz w:val="24"/>
        </w:rPr>
        <w:t>)</w:t>
      </w:r>
      <w:r w:rsidRPr="00851886">
        <w:rPr>
          <w:rFonts w:ascii="宋体" w:hAnsi="Courier New" w:cs="幼圆" w:hint="eastAsia"/>
          <w:sz w:val="24"/>
        </w:rPr>
        <w:t>、当两边用户都是采取多归属行为时，平台企业对双边用户收取的费用都较高。</w:t>
      </w:r>
      <w:r w:rsidRPr="00851886">
        <w:rPr>
          <w:rFonts w:ascii="宋体" w:hAnsi="Courier New" w:cs="幼圆"/>
          <w:sz w:val="24"/>
        </w:rPr>
        <w:t>(</w:t>
      </w:r>
      <w:r w:rsidRPr="00851886">
        <w:rPr>
          <w:rFonts w:ascii="宋体" w:hAnsi="Courier New" w:cs="幼圆" w:hint="eastAsia"/>
          <w:sz w:val="24"/>
        </w:rPr>
        <w:t>四</w:t>
      </w:r>
      <w:r w:rsidRPr="00851886">
        <w:rPr>
          <w:rFonts w:ascii="宋体" w:hAnsi="Courier New" w:cs="幼圆"/>
          <w:sz w:val="24"/>
        </w:rPr>
        <w:t>)</w:t>
      </w:r>
      <w:r w:rsidRPr="00851886">
        <w:rPr>
          <w:rFonts w:ascii="宋体" w:hAnsi="Courier New" w:cs="幼圆" w:hint="eastAsia"/>
          <w:sz w:val="24"/>
        </w:rPr>
        <w:t>、当平台双边用户是单归属时，其利润最高；一边用户单归属而另一边多归属行为时，平台利润次高</w:t>
      </w:r>
      <w:r>
        <w:rPr>
          <w:rFonts w:ascii="宋体" w:hAnsi="Courier New" w:cs="幼圆" w:hint="eastAsia"/>
          <w:sz w:val="24"/>
        </w:rPr>
        <w:t>；两边用户均采取多归属行为时，利润是最少。最后利用实际案例作进一步</w:t>
      </w:r>
      <w:r w:rsidRPr="00851886">
        <w:rPr>
          <w:rFonts w:ascii="宋体" w:hAnsi="Courier New" w:cs="幼圆" w:hint="eastAsia"/>
          <w:sz w:val="24"/>
        </w:rPr>
        <w:t>模型</w:t>
      </w:r>
      <w:r w:rsidR="005A3627">
        <w:rPr>
          <w:rFonts w:ascii="宋体" w:hAnsi="Courier New" w:cs="幼圆" w:hint="eastAsia"/>
          <w:sz w:val="24"/>
        </w:rPr>
        <w:t>仿真</w:t>
      </w:r>
      <w:r w:rsidRPr="00851886">
        <w:rPr>
          <w:rFonts w:ascii="宋体" w:hAnsi="Courier New" w:cs="幼圆" w:hint="eastAsia"/>
          <w:sz w:val="24"/>
        </w:rPr>
        <w:t>的验证，总结最终结论并提出进一步的研究展望。</w:t>
      </w:r>
    </w:p>
    <w:bookmarkEnd w:id="5"/>
    <w:bookmarkEnd w:id="6"/>
    <w:p w14:paraId="1C3F69F9" w14:textId="77777777" w:rsidR="00157C13" w:rsidRDefault="00157C13" w:rsidP="00A51004">
      <w:pPr>
        <w:widowControl/>
        <w:spacing w:line="400" w:lineRule="exact"/>
        <w:ind w:firstLineChars="200" w:firstLine="482"/>
        <w:rPr>
          <w:rFonts w:ascii="宋体" w:hAnsi="Courier New" w:cs="幼圆"/>
          <w:b/>
          <w:sz w:val="24"/>
        </w:rPr>
      </w:pPr>
    </w:p>
    <w:p w14:paraId="47D146C1" w14:textId="77777777" w:rsidR="00157C13" w:rsidRDefault="00157C13" w:rsidP="00A51004">
      <w:pPr>
        <w:widowControl/>
        <w:spacing w:line="400" w:lineRule="exact"/>
        <w:ind w:firstLineChars="200" w:firstLine="482"/>
        <w:rPr>
          <w:rFonts w:ascii="宋体" w:hAnsi="Courier New" w:cs="幼圆"/>
          <w:b/>
          <w:sz w:val="24"/>
        </w:rPr>
      </w:pPr>
    </w:p>
    <w:p w14:paraId="110CF241" w14:textId="77777777" w:rsidR="003E035B" w:rsidRDefault="003E035B" w:rsidP="00A51004">
      <w:pPr>
        <w:widowControl/>
        <w:spacing w:line="400" w:lineRule="exact"/>
        <w:ind w:firstLineChars="200" w:firstLine="482"/>
        <w:rPr>
          <w:rFonts w:ascii="宋体" w:hAnsi="Courier New" w:cs="幼圆"/>
          <w:b/>
          <w:sz w:val="24"/>
        </w:rPr>
      </w:pPr>
    </w:p>
    <w:p w14:paraId="38B66355" w14:textId="77777777" w:rsidR="003E035B" w:rsidRDefault="003E035B" w:rsidP="00A51004">
      <w:pPr>
        <w:widowControl/>
        <w:spacing w:line="400" w:lineRule="exact"/>
        <w:ind w:firstLineChars="200" w:firstLine="482"/>
        <w:rPr>
          <w:rFonts w:ascii="宋体" w:hAnsi="Courier New" w:cs="幼圆"/>
          <w:b/>
          <w:sz w:val="24"/>
        </w:rPr>
      </w:pPr>
    </w:p>
    <w:p w14:paraId="480D84CD" w14:textId="77777777" w:rsidR="003E035B" w:rsidRDefault="003E035B" w:rsidP="00A51004">
      <w:pPr>
        <w:widowControl/>
        <w:spacing w:line="400" w:lineRule="exact"/>
        <w:ind w:firstLineChars="200" w:firstLine="482"/>
        <w:rPr>
          <w:rFonts w:ascii="宋体" w:hAnsi="Courier New" w:cs="幼圆"/>
          <w:b/>
          <w:sz w:val="24"/>
        </w:rPr>
      </w:pPr>
    </w:p>
    <w:p w14:paraId="49AC8CE8" w14:textId="77777777" w:rsidR="003E035B" w:rsidRDefault="003E035B" w:rsidP="00A51004">
      <w:pPr>
        <w:widowControl/>
        <w:spacing w:line="400" w:lineRule="exact"/>
        <w:ind w:firstLineChars="200" w:firstLine="482"/>
        <w:rPr>
          <w:rFonts w:ascii="宋体" w:hAnsi="Courier New" w:cs="幼圆"/>
          <w:b/>
          <w:sz w:val="24"/>
        </w:rPr>
      </w:pPr>
    </w:p>
    <w:p w14:paraId="4B0FC402" w14:textId="0ACF294E" w:rsidR="00157C13" w:rsidRPr="00157C13" w:rsidRDefault="00932E67" w:rsidP="00A51004">
      <w:pPr>
        <w:widowControl/>
        <w:spacing w:line="400" w:lineRule="exact"/>
        <w:ind w:firstLineChars="200" w:firstLine="480"/>
        <w:rPr>
          <w:rFonts w:ascii="宋体" w:hAnsi="宋体" w:cs="幼圆"/>
          <w:sz w:val="24"/>
        </w:rPr>
      </w:pPr>
      <w:r w:rsidRPr="00157C13">
        <w:rPr>
          <w:rFonts w:ascii="宋体" w:hAnsi="宋体" w:cs="幼圆" w:hint="eastAsia"/>
          <w:sz w:val="24"/>
        </w:rPr>
        <w:lastRenderedPageBreak/>
        <w:t>关键词：</w:t>
      </w:r>
      <w:r w:rsidR="009C578A">
        <w:rPr>
          <w:rFonts w:ascii="宋体" w:hAnsi="宋体" w:cs="幼圆" w:hint="eastAsia"/>
          <w:sz w:val="24"/>
        </w:rPr>
        <w:t>双边市场理论</w:t>
      </w:r>
      <w:r w:rsidRPr="00157C13">
        <w:rPr>
          <w:rFonts w:ascii="宋体" w:hAnsi="宋体" w:cs="幼圆" w:hint="eastAsia"/>
          <w:sz w:val="24"/>
        </w:rPr>
        <w:t>，</w:t>
      </w:r>
      <w:r w:rsidR="009C578A">
        <w:rPr>
          <w:rFonts w:ascii="宋体" w:hAnsi="宋体" w:cs="幼圆" w:hint="eastAsia"/>
          <w:sz w:val="24"/>
        </w:rPr>
        <w:t>定价研究</w:t>
      </w:r>
      <w:r w:rsidRPr="00157C13">
        <w:rPr>
          <w:rFonts w:ascii="宋体" w:hAnsi="宋体" w:cs="幼圆" w:hint="eastAsia"/>
          <w:sz w:val="24"/>
        </w:rPr>
        <w:t>，</w:t>
      </w:r>
      <w:r w:rsidR="009C578A">
        <w:rPr>
          <w:rFonts w:ascii="宋体" w:hAnsi="宋体" w:cs="幼圆" w:hint="eastAsia"/>
          <w:sz w:val="24"/>
        </w:rPr>
        <w:t>在线旅游平台</w:t>
      </w:r>
    </w:p>
    <w:p w14:paraId="0F7F589B" w14:textId="6A78DF7E" w:rsidR="00D94B89" w:rsidRDefault="00D936CF" w:rsidP="00D94B89">
      <w:pPr>
        <w:pStyle w:val="a3"/>
        <w:spacing w:before="480"/>
        <w:jc w:val="center"/>
        <w:rPr>
          <w:rFonts w:ascii="Arial" w:eastAsiaTheme="minorEastAsia" w:hAnsi="Arial" w:cs="Arial"/>
          <w:sz w:val="32"/>
          <w:szCs w:val="32"/>
          <w:lang w:eastAsia="zh-TW"/>
        </w:rPr>
      </w:pPr>
      <w:r>
        <w:rPr>
          <w:rFonts w:ascii="Arial" w:eastAsiaTheme="minorEastAsia" w:hAnsi="Arial" w:cs="Arial"/>
          <w:sz w:val="32"/>
          <w:szCs w:val="32"/>
          <w:lang w:eastAsia="zh-TW"/>
        </w:rPr>
        <w:t>Research on</w:t>
      </w:r>
      <w:r w:rsidR="00D94B89">
        <w:rPr>
          <w:rFonts w:ascii="Arial" w:eastAsiaTheme="minorEastAsia" w:hAnsi="Arial" w:cs="Arial"/>
          <w:sz w:val="32"/>
          <w:szCs w:val="32"/>
          <w:lang w:eastAsia="zh-TW"/>
        </w:rPr>
        <w:t xml:space="preserve"> p</w:t>
      </w:r>
      <w:r w:rsidR="00D94B89">
        <w:rPr>
          <w:rFonts w:ascii="Arial" w:eastAsiaTheme="minorEastAsia" w:hAnsi="Arial" w:cs="Arial" w:hint="eastAsia"/>
          <w:sz w:val="32"/>
          <w:szCs w:val="32"/>
          <w:lang w:eastAsia="zh-TW"/>
        </w:rPr>
        <w:t>ricing</w:t>
      </w:r>
      <w:r w:rsidR="00D94B89">
        <w:rPr>
          <w:rFonts w:ascii="Arial" w:eastAsiaTheme="minorEastAsia" w:hAnsi="Arial" w:cs="Arial"/>
          <w:sz w:val="32"/>
          <w:szCs w:val="32"/>
          <w:lang w:eastAsia="zh-TW"/>
        </w:rPr>
        <w:t xml:space="preserve"> strategy of online travel </w:t>
      </w:r>
      <w:r w:rsidR="00D94B89" w:rsidRPr="005B53D7">
        <w:rPr>
          <w:rFonts w:ascii="Arial" w:eastAsiaTheme="minorEastAsia" w:hAnsi="Arial" w:cs="Arial"/>
          <w:sz w:val="32"/>
          <w:szCs w:val="32"/>
          <w:lang w:eastAsia="zh-TW"/>
        </w:rPr>
        <w:t>platform</w:t>
      </w:r>
      <w:r w:rsidR="00D94B89">
        <w:rPr>
          <w:rFonts w:ascii="Arial" w:eastAsiaTheme="minorEastAsia" w:hAnsi="Arial" w:cs="Arial"/>
          <w:sz w:val="32"/>
          <w:szCs w:val="32"/>
          <w:lang w:eastAsia="zh-TW"/>
        </w:rPr>
        <w:t xml:space="preserve"> </w:t>
      </w:r>
    </w:p>
    <w:p w14:paraId="36DF70F8" w14:textId="70F493F9" w:rsidR="00E021F2" w:rsidRPr="005474E4" w:rsidRDefault="00D936CF" w:rsidP="00D94B89">
      <w:pPr>
        <w:pStyle w:val="a3"/>
        <w:spacing w:after="160"/>
        <w:jc w:val="center"/>
        <w:rPr>
          <w:rFonts w:ascii="Arial" w:hAnsi="Arial" w:cs="Arial"/>
          <w:sz w:val="32"/>
          <w:szCs w:val="32"/>
        </w:rPr>
      </w:pPr>
      <w:proofErr w:type="gramStart"/>
      <w:r>
        <w:rPr>
          <w:rFonts w:ascii="Arial" w:eastAsiaTheme="minorEastAsia" w:hAnsi="Arial" w:cs="Arial"/>
          <w:sz w:val="32"/>
          <w:szCs w:val="32"/>
          <w:lang w:eastAsia="zh-TW"/>
        </w:rPr>
        <w:t>b</w:t>
      </w:r>
      <w:r w:rsidR="00D94B89">
        <w:rPr>
          <w:rFonts w:ascii="Arial" w:eastAsiaTheme="minorEastAsia" w:hAnsi="Arial" w:cs="Arial"/>
          <w:sz w:val="32"/>
          <w:szCs w:val="32"/>
          <w:lang w:eastAsia="zh-TW"/>
        </w:rPr>
        <w:t>ased</w:t>
      </w:r>
      <w:proofErr w:type="gramEnd"/>
      <w:r w:rsidR="00D94B89">
        <w:rPr>
          <w:rFonts w:ascii="Arial" w:eastAsiaTheme="minorEastAsia" w:hAnsi="Arial" w:cs="Arial"/>
          <w:sz w:val="32"/>
          <w:szCs w:val="32"/>
          <w:lang w:eastAsia="zh-TW"/>
        </w:rPr>
        <w:t xml:space="preserve"> on the theory of two-sided markets</w:t>
      </w:r>
    </w:p>
    <w:p w14:paraId="34FDB7AE" w14:textId="5790F0F8" w:rsidR="00E021F2" w:rsidRPr="00B92B5D" w:rsidRDefault="009C578A" w:rsidP="00197A77">
      <w:pPr>
        <w:pStyle w:val="a3"/>
        <w:spacing w:line="400" w:lineRule="exact"/>
        <w:jc w:val="center"/>
        <w:rPr>
          <w:rFonts w:ascii="Times New Roman" w:hAnsi="Times New Roman" w:cs="Times New Roman"/>
          <w:sz w:val="24"/>
          <w:szCs w:val="24"/>
        </w:rPr>
      </w:pPr>
      <w:r>
        <w:rPr>
          <w:rFonts w:ascii="Times New Roman" w:hAnsi="Times New Roman" w:cs="Times New Roman"/>
          <w:sz w:val="24"/>
          <w:szCs w:val="24"/>
        </w:rPr>
        <w:t>Wang</w:t>
      </w:r>
      <w:r w:rsidR="00D94B89">
        <w:rPr>
          <w:rFonts w:ascii="Times New Roman" w:hAnsi="Times New Roman" w:cs="Times New Roman" w:hint="eastAsia"/>
          <w:sz w:val="24"/>
          <w:szCs w:val="24"/>
        </w:rPr>
        <w:t>,</w:t>
      </w:r>
      <w:r w:rsidR="00D94B89">
        <w:rPr>
          <w:rFonts w:ascii="Times New Roman" w:hAnsi="Times New Roman" w:cs="Times New Roman"/>
          <w:sz w:val="24"/>
          <w:szCs w:val="24"/>
        </w:rPr>
        <w:t xml:space="preserve"> Jen-</w:t>
      </w:r>
      <w:r>
        <w:rPr>
          <w:rFonts w:ascii="Times New Roman" w:hAnsi="Times New Roman" w:cs="Times New Roman"/>
          <w:sz w:val="24"/>
          <w:szCs w:val="24"/>
        </w:rPr>
        <w:t>Ping</w:t>
      </w:r>
      <w:r w:rsidR="00932E67" w:rsidRPr="00B92B5D">
        <w:rPr>
          <w:rFonts w:ascii="Times New Roman" w:hAnsi="Times New Roman" w:cs="Times New Roman"/>
          <w:sz w:val="24"/>
          <w:szCs w:val="24"/>
        </w:rPr>
        <w:t xml:space="preserve"> (</w:t>
      </w:r>
      <w:r w:rsidRPr="009C578A">
        <w:rPr>
          <w:rFonts w:ascii="Times New Roman" w:hAnsi="Times New Roman" w:cs="Times New Roman"/>
          <w:sz w:val="24"/>
          <w:szCs w:val="24"/>
        </w:rPr>
        <w:t xml:space="preserve">E-commerce and </w:t>
      </w:r>
      <w:proofErr w:type="gramStart"/>
      <w:r w:rsidR="00D94B89">
        <w:rPr>
          <w:rFonts w:ascii="Times New Roman" w:hAnsi="Times New Roman" w:cs="Times New Roman"/>
          <w:sz w:val="24"/>
          <w:szCs w:val="24"/>
        </w:rPr>
        <w:t>L</w:t>
      </w:r>
      <w:r w:rsidRPr="009C578A">
        <w:rPr>
          <w:rFonts w:ascii="Times New Roman" w:hAnsi="Times New Roman" w:cs="Times New Roman"/>
          <w:sz w:val="24"/>
          <w:szCs w:val="24"/>
        </w:rPr>
        <w:t>ogistics</w:t>
      </w:r>
      <w:r w:rsidR="00932E67" w:rsidRPr="00B92B5D">
        <w:rPr>
          <w:rFonts w:ascii="Times New Roman" w:hAnsi="Times New Roman" w:cs="Times New Roman"/>
          <w:sz w:val="24"/>
          <w:szCs w:val="24"/>
        </w:rPr>
        <w:t xml:space="preserve"> )</w:t>
      </w:r>
      <w:proofErr w:type="gramEnd"/>
    </w:p>
    <w:p w14:paraId="206E8D94" w14:textId="16B6D311" w:rsidR="00D94B89" w:rsidRPr="00B92B5D" w:rsidRDefault="00D936CF" w:rsidP="00D94B89">
      <w:pPr>
        <w:pStyle w:val="a3"/>
        <w:spacing w:line="400" w:lineRule="exact"/>
        <w:jc w:val="center"/>
        <w:rPr>
          <w:rFonts w:ascii="Times New Roman" w:hAnsi="Times New Roman" w:cs="Times New Roman"/>
          <w:sz w:val="24"/>
          <w:szCs w:val="24"/>
        </w:rPr>
      </w:pPr>
      <w:r>
        <w:rPr>
          <w:rFonts w:ascii="Times New Roman" w:hAnsi="Times New Roman" w:cs="Times New Roman" w:hint="eastAsia"/>
          <w:sz w:val="24"/>
          <w:szCs w:val="24"/>
        </w:rPr>
        <w:t>Li, J</w:t>
      </w:r>
      <w:r>
        <w:rPr>
          <w:rFonts w:ascii="Times New Roman" w:hAnsi="Times New Roman" w:cs="Times New Roman"/>
          <w:sz w:val="24"/>
          <w:szCs w:val="24"/>
        </w:rPr>
        <w:t>ie</w:t>
      </w:r>
    </w:p>
    <w:p w14:paraId="32EFF50F" w14:textId="73890E7D" w:rsidR="00E021F2" w:rsidRPr="00440BE7" w:rsidRDefault="00932E67" w:rsidP="00440BE7">
      <w:pPr>
        <w:pStyle w:val="1"/>
        <w:spacing w:before="160" w:after="120" w:line="400" w:lineRule="exact"/>
        <w:jc w:val="center"/>
        <w:rPr>
          <w:sz w:val="24"/>
          <w:szCs w:val="24"/>
        </w:rPr>
      </w:pPr>
      <w:bookmarkStart w:id="21" w:name="_Toc431568920"/>
      <w:bookmarkStart w:id="22" w:name="_Toc431677310"/>
      <w:bookmarkStart w:id="23" w:name="_Toc431738649"/>
      <w:bookmarkStart w:id="24" w:name="_Toc432210681"/>
      <w:bookmarkStart w:id="25" w:name="_Toc432242872"/>
      <w:bookmarkStart w:id="26" w:name="_Toc432242937"/>
      <w:bookmarkStart w:id="27" w:name="_Toc432258092"/>
      <w:bookmarkStart w:id="28" w:name="_Toc432531342"/>
      <w:r w:rsidRPr="00440BE7">
        <w:rPr>
          <w:sz w:val="24"/>
          <w:szCs w:val="24"/>
        </w:rPr>
        <w:t>ABSTRACT</w:t>
      </w:r>
      <w:bookmarkEnd w:id="21"/>
      <w:bookmarkEnd w:id="22"/>
      <w:bookmarkEnd w:id="23"/>
      <w:bookmarkEnd w:id="24"/>
      <w:bookmarkEnd w:id="25"/>
      <w:bookmarkEnd w:id="26"/>
      <w:bookmarkEnd w:id="27"/>
      <w:bookmarkEnd w:id="28"/>
    </w:p>
    <w:p w14:paraId="1D7D0E9F" w14:textId="4F98EC45" w:rsidR="00351095" w:rsidRPr="00084983" w:rsidRDefault="00FE02F1" w:rsidP="00351095">
      <w:pPr>
        <w:pStyle w:val="a3"/>
        <w:spacing w:line="400" w:lineRule="exact"/>
        <w:ind w:firstLine="420"/>
        <w:rPr>
          <w:rFonts w:ascii="Times New Roman" w:hAnsi="Times New Roman" w:cs="Times New Roman"/>
          <w:sz w:val="24"/>
          <w:szCs w:val="24"/>
        </w:rPr>
      </w:pPr>
      <w:r w:rsidRPr="00FE02F1">
        <w:rPr>
          <w:rFonts w:ascii="Times New Roman" w:hAnsi="Times New Roman" w:cs="Times New Roman"/>
          <w:sz w:val="24"/>
          <w:szCs w:val="24"/>
        </w:rPr>
        <w:t>In the process of rapid development of the global economy,</w:t>
      </w:r>
      <w:r w:rsidR="00BF0130">
        <w:rPr>
          <w:rFonts w:ascii="Times New Roman" w:hAnsi="Times New Roman" w:cs="Times New Roman"/>
          <w:sz w:val="24"/>
          <w:szCs w:val="24"/>
        </w:rPr>
        <w:t xml:space="preserve"> f</w:t>
      </w:r>
      <w:r w:rsidR="00351095" w:rsidRPr="00084983">
        <w:rPr>
          <w:rFonts w:ascii="Times New Roman" w:hAnsi="Times New Roman" w:cs="Times New Roman"/>
          <w:sz w:val="24"/>
          <w:szCs w:val="24"/>
        </w:rPr>
        <w:t>rom the direction of the two-sided market theory to discuss the platform in real social enterprise, and empirically whether online travel industry applies to bilateral market theory, a basic bilateral market characteristics, and observe its specific market characteristics, such as user on the ownership of the behavior and platform of enterprise economic behavior, etc., need further analysis and research.</w:t>
      </w:r>
    </w:p>
    <w:p w14:paraId="61A6A7BA" w14:textId="43C258DA" w:rsidR="00351095" w:rsidRPr="00084983" w:rsidRDefault="00351095" w:rsidP="00351095">
      <w:pPr>
        <w:pStyle w:val="a3"/>
        <w:spacing w:line="400" w:lineRule="exact"/>
        <w:ind w:firstLine="420"/>
        <w:rPr>
          <w:rFonts w:ascii="Times New Roman" w:hAnsi="Times New Roman" w:cs="Times New Roman"/>
          <w:sz w:val="24"/>
          <w:szCs w:val="24"/>
        </w:rPr>
      </w:pPr>
      <w:r>
        <w:rPr>
          <w:rFonts w:ascii="Times New Roman" w:hAnsi="Times New Roman" w:cs="Times New Roman"/>
          <w:sz w:val="24"/>
          <w:szCs w:val="24"/>
        </w:rPr>
        <w:t xml:space="preserve">In this paper, </w:t>
      </w:r>
      <w:r w:rsidR="00FE0172">
        <w:rPr>
          <w:rFonts w:ascii="Times New Roman" w:hAnsi="Times New Roman" w:cs="Times New Roman"/>
          <w:sz w:val="24"/>
          <w:szCs w:val="24"/>
        </w:rPr>
        <w:t xml:space="preserve">building </w:t>
      </w:r>
      <w:r w:rsidR="00FE0172">
        <w:rPr>
          <w:rFonts w:ascii="E-BZ+ZFUI3J-2" w:hAnsi="E-BZ+ZFUI3J-2"/>
          <w:color w:val="000000"/>
          <w:sz w:val="22"/>
          <w:szCs w:val="22"/>
        </w:rPr>
        <w:t xml:space="preserve">an </w:t>
      </w:r>
      <w:r w:rsidR="00FE0172" w:rsidRPr="00084983">
        <w:rPr>
          <w:rFonts w:ascii="Times New Roman" w:hAnsi="Times New Roman" w:cs="Times New Roman"/>
          <w:sz w:val="24"/>
          <w:szCs w:val="24"/>
        </w:rPr>
        <w:t>online travel</w:t>
      </w:r>
      <w:r w:rsidR="00FE0172">
        <w:rPr>
          <w:rFonts w:ascii="Times New Roman" w:hAnsi="Times New Roman" w:cs="Times New Roman"/>
          <w:sz w:val="24"/>
          <w:szCs w:val="24"/>
        </w:rPr>
        <w:t xml:space="preserve"> </w:t>
      </w:r>
      <w:r w:rsidR="00FE0172" w:rsidRPr="00084983">
        <w:rPr>
          <w:rFonts w:ascii="Times New Roman" w:hAnsi="Times New Roman" w:cs="Times New Roman"/>
          <w:sz w:val="24"/>
          <w:szCs w:val="24"/>
        </w:rPr>
        <w:t>platform</w:t>
      </w:r>
      <w:r w:rsidR="00FE0172">
        <w:rPr>
          <w:rFonts w:ascii="Times New Roman" w:hAnsi="Times New Roman" w:cs="Times New Roman"/>
          <w:sz w:val="24"/>
          <w:szCs w:val="24"/>
        </w:rPr>
        <w:t>’s</w:t>
      </w:r>
      <w:r w:rsidR="00FE0172">
        <w:rPr>
          <w:rFonts w:ascii="E-BZ+ZFUI3J-2" w:hAnsi="E-BZ+ZFUI3J-2"/>
          <w:color w:val="000000"/>
          <w:sz w:val="22"/>
          <w:szCs w:val="22"/>
        </w:rPr>
        <w:t xml:space="preserve"> model of oligopolistic competition of two-sided platforms with horizontally differentiated are based on Salop circle model</w:t>
      </w:r>
      <w:r w:rsidR="00FE0172">
        <w:rPr>
          <w:rFonts w:hAnsi="宋体" w:hint="eastAsia"/>
          <w:color w:val="000000"/>
          <w:sz w:val="22"/>
          <w:szCs w:val="22"/>
        </w:rPr>
        <w:t>.</w:t>
      </w:r>
      <w:r w:rsidR="00FE0172">
        <w:rPr>
          <w:rFonts w:hAnsi="宋体"/>
          <w:color w:val="000000"/>
          <w:sz w:val="22"/>
          <w:szCs w:val="22"/>
        </w:rPr>
        <w:t xml:space="preserve"> </w:t>
      </w:r>
      <w:r w:rsidRPr="00084983">
        <w:rPr>
          <w:rFonts w:ascii="Times New Roman" w:hAnsi="Times New Roman" w:cs="Times New Roman"/>
          <w:sz w:val="24"/>
          <w:szCs w:val="24"/>
        </w:rPr>
        <w:t>At first, divided into</w:t>
      </w:r>
      <w:r>
        <w:rPr>
          <w:rFonts w:ascii="Times New Roman" w:hAnsi="Times New Roman" w:cs="Times New Roman"/>
          <w:sz w:val="24"/>
          <w:szCs w:val="24"/>
        </w:rPr>
        <w:t xml:space="preserve"> four different </w:t>
      </w:r>
      <w:proofErr w:type="gramStart"/>
      <w:r>
        <w:rPr>
          <w:rFonts w:ascii="Times New Roman" w:hAnsi="Times New Roman" w:cs="Times New Roman"/>
          <w:sz w:val="24"/>
          <w:szCs w:val="24"/>
        </w:rPr>
        <w:t>case</w:t>
      </w:r>
      <w:proofErr w:type="gramEnd"/>
      <w:r>
        <w:rPr>
          <w:rFonts w:ascii="Times New Roman" w:hAnsi="Times New Roman" w:cs="Times New Roman"/>
          <w:sz w:val="24"/>
          <w:szCs w:val="24"/>
        </w:rPr>
        <w:t>.</w:t>
      </w:r>
      <w:r w:rsidRPr="00084983">
        <w:rPr>
          <w:rFonts w:ascii="Times New Roman" w:hAnsi="Times New Roman" w:cs="Times New Roman"/>
          <w:sz w:val="24"/>
          <w:szCs w:val="24"/>
        </w:rPr>
        <w:t xml:space="preserve"> With the unique features of the online travel </w:t>
      </w:r>
      <w:proofErr w:type="gramStart"/>
      <w:r w:rsidRPr="00084983">
        <w:rPr>
          <w:rFonts w:ascii="Times New Roman" w:hAnsi="Times New Roman" w:cs="Times New Roman"/>
          <w:sz w:val="24"/>
          <w:szCs w:val="24"/>
        </w:rPr>
        <w:t>industry sort</w:t>
      </w:r>
      <w:proofErr w:type="gramEnd"/>
      <w:r w:rsidRPr="00084983">
        <w:rPr>
          <w:rFonts w:ascii="Times New Roman" w:hAnsi="Times New Roman" w:cs="Times New Roman"/>
          <w:sz w:val="24"/>
          <w:szCs w:val="24"/>
        </w:rPr>
        <w:t xml:space="preserve"> out the in-depth analysis of the two circumstances. Then the model based on the user belongs to behavior and </w:t>
      </w:r>
      <w:proofErr w:type="gramStart"/>
      <w:r w:rsidRPr="00084983">
        <w:rPr>
          <w:rFonts w:ascii="Times New Roman" w:hAnsi="Times New Roman" w:cs="Times New Roman"/>
          <w:sz w:val="24"/>
          <w:szCs w:val="24"/>
        </w:rPr>
        <w:t>their own</w:t>
      </w:r>
      <w:proofErr w:type="gramEnd"/>
      <w:r w:rsidRPr="00084983">
        <w:rPr>
          <w:rFonts w:ascii="Times New Roman" w:hAnsi="Times New Roman" w:cs="Times New Roman"/>
          <w:sz w:val="24"/>
          <w:szCs w:val="24"/>
        </w:rPr>
        <w:t xml:space="preserve"> economic behavior, have what kind of pricing. Model assumes that the actual case is used as the progress of validation, summarizes the final conclusions and put forward further research prospect.</w:t>
      </w:r>
    </w:p>
    <w:p w14:paraId="517D6CBA" w14:textId="16192357" w:rsidR="00351095" w:rsidRDefault="00BF0130" w:rsidP="00351095">
      <w:pPr>
        <w:pStyle w:val="a3"/>
        <w:spacing w:line="400" w:lineRule="exact"/>
        <w:ind w:firstLineChars="177" w:firstLine="425"/>
        <w:jc w:val="left"/>
        <w:rPr>
          <w:rFonts w:ascii="Times New Roman" w:hAnsi="Times New Roman" w:cs="Times New Roman"/>
          <w:sz w:val="24"/>
          <w:szCs w:val="24"/>
        </w:rPr>
      </w:pPr>
      <w:r>
        <w:rPr>
          <w:rFonts w:ascii="Times New Roman" w:hAnsi="Times New Roman" w:cs="Times New Roman"/>
          <w:sz w:val="24"/>
          <w:szCs w:val="24"/>
        </w:rPr>
        <w:t>The results showed that (A</w:t>
      </w:r>
      <w:r w:rsidR="00FE02F1" w:rsidRPr="00FE02F1">
        <w:rPr>
          <w:rFonts w:ascii="Times New Roman" w:hAnsi="Times New Roman" w:cs="Times New Roman"/>
          <w:sz w:val="24"/>
          <w:szCs w:val="24"/>
        </w:rPr>
        <w:t>)</w:t>
      </w:r>
      <w:r>
        <w:rPr>
          <w:rFonts w:ascii="Times New Roman" w:hAnsi="Times New Roman" w:cs="Times New Roman"/>
          <w:sz w:val="24"/>
          <w:szCs w:val="24"/>
        </w:rPr>
        <w:t>.when s</w:t>
      </w:r>
      <w:r w:rsidRPr="00BF0130">
        <w:rPr>
          <w:rFonts w:ascii="Times New Roman" w:hAnsi="Times New Roman" w:cs="Times New Roman"/>
          <w:sz w:val="24"/>
          <w:szCs w:val="24"/>
        </w:rPr>
        <w:t xml:space="preserve">uppliers and </w:t>
      </w:r>
      <w:bookmarkStart w:id="29" w:name="OLE_LINK193"/>
      <w:bookmarkStart w:id="30" w:name="OLE_LINK194"/>
      <w:r w:rsidRPr="00BF0130">
        <w:rPr>
          <w:rFonts w:ascii="Times New Roman" w:hAnsi="Times New Roman" w:cs="Times New Roman"/>
          <w:sz w:val="24"/>
          <w:szCs w:val="24"/>
        </w:rPr>
        <w:t>consumers</w:t>
      </w:r>
      <w:bookmarkEnd w:id="29"/>
      <w:bookmarkEnd w:id="30"/>
      <w:r w:rsidRPr="00BF0130">
        <w:rPr>
          <w:rFonts w:ascii="Times New Roman" w:hAnsi="Times New Roman" w:cs="Times New Roman"/>
          <w:sz w:val="24"/>
          <w:szCs w:val="24"/>
        </w:rPr>
        <w:t xml:space="preserve"> are all competitive </w:t>
      </w:r>
      <w:proofErr w:type="gramStart"/>
      <w:r w:rsidRPr="00BF0130">
        <w:rPr>
          <w:rFonts w:ascii="Times New Roman" w:hAnsi="Times New Roman" w:cs="Times New Roman"/>
          <w:sz w:val="24"/>
          <w:szCs w:val="24"/>
        </w:rPr>
        <w:t>situation</w:t>
      </w:r>
      <w:r w:rsidR="00FE02F1" w:rsidRPr="00FE02F1">
        <w:rPr>
          <w:rFonts w:ascii="Times New Roman" w:hAnsi="Times New Roman" w:cs="Times New Roman"/>
          <w:sz w:val="24"/>
          <w:szCs w:val="24"/>
        </w:rPr>
        <w:t>,</w:t>
      </w:r>
      <w:proofErr w:type="gramEnd"/>
      <w:r w:rsidR="00FE02F1" w:rsidRPr="00FE02F1">
        <w:rPr>
          <w:rFonts w:ascii="Times New Roman" w:hAnsi="Times New Roman" w:cs="Times New Roman"/>
          <w:sz w:val="24"/>
          <w:szCs w:val="24"/>
        </w:rPr>
        <w:t xml:space="preserve"> </w:t>
      </w:r>
      <w:r w:rsidRPr="00FE02F1">
        <w:rPr>
          <w:rFonts w:ascii="Times New Roman" w:hAnsi="Times New Roman" w:cs="Times New Roman"/>
          <w:sz w:val="24"/>
          <w:szCs w:val="24"/>
        </w:rPr>
        <w:t xml:space="preserve">the platform </w:t>
      </w:r>
      <w:r w:rsidR="00FE02F1" w:rsidRPr="00FE02F1">
        <w:rPr>
          <w:rFonts w:ascii="Times New Roman" w:hAnsi="Times New Roman" w:cs="Times New Roman"/>
          <w:sz w:val="24"/>
          <w:szCs w:val="24"/>
        </w:rPr>
        <w:t>will raise consumer charges</w:t>
      </w:r>
      <w:r>
        <w:rPr>
          <w:rFonts w:ascii="Times New Roman" w:hAnsi="Times New Roman" w:cs="Times New Roman"/>
          <w:sz w:val="24"/>
          <w:szCs w:val="24"/>
        </w:rPr>
        <w:t>.</w:t>
      </w:r>
      <w:r w:rsidR="00FE02F1" w:rsidRPr="00FE02F1">
        <w:rPr>
          <w:rFonts w:ascii="Times New Roman" w:hAnsi="Times New Roman" w:cs="Times New Roman"/>
          <w:sz w:val="24"/>
          <w:szCs w:val="24"/>
        </w:rPr>
        <w:t xml:space="preserve"> </w:t>
      </w:r>
      <w:r>
        <w:rPr>
          <w:rFonts w:ascii="Times New Roman" w:hAnsi="Times New Roman" w:cs="Times New Roman"/>
          <w:sz w:val="24"/>
          <w:szCs w:val="24"/>
        </w:rPr>
        <w:t>S</w:t>
      </w:r>
      <w:r w:rsidRPr="00BF0130">
        <w:rPr>
          <w:rFonts w:ascii="Times New Roman" w:hAnsi="Times New Roman" w:cs="Times New Roman"/>
          <w:sz w:val="24"/>
          <w:szCs w:val="24"/>
        </w:rPr>
        <w:t>imultaneously</w:t>
      </w:r>
      <w:r w:rsidR="00FE02F1" w:rsidRPr="00FE02F1">
        <w:rPr>
          <w:rFonts w:ascii="Times New Roman" w:hAnsi="Times New Roman" w:cs="Times New Roman"/>
          <w:sz w:val="24"/>
          <w:szCs w:val="24"/>
        </w:rPr>
        <w:t xml:space="preserve"> the </w:t>
      </w:r>
      <w:r w:rsidRPr="00BF0130">
        <w:rPr>
          <w:rFonts w:ascii="Times New Roman" w:hAnsi="Times New Roman" w:cs="Times New Roman"/>
          <w:sz w:val="24"/>
          <w:szCs w:val="24"/>
        </w:rPr>
        <w:t>consumers</w:t>
      </w:r>
      <w:r>
        <w:rPr>
          <w:rFonts w:ascii="Times New Roman" w:hAnsi="Times New Roman" w:cs="Times New Roman"/>
          <w:sz w:val="24"/>
          <w:szCs w:val="24"/>
        </w:rPr>
        <w:t>’</w:t>
      </w:r>
      <w:r w:rsidRPr="00FE02F1">
        <w:rPr>
          <w:rFonts w:ascii="Times New Roman" w:hAnsi="Times New Roman" w:cs="Times New Roman"/>
          <w:sz w:val="24"/>
          <w:szCs w:val="24"/>
        </w:rPr>
        <w:t xml:space="preserve"> </w:t>
      </w:r>
      <w:r>
        <w:rPr>
          <w:rFonts w:ascii="Times New Roman" w:hAnsi="Times New Roman" w:cs="Times New Roman"/>
          <w:sz w:val="24"/>
          <w:szCs w:val="24"/>
        </w:rPr>
        <w:t>utility will increase. However</w:t>
      </w:r>
      <w:r w:rsidR="00FE02F1" w:rsidRPr="00FE02F1">
        <w:rPr>
          <w:rFonts w:ascii="Times New Roman" w:hAnsi="Times New Roman" w:cs="Times New Roman"/>
          <w:sz w:val="24"/>
          <w:szCs w:val="24"/>
        </w:rPr>
        <w:t xml:space="preserve"> the platform itself will profit </w:t>
      </w:r>
      <w:r w:rsidR="00FE0172">
        <w:rPr>
          <w:rFonts w:ascii="Times New Roman" w:hAnsi="Times New Roman" w:cs="Times New Roman"/>
          <w:sz w:val="24"/>
          <w:szCs w:val="24"/>
        </w:rPr>
        <w:t>b</w:t>
      </w:r>
      <w:r w:rsidR="00FE02F1" w:rsidRPr="00FE02F1">
        <w:rPr>
          <w:rFonts w:ascii="Times New Roman" w:hAnsi="Times New Roman" w:cs="Times New Roman"/>
          <w:sz w:val="24"/>
          <w:szCs w:val="24"/>
        </w:rPr>
        <w:t>ecause the policy and reduce the need to increase their own sources of income in other areas in order to protect their profits. (B)</w:t>
      </w:r>
      <w:r w:rsidR="00FE0172">
        <w:rPr>
          <w:rFonts w:ascii="Times New Roman" w:hAnsi="Times New Roman" w:cs="Times New Roman"/>
          <w:sz w:val="24"/>
          <w:szCs w:val="24"/>
        </w:rPr>
        <w:t>.</w:t>
      </w:r>
      <w:r w:rsidR="00FE02F1" w:rsidRPr="00FE02F1">
        <w:rPr>
          <w:rFonts w:ascii="Times New Roman" w:hAnsi="Times New Roman" w:cs="Times New Roman"/>
          <w:sz w:val="24"/>
          <w:szCs w:val="24"/>
        </w:rPr>
        <w:t xml:space="preserve"> when </w:t>
      </w:r>
      <w:r w:rsidR="00FE0172">
        <w:rPr>
          <w:rFonts w:ascii="Times New Roman" w:hAnsi="Times New Roman" w:cs="Times New Roman"/>
          <w:sz w:val="24"/>
          <w:szCs w:val="24"/>
        </w:rPr>
        <w:t xml:space="preserve">one side user is single and the other side is </w:t>
      </w:r>
      <w:r w:rsidR="00FE02F1" w:rsidRPr="00FE02F1">
        <w:rPr>
          <w:rFonts w:ascii="Times New Roman" w:hAnsi="Times New Roman" w:cs="Times New Roman"/>
          <w:sz w:val="24"/>
          <w:szCs w:val="24"/>
        </w:rPr>
        <w:t>multi, the platform w</w:t>
      </w:r>
      <w:r w:rsidR="00FE0172">
        <w:rPr>
          <w:rFonts w:ascii="Times New Roman" w:hAnsi="Times New Roman" w:cs="Times New Roman"/>
          <w:sz w:val="24"/>
          <w:szCs w:val="24"/>
        </w:rPr>
        <w:t>ill</w:t>
      </w:r>
      <w:r w:rsidR="00FE02F1" w:rsidRPr="00FE02F1">
        <w:rPr>
          <w:rFonts w:ascii="Times New Roman" w:hAnsi="Times New Roman" w:cs="Times New Roman"/>
          <w:sz w:val="24"/>
          <w:szCs w:val="24"/>
        </w:rPr>
        <w:t xml:space="preserve"> </w:t>
      </w:r>
      <w:r w:rsidR="00FE0172">
        <w:rPr>
          <w:rFonts w:ascii="Times New Roman" w:hAnsi="Times New Roman" w:cs="Times New Roman"/>
          <w:sz w:val="24"/>
          <w:szCs w:val="24"/>
        </w:rPr>
        <w:t>charge higher fee on multi-homing user</w:t>
      </w:r>
      <w:r w:rsidR="00FE02F1" w:rsidRPr="00FE02F1">
        <w:rPr>
          <w:rFonts w:ascii="Times New Roman" w:hAnsi="Times New Roman" w:cs="Times New Roman"/>
          <w:sz w:val="24"/>
          <w:szCs w:val="24"/>
        </w:rPr>
        <w:t>. (C)</w:t>
      </w:r>
      <w:r w:rsidR="00FE0172">
        <w:rPr>
          <w:rFonts w:ascii="Times New Roman" w:hAnsi="Times New Roman" w:cs="Times New Roman"/>
          <w:sz w:val="24"/>
          <w:szCs w:val="24"/>
        </w:rPr>
        <w:t xml:space="preserve">. </w:t>
      </w:r>
      <w:r w:rsidR="00FE02F1" w:rsidRPr="00FE02F1">
        <w:rPr>
          <w:rFonts w:ascii="Times New Roman" w:hAnsi="Times New Roman" w:cs="Times New Roman"/>
          <w:sz w:val="24"/>
          <w:szCs w:val="24"/>
        </w:rPr>
        <w:t xml:space="preserve">when the two sides are </w:t>
      </w:r>
      <w:r w:rsidR="00FE0172">
        <w:rPr>
          <w:rFonts w:ascii="Times New Roman" w:hAnsi="Times New Roman" w:cs="Times New Roman"/>
          <w:sz w:val="24"/>
          <w:szCs w:val="24"/>
        </w:rPr>
        <w:t>multi-homing</w:t>
      </w:r>
      <w:r w:rsidR="00FE02F1" w:rsidRPr="00FE02F1">
        <w:rPr>
          <w:rFonts w:ascii="Times New Roman" w:hAnsi="Times New Roman" w:cs="Times New Roman"/>
          <w:sz w:val="24"/>
          <w:szCs w:val="24"/>
        </w:rPr>
        <w:t xml:space="preserve">, the platform </w:t>
      </w:r>
      <w:r w:rsidR="00FE0172">
        <w:rPr>
          <w:rFonts w:ascii="Times New Roman" w:hAnsi="Times New Roman" w:cs="Times New Roman"/>
          <w:sz w:val="24"/>
          <w:szCs w:val="24"/>
        </w:rPr>
        <w:t>will charge user</w:t>
      </w:r>
      <w:r w:rsidR="00FE02F1" w:rsidRPr="00FE02F1">
        <w:rPr>
          <w:rFonts w:ascii="Times New Roman" w:hAnsi="Times New Roman" w:cs="Times New Roman"/>
          <w:sz w:val="24"/>
          <w:szCs w:val="24"/>
        </w:rPr>
        <w:t xml:space="preserve"> higher</w:t>
      </w:r>
      <w:r w:rsidR="00FE0172">
        <w:rPr>
          <w:rFonts w:ascii="Times New Roman" w:hAnsi="Times New Roman" w:cs="Times New Roman"/>
          <w:sz w:val="24"/>
          <w:szCs w:val="24"/>
        </w:rPr>
        <w:t xml:space="preserve"> </w:t>
      </w:r>
      <w:r w:rsidR="00FE0172" w:rsidRPr="00FE02F1">
        <w:rPr>
          <w:rFonts w:ascii="Times New Roman" w:hAnsi="Times New Roman" w:cs="Times New Roman"/>
          <w:sz w:val="24"/>
          <w:szCs w:val="24"/>
        </w:rPr>
        <w:t>fees</w:t>
      </w:r>
      <w:r w:rsidR="00FE02F1" w:rsidRPr="00FE02F1">
        <w:rPr>
          <w:rFonts w:ascii="Times New Roman" w:hAnsi="Times New Roman" w:cs="Times New Roman"/>
          <w:sz w:val="24"/>
          <w:szCs w:val="24"/>
        </w:rPr>
        <w:t>. (D)</w:t>
      </w:r>
      <w:r w:rsidR="00FE0172">
        <w:rPr>
          <w:rFonts w:ascii="Times New Roman" w:hAnsi="Times New Roman" w:cs="Times New Roman"/>
          <w:sz w:val="24"/>
          <w:szCs w:val="24"/>
        </w:rPr>
        <w:t>. when the user is a single-homing,</w:t>
      </w:r>
      <w:r w:rsidR="00FE02F1" w:rsidRPr="00FE02F1">
        <w:rPr>
          <w:rFonts w:ascii="Times New Roman" w:hAnsi="Times New Roman" w:cs="Times New Roman"/>
          <w:sz w:val="24"/>
          <w:szCs w:val="24"/>
        </w:rPr>
        <w:t xml:space="preserve"> platform</w:t>
      </w:r>
      <w:r w:rsidR="00FE0172">
        <w:rPr>
          <w:rFonts w:ascii="Times New Roman" w:hAnsi="Times New Roman" w:cs="Times New Roman"/>
          <w:sz w:val="24"/>
          <w:szCs w:val="24"/>
        </w:rPr>
        <w:t xml:space="preserve"> has</w:t>
      </w:r>
      <w:r w:rsidR="00FE02F1" w:rsidRPr="00FE02F1">
        <w:rPr>
          <w:rFonts w:ascii="Times New Roman" w:hAnsi="Times New Roman" w:cs="Times New Roman"/>
          <w:sz w:val="24"/>
          <w:szCs w:val="24"/>
        </w:rPr>
        <w:t xml:space="preserve"> highest profit; </w:t>
      </w:r>
      <w:r w:rsidR="00FE0172">
        <w:rPr>
          <w:rFonts w:ascii="Times New Roman" w:hAnsi="Times New Roman" w:cs="Times New Roman"/>
          <w:sz w:val="24"/>
          <w:szCs w:val="24"/>
        </w:rPr>
        <w:t xml:space="preserve">one </w:t>
      </w:r>
      <w:r w:rsidR="00FE02F1" w:rsidRPr="00FE02F1">
        <w:rPr>
          <w:rFonts w:ascii="Times New Roman" w:hAnsi="Times New Roman" w:cs="Times New Roman"/>
          <w:sz w:val="24"/>
          <w:szCs w:val="24"/>
        </w:rPr>
        <w:t xml:space="preserve">side </w:t>
      </w:r>
      <w:r w:rsidR="00FE0172">
        <w:rPr>
          <w:rFonts w:ascii="Times New Roman" w:hAnsi="Times New Roman" w:cs="Times New Roman"/>
          <w:sz w:val="24"/>
          <w:szCs w:val="24"/>
        </w:rPr>
        <w:t xml:space="preserve">user is single-homing </w:t>
      </w:r>
      <w:r w:rsidR="00FE02F1" w:rsidRPr="00FE02F1">
        <w:rPr>
          <w:rFonts w:ascii="Times New Roman" w:hAnsi="Times New Roman" w:cs="Times New Roman"/>
          <w:sz w:val="24"/>
          <w:szCs w:val="24"/>
        </w:rPr>
        <w:t xml:space="preserve">and the other side </w:t>
      </w:r>
      <w:r w:rsidR="00FE0172">
        <w:rPr>
          <w:rFonts w:ascii="Times New Roman" w:hAnsi="Times New Roman" w:cs="Times New Roman"/>
          <w:sz w:val="24"/>
          <w:szCs w:val="24"/>
        </w:rPr>
        <w:t>is multi-homing</w:t>
      </w:r>
      <w:r w:rsidR="00FE02F1" w:rsidRPr="00FE02F1">
        <w:rPr>
          <w:rFonts w:ascii="Times New Roman" w:hAnsi="Times New Roman" w:cs="Times New Roman"/>
          <w:sz w:val="24"/>
          <w:szCs w:val="24"/>
        </w:rPr>
        <w:t xml:space="preserve">, </w:t>
      </w:r>
      <w:r w:rsidR="00FE0172" w:rsidRPr="00FE02F1">
        <w:rPr>
          <w:rFonts w:ascii="Times New Roman" w:hAnsi="Times New Roman" w:cs="Times New Roman"/>
          <w:sz w:val="24"/>
          <w:szCs w:val="24"/>
        </w:rPr>
        <w:t xml:space="preserve">platform </w:t>
      </w:r>
      <w:r w:rsidR="00FE02F1" w:rsidRPr="00FE02F1">
        <w:rPr>
          <w:rFonts w:ascii="Times New Roman" w:hAnsi="Times New Roman" w:cs="Times New Roman"/>
          <w:sz w:val="24"/>
          <w:szCs w:val="24"/>
        </w:rPr>
        <w:t xml:space="preserve">profit </w:t>
      </w:r>
      <w:r w:rsidR="00FE0172">
        <w:rPr>
          <w:rFonts w:ascii="Times New Roman" w:hAnsi="Times New Roman" w:cs="Times New Roman"/>
          <w:sz w:val="24"/>
          <w:szCs w:val="24"/>
        </w:rPr>
        <w:t>will be smaller than case one;</w:t>
      </w:r>
      <w:r w:rsidR="00FE02F1" w:rsidRPr="00FE02F1">
        <w:rPr>
          <w:rFonts w:ascii="Times New Roman" w:hAnsi="Times New Roman" w:cs="Times New Roman"/>
          <w:sz w:val="24"/>
          <w:szCs w:val="24"/>
        </w:rPr>
        <w:t xml:space="preserve"> when both sides are</w:t>
      </w:r>
      <w:r w:rsidR="00FE0172">
        <w:rPr>
          <w:rFonts w:ascii="Times New Roman" w:hAnsi="Times New Roman" w:cs="Times New Roman"/>
          <w:sz w:val="24"/>
          <w:szCs w:val="24"/>
        </w:rPr>
        <w:t xml:space="preserve"> multi-homing</w:t>
      </w:r>
      <w:r w:rsidR="00FE02F1" w:rsidRPr="00FE02F1">
        <w:rPr>
          <w:rFonts w:ascii="Times New Roman" w:hAnsi="Times New Roman" w:cs="Times New Roman"/>
          <w:sz w:val="24"/>
          <w:szCs w:val="24"/>
        </w:rPr>
        <w:t xml:space="preserve">, the profit is </w:t>
      </w:r>
      <w:r w:rsidR="00FE0172">
        <w:rPr>
          <w:rFonts w:ascii="Times New Roman" w:hAnsi="Times New Roman" w:cs="Times New Roman"/>
          <w:sz w:val="24"/>
          <w:szCs w:val="24"/>
        </w:rPr>
        <w:t>smallest</w:t>
      </w:r>
      <w:r w:rsidR="00FE02F1" w:rsidRPr="00FE02F1">
        <w:rPr>
          <w:rFonts w:ascii="Times New Roman" w:hAnsi="Times New Roman" w:cs="Times New Roman"/>
          <w:sz w:val="24"/>
          <w:szCs w:val="24"/>
        </w:rPr>
        <w:t>. Finally, the model assumes that the actual progress of the case for the validation, summarize the final conclusions and further research prospects.</w:t>
      </w:r>
    </w:p>
    <w:p w14:paraId="38ACFBE4" w14:textId="77777777" w:rsidR="00BF0130" w:rsidRDefault="00BF0130" w:rsidP="00351095">
      <w:pPr>
        <w:pStyle w:val="a3"/>
        <w:spacing w:line="400" w:lineRule="exact"/>
        <w:ind w:firstLineChars="177" w:firstLine="425"/>
        <w:jc w:val="left"/>
        <w:rPr>
          <w:rFonts w:ascii="Times New Roman" w:hAnsi="Times New Roman" w:cs="Times New Roman"/>
          <w:sz w:val="24"/>
          <w:szCs w:val="24"/>
        </w:rPr>
      </w:pPr>
    </w:p>
    <w:p w14:paraId="5F483816" w14:textId="46D65B69" w:rsidR="00BF0130" w:rsidRDefault="00D5794C" w:rsidP="00351095">
      <w:pPr>
        <w:pStyle w:val="a3"/>
        <w:spacing w:line="400" w:lineRule="exact"/>
        <w:ind w:firstLineChars="177" w:firstLine="425"/>
        <w:jc w:val="left"/>
        <w:rPr>
          <w:rFonts w:ascii="Times New Roman" w:hAnsi="Times New Roman" w:cs="Times New Roman"/>
          <w:sz w:val="24"/>
          <w:szCs w:val="24"/>
        </w:rPr>
      </w:pPr>
      <w:ins w:id="31" w:author="LiJie" w:date="2015-10-16T10:20:00Z">
        <w:r>
          <w:rPr>
            <w:rFonts w:ascii="Times New Roman" w:hAnsi="Times New Roman" w:cs="Times New Roman" w:hint="eastAsia"/>
            <w:sz w:val="24"/>
            <w:szCs w:val="24"/>
          </w:rPr>
          <w:t>英文摘要不通顺，再仔细读读</w:t>
        </w:r>
      </w:ins>
    </w:p>
    <w:p w14:paraId="709C9129" w14:textId="77777777" w:rsidR="00BF0130" w:rsidRDefault="00BF0130" w:rsidP="00351095">
      <w:pPr>
        <w:pStyle w:val="a3"/>
        <w:spacing w:line="400" w:lineRule="exact"/>
        <w:ind w:firstLineChars="177" w:firstLine="425"/>
        <w:jc w:val="left"/>
        <w:rPr>
          <w:rFonts w:ascii="Times New Roman" w:hAnsi="Times New Roman" w:cs="Times New Roman"/>
          <w:sz w:val="24"/>
          <w:szCs w:val="24"/>
        </w:rPr>
      </w:pPr>
    </w:p>
    <w:p w14:paraId="7634F6D6" w14:textId="49C2B4CD" w:rsidR="00197A77" w:rsidRPr="00351095" w:rsidRDefault="00351095" w:rsidP="00351095">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 xml:space="preserve">KEY WORDS: </w:t>
      </w:r>
      <w:r>
        <w:rPr>
          <w:rFonts w:ascii="Times New Roman" w:hAnsi="Times New Roman" w:cs="Times New Roman"/>
          <w:sz w:val="24"/>
          <w:szCs w:val="24"/>
        </w:rPr>
        <w:t xml:space="preserve">Two-sided </w:t>
      </w:r>
      <w:r w:rsidRPr="00351095">
        <w:rPr>
          <w:rFonts w:ascii="Times New Roman" w:hAnsi="Times New Roman" w:cs="Times New Roman" w:hint="eastAsia"/>
          <w:sz w:val="24"/>
          <w:szCs w:val="24"/>
        </w:rPr>
        <w:t>M</w:t>
      </w:r>
      <w:r>
        <w:rPr>
          <w:rFonts w:ascii="Times New Roman" w:hAnsi="Times New Roman" w:cs="Times New Roman"/>
          <w:sz w:val="24"/>
          <w:szCs w:val="24"/>
        </w:rPr>
        <w:t>arket</w:t>
      </w:r>
      <w:r w:rsidRPr="00A92806">
        <w:rPr>
          <w:rFonts w:ascii="Times New Roman" w:hAnsi="Times New Roman" w:cs="Times New Roman"/>
          <w:sz w:val="24"/>
          <w:szCs w:val="24"/>
        </w:rPr>
        <w:t xml:space="preserve">, </w:t>
      </w:r>
      <w:r>
        <w:rPr>
          <w:rFonts w:ascii="Times New Roman" w:hAnsi="Times New Roman" w:cs="Times New Roman"/>
          <w:sz w:val="24"/>
          <w:szCs w:val="24"/>
        </w:rPr>
        <w:t>Pricing Model</w:t>
      </w:r>
      <w:r w:rsidRPr="00A92806">
        <w:rPr>
          <w:rFonts w:ascii="Times New Roman" w:hAnsi="Times New Roman" w:cs="Times New Roman"/>
          <w:sz w:val="24"/>
          <w:szCs w:val="24"/>
        </w:rPr>
        <w:t xml:space="preserve">, </w:t>
      </w:r>
      <w:r>
        <w:rPr>
          <w:rFonts w:ascii="Times New Roman" w:hAnsi="Times New Roman" w:cs="Times New Roman"/>
          <w:sz w:val="24"/>
          <w:szCs w:val="24"/>
        </w:rPr>
        <w:t xml:space="preserve">Online Travel </w:t>
      </w:r>
      <w:r w:rsidRPr="00DB033C">
        <w:rPr>
          <w:rFonts w:ascii="Times New Roman" w:hAnsi="Times New Roman" w:cs="Times New Roman"/>
          <w:sz w:val="24"/>
          <w:szCs w:val="24"/>
        </w:rPr>
        <w:t>platform</w:t>
      </w:r>
      <w:r w:rsidR="00197A77">
        <w:rPr>
          <w:rFonts w:ascii="Arial" w:hAnsi="Arial" w:cs="Arial"/>
          <w:sz w:val="24"/>
        </w:rPr>
        <w:br w:type="page"/>
      </w:r>
    </w:p>
    <w:p w14:paraId="68EE57D1" w14:textId="76A57B6D" w:rsidR="00C92AE9" w:rsidRPr="00C92AE9" w:rsidRDefault="00932E67" w:rsidP="00C137C8">
      <w:pPr>
        <w:pStyle w:val="1"/>
        <w:jc w:val="center"/>
        <w:rPr>
          <w:rFonts w:ascii="黑体" w:eastAsia="黑体" w:hAnsi="黑体"/>
          <w:b w:val="0"/>
          <w:sz w:val="32"/>
          <w:szCs w:val="32"/>
        </w:rPr>
      </w:pPr>
      <w:bookmarkStart w:id="32" w:name="_Toc431568921"/>
      <w:bookmarkStart w:id="33" w:name="_Toc431677311"/>
      <w:bookmarkStart w:id="34" w:name="_Toc431738650"/>
      <w:bookmarkStart w:id="35" w:name="_Toc432210682"/>
      <w:bookmarkStart w:id="36" w:name="_Toc432242873"/>
      <w:bookmarkStart w:id="37" w:name="_Toc432242938"/>
      <w:bookmarkStart w:id="38" w:name="_Toc432258093"/>
      <w:bookmarkStart w:id="39" w:name="_Toc432531343"/>
      <w:bookmarkStart w:id="40" w:name="OLE_LINK147"/>
      <w:bookmarkStart w:id="41" w:name="OLE_LINK148"/>
      <w:r w:rsidRPr="00C137C8">
        <w:rPr>
          <w:rFonts w:ascii="黑体" w:eastAsia="黑体" w:hAnsi="黑体" w:hint="eastAsia"/>
          <w:b w:val="0"/>
          <w:sz w:val="32"/>
          <w:szCs w:val="32"/>
        </w:rPr>
        <w:lastRenderedPageBreak/>
        <w:t>目录</w:t>
      </w:r>
      <w:bookmarkEnd w:id="32"/>
      <w:bookmarkEnd w:id="33"/>
      <w:bookmarkEnd w:id="34"/>
      <w:bookmarkEnd w:id="35"/>
      <w:bookmarkEnd w:id="36"/>
      <w:bookmarkEnd w:id="37"/>
      <w:bookmarkEnd w:id="38"/>
      <w:bookmarkEnd w:id="39"/>
    </w:p>
    <w:bookmarkEnd w:id="40"/>
    <w:bookmarkEnd w:id="41"/>
    <w:p w14:paraId="2759F0F8" w14:textId="02144CB2" w:rsidR="00CF2958" w:rsidRDefault="002E2B98">
      <w:pPr>
        <w:pStyle w:val="10"/>
        <w:rPr>
          <w:rFonts w:asciiTheme="minorHAnsi" w:eastAsiaTheme="minorEastAsia" w:hAnsiTheme="minorHAnsi" w:cstheme="minorBidi"/>
          <w:szCs w:val="22"/>
          <w:lang w:eastAsia="zh-TW"/>
        </w:rPr>
      </w:pPr>
      <w:r w:rsidRPr="00FF70B1">
        <w:fldChar w:fldCharType="begin"/>
      </w:r>
      <w:r w:rsidR="00C92AE9" w:rsidRPr="00FF70B1">
        <w:instrText xml:space="preserve"> TOC \o "1-3" \h \z \u </w:instrText>
      </w:r>
      <w:r w:rsidRPr="00FF70B1">
        <w:fldChar w:fldCharType="separate"/>
      </w:r>
      <w:hyperlink w:anchor="_Toc432531345" w:history="1">
        <w:r w:rsidR="00CF2958" w:rsidRPr="00FA4EAA">
          <w:rPr>
            <w:rStyle w:val="ac"/>
            <w:rFonts w:hint="eastAsia"/>
          </w:rPr>
          <w:t>第</w:t>
        </w:r>
        <w:r w:rsidR="00CF2958" w:rsidRPr="00FA4EAA">
          <w:rPr>
            <w:rStyle w:val="ac"/>
            <w:rFonts w:ascii="Times New Roman" w:hAnsi="Times New Roman" w:hint="eastAsia"/>
          </w:rPr>
          <w:t>一</w:t>
        </w:r>
        <w:r w:rsidR="00CF2958" w:rsidRPr="00FA4EAA">
          <w:rPr>
            <w:rStyle w:val="ac"/>
            <w:rFonts w:hint="eastAsia"/>
          </w:rPr>
          <w:t>章</w:t>
        </w:r>
        <w:r w:rsidR="00CF2958" w:rsidRPr="00FA4EAA">
          <w:rPr>
            <w:rStyle w:val="ac"/>
            <w:rFonts w:asciiTheme="minorEastAsia" w:hAnsiTheme="minorEastAsia" w:hint="eastAsia"/>
          </w:rPr>
          <w:t xml:space="preserve">　</w:t>
        </w:r>
        <w:r w:rsidR="00CF2958" w:rsidRPr="00FA4EAA">
          <w:rPr>
            <w:rStyle w:val="ac"/>
            <w:rFonts w:hint="eastAsia"/>
          </w:rPr>
          <w:t>绪论</w:t>
        </w:r>
        <w:r w:rsidR="00CF2958">
          <w:rPr>
            <w:webHidden/>
          </w:rPr>
          <w:tab/>
        </w:r>
        <w:r w:rsidR="00CF2958">
          <w:rPr>
            <w:webHidden/>
          </w:rPr>
          <w:fldChar w:fldCharType="begin"/>
        </w:r>
        <w:r w:rsidR="00CF2958">
          <w:rPr>
            <w:webHidden/>
          </w:rPr>
          <w:instrText xml:space="preserve"> PAGEREF _Toc432531345 \h </w:instrText>
        </w:r>
        <w:r w:rsidR="00CF2958">
          <w:rPr>
            <w:webHidden/>
          </w:rPr>
        </w:r>
        <w:r w:rsidR="00CF2958">
          <w:rPr>
            <w:webHidden/>
          </w:rPr>
          <w:fldChar w:fldCharType="separate"/>
        </w:r>
        <w:r w:rsidR="00CF2958">
          <w:rPr>
            <w:webHidden/>
          </w:rPr>
          <w:t>1</w:t>
        </w:r>
        <w:r w:rsidR="00CF2958">
          <w:rPr>
            <w:webHidden/>
          </w:rPr>
          <w:fldChar w:fldCharType="end"/>
        </w:r>
      </w:hyperlink>
    </w:p>
    <w:p w14:paraId="407E1D9B" w14:textId="77777777" w:rsidR="00CF2958" w:rsidRDefault="001D719A">
      <w:pPr>
        <w:pStyle w:val="20"/>
        <w:rPr>
          <w:rFonts w:asciiTheme="minorHAnsi" w:eastAsiaTheme="minorEastAsia" w:hAnsiTheme="minorHAnsi" w:cstheme="minorBidi"/>
          <w:noProof/>
          <w:sz w:val="24"/>
          <w:szCs w:val="22"/>
          <w:lang w:eastAsia="zh-TW"/>
        </w:rPr>
      </w:pPr>
      <w:hyperlink w:anchor="_Toc432531346" w:history="1">
        <w:r w:rsidR="00CF2958" w:rsidRPr="00FA4EAA">
          <w:rPr>
            <w:rStyle w:val="ac"/>
            <w:noProof/>
          </w:rPr>
          <w:t>1.1</w:t>
        </w:r>
        <w:r w:rsidR="00CF2958" w:rsidRPr="00FA4EAA">
          <w:rPr>
            <w:rStyle w:val="ac"/>
            <w:rFonts w:asciiTheme="minorEastAsia" w:hAnsiTheme="minorEastAsia" w:hint="eastAsia"/>
            <w:noProof/>
          </w:rPr>
          <w:t xml:space="preserve">　</w:t>
        </w:r>
        <w:r w:rsidR="00CF2958" w:rsidRPr="00FA4EAA">
          <w:rPr>
            <w:rStyle w:val="ac"/>
            <w:rFonts w:hint="eastAsia"/>
            <w:noProof/>
          </w:rPr>
          <w:t>研究背景与意义</w:t>
        </w:r>
        <w:r w:rsidR="00CF2958">
          <w:rPr>
            <w:noProof/>
            <w:webHidden/>
          </w:rPr>
          <w:tab/>
        </w:r>
        <w:r w:rsidR="00CF2958">
          <w:rPr>
            <w:noProof/>
            <w:webHidden/>
          </w:rPr>
          <w:fldChar w:fldCharType="begin"/>
        </w:r>
        <w:r w:rsidR="00CF2958">
          <w:rPr>
            <w:noProof/>
            <w:webHidden/>
          </w:rPr>
          <w:instrText xml:space="preserve"> PAGEREF _Toc432531346 \h </w:instrText>
        </w:r>
        <w:r w:rsidR="00CF2958">
          <w:rPr>
            <w:noProof/>
            <w:webHidden/>
          </w:rPr>
        </w:r>
        <w:r w:rsidR="00CF2958">
          <w:rPr>
            <w:noProof/>
            <w:webHidden/>
          </w:rPr>
          <w:fldChar w:fldCharType="separate"/>
        </w:r>
        <w:r w:rsidR="00CF2958">
          <w:rPr>
            <w:noProof/>
            <w:webHidden/>
          </w:rPr>
          <w:t>1</w:t>
        </w:r>
        <w:r w:rsidR="00CF2958">
          <w:rPr>
            <w:noProof/>
            <w:webHidden/>
          </w:rPr>
          <w:fldChar w:fldCharType="end"/>
        </w:r>
      </w:hyperlink>
    </w:p>
    <w:p w14:paraId="41429009" w14:textId="77777777" w:rsidR="00CF2958" w:rsidRDefault="001D719A">
      <w:pPr>
        <w:pStyle w:val="30"/>
        <w:rPr>
          <w:rFonts w:asciiTheme="minorHAnsi" w:eastAsiaTheme="minorEastAsia" w:hAnsiTheme="minorHAnsi" w:cstheme="minorBidi"/>
          <w:noProof/>
          <w:sz w:val="24"/>
          <w:szCs w:val="22"/>
          <w:lang w:eastAsia="zh-TW"/>
        </w:rPr>
      </w:pPr>
      <w:hyperlink w:anchor="_Toc432531347" w:history="1">
        <w:r w:rsidR="00CF2958" w:rsidRPr="00FA4EAA">
          <w:rPr>
            <w:rStyle w:val="ac"/>
            <w:noProof/>
          </w:rPr>
          <w:t>1.1.1</w:t>
        </w:r>
        <w:r w:rsidR="00CF2958" w:rsidRPr="00FA4EAA">
          <w:rPr>
            <w:rStyle w:val="ac"/>
            <w:rFonts w:asciiTheme="minorEastAsia" w:hAnsiTheme="minorEastAsia" w:hint="eastAsia"/>
            <w:noProof/>
          </w:rPr>
          <w:t xml:space="preserve">　</w:t>
        </w:r>
        <w:r w:rsidR="00CF2958" w:rsidRPr="00FA4EAA">
          <w:rPr>
            <w:rStyle w:val="ac"/>
            <w:rFonts w:hint="eastAsia"/>
            <w:noProof/>
          </w:rPr>
          <w:t>网络经济时代与创新的平台商业模式</w:t>
        </w:r>
        <w:r w:rsidR="00CF2958">
          <w:rPr>
            <w:noProof/>
            <w:webHidden/>
          </w:rPr>
          <w:tab/>
        </w:r>
        <w:r w:rsidR="00CF2958">
          <w:rPr>
            <w:noProof/>
            <w:webHidden/>
          </w:rPr>
          <w:fldChar w:fldCharType="begin"/>
        </w:r>
        <w:r w:rsidR="00CF2958">
          <w:rPr>
            <w:noProof/>
            <w:webHidden/>
          </w:rPr>
          <w:instrText xml:space="preserve"> PAGEREF _Toc432531347 \h </w:instrText>
        </w:r>
        <w:r w:rsidR="00CF2958">
          <w:rPr>
            <w:noProof/>
            <w:webHidden/>
          </w:rPr>
        </w:r>
        <w:r w:rsidR="00CF2958">
          <w:rPr>
            <w:noProof/>
            <w:webHidden/>
          </w:rPr>
          <w:fldChar w:fldCharType="separate"/>
        </w:r>
        <w:r w:rsidR="00CF2958">
          <w:rPr>
            <w:noProof/>
            <w:webHidden/>
          </w:rPr>
          <w:t>1</w:t>
        </w:r>
        <w:r w:rsidR="00CF2958">
          <w:rPr>
            <w:noProof/>
            <w:webHidden/>
          </w:rPr>
          <w:fldChar w:fldCharType="end"/>
        </w:r>
      </w:hyperlink>
    </w:p>
    <w:p w14:paraId="319C831C" w14:textId="77777777" w:rsidR="00CF2958" w:rsidRDefault="001D719A">
      <w:pPr>
        <w:pStyle w:val="30"/>
        <w:rPr>
          <w:rFonts w:asciiTheme="minorHAnsi" w:eastAsiaTheme="minorEastAsia" w:hAnsiTheme="minorHAnsi" w:cstheme="minorBidi"/>
          <w:noProof/>
          <w:sz w:val="24"/>
          <w:szCs w:val="22"/>
          <w:lang w:eastAsia="zh-TW"/>
        </w:rPr>
      </w:pPr>
      <w:hyperlink w:anchor="_Toc432531348" w:history="1">
        <w:r w:rsidR="00CF2958" w:rsidRPr="00FA4EAA">
          <w:rPr>
            <w:rStyle w:val="ac"/>
            <w:noProof/>
          </w:rPr>
          <w:t>1.1.2</w:t>
        </w:r>
        <w:r w:rsidR="00CF2958" w:rsidRPr="00FA4EAA">
          <w:rPr>
            <w:rStyle w:val="ac"/>
            <w:rFonts w:hint="eastAsia"/>
            <w:noProof/>
          </w:rPr>
          <w:t xml:space="preserve">　双边市场理论与定价策略</w:t>
        </w:r>
        <w:r w:rsidR="00CF2958">
          <w:rPr>
            <w:noProof/>
            <w:webHidden/>
          </w:rPr>
          <w:tab/>
        </w:r>
        <w:r w:rsidR="00CF2958">
          <w:rPr>
            <w:noProof/>
            <w:webHidden/>
          </w:rPr>
          <w:fldChar w:fldCharType="begin"/>
        </w:r>
        <w:r w:rsidR="00CF2958">
          <w:rPr>
            <w:noProof/>
            <w:webHidden/>
          </w:rPr>
          <w:instrText xml:space="preserve"> PAGEREF _Toc432531348 \h </w:instrText>
        </w:r>
        <w:r w:rsidR="00CF2958">
          <w:rPr>
            <w:noProof/>
            <w:webHidden/>
          </w:rPr>
        </w:r>
        <w:r w:rsidR="00CF2958">
          <w:rPr>
            <w:noProof/>
            <w:webHidden/>
          </w:rPr>
          <w:fldChar w:fldCharType="separate"/>
        </w:r>
        <w:r w:rsidR="00CF2958">
          <w:rPr>
            <w:noProof/>
            <w:webHidden/>
          </w:rPr>
          <w:t>2</w:t>
        </w:r>
        <w:r w:rsidR="00CF2958">
          <w:rPr>
            <w:noProof/>
            <w:webHidden/>
          </w:rPr>
          <w:fldChar w:fldCharType="end"/>
        </w:r>
      </w:hyperlink>
    </w:p>
    <w:p w14:paraId="5C5E9AD8" w14:textId="77777777" w:rsidR="00CF2958" w:rsidRDefault="001D719A">
      <w:pPr>
        <w:pStyle w:val="30"/>
        <w:rPr>
          <w:rFonts w:asciiTheme="minorHAnsi" w:eastAsiaTheme="minorEastAsia" w:hAnsiTheme="minorHAnsi" w:cstheme="minorBidi"/>
          <w:noProof/>
          <w:sz w:val="24"/>
          <w:szCs w:val="22"/>
          <w:lang w:eastAsia="zh-TW"/>
        </w:rPr>
      </w:pPr>
      <w:hyperlink w:anchor="_Toc432531349" w:history="1">
        <w:r w:rsidR="00CF2958" w:rsidRPr="00FA4EAA">
          <w:rPr>
            <w:rStyle w:val="ac"/>
            <w:noProof/>
          </w:rPr>
          <w:t>1.1.3</w:t>
        </w:r>
        <w:r w:rsidR="00CF2958" w:rsidRPr="00FA4EAA">
          <w:rPr>
            <w:rStyle w:val="ac"/>
            <w:rFonts w:asciiTheme="minorEastAsia" w:hAnsiTheme="minorEastAsia" w:hint="eastAsia"/>
            <w:noProof/>
          </w:rPr>
          <w:t xml:space="preserve">　</w:t>
        </w:r>
        <w:r w:rsidR="00CF2958" w:rsidRPr="00FA4EAA">
          <w:rPr>
            <w:rStyle w:val="ac"/>
            <w:rFonts w:hint="eastAsia"/>
            <w:noProof/>
          </w:rPr>
          <w:t>在线旅游行业的蓬勃发展</w:t>
        </w:r>
        <w:r w:rsidR="00CF2958">
          <w:rPr>
            <w:noProof/>
            <w:webHidden/>
          </w:rPr>
          <w:tab/>
        </w:r>
        <w:r w:rsidR="00CF2958">
          <w:rPr>
            <w:noProof/>
            <w:webHidden/>
          </w:rPr>
          <w:fldChar w:fldCharType="begin"/>
        </w:r>
        <w:r w:rsidR="00CF2958">
          <w:rPr>
            <w:noProof/>
            <w:webHidden/>
          </w:rPr>
          <w:instrText xml:space="preserve"> PAGEREF _Toc432531349 \h </w:instrText>
        </w:r>
        <w:r w:rsidR="00CF2958">
          <w:rPr>
            <w:noProof/>
            <w:webHidden/>
          </w:rPr>
        </w:r>
        <w:r w:rsidR="00CF2958">
          <w:rPr>
            <w:noProof/>
            <w:webHidden/>
          </w:rPr>
          <w:fldChar w:fldCharType="separate"/>
        </w:r>
        <w:r w:rsidR="00CF2958">
          <w:rPr>
            <w:noProof/>
            <w:webHidden/>
          </w:rPr>
          <w:t>2</w:t>
        </w:r>
        <w:r w:rsidR="00CF2958">
          <w:rPr>
            <w:noProof/>
            <w:webHidden/>
          </w:rPr>
          <w:fldChar w:fldCharType="end"/>
        </w:r>
      </w:hyperlink>
    </w:p>
    <w:p w14:paraId="346729DC" w14:textId="77777777" w:rsidR="00CF2958" w:rsidRDefault="001D719A">
      <w:pPr>
        <w:pStyle w:val="30"/>
        <w:rPr>
          <w:rFonts w:asciiTheme="minorHAnsi" w:eastAsiaTheme="minorEastAsia" w:hAnsiTheme="minorHAnsi" w:cstheme="minorBidi"/>
          <w:noProof/>
          <w:sz w:val="24"/>
          <w:szCs w:val="22"/>
          <w:lang w:eastAsia="zh-TW"/>
        </w:rPr>
      </w:pPr>
      <w:hyperlink w:anchor="_Toc432531350" w:history="1">
        <w:r w:rsidR="00CF2958" w:rsidRPr="00FA4EAA">
          <w:rPr>
            <w:rStyle w:val="ac"/>
            <w:noProof/>
          </w:rPr>
          <w:t>1.1.4</w:t>
        </w:r>
        <w:r w:rsidR="00CF2958" w:rsidRPr="00FA4EAA">
          <w:rPr>
            <w:rStyle w:val="ac"/>
            <w:rFonts w:asciiTheme="minorEastAsia" w:hAnsiTheme="minorEastAsia" w:hint="eastAsia"/>
            <w:noProof/>
          </w:rPr>
          <w:t xml:space="preserve">　</w:t>
        </w:r>
        <w:r w:rsidR="00CF2958" w:rsidRPr="00FA4EAA">
          <w:rPr>
            <w:rStyle w:val="ac"/>
            <w:rFonts w:hint="eastAsia"/>
            <w:noProof/>
          </w:rPr>
          <w:t>问题提出</w:t>
        </w:r>
        <w:r w:rsidR="00CF2958">
          <w:rPr>
            <w:noProof/>
            <w:webHidden/>
          </w:rPr>
          <w:tab/>
        </w:r>
        <w:r w:rsidR="00CF2958">
          <w:rPr>
            <w:noProof/>
            <w:webHidden/>
          </w:rPr>
          <w:fldChar w:fldCharType="begin"/>
        </w:r>
        <w:r w:rsidR="00CF2958">
          <w:rPr>
            <w:noProof/>
            <w:webHidden/>
          </w:rPr>
          <w:instrText xml:space="preserve"> PAGEREF _Toc432531350 \h </w:instrText>
        </w:r>
        <w:r w:rsidR="00CF2958">
          <w:rPr>
            <w:noProof/>
            <w:webHidden/>
          </w:rPr>
        </w:r>
        <w:r w:rsidR="00CF2958">
          <w:rPr>
            <w:noProof/>
            <w:webHidden/>
          </w:rPr>
          <w:fldChar w:fldCharType="separate"/>
        </w:r>
        <w:r w:rsidR="00CF2958">
          <w:rPr>
            <w:noProof/>
            <w:webHidden/>
          </w:rPr>
          <w:t>4</w:t>
        </w:r>
        <w:r w:rsidR="00CF2958">
          <w:rPr>
            <w:noProof/>
            <w:webHidden/>
          </w:rPr>
          <w:fldChar w:fldCharType="end"/>
        </w:r>
      </w:hyperlink>
    </w:p>
    <w:p w14:paraId="74BDAB25" w14:textId="77777777" w:rsidR="00CF2958" w:rsidRDefault="001D719A">
      <w:pPr>
        <w:pStyle w:val="20"/>
        <w:rPr>
          <w:rFonts w:asciiTheme="minorHAnsi" w:eastAsiaTheme="minorEastAsia" w:hAnsiTheme="minorHAnsi" w:cstheme="minorBidi"/>
          <w:noProof/>
          <w:sz w:val="24"/>
          <w:szCs w:val="22"/>
          <w:lang w:eastAsia="zh-TW"/>
        </w:rPr>
      </w:pPr>
      <w:hyperlink w:anchor="_Toc432531351" w:history="1">
        <w:r w:rsidR="00CF2958" w:rsidRPr="00FA4EAA">
          <w:rPr>
            <w:rStyle w:val="ac"/>
            <w:noProof/>
          </w:rPr>
          <w:t>1.2</w:t>
        </w:r>
        <w:r w:rsidR="00CF2958" w:rsidRPr="00FA4EAA">
          <w:rPr>
            <w:rStyle w:val="ac"/>
            <w:rFonts w:asciiTheme="minorEastAsia" w:hAnsiTheme="minorEastAsia" w:hint="eastAsia"/>
            <w:noProof/>
          </w:rPr>
          <w:t xml:space="preserve">　</w:t>
        </w:r>
        <w:r w:rsidR="00CF2958" w:rsidRPr="00FA4EAA">
          <w:rPr>
            <w:rStyle w:val="ac"/>
            <w:rFonts w:hint="eastAsia"/>
            <w:noProof/>
          </w:rPr>
          <w:t>研究内容、方法与过程</w:t>
        </w:r>
        <w:r w:rsidR="00CF2958">
          <w:rPr>
            <w:noProof/>
            <w:webHidden/>
          </w:rPr>
          <w:tab/>
        </w:r>
        <w:r w:rsidR="00CF2958">
          <w:rPr>
            <w:noProof/>
            <w:webHidden/>
          </w:rPr>
          <w:fldChar w:fldCharType="begin"/>
        </w:r>
        <w:r w:rsidR="00CF2958">
          <w:rPr>
            <w:noProof/>
            <w:webHidden/>
          </w:rPr>
          <w:instrText xml:space="preserve"> PAGEREF _Toc432531351 \h </w:instrText>
        </w:r>
        <w:r w:rsidR="00CF2958">
          <w:rPr>
            <w:noProof/>
            <w:webHidden/>
          </w:rPr>
        </w:r>
        <w:r w:rsidR="00CF2958">
          <w:rPr>
            <w:noProof/>
            <w:webHidden/>
          </w:rPr>
          <w:fldChar w:fldCharType="separate"/>
        </w:r>
        <w:r w:rsidR="00CF2958">
          <w:rPr>
            <w:noProof/>
            <w:webHidden/>
          </w:rPr>
          <w:t>5</w:t>
        </w:r>
        <w:r w:rsidR="00CF2958">
          <w:rPr>
            <w:noProof/>
            <w:webHidden/>
          </w:rPr>
          <w:fldChar w:fldCharType="end"/>
        </w:r>
      </w:hyperlink>
    </w:p>
    <w:p w14:paraId="2B5B9C8F" w14:textId="77777777" w:rsidR="00CF2958" w:rsidRDefault="001D719A">
      <w:pPr>
        <w:pStyle w:val="20"/>
        <w:rPr>
          <w:rFonts w:asciiTheme="minorHAnsi" w:eastAsiaTheme="minorEastAsia" w:hAnsiTheme="minorHAnsi" w:cstheme="minorBidi"/>
          <w:noProof/>
          <w:sz w:val="24"/>
          <w:szCs w:val="22"/>
          <w:lang w:eastAsia="zh-TW"/>
        </w:rPr>
      </w:pPr>
      <w:hyperlink w:anchor="_Toc432531352" w:history="1">
        <w:r w:rsidR="00CF2958" w:rsidRPr="00FA4EAA">
          <w:rPr>
            <w:rStyle w:val="ac"/>
            <w:noProof/>
          </w:rPr>
          <w:t>1.3</w:t>
        </w:r>
        <w:r w:rsidR="00CF2958" w:rsidRPr="00FA4EAA">
          <w:rPr>
            <w:rStyle w:val="ac"/>
            <w:rFonts w:asciiTheme="minorEastAsia" w:hAnsiTheme="minorEastAsia" w:hint="eastAsia"/>
            <w:noProof/>
          </w:rPr>
          <w:t xml:space="preserve">　</w:t>
        </w:r>
        <w:r w:rsidR="00CF2958" w:rsidRPr="00FA4EAA">
          <w:rPr>
            <w:rStyle w:val="ac"/>
            <w:rFonts w:hint="eastAsia"/>
            <w:noProof/>
          </w:rPr>
          <w:t>主要贡献和创新点</w:t>
        </w:r>
        <w:r w:rsidR="00CF2958">
          <w:rPr>
            <w:noProof/>
            <w:webHidden/>
          </w:rPr>
          <w:tab/>
        </w:r>
        <w:r w:rsidR="00CF2958">
          <w:rPr>
            <w:noProof/>
            <w:webHidden/>
          </w:rPr>
          <w:fldChar w:fldCharType="begin"/>
        </w:r>
        <w:r w:rsidR="00CF2958">
          <w:rPr>
            <w:noProof/>
            <w:webHidden/>
          </w:rPr>
          <w:instrText xml:space="preserve"> PAGEREF _Toc432531352 \h </w:instrText>
        </w:r>
        <w:r w:rsidR="00CF2958">
          <w:rPr>
            <w:noProof/>
            <w:webHidden/>
          </w:rPr>
        </w:r>
        <w:r w:rsidR="00CF2958">
          <w:rPr>
            <w:noProof/>
            <w:webHidden/>
          </w:rPr>
          <w:fldChar w:fldCharType="separate"/>
        </w:r>
        <w:r w:rsidR="00CF2958">
          <w:rPr>
            <w:noProof/>
            <w:webHidden/>
          </w:rPr>
          <w:t>8</w:t>
        </w:r>
        <w:r w:rsidR="00CF2958">
          <w:rPr>
            <w:noProof/>
            <w:webHidden/>
          </w:rPr>
          <w:fldChar w:fldCharType="end"/>
        </w:r>
      </w:hyperlink>
    </w:p>
    <w:p w14:paraId="7491E600" w14:textId="77777777" w:rsidR="00CF2958" w:rsidRDefault="001D719A">
      <w:pPr>
        <w:pStyle w:val="10"/>
        <w:rPr>
          <w:rFonts w:asciiTheme="minorHAnsi" w:eastAsiaTheme="minorEastAsia" w:hAnsiTheme="minorHAnsi" w:cstheme="minorBidi"/>
          <w:szCs w:val="22"/>
          <w:lang w:eastAsia="zh-TW"/>
        </w:rPr>
      </w:pPr>
      <w:hyperlink w:anchor="_Toc432531353" w:history="1">
        <w:r w:rsidR="00CF2958" w:rsidRPr="00FA4EAA">
          <w:rPr>
            <w:rStyle w:val="ac"/>
            <w:rFonts w:hint="eastAsia"/>
          </w:rPr>
          <w:t>第</w:t>
        </w:r>
        <w:r w:rsidR="00CF2958" w:rsidRPr="00FA4EAA">
          <w:rPr>
            <w:rStyle w:val="ac"/>
            <w:rFonts w:ascii="Times New Roman" w:hAnsi="Times New Roman" w:hint="eastAsia"/>
          </w:rPr>
          <w:t>二</w:t>
        </w:r>
        <w:r w:rsidR="00CF2958" w:rsidRPr="00FA4EAA">
          <w:rPr>
            <w:rStyle w:val="ac"/>
            <w:rFonts w:hint="eastAsia"/>
          </w:rPr>
          <w:t>章</w:t>
        </w:r>
        <w:r w:rsidR="00CF2958" w:rsidRPr="00FA4EAA">
          <w:rPr>
            <w:rStyle w:val="ac"/>
            <w:rFonts w:asciiTheme="minorEastAsia" w:hAnsiTheme="minorEastAsia" w:hint="eastAsia"/>
          </w:rPr>
          <w:t xml:space="preserve">　</w:t>
        </w:r>
        <w:r w:rsidR="00CF2958" w:rsidRPr="00FA4EAA">
          <w:rPr>
            <w:rStyle w:val="ac"/>
            <w:rFonts w:hint="eastAsia"/>
          </w:rPr>
          <w:t>相关理论及文献综述</w:t>
        </w:r>
        <w:r w:rsidR="00CF2958">
          <w:rPr>
            <w:webHidden/>
          </w:rPr>
          <w:tab/>
        </w:r>
        <w:r w:rsidR="00CF2958">
          <w:rPr>
            <w:webHidden/>
          </w:rPr>
          <w:fldChar w:fldCharType="begin"/>
        </w:r>
        <w:r w:rsidR="00CF2958">
          <w:rPr>
            <w:webHidden/>
          </w:rPr>
          <w:instrText xml:space="preserve"> PAGEREF _Toc432531353 \h </w:instrText>
        </w:r>
        <w:r w:rsidR="00CF2958">
          <w:rPr>
            <w:webHidden/>
          </w:rPr>
        </w:r>
        <w:r w:rsidR="00CF2958">
          <w:rPr>
            <w:webHidden/>
          </w:rPr>
          <w:fldChar w:fldCharType="separate"/>
        </w:r>
        <w:r w:rsidR="00CF2958">
          <w:rPr>
            <w:webHidden/>
          </w:rPr>
          <w:t>9</w:t>
        </w:r>
        <w:r w:rsidR="00CF2958">
          <w:rPr>
            <w:webHidden/>
          </w:rPr>
          <w:fldChar w:fldCharType="end"/>
        </w:r>
      </w:hyperlink>
    </w:p>
    <w:p w14:paraId="1C3175DA" w14:textId="77777777" w:rsidR="00CF2958" w:rsidRDefault="001D719A">
      <w:pPr>
        <w:pStyle w:val="20"/>
        <w:rPr>
          <w:rFonts w:asciiTheme="minorHAnsi" w:eastAsiaTheme="minorEastAsia" w:hAnsiTheme="minorHAnsi" w:cstheme="minorBidi"/>
          <w:noProof/>
          <w:sz w:val="24"/>
          <w:szCs w:val="22"/>
          <w:lang w:eastAsia="zh-TW"/>
        </w:rPr>
      </w:pPr>
      <w:hyperlink w:anchor="_Toc432531354" w:history="1">
        <w:r w:rsidR="00CF2958" w:rsidRPr="00FA4EAA">
          <w:rPr>
            <w:rStyle w:val="ac"/>
            <w:noProof/>
          </w:rPr>
          <w:t>2.1</w:t>
        </w:r>
        <w:r w:rsidR="00CF2958" w:rsidRPr="00FA4EAA">
          <w:rPr>
            <w:rStyle w:val="ac"/>
            <w:rFonts w:asciiTheme="minorEastAsia" w:hAnsiTheme="minorEastAsia" w:hint="eastAsia"/>
            <w:noProof/>
          </w:rPr>
          <w:t xml:space="preserve">　</w:t>
        </w:r>
        <w:r w:rsidR="00CF2958" w:rsidRPr="00FA4EAA">
          <w:rPr>
            <w:rStyle w:val="ac"/>
            <w:rFonts w:hint="eastAsia"/>
            <w:noProof/>
          </w:rPr>
          <w:t>双边市场理论研究综述</w:t>
        </w:r>
        <w:r w:rsidR="00CF2958">
          <w:rPr>
            <w:noProof/>
            <w:webHidden/>
          </w:rPr>
          <w:tab/>
        </w:r>
        <w:r w:rsidR="00CF2958">
          <w:rPr>
            <w:noProof/>
            <w:webHidden/>
          </w:rPr>
          <w:fldChar w:fldCharType="begin"/>
        </w:r>
        <w:r w:rsidR="00CF2958">
          <w:rPr>
            <w:noProof/>
            <w:webHidden/>
          </w:rPr>
          <w:instrText xml:space="preserve"> PAGEREF _Toc432531354 \h </w:instrText>
        </w:r>
        <w:r w:rsidR="00CF2958">
          <w:rPr>
            <w:noProof/>
            <w:webHidden/>
          </w:rPr>
        </w:r>
        <w:r w:rsidR="00CF2958">
          <w:rPr>
            <w:noProof/>
            <w:webHidden/>
          </w:rPr>
          <w:fldChar w:fldCharType="separate"/>
        </w:r>
        <w:r w:rsidR="00CF2958">
          <w:rPr>
            <w:noProof/>
            <w:webHidden/>
          </w:rPr>
          <w:t>9</w:t>
        </w:r>
        <w:r w:rsidR="00CF2958">
          <w:rPr>
            <w:noProof/>
            <w:webHidden/>
          </w:rPr>
          <w:fldChar w:fldCharType="end"/>
        </w:r>
      </w:hyperlink>
    </w:p>
    <w:p w14:paraId="3082FCBF" w14:textId="77777777" w:rsidR="00CF2958" w:rsidRDefault="001D719A">
      <w:pPr>
        <w:pStyle w:val="30"/>
        <w:rPr>
          <w:rFonts w:asciiTheme="minorHAnsi" w:eastAsiaTheme="minorEastAsia" w:hAnsiTheme="minorHAnsi" w:cstheme="minorBidi"/>
          <w:noProof/>
          <w:sz w:val="24"/>
          <w:szCs w:val="22"/>
          <w:lang w:eastAsia="zh-TW"/>
        </w:rPr>
      </w:pPr>
      <w:hyperlink w:anchor="_Toc432531355" w:history="1">
        <w:r w:rsidR="00CF2958" w:rsidRPr="00FA4EAA">
          <w:rPr>
            <w:rStyle w:val="ac"/>
            <w:noProof/>
          </w:rPr>
          <w:t>2.1.1</w:t>
        </w:r>
        <w:r w:rsidR="00CF2958" w:rsidRPr="00FA4EAA">
          <w:rPr>
            <w:rStyle w:val="ac"/>
            <w:rFonts w:asciiTheme="minorEastAsia" w:hAnsiTheme="minorEastAsia" w:hint="eastAsia"/>
            <w:noProof/>
          </w:rPr>
          <w:t xml:space="preserve">　</w:t>
        </w:r>
        <w:r w:rsidR="00CF2958" w:rsidRPr="00FA4EAA">
          <w:rPr>
            <w:rStyle w:val="ac"/>
            <w:rFonts w:hint="eastAsia"/>
            <w:noProof/>
          </w:rPr>
          <w:t>双边市场的定义与概念特征</w:t>
        </w:r>
        <w:r w:rsidR="00CF2958">
          <w:rPr>
            <w:noProof/>
            <w:webHidden/>
          </w:rPr>
          <w:tab/>
        </w:r>
        <w:r w:rsidR="00CF2958">
          <w:rPr>
            <w:noProof/>
            <w:webHidden/>
          </w:rPr>
          <w:fldChar w:fldCharType="begin"/>
        </w:r>
        <w:r w:rsidR="00CF2958">
          <w:rPr>
            <w:noProof/>
            <w:webHidden/>
          </w:rPr>
          <w:instrText xml:space="preserve"> PAGEREF _Toc432531355 \h </w:instrText>
        </w:r>
        <w:r w:rsidR="00CF2958">
          <w:rPr>
            <w:noProof/>
            <w:webHidden/>
          </w:rPr>
        </w:r>
        <w:r w:rsidR="00CF2958">
          <w:rPr>
            <w:noProof/>
            <w:webHidden/>
          </w:rPr>
          <w:fldChar w:fldCharType="separate"/>
        </w:r>
        <w:r w:rsidR="00CF2958">
          <w:rPr>
            <w:noProof/>
            <w:webHidden/>
          </w:rPr>
          <w:t>9</w:t>
        </w:r>
        <w:r w:rsidR="00CF2958">
          <w:rPr>
            <w:noProof/>
            <w:webHidden/>
          </w:rPr>
          <w:fldChar w:fldCharType="end"/>
        </w:r>
      </w:hyperlink>
    </w:p>
    <w:p w14:paraId="2C26E8FB" w14:textId="77777777" w:rsidR="00CF2958" w:rsidRDefault="001D719A">
      <w:pPr>
        <w:pStyle w:val="30"/>
        <w:rPr>
          <w:rFonts w:asciiTheme="minorHAnsi" w:eastAsiaTheme="minorEastAsia" w:hAnsiTheme="minorHAnsi" w:cstheme="minorBidi"/>
          <w:noProof/>
          <w:sz w:val="24"/>
          <w:szCs w:val="22"/>
          <w:lang w:eastAsia="zh-TW"/>
        </w:rPr>
      </w:pPr>
      <w:hyperlink w:anchor="_Toc432531356" w:history="1">
        <w:r w:rsidR="00CF2958" w:rsidRPr="00FA4EAA">
          <w:rPr>
            <w:rStyle w:val="ac"/>
            <w:noProof/>
          </w:rPr>
          <w:t>2.1.2</w:t>
        </w:r>
        <w:r w:rsidR="00CF2958" w:rsidRPr="00FA4EAA">
          <w:rPr>
            <w:rStyle w:val="ac"/>
            <w:rFonts w:asciiTheme="minorEastAsia" w:hAnsiTheme="minorEastAsia" w:hint="eastAsia"/>
            <w:noProof/>
          </w:rPr>
          <w:t xml:space="preserve">　</w:t>
        </w:r>
        <w:r w:rsidR="00CF2958" w:rsidRPr="00FA4EAA">
          <w:rPr>
            <w:rStyle w:val="ac"/>
            <w:rFonts w:hint="eastAsia"/>
            <w:noProof/>
          </w:rPr>
          <w:t>双边市场的分类</w:t>
        </w:r>
        <w:r w:rsidR="00CF2958">
          <w:rPr>
            <w:noProof/>
            <w:webHidden/>
          </w:rPr>
          <w:tab/>
        </w:r>
        <w:r w:rsidR="00CF2958">
          <w:rPr>
            <w:noProof/>
            <w:webHidden/>
          </w:rPr>
          <w:fldChar w:fldCharType="begin"/>
        </w:r>
        <w:r w:rsidR="00CF2958">
          <w:rPr>
            <w:noProof/>
            <w:webHidden/>
          </w:rPr>
          <w:instrText xml:space="preserve"> PAGEREF _Toc432531356 \h </w:instrText>
        </w:r>
        <w:r w:rsidR="00CF2958">
          <w:rPr>
            <w:noProof/>
            <w:webHidden/>
          </w:rPr>
        </w:r>
        <w:r w:rsidR="00CF2958">
          <w:rPr>
            <w:noProof/>
            <w:webHidden/>
          </w:rPr>
          <w:fldChar w:fldCharType="separate"/>
        </w:r>
        <w:r w:rsidR="00CF2958">
          <w:rPr>
            <w:noProof/>
            <w:webHidden/>
          </w:rPr>
          <w:t>11</w:t>
        </w:r>
        <w:r w:rsidR="00CF2958">
          <w:rPr>
            <w:noProof/>
            <w:webHidden/>
          </w:rPr>
          <w:fldChar w:fldCharType="end"/>
        </w:r>
      </w:hyperlink>
    </w:p>
    <w:p w14:paraId="6BC4A47F" w14:textId="77777777" w:rsidR="00CF2958" w:rsidRDefault="001D719A">
      <w:pPr>
        <w:pStyle w:val="30"/>
        <w:rPr>
          <w:rFonts w:asciiTheme="minorHAnsi" w:eastAsiaTheme="minorEastAsia" w:hAnsiTheme="minorHAnsi" w:cstheme="minorBidi"/>
          <w:noProof/>
          <w:sz w:val="24"/>
          <w:szCs w:val="22"/>
          <w:lang w:eastAsia="zh-TW"/>
        </w:rPr>
      </w:pPr>
      <w:hyperlink w:anchor="_Toc432531357" w:history="1">
        <w:r w:rsidR="00CF2958" w:rsidRPr="00FA4EAA">
          <w:rPr>
            <w:rStyle w:val="ac"/>
            <w:noProof/>
          </w:rPr>
          <w:t>2.1.3</w:t>
        </w:r>
        <w:r w:rsidR="00CF2958" w:rsidRPr="00FA4EAA">
          <w:rPr>
            <w:rStyle w:val="ac"/>
            <w:rFonts w:asciiTheme="minorEastAsia" w:hAnsiTheme="minorEastAsia" w:hint="eastAsia"/>
            <w:noProof/>
          </w:rPr>
          <w:t xml:space="preserve">　</w:t>
        </w:r>
        <w:r w:rsidR="00CF2958" w:rsidRPr="00FA4EAA">
          <w:rPr>
            <w:rStyle w:val="ac"/>
            <w:rFonts w:hint="eastAsia"/>
            <w:noProof/>
          </w:rPr>
          <w:t>双边市场的微观结构特性</w:t>
        </w:r>
        <w:r w:rsidR="00CF2958">
          <w:rPr>
            <w:noProof/>
            <w:webHidden/>
          </w:rPr>
          <w:tab/>
        </w:r>
        <w:r w:rsidR="00CF2958">
          <w:rPr>
            <w:noProof/>
            <w:webHidden/>
          </w:rPr>
          <w:fldChar w:fldCharType="begin"/>
        </w:r>
        <w:r w:rsidR="00CF2958">
          <w:rPr>
            <w:noProof/>
            <w:webHidden/>
          </w:rPr>
          <w:instrText xml:space="preserve"> PAGEREF _Toc432531357 \h </w:instrText>
        </w:r>
        <w:r w:rsidR="00CF2958">
          <w:rPr>
            <w:noProof/>
            <w:webHidden/>
          </w:rPr>
        </w:r>
        <w:r w:rsidR="00CF2958">
          <w:rPr>
            <w:noProof/>
            <w:webHidden/>
          </w:rPr>
          <w:fldChar w:fldCharType="separate"/>
        </w:r>
        <w:r w:rsidR="00CF2958">
          <w:rPr>
            <w:noProof/>
            <w:webHidden/>
          </w:rPr>
          <w:t>11</w:t>
        </w:r>
        <w:r w:rsidR="00CF2958">
          <w:rPr>
            <w:noProof/>
            <w:webHidden/>
          </w:rPr>
          <w:fldChar w:fldCharType="end"/>
        </w:r>
      </w:hyperlink>
    </w:p>
    <w:p w14:paraId="71E788A1" w14:textId="77777777" w:rsidR="00CF2958" w:rsidRDefault="001D719A">
      <w:pPr>
        <w:pStyle w:val="20"/>
        <w:rPr>
          <w:rFonts w:asciiTheme="minorHAnsi" w:eastAsiaTheme="minorEastAsia" w:hAnsiTheme="minorHAnsi" w:cstheme="minorBidi"/>
          <w:noProof/>
          <w:sz w:val="24"/>
          <w:szCs w:val="22"/>
          <w:lang w:eastAsia="zh-TW"/>
        </w:rPr>
      </w:pPr>
      <w:hyperlink w:anchor="_Toc432531358" w:history="1">
        <w:r w:rsidR="00CF2958" w:rsidRPr="00FA4EAA">
          <w:rPr>
            <w:rStyle w:val="ac"/>
            <w:noProof/>
          </w:rPr>
          <w:t>2.2</w:t>
        </w:r>
        <w:r w:rsidR="00CF2958" w:rsidRPr="00FA4EAA">
          <w:rPr>
            <w:rStyle w:val="ac"/>
            <w:rFonts w:asciiTheme="minorEastAsia" w:hAnsiTheme="minorEastAsia" w:hint="eastAsia"/>
            <w:noProof/>
          </w:rPr>
          <w:t xml:space="preserve">　</w:t>
        </w:r>
        <w:r w:rsidR="00CF2958" w:rsidRPr="00FA4EAA">
          <w:rPr>
            <w:rStyle w:val="ac"/>
            <w:rFonts w:hint="eastAsia"/>
            <w:noProof/>
          </w:rPr>
          <w:t>平台企业价格理论</w:t>
        </w:r>
        <w:r w:rsidR="00CF2958">
          <w:rPr>
            <w:noProof/>
            <w:webHidden/>
          </w:rPr>
          <w:tab/>
        </w:r>
        <w:r w:rsidR="00CF2958">
          <w:rPr>
            <w:noProof/>
            <w:webHidden/>
          </w:rPr>
          <w:fldChar w:fldCharType="begin"/>
        </w:r>
        <w:r w:rsidR="00CF2958">
          <w:rPr>
            <w:noProof/>
            <w:webHidden/>
          </w:rPr>
          <w:instrText xml:space="preserve"> PAGEREF _Toc432531358 \h </w:instrText>
        </w:r>
        <w:r w:rsidR="00CF2958">
          <w:rPr>
            <w:noProof/>
            <w:webHidden/>
          </w:rPr>
        </w:r>
        <w:r w:rsidR="00CF2958">
          <w:rPr>
            <w:noProof/>
            <w:webHidden/>
          </w:rPr>
          <w:fldChar w:fldCharType="separate"/>
        </w:r>
        <w:r w:rsidR="00CF2958">
          <w:rPr>
            <w:noProof/>
            <w:webHidden/>
          </w:rPr>
          <w:t>13</w:t>
        </w:r>
        <w:r w:rsidR="00CF2958">
          <w:rPr>
            <w:noProof/>
            <w:webHidden/>
          </w:rPr>
          <w:fldChar w:fldCharType="end"/>
        </w:r>
      </w:hyperlink>
    </w:p>
    <w:p w14:paraId="5A71894A" w14:textId="77777777" w:rsidR="00CF2958" w:rsidRDefault="001D719A">
      <w:pPr>
        <w:pStyle w:val="30"/>
        <w:rPr>
          <w:rFonts w:asciiTheme="minorHAnsi" w:eastAsiaTheme="minorEastAsia" w:hAnsiTheme="minorHAnsi" w:cstheme="minorBidi"/>
          <w:noProof/>
          <w:sz w:val="24"/>
          <w:szCs w:val="22"/>
          <w:lang w:eastAsia="zh-TW"/>
        </w:rPr>
      </w:pPr>
      <w:hyperlink w:anchor="_Toc432531359" w:history="1">
        <w:r w:rsidR="00CF2958" w:rsidRPr="00FA4EAA">
          <w:rPr>
            <w:rStyle w:val="ac"/>
            <w:noProof/>
          </w:rPr>
          <w:t>2.2.1</w:t>
        </w:r>
        <w:r w:rsidR="00CF2958" w:rsidRPr="00FA4EAA">
          <w:rPr>
            <w:rStyle w:val="ac"/>
            <w:rFonts w:asciiTheme="minorEastAsia" w:hAnsiTheme="minorEastAsia" w:hint="eastAsia"/>
            <w:noProof/>
          </w:rPr>
          <w:t xml:space="preserve">　</w:t>
        </w:r>
        <w:r w:rsidR="00CF2958" w:rsidRPr="00FA4EAA">
          <w:rPr>
            <w:rStyle w:val="ac"/>
            <w:rFonts w:hint="eastAsia"/>
            <w:noProof/>
          </w:rPr>
          <w:t>平台企业价格理论的来源</w:t>
        </w:r>
        <w:r w:rsidR="00CF2958">
          <w:rPr>
            <w:noProof/>
            <w:webHidden/>
          </w:rPr>
          <w:tab/>
        </w:r>
        <w:r w:rsidR="00CF2958">
          <w:rPr>
            <w:noProof/>
            <w:webHidden/>
          </w:rPr>
          <w:fldChar w:fldCharType="begin"/>
        </w:r>
        <w:r w:rsidR="00CF2958">
          <w:rPr>
            <w:noProof/>
            <w:webHidden/>
          </w:rPr>
          <w:instrText xml:space="preserve"> PAGEREF _Toc432531359 \h </w:instrText>
        </w:r>
        <w:r w:rsidR="00CF2958">
          <w:rPr>
            <w:noProof/>
            <w:webHidden/>
          </w:rPr>
        </w:r>
        <w:r w:rsidR="00CF2958">
          <w:rPr>
            <w:noProof/>
            <w:webHidden/>
          </w:rPr>
          <w:fldChar w:fldCharType="separate"/>
        </w:r>
        <w:r w:rsidR="00CF2958">
          <w:rPr>
            <w:noProof/>
            <w:webHidden/>
          </w:rPr>
          <w:t>13</w:t>
        </w:r>
        <w:r w:rsidR="00CF2958">
          <w:rPr>
            <w:noProof/>
            <w:webHidden/>
          </w:rPr>
          <w:fldChar w:fldCharType="end"/>
        </w:r>
      </w:hyperlink>
    </w:p>
    <w:p w14:paraId="50ACBF03" w14:textId="77777777" w:rsidR="00CF2958" w:rsidRDefault="001D719A">
      <w:pPr>
        <w:pStyle w:val="30"/>
        <w:rPr>
          <w:rFonts w:asciiTheme="minorHAnsi" w:eastAsiaTheme="minorEastAsia" w:hAnsiTheme="minorHAnsi" w:cstheme="minorBidi"/>
          <w:noProof/>
          <w:sz w:val="24"/>
          <w:szCs w:val="22"/>
          <w:lang w:eastAsia="zh-TW"/>
        </w:rPr>
      </w:pPr>
      <w:hyperlink w:anchor="_Toc432531360" w:history="1">
        <w:r w:rsidR="00CF2958" w:rsidRPr="00FA4EAA">
          <w:rPr>
            <w:rStyle w:val="ac"/>
            <w:noProof/>
          </w:rPr>
          <w:t>2.2.2</w:t>
        </w:r>
        <w:r w:rsidR="00CF2958" w:rsidRPr="00FA4EAA">
          <w:rPr>
            <w:rStyle w:val="ac"/>
            <w:rFonts w:asciiTheme="minorEastAsia" w:hAnsiTheme="minorEastAsia" w:hint="eastAsia"/>
            <w:noProof/>
          </w:rPr>
          <w:t xml:space="preserve">　</w:t>
        </w:r>
        <w:r w:rsidR="00CF2958" w:rsidRPr="00FA4EAA">
          <w:rPr>
            <w:rStyle w:val="ac"/>
            <w:rFonts w:hint="eastAsia"/>
            <w:noProof/>
          </w:rPr>
          <w:t>平台企业的定价方式</w:t>
        </w:r>
        <w:r w:rsidR="00CF2958">
          <w:rPr>
            <w:noProof/>
            <w:webHidden/>
          </w:rPr>
          <w:tab/>
        </w:r>
        <w:r w:rsidR="00CF2958">
          <w:rPr>
            <w:noProof/>
            <w:webHidden/>
          </w:rPr>
          <w:fldChar w:fldCharType="begin"/>
        </w:r>
        <w:r w:rsidR="00CF2958">
          <w:rPr>
            <w:noProof/>
            <w:webHidden/>
          </w:rPr>
          <w:instrText xml:space="preserve"> PAGEREF _Toc432531360 \h </w:instrText>
        </w:r>
        <w:r w:rsidR="00CF2958">
          <w:rPr>
            <w:noProof/>
            <w:webHidden/>
          </w:rPr>
        </w:r>
        <w:r w:rsidR="00CF2958">
          <w:rPr>
            <w:noProof/>
            <w:webHidden/>
          </w:rPr>
          <w:fldChar w:fldCharType="separate"/>
        </w:r>
        <w:r w:rsidR="00CF2958">
          <w:rPr>
            <w:noProof/>
            <w:webHidden/>
          </w:rPr>
          <w:t>14</w:t>
        </w:r>
        <w:r w:rsidR="00CF2958">
          <w:rPr>
            <w:noProof/>
            <w:webHidden/>
          </w:rPr>
          <w:fldChar w:fldCharType="end"/>
        </w:r>
      </w:hyperlink>
    </w:p>
    <w:p w14:paraId="0E28BBD9" w14:textId="77777777" w:rsidR="00CF2958" w:rsidRDefault="001D719A">
      <w:pPr>
        <w:pStyle w:val="30"/>
        <w:rPr>
          <w:rFonts w:asciiTheme="minorHAnsi" w:eastAsiaTheme="minorEastAsia" w:hAnsiTheme="minorHAnsi" w:cstheme="minorBidi"/>
          <w:noProof/>
          <w:sz w:val="24"/>
          <w:szCs w:val="22"/>
          <w:lang w:eastAsia="zh-TW"/>
        </w:rPr>
      </w:pPr>
      <w:hyperlink w:anchor="_Toc432531361" w:history="1">
        <w:r w:rsidR="00CF2958" w:rsidRPr="00FA4EAA">
          <w:rPr>
            <w:rStyle w:val="ac"/>
            <w:noProof/>
          </w:rPr>
          <w:t>2.2.3</w:t>
        </w:r>
        <w:r w:rsidR="00CF2958" w:rsidRPr="00FA4EAA">
          <w:rPr>
            <w:rStyle w:val="ac"/>
            <w:rFonts w:asciiTheme="minorEastAsia" w:hAnsiTheme="minorEastAsia" w:hint="eastAsia"/>
            <w:noProof/>
          </w:rPr>
          <w:t xml:space="preserve">　</w:t>
        </w:r>
        <w:r w:rsidR="00CF2958" w:rsidRPr="00FA4EAA">
          <w:rPr>
            <w:rStyle w:val="ac"/>
            <w:rFonts w:hint="eastAsia"/>
            <w:noProof/>
          </w:rPr>
          <w:t>平台企业定价方式的影响因素</w:t>
        </w:r>
        <w:r w:rsidR="00CF2958">
          <w:rPr>
            <w:noProof/>
            <w:webHidden/>
          </w:rPr>
          <w:tab/>
        </w:r>
        <w:r w:rsidR="00CF2958">
          <w:rPr>
            <w:noProof/>
            <w:webHidden/>
          </w:rPr>
          <w:fldChar w:fldCharType="begin"/>
        </w:r>
        <w:r w:rsidR="00CF2958">
          <w:rPr>
            <w:noProof/>
            <w:webHidden/>
          </w:rPr>
          <w:instrText xml:space="preserve"> PAGEREF _Toc432531361 \h </w:instrText>
        </w:r>
        <w:r w:rsidR="00CF2958">
          <w:rPr>
            <w:noProof/>
            <w:webHidden/>
          </w:rPr>
        </w:r>
        <w:r w:rsidR="00CF2958">
          <w:rPr>
            <w:noProof/>
            <w:webHidden/>
          </w:rPr>
          <w:fldChar w:fldCharType="separate"/>
        </w:r>
        <w:r w:rsidR="00CF2958">
          <w:rPr>
            <w:noProof/>
            <w:webHidden/>
          </w:rPr>
          <w:t>15</w:t>
        </w:r>
        <w:r w:rsidR="00CF2958">
          <w:rPr>
            <w:noProof/>
            <w:webHidden/>
          </w:rPr>
          <w:fldChar w:fldCharType="end"/>
        </w:r>
      </w:hyperlink>
    </w:p>
    <w:p w14:paraId="4BBB1A92" w14:textId="77777777" w:rsidR="00CF2958" w:rsidRDefault="001D719A">
      <w:pPr>
        <w:pStyle w:val="20"/>
        <w:rPr>
          <w:rFonts w:asciiTheme="minorHAnsi" w:eastAsiaTheme="minorEastAsia" w:hAnsiTheme="minorHAnsi" w:cstheme="minorBidi"/>
          <w:noProof/>
          <w:sz w:val="24"/>
          <w:szCs w:val="22"/>
          <w:lang w:eastAsia="zh-TW"/>
        </w:rPr>
      </w:pPr>
      <w:hyperlink w:anchor="_Toc432531362" w:history="1">
        <w:r w:rsidR="00CF2958" w:rsidRPr="00FA4EAA">
          <w:rPr>
            <w:rStyle w:val="ac"/>
            <w:noProof/>
          </w:rPr>
          <w:t>2.3</w:t>
        </w:r>
        <w:r w:rsidR="00CF2958" w:rsidRPr="00FA4EAA">
          <w:rPr>
            <w:rStyle w:val="ac"/>
            <w:rFonts w:asciiTheme="minorEastAsia" w:hAnsiTheme="minorEastAsia" w:hint="eastAsia"/>
            <w:noProof/>
          </w:rPr>
          <w:t xml:space="preserve">　</w:t>
        </w:r>
        <w:r w:rsidR="00CF2958" w:rsidRPr="00FA4EAA">
          <w:rPr>
            <w:rStyle w:val="ac"/>
            <w:rFonts w:hint="eastAsia"/>
            <w:noProof/>
          </w:rPr>
          <w:t>双边市场竞争中的定价机制</w:t>
        </w:r>
        <w:r w:rsidR="00CF2958">
          <w:rPr>
            <w:noProof/>
            <w:webHidden/>
          </w:rPr>
          <w:tab/>
        </w:r>
        <w:r w:rsidR="00CF2958">
          <w:rPr>
            <w:noProof/>
            <w:webHidden/>
          </w:rPr>
          <w:fldChar w:fldCharType="begin"/>
        </w:r>
        <w:r w:rsidR="00CF2958">
          <w:rPr>
            <w:noProof/>
            <w:webHidden/>
          </w:rPr>
          <w:instrText xml:space="preserve"> PAGEREF _Toc432531362 \h </w:instrText>
        </w:r>
        <w:r w:rsidR="00CF2958">
          <w:rPr>
            <w:noProof/>
            <w:webHidden/>
          </w:rPr>
        </w:r>
        <w:r w:rsidR="00CF2958">
          <w:rPr>
            <w:noProof/>
            <w:webHidden/>
          </w:rPr>
          <w:fldChar w:fldCharType="separate"/>
        </w:r>
        <w:r w:rsidR="00CF2958">
          <w:rPr>
            <w:noProof/>
            <w:webHidden/>
          </w:rPr>
          <w:t>15</w:t>
        </w:r>
        <w:r w:rsidR="00CF2958">
          <w:rPr>
            <w:noProof/>
            <w:webHidden/>
          </w:rPr>
          <w:fldChar w:fldCharType="end"/>
        </w:r>
      </w:hyperlink>
    </w:p>
    <w:p w14:paraId="63F7295B" w14:textId="77777777" w:rsidR="00CF2958" w:rsidRDefault="001D719A">
      <w:pPr>
        <w:pStyle w:val="30"/>
        <w:rPr>
          <w:rFonts w:asciiTheme="minorHAnsi" w:eastAsiaTheme="minorEastAsia" w:hAnsiTheme="minorHAnsi" w:cstheme="minorBidi"/>
          <w:noProof/>
          <w:sz w:val="24"/>
          <w:szCs w:val="22"/>
          <w:lang w:eastAsia="zh-TW"/>
        </w:rPr>
      </w:pPr>
      <w:hyperlink w:anchor="_Toc432531363" w:history="1">
        <w:r w:rsidR="00CF2958" w:rsidRPr="00FA4EAA">
          <w:rPr>
            <w:rStyle w:val="ac"/>
            <w:noProof/>
          </w:rPr>
          <w:t>2.3.1</w:t>
        </w:r>
        <w:r w:rsidR="00CF2958" w:rsidRPr="00FA4EAA">
          <w:rPr>
            <w:rStyle w:val="ac"/>
            <w:rFonts w:asciiTheme="minorEastAsia" w:hAnsiTheme="minorEastAsia" w:hint="eastAsia"/>
            <w:noProof/>
          </w:rPr>
          <w:t xml:space="preserve">　</w:t>
        </w:r>
        <w:r w:rsidR="00CF2958" w:rsidRPr="00FA4EAA">
          <w:rPr>
            <w:rStyle w:val="ac"/>
            <w:rFonts w:hint="eastAsia"/>
            <w:noProof/>
          </w:rPr>
          <w:t>用户归属行为</w:t>
        </w:r>
        <w:r w:rsidR="00CF2958">
          <w:rPr>
            <w:noProof/>
            <w:webHidden/>
          </w:rPr>
          <w:tab/>
        </w:r>
        <w:r w:rsidR="00CF2958">
          <w:rPr>
            <w:noProof/>
            <w:webHidden/>
          </w:rPr>
          <w:fldChar w:fldCharType="begin"/>
        </w:r>
        <w:r w:rsidR="00CF2958">
          <w:rPr>
            <w:noProof/>
            <w:webHidden/>
          </w:rPr>
          <w:instrText xml:space="preserve"> PAGEREF _Toc432531363 \h </w:instrText>
        </w:r>
        <w:r w:rsidR="00CF2958">
          <w:rPr>
            <w:noProof/>
            <w:webHidden/>
          </w:rPr>
        </w:r>
        <w:r w:rsidR="00CF2958">
          <w:rPr>
            <w:noProof/>
            <w:webHidden/>
          </w:rPr>
          <w:fldChar w:fldCharType="separate"/>
        </w:r>
        <w:r w:rsidR="00CF2958">
          <w:rPr>
            <w:noProof/>
            <w:webHidden/>
          </w:rPr>
          <w:t>15</w:t>
        </w:r>
        <w:r w:rsidR="00CF2958">
          <w:rPr>
            <w:noProof/>
            <w:webHidden/>
          </w:rPr>
          <w:fldChar w:fldCharType="end"/>
        </w:r>
      </w:hyperlink>
    </w:p>
    <w:p w14:paraId="1BFA6B7E" w14:textId="77777777" w:rsidR="00CF2958" w:rsidRDefault="001D719A">
      <w:pPr>
        <w:pStyle w:val="30"/>
        <w:rPr>
          <w:rFonts w:asciiTheme="minorHAnsi" w:eastAsiaTheme="minorEastAsia" w:hAnsiTheme="minorHAnsi" w:cstheme="minorBidi"/>
          <w:noProof/>
          <w:sz w:val="24"/>
          <w:szCs w:val="22"/>
          <w:lang w:eastAsia="zh-TW"/>
        </w:rPr>
      </w:pPr>
      <w:hyperlink w:anchor="_Toc432531364" w:history="1">
        <w:r w:rsidR="00CF2958" w:rsidRPr="00FA4EAA">
          <w:rPr>
            <w:rStyle w:val="ac"/>
            <w:noProof/>
          </w:rPr>
          <w:t>2.3.2</w:t>
        </w:r>
        <w:r w:rsidR="00CF2958" w:rsidRPr="00FA4EAA">
          <w:rPr>
            <w:rStyle w:val="ac"/>
            <w:rFonts w:hint="eastAsia"/>
            <w:noProof/>
          </w:rPr>
          <w:t xml:space="preserve">　平台企业战略行为</w:t>
        </w:r>
        <w:r w:rsidR="00CF2958">
          <w:rPr>
            <w:noProof/>
            <w:webHidden/>
          </w:rPr>
          <w:tab/>
        </w:r>
        <w:r w:rsidR="00CF2958">
          <w:rPr>
            <w:noProof/>
            <w:webHidden/>
          </w:rPr>
          <w:fldChar w:fldCharType="begin"/>
        </w:r>
        <w:r w:rsidR="00CF2958">
          <w:rPr>
            <w:noProof/>
            <w:webHidden/>
          </w:rPr>
          <w:instrText xml:space="preserve"> PAGEREF _Toc432531364 \h </w:instrText>
        </w:r>
        <w:r w:rsidR="00CF2958">
          <w:rPr>
            <w:noProof/>
            <w:webHidden/>
          </w:rPr>
        </w:r>
        <w:r w:rsidR="00CF2958">
          <w:rPr>
            <w:noProof/>
            <w:webHidden/>
          </w:rPr>
          <w:fldChar w:fldCharType="separate"/>
        </w:r>
        <w:r w:rsidR="00CF2958">
          <w:rPr>
            <w:noProof/>
            <w:webHidden/>
          </w:rPr>
          <w:t>17</w:t>
        </w:r>
        <w:r w:rsidR="00CF2958">
          <w:rPr>
            <w:noProof/>
            <w:webHidden/>
          </w:rPr>
          <w:fldChar w:fldCharType="end"/>
        </w:r>
      </w:hyperlink>
    </w:p>
    <w:p w14:paraId="70FA75AC" w14:textId="77777777" w:rsidR="00CF2958" w:rsidRDefault="001D719A">
      <w:pPr>
        <w:pStyle w:val="30"/>
        <w:rPr>
          <w:rFonts w:asciiTheme="minorHAnsi" w:eastAsiaTheme="minorEastAsia" w:hAnsiTheme="minorHAnsi" w:cstheme="minorBidi"/>
          <w:noProof/>
          <w:sz w:val="24"/>
          <w:szCs w:val="22"/>
          <w:lang w:eastAsia="zh-TW"/>
        </w:rPr>
      </w:pPr>
      <w:hyperlink w:anchor="_Toc432531365" w:history="1">
        <w:r w:rsidR="00CF2958" w:rsidRPr="00FA4EAA">
          <w:rPr>
            <w:rStyle w:val="ac"/>
            <w:noProof/>
          </w:rPr>
          <w:t>2.3.3</w:t>
        </w:r>
        <w:r w:rsidR="00CF2958" w:rsidRPr="00FA4EAA">
          <w:rPr>
            <w:rStyle w:val="ac"/>
            <w:rFonts w:asciiTheme="minorEastAsia" w:hAnsiTheme="minorEastAsia" w:hint="eastAsia"/>
            <w:noProof/>
          </w:rPr>
          <w:t xml:space="preserve">　</w:t>
        </w:r>
        <w:r w:rsidR="00CF2958" w:rsidRPr="00FA4EAA">
          <w:rPr>
            <w:rStyle w:val="ac"/>
            <w:rFonts w:hint="eastAsia"/>
            <w:noProof/>
          </w:rPr>
          <w:t>平台企业定价机制的模型基础</w:t>
        </w:r>
        <w:r w:rsidR="00CF2958">
          <w:rPr>
            <w:noProof/>
            <w:webHidden/>
          </w:rPr>
          <w:tab/>
        </w:r>
        <w:r w:rsidR="00CF2958">
          <w:rPr>
            <w:noProof/>
            <w:webHidden/>
          </w:rPr>
          <w:fldChar w:fldCharType="begin"/>
        </w:r>
        <w:r w:rsidR="00CF2958">
          <w:rPr>
            <w:noProof/>
            <w:webHidden/>
          </w:rPr>
          <w:instrText xml:space="preserve"> PAGEREF _Toc432531365 \h </w:instrText>
        </w:r>
        <w:r w:rsidR="00CF2958">
          <w:rPr>
            <w:noProof/>
            <w:webHidden/>
          </w:rPr>
        </w:r>
        <w:r w:rsidR="00CF2958">
          <w:rPr>
            <w:noProof/>
            <w:webHidden/>
          </w:rPr>
          <w:fldChar w:fldCharType="separate"/>
        </w:r>
        <w:r w:rsidR="00CF2958">
          <w:rPr>
            <w:noProof/>
            <w:webHidden/>
          </w:rPr>
          <w:t>17</w:t>
        </w:r>
        <w:r w:rsidR="00CF2958">
          <w:rPr>
            <w:noProof/>
            <w:webHidden/>
          </w:rPr>
          <w:fldChar w:fldCharType="end"/>
        </w:r>
      </w:hyperlink>
    </w:p>
    <w:p w14:paraId="53812A77" w14:textId="77777777" w:rsidR="00CF2958" w:rsidRDefault="001D719A">
      <w:pPr>
        <w:pStyle w:val="30"/>
        <w:rPr>
          <w:rFonts w:asciiTheme="minorHAnsi" w:eastAsiaTheme="minorEastAsia" w:hAnsiTheme="minorHAnsi" w:cstheme="minorBidi"/>
          <w:noProof/>
          <w:sz w:val="24"/>
          <w:szCs w:val="22"/>
          <w:lang w:eastAsia="zh-TW"/>
        </w:rPr>
      </w:pPr>
      <w:hyperlink w:anchor="_Toc432531366" w:history="1">
        <w:r w:rsidR="00CF2958" w:rsidRPr="00FA4EAA">
          <w:rPr>
            <w:rStyle w:val="ac"/>
            <w:noProof/>
          </w:rPr>
          <w:t>2.3.4</w:t>
        </w:r>
        <w:r w:rsidR="00CF2958" w:rsidRPr="00FA4EAA">
          <w:rPr>
            <w:rStyle w:val="ac"/>
            <w:rFonts w:asciiTheme="minorEastAsia" w:hAnsiTheme="minorEastAsia" w:hint="eastAsia"/>
            <w:noProof/>
          </w:rPr>
          <w:t xml:space="preserve">　</w:t>
        </w:r>
        <w:r w:rsidR="00CF2958" w:rsidRPr="00FA4EAA">
          <w:rPr>
            <w:rStyle w:val="ac"/>
            <w:rFonts w:hint="eastAsia"/>
            <w:noProof/>
          </w:rPr>
          <w:t>国外平台企业定价机制的研究现状</w:t>
        </w:r>
        <w:r w:rsidR="00CF2958">
          <w:rPr>
            <w:noProof/>
            <w:webHidden/>
          </w:rPr>
          <w:tab/>
        </w:r>
        <w:r w:rsidR="00CF2958">
          <w:rPr>
            <w:noProof/>
            <w:webHidden/>
          </w:rPr>
          <w:fldChar w:fldCharType="begin"/>
        </w:r>
        <w:r w:rsidR="00CF2958">
          <w:rPr>
            <w:noProof/>
            <w:webHidden/>
          </w:rPr>
          <w:instrText xml:space="preserve"> PAGEREF _Toc432531366 \h </w:instrText>
        </w:r>
        <w:r w:rsidR="00CF2958">
          <w:rPr>
            <w:noProof/>
            <w:webHidden/>
          </w:rPr>
        </w:r>
        <w:r w:rsidR="00CF2958">
          <w:rPr>
            <w:noProof/>
            <w:webHidden/>
          </w:rPr>
          <w:fldChar w:fldCharType="separate"/>
        </w:r>
        <w:r w:rsidR="00CF2958">
          <w:rPr>
            <w:noProof/>
            <w:webHidden/>
          </w:rPr>
          <w:t>18</w:t>
        </w:r>
        <w:r w:rsidR="00CF2958">
          <w:rPr>
            <w:noProof/>
            <w:webHidden/>
          </w:rPr>
          <w:fldChar w:fldCharType="end"/>
        </w:r>
      </w:hyperlink>
    </w:p>
    <w:p w14:paraId="1D46EF20" w14:textId="77777777" w:rsidR="00CF2958" w:rsidRDefault="001D719A">
      <w:pPr>
        <w:pStyle w:val="30"/>
        <w:rPr>
          <w:rFonts w:asciiTheme="minorHAnsi" w:eastAsiaTheme="minorEastAsia" w:hAnsiTheme="minorHAnsi" w:cstheme="minorBidi"/>
          <w:noProof/>
          <w:sz w:val="24"/>
          <w:szCs w:val="22"/>
          <w:lang w:eastAsia="zh-TW"/>
        </w:rPr>
      </w:pPr>
      <w:hyperlink w:anchor="_Toc432531367" w:history="1">
        <w:r w:rsidR="00CF2958" w:rsidRPr="00FA4EAA">
          <w:rPr>
            <w:rStyle w:val="ac"/>
            <w:noProof/>
          </w:rPr>
          <w:t>2.3.5</w:t>
        </w:r>
        <w:r w:rsidR="00CF2958" w:rsidRPr="00FA4EAA">
          <w:rPr>
            <w:rStyle w:val="ac"/>
            <w:rFonts w:asciiTheme="minorEastAsia" w:hAnsiTheme="minorEastAsia" w:hint="eastAsia"/>
            <w:noProof/>
          </w:rPr>
          <w:t xml:space="preserve">　</w:t>
        </w:r>
        <w:r w:rsidR="00CF2958" w:rsidRPr="00FA4EAA">
          <w:rPr>
            <w:rStyle w:val="ac"/>
            <w:rFonts w:hint="eastAsia"/>
            <w:noProof/>
          </w:rPr>
          <w:t>国内平台企业定价机制的研究现状</w:t>
        </w:r>
        <w:r w:rsidR="00CF2958">
          <w:rPr>
            <w:noProof/>
            <w:webHidden/>
          </w:rPr>
          <w:tab/>
        </w:r>
        <w:r w:rsidR="00CF2958">
          <w:rPr>
            <w:noProof/>
            <w:webHidden/>
          </w:rPr>
          <w:fldChar w:fldCharType="begin"/>
        </w:r>
        <w:r w:rsidR="00CF2958">
          <w:rPr>
            <w:noProof/>
            <w:webHidden/>
          </w:rPr>
          <w:instrText xml:space="preserve"> PAGEREF _Toc432531367 \h </w:instrText>
        </w:r>
        <w:r w:rsidR="00CF2958">
          <w:rPr>
            <w:noProof/>
            <w:webHidden/>
          </w:rPr>
        </w:r>
        <w:r w:rsidR="00CF2958">
          <w:rPr>
            <w:noProof/>
            <w:webHidden/>
          </w:rPr>
          <w:fldChar w:fldCharType="separate"/>
        </w:r>
        <w:r w:rsidR="00CF2958">
          <w:rPr>
            <w:noProof/>
            <w:webHidden/>
          </w:rPr>
          <w:t>19</w:t>
        </w:r>
        <w:r w:rsidR="00CF2958">
          <w:rPr>
            <w:noProof/>
            <w:webHidden/>
          </w:rPr>
          <w:fldChar w:fldCharType="end"/>
        </w:r>
      </w:hyperlink>
    </w:p>
    <w:p w14:paraId="45505493" w14:textId="77777777" w:rsidR="00CF2958" w:rsidRDefault="001D719A">
      <w:pPr>
        <w:pStyle w:val="10"/>
        <w:rPr>
          <w:rFonts w:asciiTheme="minorHAnsi" w:eastAsiaTheme="minorEastAsia" w:hAnsiTheme="minorHAnsi" w:cstheme="minorBidi"/>
          <w:szCs w:val="22"/>
          <w:lang w:eastAsia="zh-TW"/>
        </w:rPr>
      </w:pPr>
      <w:hyperlink w:anchor="_Toc432531368" w:history="1">
        <w:r w:rsidR="00CF2958" w:rsidRPr="00FA4EAA">
          <w:rPr>
            <w:rStyle w:val="ac"/>
            <w:rFonts w:hint="eastAsia"/>
          </w:rPr>
          <w:t>第三章</w:t>
        </w:r>
        <w:r w:rsidR="00CF2958" w:rsidRPr="00FA4EAA">
          <w:rPr>
            <w:rStyle w:val="ac"/>
            <w:rFonts w:asciiTheme="minorEastAsia" w:hAnsiTheme="minorEastAsia" w:hint="eastAsia"/>
          </w:rPr>
          <w:t xml:space="preserve">　</w:t>
        </w:r>
        <w:r w:rsidR="00CF2958" w:rsidRPr="00FA4EAA">
          <w:rPr>
            <w:rStyle w:val="ac"/>
            <w:rFonts w:hint="eastAsia"/>
          </w:rPr>
          <w:t>在线旅游产业的双边市场特征及考察</w:t>
        </w:r>
        <w:r w:rsidR="00CF2958">
          <w:rPr>
            <w:webHidden/>
          </w:rPr>
          <w:tab/>
        </w:r>
        <w:r w:rsidR="00CF2958">
          <w:rPr>
            <w:webHidden/>
          </w:rPr>
          <w:fldChar w:fldCharType="begin"/>
        </w:r>
        <w:r w:rsidR="00CF2958">
          <w:rPr>
            <w:webHidden/>
          </w:rPr>
          <w:instrText xml:space="preserve"> PAGEREF _Toc432531368 \h </w:instrText>
        </w:r>
        <w:r w:rsidR="00CF2958">
          <w:rPr>
            <w:webHidden/>
          </w:rPr>
        </w:r>
        <w:r w:rsidR="00CF2958">
          <w:rPr>
            <w:webHidden/>
          </w:rPr>
          <w:fldChar w:fldCharType="separate"/>
        </w:r>
        <w:r w:rsidR="00CF2958">
          <w:rPr>
            <w:webHidden/>
          </w:rPr>
          <w:t>21</w:t>
        </w:r>
        <w:r w:rsidR="00CF2958">
          <w:rPr>
            <w:webHidden/>
          </w:rPr>
          <w:fldChar w:fldCharType="end"/>
        </w:r>
      </w:hyperlink>
    </w:p>
    <w:p w14:paraId="35C95CDA" w14:textId="77777777" w:rsidR="00CF2958" w:rsidRDefault="001D719A">
      <w:pPr>
        <w:pStyle w:val="20"/>
        <w:rPr>
          <w:rFonts w:asciiTheme="minorHAnsi" w:eastAsiaTheme="minorEastAsia" w:hAnsiTheme="minorHAnsi" w:cstheme="minorBidi"/>
          <w:noProof/>
          <w:sz w:val="24"/>
          <w:szCs w:val="22"/>
          <w:lang w:eastAsia="zh-TW"/>
        </w:rPr>
      </w:pPr>
      <w:hyperlink w:anchor="_Toc432531369" w:history="1">
        <w:r w:rsidR="00CF2958" w:rsidRPr="00FA4EAA">
          <w:rPr>
            <w:rStyle w:val="ac"/>
            <w:noProof/>
          </w:rPr>
          <w:t>3.1</w:t>
        </w:r>
        <w:r w:rsidR="00CF2958" w:rsidRPr="00FA4EAA">
          <w:rPr>
            <w:rStyle w:val="ac"/>
            <w:rFonts w:asciiTheme="minorEastAsia" w:hAnsiTheme="minorEastAsia" w:hint="eastAsia"/>
            <w:noProof/>
          </w:rPr>
          <w:t xml:space="preserve">　</w:t>
        </w:r>
        <w:r w:rsidR="00CF2958" w:rsidRPr="00FA4EAA">
          <w:rPr>
            <w:rStyle w:val="ac"/>
            <w:rFonts w:hint="eastAsia"/>
            <w:noProof/>
          </w:rPr>
          <w:t>在线旅游产业背景</w:t>
        </w:r>
        <w:r w:rsidR="00CF2958">
          <w:rPr>
            <w:noProof/>
            <w:webHidden/>
          </w:rPr>
          <w:tab/>
        </w:r>
        <w:r w:rsidR="00CF2958">
          <w:rPr>
            <w:noProof/>
            <w:webHidden/>
          </w:rPr>
          <w:fldChar w:fldCharType="begin"/>
        </w:r>
        <w:r w:rsidR="00CF2958">
          <w:rPr>
            <w:noProof/>
            <w:webHidden/>
          </w:rPr>
          <w:instrText xml:space="preserve"> PAGEREF _Toc432531369 \h </w:instrText>
        </w:r>
        <w:r w:rsidR="00CF2958">
          <w:rPr>
            <w:noProof/>
            <w:webHidden/>
          </w:rPr>
        </w:r>
        <w:r w:rsidR="00CF2958">
          <w:rPr>
            <w:noProof/>
            <w:webHidden/>
          </w:rPr>
          <w:fldChar w:fldCharType="separate"/>
        </w:r>
        <w:r w:rsidR="00CF2958">
          <w:rPr>
            <w:noProof/>
            <w:webHidden/>
          </w:rPr>
          <w:t>21</w:t>
        </w:r>
        <w:r w:rsidR="00CF2958">
          <w:rPr>
            <w:noProof/>
            <w:webHidden/>
          </w:rPr>
          <w:fldChar w:fldCharType="end"/>
        </w:r>
      </w:hyperlink>
    </w:p>
    <w:p w14:paraId="08FBDBAF" w14:textId="77777777" w:rsidR="00CF2958" w:rsidRDefault="001D719A">
      <w:pPr>
        <w:pStyle w:val="30"/>
        <w:rPr>
          <w:rFonts w:asciiTheme="minorHAnsi" w:eastAsiaTheme="minorEastAsia" w:hAnsiTheme="minorHAnsi" w:cstheme="minorBidi"/>
          <w:noProof/>
          <w:sz w:val="24"/>
          <w:szCs w:val="22"/>
          <w:lang w:eastAsia="zh-TW"/>
        </w:rPr>
      </w:pPr>
      <w:hyperlink w:anchor="_Toc432531370" w:history="1">
        <w:r w:rsidR="00CF2958" w:rsidRPr="00FA4EAA">
          <w:rPr>
            <w:rStyle w:val="ac"/>
            <w:noProof/>
          </w:rPr>
          <w:t>3.1.1</w:t>
        </w:r>
        <w:r w:rsidR="00CF2958" w:rsidRPr="00FA4EAA">
          <w:rPr>
            <w:rStyle w:val="ac"/>
            <w:rFonts w:asciiTheme="minorEastAsia" w:hAnsiTheme="minorEastAsia" w:hint="eastAsia"/>
            <w:noProof/>
          </w:rPr>
          <w:t xml:space="preserve">　</w:t>
        </w:r>
        <w:r w:rsidR="00CF2958" w:rsidRPr="00FA4EAA">
          <w:rPr>
            <w:rStyle w:val="ac"/>
            <w:rFonts w:hint="eastAsia"/>
            <w:noProof/>
          </w:rPr>
          <w:t>在线旅游市场的发展现况及特点</w:t>
        </w:r>
        <w:r w:rsidR="00CF2958">
          <w:rPr>
            <w:noProof/>
            <w:webHidden/>
          </w:rPr>
          <w:tab/>
        </w:r>
        <w:r w:rsidR="00CF2958">
          <w:rPr>
            <w:noProof/>
            <w:webHidden/>
          </w:rPr>
          <w:fldChar w:fldCharType="begin"/>
        </w:r>
        <w:r w:rsidR="00CF2958">
          <w:rPr>
            <w:noProof/>
            <w:webHidden/>
          </w:rPr>
          <w:instrText xml:space="preserve"> PAGEREF _Toc432531370 \h </w:instrText>
        </w:r>
        <w:r w:rsidR="00CF2958">
          <w:rPr>
            <w:noProof/>
            <w:webHidden/>
          </w:rPr>
        </w:r>
        <w:r w:rsidR="00CF2958">
          <w:rPr>
            <w:noProof/>
            <w:webHidden/>
          </w:rPr>
          <w:fldChar w:fldCharType="separate"/>
        </w:r>
        <w:r w:rsidR="00CF2958">
          <w:rPr>
            <w:noProof/>
            <w:webHidden/>
          </w:rPr>
          <w:t>21</w:t>
        </w:r>
        <w:r w:rsidR="00CF2958">
          <w:rPr>
            <w:noProof/>
            <w:webHidden/>
          </w:rPr>
          <w:fldChar w:fldCharType="end"/>
        </w:r>
      </w:hyperlink>
    </w:p>
    <w:p w14:paraId="41277CCD" w14:textId="77777777" w:rsidR="00CF2958" w:rsidRDefault="001D719A">
      <w:pPr>
        <w:pStyle w:val="30"/>
        <w:rPr>
          <w:rFonts w:asciiTheme="minorHAnsi" w:eastAsiaTheme="minorEastAsia" w:hAnsiTheme="minorHAnsi" w:cstheme="minorBidi"/>
          <w:noProof/>
          <w:sz w:val="24"/>
          <w:szCs w:val="22"/>
          <w:lang w:eastAsia="zh-TW"/>
        </w:rPr>
      </w:pPr>
      <w:hyperlink w:anchor="_Toc432531371" w:history="1">
        <w:r w:rsidR="00CF2958" w:rsidRPr="00FA4EAA">
          <w:rPr>
            <w:rStyle w:val="ac"/>
            <w:noProof/>
          </w:rPr>
          <w:t>3.1.2</w:t>
        </w:r>
        <w:r w:rsidR="00CF2958" w:rsidRPr="00FA4EAA">
          <w:rPr>
            <w:rStyle w:val="ac"/>
            <w:rFonts w:asciiTheme="minorEastAsia" w:hAnsiTheme="minorEastAsia" w:hint="eastAsia"/>
            <w:noProof/>
          </w:rPr>
          <w:t xml:space="preserve">　</w:t>
        </w:r>
        <w:r w:rsidR="00CF2958" w:rsidRPr="00FA4EAA">
          <w:rPr>
            <w:rStyle w:val="ac"/>
            <w:rFonts w:hint="eastAsia"/>
            <w:noProof/>
          </w:rPr>
          <w:t>在线旅游产业和中国在线旅游平台</w:t>
        </w:r>
        <w:r w:rsidR="00CF2958">
          <w:rPr>
            <w:noProof/>
            <w:webHidden/>
          </w:rPr>
          <w:tab/>
        </w:r>
        <w:r w:rsidR="00CF2958">
          <w:rPr>
            <w:noProof/>
            <w:webHidden/>
          </w:rPr>
          <w:fldChar w:fldCharType="begin"/>
        </w:r>
        <w:r w:rsidR="00CF2958">
          <w:rPr>
            <w:noProof/>
            <w:webHidden/>
          </w:rPr>
          <w:instrText xml:space="preserve"> PAGEREF _Toc432531371 \h </w:instrText>
        </w:r>
        <w:r w:rsidR="00CF2958">
          <w:rPr>
            <w:noProof/>
            <w:webHidden/>
          </w:rPr>
        </w:r>
        <w:r w:rsidR="00CF2958">
          <w:rPr>
            <w:noProof/>
            <w:webHidden/>
          </w:rPr>
          <w:fldChar w:fldCharType="separate"/>
        </w:r>
        <w:r w:rsidR="00CF2958">
          <w:rPr>
            <w:noProof/>
            <w:webHidden/>
          </w:rPr>
          <w:t>22</w:t>
        </w:r>
        <w:r w:rsidR="00CF2958">
          <w:rPr>
            <w:noProof/>
            <w:webHidden/>
          </w:rPr>
          <w:fldChar w:fldCharType="end"/>
        </w:r>
      </w:hyperlink>
    </w:p>
    <w:p w14:paraId="22EB8F1A" w14:textId="77777777" w:rsidR="00CF2958" w:rsidRDefault="001D719A">
      <w:pPr>
        <w:pStyle w:val="20"/>
        <w:rPr>
          <w:rFonts w:asciiTheme="minorHAnsi" w:eastAsiaTheme="minorEastAsia" w:hAnsiTheme="minorHAnsi" w:cstheme="minorBidi"/>
          <w:noProof/>
          <w:sz w:val="24"/>
          <w:szCs w:val="22"/>
          <w:lang w:eastAsia="zh-TW"/>
        </w:rPr>
      </w:pPr>
      <w:hyperlink w:anchor="_Toc432531372" w:history="1">
        <w:r w:rsidR="00CF2958" w:rsidRPr="00FA4EAA">
          <w:rPr>
            <w:rStyle w:val="ac"/>
            <w:noProof/>
          </w:rPr>
          <w:t>3.2</w:t>
        </w:r>
        <w:r w:rsidR="00CF2958" w:rsidRPr="00FA4EAA">
          <w:rPr>
            <w:rStyle w:val="ac"/>
            <w:rFonts w:asciiTheme="minorEastAsia" w:hAnsiTheme="minorEastAsia" w:hint="eastAsia"/>
            <w:noProof/>
          </w:rPr>
          <w:t xml:space="preserve">　</w:t>
        </w:r>
        <w:r w:rsidR="00CF2958" w:rsidRPr="00FA4EAA">
          <w:rPr>
            <w:rStyle w:val="ac"/>
            <w:rFonts w:hint="eastAsia"/>
            <w:noProof/>
          </w:rPr>
          <w:t>在线旅游平台的双边市场属性</w:t>
        </w:r>
        <w:r w:rsidR="00CF2958">
          <w:rPr>
            <w:noProof/>
            <w:webHidden/>
          </w:rPr>
          <w:tab/>
        </w:r>
        <w:r w:rsidR="00CF2958">
          <w:rPr>
            <w:noProof/>
            <w:webHidden/>
          </w:rPr>
          <w:fldChar w:fldCharType="begin"/>
        </w:r>
        <w:r w:rsidR="00CF2958">
          <w:rPr>
            <w:noProof/>
            <w:webHidden/>
          </w:rPr>
          <w:instrText xml:space="preserve"> PAGEREF _Toc432531372 \h </w:instrText>
        </w:r>
        <w:r w:rsidR="00CF2958">
          <w:rPr>
            <w:noProof/>
            <w:webHidden/>
          </w:rPr>
        </w:r>
        <w:r w:rsidR="00CF2958">
          <w:rPr>
            <w:noProof/>
            <w:webHidden/>
          </w:rPr>
          <w:fldChar w:fldCharType="separate"/>
        </w:r>
        <w:r w:rsidR="00CF2958">
          <w:rPr>
            <w:noProof/>
            <w:webHidden/>
          </w:rPr>
          <w:t>26</w:t>
        </w:r>
        <w:r w:rsidR="00CF2958">
          <w:rPr>
            <w:noProof/>
            <w:webHidden/>
          </w:rPr>
          <w:fldChar w:fldCharType="end"/>
        </w:r>
      </w:hyperlink>
    </w:p>
    <w:p w14:paraId="41DDAEFD" w14:textId="77777777" w:rsidR="00CF2958" w:rsidRDefault="001D719A">
      <w:pPr>
        <w:pStyle w:val="30"/>
        <w:rPr>
          <w:rFonts w:asciiTheme="minorHAnsi" w:eastAsiaTheme="minorEastAsia" w:hAnsiTheme="minorHAnsi" w:cstheme="minorBidi"/>
          <w:noProof/>
          <w:sz w:val="24"/>
          <w:szCs w:val="22"/>
          <w:lang w:eastAsia="zh-TW"/>
        </w:rPr>
      </w:pPr>
      <w:hyperlink w:anchor="_Toc432531373" w:history="1">
        <w:r w:rsidR="00CF2958" w:rsidRPr="00FA4EAA">
          <w:rPr>
            <w:rStyle w:val="ac"/>
            <w:noProof/>
          </w:rPr>
          <w:t>3.2.1</w:t>
        </w:r>
        <w:r w:rsidR="00CF2958" w:rsidRPr="00FA4EAA">
          <w:rPr>
            <w:rStyle w:val="ac"/>
            <w:rFonts w:asciiTheme="minorEastAsia" w:hAnsiTheme="minorEastAsia" w:hint="eastAsia"/>
            <w:noProof/>
          </w:rPr>
          <w:t xml:space="preserve">　</w:t>
        </w:r>
        <w:r w:rsidR="00CF2958" w:rsidRPr="00FA4EAA">
          <w:rPr>
            <w:rStyle w:val="ac"/>
            <w:rFonts w:hint="eastAsia"/>
            <w:noProof/>
          </w:rPr>
          <w:t>市场结构及市场势力</w:t>
        </w:r>
        <w:r w:rsidR="00CF2958">
          <w:rPr>
            <w:noProof/>
            <w:webHidden/>
          </w:rPr>
          <w:tab/>
        </w:r>
        <w:r w:rsidR="00CF2958">
          <w:rPr>
            <w:noProof/>
            <w:webHidden/>
          </w:rPr>
          <w:fldChar w:fldCharType="begin"/>
        </w:r>
        <w:r w:rsidR="00CF2958">
          <w:rPr>
            <w:noProof/>
            <w:webHidden/>
          </w:rPr>
          <w:instrText xml:space="preserve"> PAGEREF _Toc432531373 \h </w:instrText>
        </w:r>
        <w:r w:rsidR="00CF2958">
          <w:rPr>
            <w:noProof/>
            <w:webHidden/>
          </w:rPr>
        </w:r>
        <w:r w:rsidR="00CF2958">
          <w:rPr>
            <w:noProof/>
            <w:webHidden/>
          </w:rPr>
          <w:fldChar w:fldCharType="separate"/>
        </w:r>
        <w:r w:rsidR="00CF2958">
          <w:rPr>
            <w:noProof/>
            <w:webHidden/>
          </w:rPr>
          <w:t>26</w:t>
        </w:r>
        <w:r w:rsidR="00CF2958">
          <w:rPr>
            <w:noProof/>
            <w:webHidden/>
          </w:rPr>
          <w:fldChar w:fldCharType="end"/>
        </w:r>
      </w:hyperlink>
    </w:p>
    <w:p w14:paraId="708EF1E1" w14:textId="77777777" w:rsidR="00CF2958" w:rsidRDefault="001D719A">
      <w:pPr>
        <w:pStyle w:val="30"/>
        <w:rPr>
          <w:rFonts w:asciiTheme="minorHAnsi" w:eastAsiaTheme="minorEastAsia" w:hAnsiTheme="minorHAnsi" w:cstheme="minorBidi"/>
          <w:noProof/>
          <w:sz w:val="24"/>
          <w:szCs w:val="22"/>
          <w:lang w:eastAsia="zh-TW"/>
        </w:rPr>
      </w:pPr>
      <w:hyperlink w:anchor="_Toc432531374" w:history="1">
        <w:r w:rsidR="00CF2958" w:rsidRPr="00FA4EAA">
          <w:rPr>
            <w:rStyle w:val="ac"/>
            <w:noProof/>
          </w:rPr>
          <w:t>3.2.2</w:t>
        </w:r>
        <w:r w:rsidR="00CF2958" w:rsidRPr="00FA4EAA">
          <w:rPr>
            <w:rStyle w:val="ac"/>
            <w:rFonts w:asciiTheme="minorEastAsia" w:hAnsiTheme="minorEastAsia" w:hint="eastAsia"/>
            <w:noProof/>
            <w:lang w:eastAsia="zh-TW"/>
          </w:rPr>
          <w:t xml:space="preserve">　</w:t>
        </w:r>
        <w:r w:rsidR="00CF2958" w:rsidRPr="00FA4EAA">
          <w:rPr>
            <w:rStyle w:val="ac"/>
            <w:rFonts w:hint="eastAsia"/>
            <w:noProof/>
          </w:rPr>
          <w:t>需求互补性</w:t>
        </w:r>
        <w:r w:rsidR="00CF2958">
          <w:rPr>
            <w:noProof/>
            <w:webHidden/>
          </w:rPr>
          <w:tab/>
        </w:r>
        <w:r w:rsidR="00CF2958">
          <w:rPr>
            <w:noProof/>
            <w:webHidden/>
          </w:rPr>
          <w:fldChar w:fldCharType="begin"/>
        </w:r>
        <w:r w:rsidR="00CF2958">
          <w:rPr>
            <w:noProof/>
            <w:webHidden/>
          </w:rPr>
          <w:instrText xml:space="preserve"> PAGEREF _Toc432531374 \h </w:instrText>
        </w:r>
        <w:r w:rsidR="00CF2958">
          <w:rPr>
            <w:noProof/>
            <w:webHidden/>
          </w:rPr>
        </w:r>
        <w:r w:rsidR="00CF2958">
          <w:rPr>
            <w:noProof/>
            <w:webHidden/>
          </w:rPr>
          <w:fldChar w:fldCharType="separate"/>
        </w:r>
        <w:r w:rsidR="00CF2958">
          <w:rPr>
            <w:noProof/>
            <w:webHidden/>
          </w:rPr>
          <w:t>28</w:t>
        </w:r>
        <w:r w:rsidR="00CF2958">
          <w:rPr>
            <w:noProof/>
            <w:webHidden/>
          </w:rPr>
          <w:fldChar w:fldCharType="end"/>
        </w:r>
      </w:hyperlink>
    </w:p>
    <w:p w14:paraId="36E23A00" w14:textId="77777777" w:rsidR="00CF2958" w:rsidRDefault="001D719A">
      <w:pPr>
        <w:pStyle w:val="30"/>
        <w:rPr>
          <w:rFonts w:asciiTheme="minorHAnsi" w:eastAsiaTheme="minorEastAsia" w:hAnsiTheme="minorHAnsi" w:cstheme="minorBidi"/>
          <w:noProof/>
          <w:sz w:val="24"/>
          <w:szCs w:val="22"/>
          <w:lang w:eastAsia="zh-TW"/>
        </w:rPr>
      </w:pPr>
      <w:hyperlink w:anchor="_Toc432531375" w:history="1">
        <w:r w:rsidR="00CF2958" w:rsidRPr="00FA4EAA">
          <w:rPr>
            <w:rStyle w:val="ac"/>
            <w:noProof/>
          </w:rPr>
          <w:t>3.2.3</w:t>
        </w:r>
        <w:r w:rsidR="00CF2958" w:rsidRPr="00FA4EAA">
          <w:rPr>
            <w:rStyle w:val="ac"/>
            <w:rFonts w:asciiTheme="minorEastAsia" w:hAnsiTheme="minorEastAsia" w:hint="eastAsia"/>
            <w:noProof/>
          </w:rPr>
          <w:t xml:space="preserve">　</w:t>
        </w:r>
        <w:r w:rsidR="00CF2958" w:rsidRPr="00FA4EAA">
          <w:rPr>
            <w:rStyle w:val="ac"/>
            <w:rFonts w:hint="eastAsia"/>
            <w:noProof/>
          </w:rPr>
          <w:t>交叉网络效应</w:t>
        </w:r>
        <w:r w:rsidR="00CF2958">
          <w:rPr>
            <w:noProof/>
            <w:webHidden/>
          </w:rPr>
          <w:tab/>
        </w:r>
        <w:r w:rsidR="00CF2958">
          <w:rPr>
            <w:noProof/>
            <w:webHidden/>
          </w:rPr>
          <w:fldChar w:fldCharType="begin"/>
        </w:r>
        <w:r w:rsidR="00CF2958">
          <w:rPr>
            <w:noProof/>
            <w:webHidden/>
          </w:rPr>
          <w:instrText xml:space="preserve"> PAGEREF _Toc432531375 \h </w:instrText>
        </w:r>
        <w:r w:rsidR="00CF2958">
          <w:rPr>
            <w:noProof/>
            <w:webHidden/>
          </w:rPr>
        </w:r>
        <w:r w:rsidR="00CF2958">
          <w:rPr>
            <w:noProof/>
            <w:webHidden/>
          </w:rPr>
          <w:fldChar w:fldCharType="separate"/>
        </w:r>
        <w:r w:rsidR="00CF2958">
          <w:rPr>
            <w:noProof/>
            <w:webHidden/>
          </w:rPr>
          <w:t>28</w:t>
        </w:r>
        <w:r w:rsidR="00CF2958">
          <w:rPr>
            <w:noProof/>
            <w:webHidden/>
          </w:rPr>
          <w:fldChar w:fldCharType="end"/>
        </w:r>
      </w:hyperlink>
    </w:p>
    <w:p w14:paraId="1FD7F62E" w14:textId="77777777" w:rsidR="00CF2958" w:rsidRDefault="001D719A">
      <w:pPr>
        <w:pStyle w:val="30"/>
        <w:rPr>
          <w:rFonts w:asciiTheme="minorHAnsi" w:eastAsiaTheme="minorEastAsia" w:hAnsiTheme="minorHAnsi" w:cstheme="minorBidi"/>
          <w:noProof/>
          <w:sz w:val="24"/>
          <w:szCs w:val="22"/>
          <w:lang w:eastAsia="zh-TW"/>
        </w:rPr>
      </w:pPr>
      <w:hyperlink w:anchor="_Toc432531376" w:history="1">
        <w:r w:rsidR="00CF2958" w:rsidRPr="00FA4EAA">
          <w:rPr>
            <w:rStyle w:val="ac"/>
            <w:noProof/>
          </w:rPr>
          <w:t>3.2.4</w:t>
        </w:r>
        <w:r w:rsidR="00CF2958" w:rsidRPr="00FA4EAA">
          <w:rPr>
            <w:rStyle w:val="ac"/>
            <w:rFonts w:asciiTheme="minorEastAsia" w:hAnsiTheme="minorEastAsia" w:hint="eastAsia"/>
            <w:noProof/>
          </w:rPr>
          <w:t xml:space="preserve">　</w:t>
        </w:r>
        <w:r w:rsidR="00CF2958" w:rsidRPr="00FA4EAA">
          <w:rPr>
            <w:rStyle w:val="ac"/>
            <w:rFonts w:hint="eastAsia"/>
            <w:noProof/>
          </w:rPr>
          <w:t>在线旅游平台不对称定价策略</w:t>
        </w:r>
        <w:r w:rsidR="00CF2958">
          <w:rPr>
            <w:noProof/>
            <w:webHidden/>
          </w:rPr>
          <w:tab/>
        </w:r>
        <w:r w:rsidR="00CF2958">
          <w:rPr>
            <w:noProof/>
            <w:webHidden/>
          </w:rPr>
          <w:fldChar w:fldCharType="begin"/>
        </w:r>
        <w:r w:rsidR="00CF2958">
          <w:rPr>
            <w:noProof/>
            <w:webHidden/>
          </w:rPr>
          <w:instrText xml:space="preserve"> PAGEREF _Toc432531376 \h </w:instrText>
        </w:r>
        <w:r w:rsidR="00CF2958">
          <w:rPr>
            <w:noProof/>
            <w:webHidden/>
          </w:rPr>
        </w:r>
        <w:r w:rsidR="00CF2958">
          <w:rPr>
            <w:noProof/>
            <w:webHidden/>
          </w:rPr>
          <w:fldChar w:fldCharType="separate"/>
        </w:r>
        <w:r w:rsidR="00CF2958">
          <w:rPr>
            <w:noProof/>
            <w:webHidden/>
          </w:rPr>
          <w:t>29</w:t>
        </w:r>
        <w:r w:rsidR="00CF2958">
          <w:rPr>
            <w:noProof/>
            <w:webHidden/>
          </w:rPr>
          <w:fldChar w:fldCharType="end"/>
        </w:r>
      </w:hyperlink>
    </w:p>
    <w:p w14:paraId="3B0C16EE" w14:textId="77777777" w:rsidR="00CF2958" w:rsidRDefault="001D719A">
      <w:pPr>
        <w:pStyle w:val="20"/>
        <w:rPr>
          <w:rFonts w:asciiTheme="minorHAnsi" w:eastAsiaTheme="minorEastAsia" w:hAnsiTheme="minorHAnsi" w:cstheme="minorBidi"/>
          <w:noProof/>
          <w:sz w:val="24"/>
          <w:szCs w:val="22"/>
          <w:lang w:eastAsia="zh-TW"/>
        </w:rPr>
      </w:pPr>
      <w:hyperlink w:anchor="_Toc432531377" w:history="1">
        <w:r w:rsidR="00CF2958" w:rsidRPr="00FA4EAA">
          <w:rPr>
            <w:rStyle w:val="ac"/>
            <w:noProof/>
          </w:rPr>
          <w:t>3.3</w:t>
        </w:r>
        <w:r w:rsidR="00CF2958" w:rsidRPr="00FA4EAA">
          <w:rPr>
            <w:rStyle w:val="ac"/>
            <w:rFonts w:asciiTheme="minorEastAsia" w:hAnsiTheme="minorEastAsia" w:hint="eastAsia"/>
            <w:noProof/>
          </w:rPr>
          <w:t xml:space="preserve">　</w:t>
        </w:r>
        <w:r w:rsidR="00CF2958" w:rsidRPr="00FA4EAA">
          <w:rPr>
            <w:rStyle w:val="ac"/>
            <w:rFonts w:hint="eastAsia"/>
            <w:noProof/>
          </w:rPr>
          <w:t>模型设定及检验</w:t>
        </w:r>
        <w:r w:rsidR="00CF2958">
          <w:rPr>
            <w:noProof/>
            <w:webHidden/>
          </w:rPr>
          <w:tab/>
        </w:r>
        <w:r w:rsidR="00CF2958">
          <w:rPr>
            <w:noProof/>
            <w:webHidden/>
          </w:rPr>
          <w:fldChar w:fldCharType="begin"/>
        </w:r>
        <w:r w:rsidR="00CF2958">
          <w:rPr>
            <w:noProof/>
            <w:webHidden/>
          </w:rPr>
          <w:instrText xml:space="preserve"> PAGEREF _Toc432531377 \h </w:instrText>
        </w:r>
        <w:r w:rsidR="00CF2958">
          <w:rPr>
            <w:noProof/>
            <w:webHidden/>
          </w:rPr>
        </w:r>
        <w:r w:rsidR="00CF2958">
          <w:rPr>
            <w:noProof/>
            <w:webHidden/>
          </w:rPr>
          <w:fldChar w:fldCharType="separate"/>
        </w:r>
        <w:r w:rsidR="00CF2958">
          <w:rPr>
            <w:noProof/>
            <w:webHidden/>
          </w:rPr>
          <w:t>30</w:t>
        </w:r>
        <w:r w:rsidR="00CF2958">
          <w:rPr>
            <w:noProof/>
            <w:webHidden/>
          </w:rPr>
          <w:fldChar w:fldCharType="end"/>
        </w:r>
      </w:hyperlink>
    </w:p>
    <w:p w14:paraId="59D88898" w14:textId="77777777" w:rsidR="00CF2958" w:rsidRDefault="001D719A">
      <w:pPr>
        <w:pStyle w:val="30"/>
        <w:rPr>
          <w:rFonts w:asciiTheme="minorHAnsi" w:eastAsiaTheme="minorEastAsia" w:hAnsiTheme="minorHAnsi" w:cstheme="minorBidi"/>
          <w:noProof/>
          <w:sz w:val="24"/>
          <w:szCs w:val="22"/>
          <w:lang w:eastAsia="zh-TW"/>
        </w:rPr>
      </w:pPr>
      <w:hyperlink w:anchor="_Toc432531378" w:history="1">
        <w:r w:rsidR="00CF2958" w:rsidRPr="00FA4EAA">
          <w:rPr>
            <w:rStyle w:val="ac"/>
            <w:noProof/>
          </w:rPr>
          <w:t>3.2.1</w:t>
        </w:r>
        <w:r w:rsidR="00CF2958" w:rsidRPr="00FA4EAA">
          <w:rPr>
            <w:rStyle w:val="ac"/>
            <w:rFonts w:asciiTheme="minorEastAsia" w:hAnsiTheme="minorEastAsia" w:hint="eastAsia"/>
            <w:noProof/>
          </w:rPr>
          <w:t xml:space="preserve">　</w:t>
        </w:r>
        <w:r w:rsidR="00CF2958" w:rsidRPr="00FA4EAA">
          <w:rPr>
            <w:rStyle w:val="ac"/>
            <w:rFonts w:hint="eastAsia"/>
            <w:noProof/>
          </w:rPr>
          <w:t>变量设定及数据来源</w:t>
        </w:r>
        <w:r w:rsidR="00CF2958">
          <w:rPr>
            <w:noProof/>
            <w:webHidden/>
          </w:rPr>
          <w:tab/>
        </w:r>
        <w:r w:rsidR="00CF2958">
          <w:rPr>
            <w:noProof/>
            <w:webHidden/>
          </w:rPr>
          <w:fldChar w:fldCharType="begin"/>
        </w:r>
        <w:r w:rsidR="00CF2958">
          <w:rPr>
            <w:noProof/>
            <w:webHidden/>
          </w:rPr>
          <w:instrText xml:space="preserve"> PAGEREF _Toc432531378 \h </w:instrText>
        </w:r>
        <w:r w:rsidR="00CF2958">
          <w:rPr>
            <w:noProof/>
            <w:webHidden/>
          </w:rPr>
        </w:r>
        <w:r w:rsidR="00CF2958">
          <w:rPr>
            <w:noProof/>
            <w:webHidden/>
          </w:rPr>
          <w:fldChar w:fldCharType="separate"/>
        </w:r>
        <w:r w:rsidR="00CF2958">
          <w:rPr>
            <w:noProof/>
            <w:webHidden/>
          </w:rPr>
          <w:t>30</w:t>
        </w:r>
        <w:r w:rsidR="00CF2958">
          <w:rPr>
            <w:noProof/>
            <w:webHidden/>
          </w:rPr>
          <w:fldChar w:fldCharType="end"/>
        </w:r>
      </w:hyperlink>
    </w:p>
    <w:p w14:paraId="62FD0AC8" w14:textId="77777777" w:rsidR="00CF2958" w:rsidRDefault="001D719A">
      <w:pPr>
        <w:pStyle w:val="30"/>
        <w:rPr>
          <w:rFonts w:asciiTheme="minorHAnsi" w:eastAsiaTheme="minorEastAsia" w:hAnsiTheme="minorHAnsi" w:cstheme="minorBidi"/>
          <w:noProof/>
          <w:sz w:val="24"/>
          <w:szCs w:val="22"/>
          <w:lang w:eastAsia="zh-TW"/>
        </w:rPr>
      </w:pPr>
      <w:hyperlink w:anchor="_Toc432531379" w:history="1">
        <w:r w:rsidR="00CF2958" w:rsidRPr="00FA4EAA">
          <w:rPr>
            <w:rStyle w:val="ac"/>
            <w:noProof/>
          </w:rPr>
          <w:t>3.2.2</w:t>
        </w:r>
        <w:r w:rsidR="00CF2958" w:rsidRPr="00FA4EAA">
          <w:rPr>
            <w:rStyle w:val="ac"/>
            <w:rFonts w:asciiTheme="minorEastAsia" w:hAnsiTheme="minorEastAsia" w:hint="eastAsia"/>
            <w:noProof/>
          </w:rPr>
          <w:t xml:space="preserve">　</w:t>
        </w:r>
        <w:r w:rsidR="00CF2958" w:rsidRPr="00FA4EAA">
          <w:rPr>
            <w:rStyle w:val="ac"/>
            <w:rFonts w:hint="eastAsia"/>
            <w:noProof/>
          </w:rPr>
          <w:t>单位根检验</w:t>
        </w:r>
        <w:r w:rsidR="00CF2958">
          <w:rPr>
            <w:noProof/>
            <w:webHidden/>
          </w:rPr>
          <w:tab/>
        </w:r>
        <w:r w:rsidR="00CF2958">
          <w:rPr>
            <w:noProof/>
            <w:webHidden/>
          </w:rPr>
          <w:fldChar w:fldCharType="begin"/>
        </w:r>
        <w:r w:rsidR="00CF2958">
          <w:rPr>
            <w:noProof/>
            <w:webHidden/>
          </w:rPr>
          <w:instrText xml:space="preserve"> PAGEREF _Toc432531379 \h </w:instrText>
        </w:r>
        <w:r w:rsidR="00CF2958">
          <w:rPr>
            <w:noProof/>
            <w:webHidden/>
          </w:rPr>
        </w:r>
        <w:r w:rsidR="00CF2958">
          <w:rPr>
            <w:noProof/>
            <w:webHidden/>
          </w:rPr>
          <w:fldChar w:fldCharType="separate"/>
        </w:r>
        <w:r w:rsidR="00CF2958">
          <w:rPr>
            <w:noProof/>
            <w:webHidden/>
          </w:rPr>
          <w:t>31</w:t>
        </w:r>
        <w:r w:rsidR="00CF2958">
          <w:rPr>
            <w:noProof/>
            <w:webHidden/>
          </w:rPr>
          <w:fldChar w:fldCharType="end"/>
        </w:r>
      </w:hyperlink>
    </w:p>
    <w:p w14:paraId="20937326" w14:textId="77777777" w:rsidR="00CF2958" w:rsidRDefault="001D719A">
      <w:pPr>
        <w:pStyle w:val="30"/>
        <w:rPr>
          <w:rFonts w:asciiTheme="minorHAnsi" w:eastAsiaTheme="minorEastAsia" w:hAnsiTheme="minorHAnsi" w:cstheme="minorBidi"/>
          <w:noProof/>
          <w:sz w:val="24"/>
          <w:szCs w:val="22"/>
          <w:lang w:eastAsia="zh-TW"/>
        </w:rPr>
      </w:pPr>
      <w:hyperlink w:anchor="_Toc432531380" w:history="1">
        <w:r w:rsidR="00CF2958" w:rsidRPr="00FA4EAA">
          <w:rPr>
            <w:rStyle w:val="ac"/>
            <w:noProof/>
          </w:rPr>
          <w:t>3.2.3</w:t>
        </w:r>
        <w:r w:rsidR="00CF2958" w:rsidRPr="00FA4EAA">
          <w:rPr>
            <w:rStyle w:val="ac"/>
            <w:rFonts w:asciiTheme="minorEastAsia" w:hAnsiTheme="minorEastAsia" w:hint="eastAsia"/>
            <w:noProof/>
          </w:rPr>
          <w:t xml:space="preserve">　</w:t>
        </w:r>
        <w:r w:rsidR="00CF2958" w:rsidRPr="00FA4EAA">
          <w:rPr>
            <w:rStyle w:val="ac"/>
            <w:rFonts w:hint="eastAsia"/>
            <w:noProof/>
          </w:rPr>
          <w:t>协整检验</w:t>
        </w:r>
        <w:r w:rsidR="00CF2958">
          <w:rPr>
            <w:noProof/>
            <w:webHidden/>
          </w:rPr>
          <w:tab/>
        </w:r>
        <w:r w:rsidR="00CF2958">
          <w:rPr>
            <w:noProof/>
            <w:webHidden/>
          </w:rPr>
          <w:fldChar w:fldCharType="begin"/>
        </w:r>
        <w:r w:rsidR="00CF2958">
          <w:rPr>
            <w:noProof/>
            <w:webHidden/>
          </w:rPr>
          <w:instrText xml:space="preserve"> PAGEREF _Toc432531380 \h </w:instrText>
        </w:r>
        <w:r w:rsidR="00CF2958">
          <w:rPr>
            <w:noProof/>
            <w:webHidden/>
          </w:rPr>
        </w:r>
        <w:r w:rsidR="00CF2958">
          <w:rPr>
            <w:noProof/>
            <w:webHidden/>
          </w:rPr>
          <w:fldChar w:fldCharType="separate"/>
        </w:r>
        <w:r w:rsidR="00CF2958">
          <w:rPr>
            <w:noProof/>
            <w:webHidden/>
          </w:rPr>
          <w:t>33</w:t>
        </w:r>
        <w:r w:rsidR="00CF2958">
          <w:rPr>
            <w:noProof/>
            <w:webHidden/>
          </w:rPr>
          <w:fldChar w:fldCharType="end"/>
        </w:r>
      </w:hyperlink>
    </w:p>
    <w:p w14:paraId="53B54023" w14:textId="77777777" w:rsidR="00CF2958" w:rsidRDefault="001D719A">
      <w:pPr>
        <w:pStyle w:val="30"/>
        <w:rPr>
          <w:rFonts w:asciiTheme="minorHAnsi" w:eastAsiaTheme="minorEastAsia" w:hAnsiTheme="minorHAnsi" w:cstheme="minorBidi"/>
          <w:noProof/>
          <w:sz w:val="24"/>
          <w:szCs w:val="22"/>
          <w:lang w:eastAsia="zh-TW"/>
        </w:rPr>
      </w:pPr>
      <w:hyperlink w:anchor="_Toc432531381" w:history="1">
        <w:r w:rsidR="00CF2958" w:rsidRPr="00FA4EAA">
          <w:rPr>
            <w:rStyle w:val="ac"/>
            <w:noProof/>
          </w:rPr>
          <w:t>3.2.4</w:t>
        </w:r>
        <w:r w:rsidR="00CF2958" w:rsidRPr="00FA4EAA">
          <w:rPr>
            <w:rStyle w:val="ac"/>
            <w:rFonts w:asciiTheme="minorEastAsia" w:hAnsiTheme="minorEastAsia" w:hint="eastAsia"/>
            <w:noProof/>
          </w:rPr>
          <w:t xml:space="preserve">　</w:t>
        </w:r>
        <w:r w:rsidR="00CF2958" w:rsidRPr="00FA4EAA">
          <w:rPr>
            <w:rStyle w:val="ac"/>
            <w:rFonts w:hint="eastAsia"/>
            <w:noProof/>
          </w:rPr>
          <w:t>格兰杰因果检验</w:t>
        </w:r>
        <w:r w:rsidR="00CF2958">
          <w:rPr>
            <w:noProof/>
            <w:webHidden/>
          </w:rPr>
          <w:tab/>
        </w:r>
        <w:r w:rsidR="00CF2958">
          <w:rPr>
            <w:noProof/>
            <w:webHidden/>
          </w:rPr>
          <w:fldChar w:fldCharType="begin"/>
        </w:r>
        <w:r w:rsidR="00CF2958">
          <w:rPr>
            <w:noProof/>
            <w:webHidden/>
          </w:rPr>
          <w:instrText xml:space="preserve"> PAGEREF _Toc432531381 \h </w:instrText>
        </w:r>
        <w:r w:rsidR="00CF2958">
          <w:rPr>
            <w:noProof/>
            <w:webHidden/>
          </w:rPr>
        </w:r>
        <w:r w:rsidR="00CF2958">
          <w:rPr>
            <w:noProof/>
            <w:webHidden/>
          </w:rPr>
          <w:fldChar w:fldCharType="separate"/>
        </w:r>
        <w:r w:rsidR="00CF2958">
          <w:rPr>
            <w:noProof/>
            <w:webHidden/>
          </w:rPr>
          <w:t>33</w:t>
        </w:r>
        <w:r w:rsidR="00CF2958">
          <w:rPr>
            <w:noProof/>
            <w:webHidden/>
          </w:rPr>
          <w:fldChar w:fldCharType="end"/>
        </w:r>
      </w:hyperlink>
    </w:p>
    <w:p w14:paraId="6B6A558E" w14:textId="77777777" w:rsidR="00CF2958" w:rsidRDefault="001D719A">
      <w:pPr>
        <w:pStyle w:val="20"/>
        <w:rPr>
          <w:rFonts w:asciiTheme="minorHAnsi" w:eastAsiaTheme="minorEastAsia" w:hAnsiTheme="minorHAnsi" w:cstheme="minorBidi"/>
          <w:noProof/>
          <w:sz w:val="24"/>
          <w:szCs w:val="22"/>
          <w:lang w:eastAsia="zh-TW"/>
        </w:rPr>
      </w:pPr>
      <w:hyperlink w:anchor="_Toc432531382" w:history="1">
        <w:r w:rsidR="00CF2958" w:rsidRPr="00FA4EAA">
          <w:rPr>
            <w:rStyle w:val="ac"/>
            <w:noProof/>
          </w:rPr>
          <w:t xml:space="preserve">3.4  </w:t>
        </w:r>
        <w:r w:rsidR="00CF2958" w:rsidRPr="00FA4EAA">
          <w:rPr>
            <w:rStyle w:val="ac"/>
            <w:rFonts w:hint="eastAsia"/>
            <w:noProof/>
          </w:rPr>
          <w:t>实证结论与分析</w:t>
        </w:r>
        <w:r w:rsidR="00CF2958">
          <w:rPr>
            <w:noProof/>
            <w:webHidden/>
          </w:rPr>
          <w:tab/>
        </w:r>
        <w:r w:rsidR="00CF2958">
          <w:rPr>
            <w:noProof/>
            <w:webHidden/>
          </w:rPr>
          <w:fldChar w:fldCharType="begin"/>
        </w:r>
        <w:r w:rsidR="00CF2958">
          <w:rPr>
            <w:noProof/>
            <w:webHidden/>
          </w:rPr>
          <w:instrText xml:space="preserve"> PAGEREF _Toc432531382 \h </w:instrText>
        </w:r>
        <w:r w:rsidR="00CF2958">
          <w:rPr>
            <w:noProof/>
            <w:webHidden/>
          </w:rPr>
        </w:r>
        <w:r w:rsidR="00CF2958">
          <w:rPr>
            <w:noProof/>
            <w:webHidden/>
          </w:rPr>
          <w:fldChar w:fldCharType="separate"/>
        </w:r>
        <w:r w:rsidR="00CF2958">
          <w:rPr>
            <w:noProof/>
            <w:webHidden/>
          </w:rPr>
          <w:t>34</w:t>
        </w:r>
        <w:r w:rsidR="00CF2958">
          <w:rPr>
            <w:noProof/>
            <w:webHidden/>
          </w:rPr>
          <w:fldChar w:fldCharType="end"/>
        </w:r>
      </w:hyperlink>
    </w:p>
    <w:p w14:paraId="6961166E" w14:textId="77777777" w:rsidR="00CF2958" w:rsidRDefault="001D719A">
      <w:pPr>
        <w:pStyle w:val="10"/>
        <w:rPr>
          <w:rFonts w:asciiTheme="minorHAnsi" w:eastAsiaTheme="minorEastAsia" w:hAnsiTheme="minorHAnsi" w:cstheme="minorBidi"/>
          <w:szCs w:val="22"/>
          <w:lang w:eastAsia="zh-TW"/>
        </w:rPr>
      </w:pPr>
      <w:hyperlink w:anchor="_Toc432531383" w:history="1">
        <w:r w:rsidR="00CF2958" w:rsidRPr="00FA4EAA">
          <w:rPr>
            <w:rStyle w:val="ac"/>
            <w:rFonts w:hint="eastAsia"/>
          </w:rPr>
          <w:t>第四章</w:t>
        </w:r>
        <w:r w:rsidR="00CF2958" w:rsidRPr="00FA4EAA">
          <w:rPr>
            <w:rStyle w:val="ac"/>
            <w:rFonts w:asciiTheme="minorEastAsia" w:hAnsiTheme="minorEastAsia" w:hint="eastAsia"/>
          </w:rPr>
          <w:t xml:space="preserve">　</w:t>
        </w:r>
        <w:r w:rsidR="00CF2958" w:rsidRPr="00FA4EAA">
          <w:rPr>
            <w:rStyle w:val="ac"/>
            <w:rFonts w:hint="eastAsia"/>
          </w:rPr>
          <w:t>研究的主题内容</w:t>
        </w:r>
        <w:r w:rsidR="00CF2958">
          <w:rPr>
            <w:webHidden/>
          </w:rPr>
          <w:tab/>
        </w:r>
        <w:r w:rsidR="00CF2958">
          <w:rPr>
            <w:webHidden/>
          </w:rPr>
          <w:fldChar w:fldCharType="begin"/>
        </w:r>
        <w:r w:rsidR="00CF2958">
          <w:rPr>
            <w:webHidden/>
          </w:rPr>
          <w:instrText xml:space="preserve"> PAGEREF _Toc432531383 \h </w:instrText>
        </w:r>
        <w:r w:rsidR="00CF2958">
          <w:rPr>
            <w:webHidden/>
          </w:rPr>
        </w:r>
        <w:r w:rsidR="00CF2958">
          <w:rPr>
            <w:webHidden/>
          </w:rPr>
          <w:fldChar w:fldCharType="separate"/>
        </w:r>
        <w:r w:rsidR="00CF2958">
          <w:rPr>
            <w:webHidden/>
          </w:rPr>
          <w:t>35</w:t>
        </w:r>
        <w:r w:rsidR="00CF2958">
          <w:rPr>
            <w:webHidden/>
          </w:rPr>
          <w:fldChar w:fldCharType="end"/>
        </w:r>
      </w:hyperlink>
    </w:p>
    <w:p w14:paraId="4CA65EE4" w14:textId="77777777" w:rsidR="00CF2958" w:rsidRDefault="001D719A">
      <w:pPr>
        <w:pStyle w:val="20"/>
        <w:rPr>
          <w:rFonts w:asciiTheme="minorHAnsi" w:eastAsiaTheme="minorEastAsia" w:hAnsiTheme="minorHAnsi" w:cstheme="minorBidi"/>
          <w:noProof/>
          <w:sz w:val="24"/>
          <w:szCs w:val="22"/>
          <w:lang w:eastAsia="zh-TW"/>
        </w:rPr>
      </w:pPr>
      <w:hyperlink w:anchor="_Toc432531384" w:history="1">
        <w:r w:rsidR="00CF2958" w:rsidRPr="00FA4EAA">
          <w:rPr>
            <w:rStyle w:val="ac"/>
            <w:noProof/>
          </w:rPr>
          <w:t>4.1</w:t>
        </w:r>
        <w:r w:rsidR="00CF2958" w:rsidRPr="00FA4EAA">
          <w:rPr>
            <w:rStyle w:val="ac"/>
            <w:rFonts w:asciiTheme="minorEastAsia" w:hAnsiTheme="minorEastAsia" w:hint="eastAsia"/>
            <w:noProof/>
            <w:lang w:eastAsia="zh-TW"/>
          </w:rPr>
          <w:t xml:space="preserve">　</w:t>
        </w:r>
        <w:r w:rsidR="00CF2958" w:rsidRPr="00FA4EAA">
          <w:rPr>
            <w:rStyle w:val="ac"/>
            <w:rFonts w:hint="eastAsia"/>
            <w:noProof/>
          </w:rPr>
          <w:t>变量参数及基本假设</w:t>
        </w:r>
        <w:r w:rsidR="00CF2958">
          <w:rPr>
            <w:noProof/>
            <w:webHidden/>
          </w:rPr>
          <w:tab/>
        </w:r>
        <w:r w:rsidR="00CF2958">
          <w:rPr>
            <w:noProof/>
            <w:webHidden/>
          </w:rPr>
          <w:fldChar w:fldCharType="begin"/>
        </w:r>
        <w:r w:rsidR="00CF2958">
          <w:rPr>
            <w:noProof/>
            <w:webHidden/>
          </w:rPr>
          <w:instrText xml:space="preserve"> PAGEREF _Toc432531384 \h </w:instrText>
        </w:r>
        <w:r w:rsidR="00CF2958">
          <w:rPr>
            <w:noProof/>
            <w:webHidden/>
          </w:rPr>
        </w:r>
        <w:r w:rsidR="00CF2958">
          <w:rPr>
            <w:noProof/>
            <w:webHidden/>
          </w:rPr>
          <w:fldChar w:fldCharType="separate"/>
        </w:r>
        <w:r w:rsidR="00CF2958">
          <w:rPr>
            <w:noProof/>
            <w:webHidden/>
          </w:rPr>
          <w:t>35</w:t>
        </w:r>
        <w:r w:rsidR="00CF2958">
          <w:rPr>
            <w:noProof/>
            <w:webHidden/>
          </w:rPr>
          <w:fldChar w:fldCharType="end"/>
        </w:r>
      </w:hyperlink>
    </w:p>
    <w:p w14:paraId="25931E02" w14:textId="77777777" w:rsidR="00CF2958" w:rsidRDefault="001D719A">
      <w:pPr>
        <w:pStyle w:val="20"/>
        <w:rPr>
          <w:rFonts w:asciiTheme="minorHAnsi" w:eastAsiaTheme="minorEastAsia" w:hAnsiTheme="minorHAnsi" w:cstheme="minorBidi"/>
          <w:noProof/>
          <w:sz w:val="24"/>
          <w:szCs w:val="22"/>
          <w:lang w:eastAsia="zh-TW"/>
        </w:rPr>
      </w:pPr>
      <w:hyperlink w:anchor="_Toc432531385" w:history="1">
        <w:r w:rsidR="00CF2958" w:rsidRPr="00FA4EAA">
          <w:rPr>
            <w:rStyle w:val="ac"/>
            <w:noProof/>
          </w:rPr>
          <w:t>4.2</w:t>
        </w:r>
        <w:r w:rsidR="00CF2958" w:rsidRPr="00FA4EAA">
          <w:rPr>
            <w:rStyle w:val="ac"/>
            <w:rFonts w:asciiTheme="minorEastAsia" w:hAnsiTheme="minorEastAsia" w:hint="eastAsia"/>
            <w:noProof/>
          </w:rPr>
          <w:t xml:space="preserve">　</w:t>
        </w:r>
        <w:r w:rsidR="00CF2958" w:rsidRPr="00FA4EAA">
          <w:rPr>
            <w:rStyle w:val="ac"/>
            <w:rFonts w:hint="eastAsia"/>
            <w:noProof/>
          </w:rPr>
          <w:t>基本模型构建与分析</w:t>
        </w:r>
        <w:r w:rsidR="00CF2958">
          <w:rPr>
            <w:noProof/>
            <w:webHidden/>
          </w:rPr>
          <w:tab/>
        </w:r>
        <w:r w:rsidR="00CF2958">
          <w:rPr>
            <w:noProof/>
            <w:webHidden/>
          </w:rPr>
          <w:fldChar w:fldCharType="begin"/>
        </w:r>
        <w:r w:rsidR="00CF2958">
          <w:rPr>
            <w:noProof/>
            <w:webHidden/>
          </w:rPr>
          <w:instrText xml:space="preserve"> PAGEREF _Toc432531385 \h </w:instrText>
        </w:r>
        <w:r w:rsidR="00CF2958">
          <w:rPr>
            <w:noProof/>
            <w:webHidden/>
          </w:rPr>
        </w:r>
        <w:r w:rsidR="00CF2958">
          <w:rPr>
            <w:noProof/>
            <w:webHidden/>
          </w:rPr>
          <w:fldChar w:fldCharType="separate"/>
        </w:r>
        <w:r w:rsidR="00CF2958">
          <w:rPr>
            <w:noProof/>
            <w:webHidden/>
          </w:rPr>
          <w:t>36</w:t>
        </w:r>
        <w:r w:rsidR="00CF2958">
          <w:rPr>
            <w:noProof/>
            <w:webHidden/>
          </w:rPr>
          <w:fldChar w:fldCharType="end"/>
        </w:r>
      </w:hyperlink>
    </w:p>
    <w:p w14:paraId="17F2E9A7" w14:textId="77777777" w:rsidR="00CF2958" w:rsidRDefault="001D719A">
      <w:pPr>
        <w:pStyle w:val="30"/>
        <w:rPr>
          <w:rFonts w:asciiTheme="minorHAnsi" w:eastAsiaTheme="minorEastAsia" w:hAnsiTheme="minorHAnsi" w:cstheme="minorBidi"/>
          <w:noProof/>
          <w:sz w:val="24"/>
          <w:szCs w:val="22"/>
          <w:lang w:eastAsia="zh-TW"/>
        </w:rPr>
      </w:pPr>
      <w:hyperlink w:anchor="_Toc432531386" w:history="1">
        <w:r w:rsidR="00CF2958" w:rsidRPr="00FA4EAA">
          <w:rPr>
            <w:rStyle w:val="ac"/>
            <w:noProof/>
          </w:rPr>
          <w:t>4.2.1</w:t>
        </w:r>
        <w:r w:rsidR="00CF2958" w:rsidRPr="00FA4EAA">
          <w:rPr>
            <w:rStyle w:val="ac"/>
            <w:rFonts w:asciiTheme="minorEastAsia" w:hAnsiTheme="minorEastAsia" w:hint="eastAsia"/>
            <w:noProof/>
          </w:rPr>
          <w:t xml:space="preserve">　</w:t>
        </w:r>
        <w:r w:rsidR="00CF2958" w:rsidRPr="00FA4EAA">
          <w:rPr>
            <w:rStyle w:val="ac"/>
            <w:rFonts w:hint="eastAsia"/>
            <w:noProof/>
          </w:rPr>
          <w:t>供应商与消费者均为垄断</w:t>
        </w:r>
        <w:r w:rsidR="00CF2958">
          <w:rPr>
            <w:noProof/>
            <w:webHidden/>
          </w:rPr>
          <w:tab/>
        </w:r>
        <w:r w:rsidR="00CF2958">
          <w:rPr>
            <w:noProof/>
            <w:webHidden/>
          </w:rPr>
          <w:fldChar w:fldCharType="begin"/>
        </w:r>
        <w:r w:rsidR="00CF2958">
          <w:rPr>
            <w:noProof/>
            <w:webHidden/>
          </w:rPr>
          <w:instrText xml:space="preserve"> PAGEREF _Toc432531386 \h </w:instrText>
        </w:r>
        <w:r w:rsidR="00CF2958">
          <w:rPr>
            <w:noProof/>
            <w:webHidden/>
          </w:rPr>
        </w:r>
        <w:r w:rsidR="00CF2958">
          <w:rPr>
            <w:noProof/>
            <w:webHidden/>
          </w:rPr>
          <w:fldChar w:fldCharType="separate"/>
        </w:r>
        <w:r w:rsidR="00CF2958">
          <w:rPr>
            <w:noProof/>
            <w:webHidden/>
          </w:rPr>
          <w:t>36</w:t>
        </w:r>
        <w:r w:rsidR="00CF2958">
          <w:rPr>
            <w:noProof/>
            <w:webHidden/>
          </w:rPr>
          <w:fldChar w:fldCharType="end"/>
        </w:r>
      </w:hyperlink>
    </w:p>
    <w:p w14:paraId="5CFA649D" w14:textId="77777777" w:rsidR="00CF2958" w:rsidRDefault="001D719A">
      <w:pPr>
        <w:pStyle w:val="30"/>
        <w:rPr>
          <w:rFonts w:asciiTheme="minorHAnsi" w:eastAsiaTheme="minorEastAsia" w:hAnsiTheme="minorHAnsi" w:cstheme="minorBidi"/>
          <w:noProof/>
          <w:sz w:val="24"/>
          <w:szCs w:val="22"/>
          <w:lang w:eastAsia="zh-TW"/>
        </w:rPr>
      </w:pPr>
      <w:hyperlink w:anchor="_Toc432531387" w:history="1">
        <w:r w:rsidR="00CF2958" w:rsidRPr="00FA4EAA">
          <w:rPr>
            <w:rStyle w:val="ac"/>
            <w:noProof/>
          </w:rPr>
          <w:t>4.2.2</w:t>
        </w:r>
        <w:r w:rsidR="00CF2958" w:rsidRPr="00FA4EAA">
          <w:rPr>
            <w:rStyle w:val="ac"/>
            <w:rFonts w:asciiTheme="minorEastAsia" w:hAnsiTheme="minorEastAsia" w:hint="eastAsia"/>
            <w:noProof/>
          </w:rPr>
          <w:t xml:space="preserve">　</w:t>
        </w:r>
        <w:r w:rsidR="00CF2958" w:rsidRPr="00FA4EAA">
          <w:rPr>
            <w:rStyle w:val="ac"/>
            <w:rFonts w:hint="eastAsia"/>
            <w:noProof/>
          </w:rPr>
          <w:t>供应商竞争与消费者垄断</w:t>
        </w:r>
        <w:r w:rsidR="00CF2958">
          <w:rPr>
            <w:noProof/>
            <w:webHidden/>
          </w:rPr>
          <w:tab/>
        </w:r>
        <w:r w:rsidR="00CF2958">
          <w:rPr>
            <w:noProof/>
            <w:webHidden/>
          </w:rPr>
          <w:fldChar w:fldCharType="begin"/>
        </w:r>
        <w:r w:rsidR="00CF2958">
          <w:rPr>
            <w:noProof/>
            <w:webHidden/>
          </w:rPr>
          <w:instrText xml:space="preserve"> PAGEREF _Toc432531387 \h </w:instrText>
        </w:r>
        <w:r w:rsidR="00CF2958">
          <w:rPr>
            <w:noProof/>
            <w:webHidden/>
          </w:rPr>
        </w:r>
        <w:r w:rsidR="00CF2958">
          <w:rPr>
            <w:noProof/>
            <w:webHidden/>
          </w:rPr>
          <w:fldChar w:fldCharType="separate"/>
        </w:r>
        <w:r w:rsidR="00CF2958">
          <w:rPr>
            <w:noProof/>
            <w:webHidden/>
          </w:rPr>
          <w:t>38</w:t>
        </w:r>
        <w:r w:rsidR="00CF2958">
          <w:rPr>
            <w:noProof/>
            <w:webHidden/>
          </w:rPr>
          <w:fldChar w:fldCharType="end"/>
        </w:r>
      </w:hyperlink>
    </w:p>
    <w:p w14:paraId="0CF2B6AD" w14:textId="77777777" w:rsidR="00CF2958" w:rsidRDefault="001D719A">
      <w:pPr>
        <w:pStyle w:val="30"/>
        <w:rPr>
          <w:rFonts w:asciiTheme="minorHAnsi" w:eastAsiaTheme="minorEastAsia" w:hAnsiTheme="minorHAnsi" w:cstheme="minorBidi"/>
          <w:noProof/>
          <w:sz w:val="24"/>
          <w:szCs w:val="22"/>
          <w:lang w:eastAsia="zh-TW"/>
        </w:rPr>
      </w:pPr>
      <w:hyperlink w:anchor="_Toc432531388" w:history="1">
        <w:r w:rsidR="00CF2958" w:rsidRPr="00FA4EAA">
          <w:rPr>
            <w:rStyle w:val="ac"/>
            <w:noProof/>
          </w:rPr>
          <w:t>4.2.3</w:t>
        </w:r>
        <w:r w:rsidR="00CF2958" w:rsidRPr="00FA4EAA">
          <w:rPr>
            <w:rStyle w:val="ac"/>
            <w:rFonts w:asciiTheme="minorEastAsia" w:hAnsiTheme="minorEastAsia" w:hint="eastAsia"/>
            <w:noProof/>
          </w:rPr>
          <w:t xml:space="preserve">　</w:t>
        </w:r>
        <w:r w:rsidR="00CF2958" w:rsidRPr="00FA4EAA">
          <w:rPr>
            <w:rStyle w:val="ac"/>
            <w:rFonts w:hint="eastAsia"/>
            <w:noProof/>
          </w:rPr>
          <w:t>供应商垄断与消费者竞争</w:t>
        </w:r>
        <w:r w:rsidR="00CF2958">
          <w:rPr>
            <w:noProof/>
            <w:webHidden/>
          </w:rPr>
          <w:tab/>
        </w:r>
        <w:r w:rsidR="00CF2958">
          <w:rPr>
            <w:noProof/>
            <w:webHidden/>
          </w:rPr>
          <w:fldChar w:fldCharType="begin"/>
        </w:r>
        <w:r w:rsidR="00CF2958">
          <w:rPr>
            <w:noProof/>
            <w:webHidden/>
          </w:rPr>
          <w:instrText xml:space="preserve"> PAGEREF _Toc432531388 \h </w:instrText>
        </w:r>
        <w:r w:rsidR="00CF2958">
          <w:rPr>
            <w:noProof/>
            <w:webHidden/>
          </w:rPr>
        </w:r>
        <w:r w:rsidR="00CF2958">
          <w:rPr>
            <w:noProof/>
            <w:webHidden/>
          </w:rPr>
          <w:fldChar w:fldCharType="separate"/>
        </w:r>
        <w:r w:rsidR="00CF2958">
          <w:rPr>
            <w:noProof/>
            <w:webHidden/>
          </w:rPr>
          <w:t>40</w:t>
        </w:r>
        <w:r w:rsidR="00CF2958">
          <w:rPr>
            <w:noProof/>
            <w:webHidden/>
          </w:rPr>
          <w:fldChar w:fldCharType="end"/>
        </w:r>
      </w:hyperlink>
    </w:p>
    <w:p w14:paraId="5656C3F1" w14:textId="77777777" w:rsidR="00CF2958" w:rsidRDefault="001D719A">
      <w:pPr>
        <w:pStyle w:val="30"/>
        <w:rPr>
          <w:rFonts w:asciiTheme="minorHAnsi" w:eastAsiaTheme="minorEastAsia" w:hAnsiTheme="minorHAnsi" w:cstheme="minorBidi"/>
          <w:noProof/>
          <w:sz w:val="24"/>
          <w:szCs w:val="22"/>
          <w:lang w:eastAsia="zh-TW"/>
        </w:rPr>
      </w:pPr>
      <w:hyperlink w:anchor="_Toc432531389" w:history="1">
        <w:r w:rsidR="00CF2958" w:rsidRPr="00FA4EAA">
          <w:rPr>
            <w:rStyle w:val="ac"/>
            <w:noProof/>
          </w:rPr>
          <w:t>4.2.4</w:t>
        </w:r>
        <w:r w:rsidR="00CF2958" w:rsidRPr="00FA4EAA">
          <w:rPr>
            <w:rStyle w:val="ac"/>
            <w:rFonts w:asciiTheme="minorEastAsia" w:hAnsiTheme="minorEastAsia" w:hint="eastAsia"/>
            <w:noProof/>
          </w:rPr>
          <w:t xml:space="preserve">　</w:t>
        </w:r>
        <w:r w:rsidR="00CF2958" w:rsidRPr="00FA4EAA">
          <w:rPr>
            <w:rStyle w:val="ac"/>
            <w:rFonts w:hint="eastAsia"/>
            <w:noProof/>
          </w:rPr>
          <w:t>供应商与消费者均为竞争</w:t>
        </w:r>
        <w:r w:rsidR="00CF2958">
          <w:rPr>
            <w:noProof/>
            <w:webHidden/>
          </w:rPr>
          <w:tab/>
        </w:r>
        <w:r w:rsidR="00CF2958">
          <w:rPr>
            <w:noProof/>
            <w:webHidden/>
          </w:rPr>
          <w:fldChar w:fldCharType="begin"/>
        </w:r>
        <w:r w:rsidR="00CF2958">
          <w:rPr>
            <w:noProof/>
            <w:webHidden/>
          </w:rPr>
          <w:instrText xml:space="preserve"> PAGEREF _Toc432531389 \h </w:instrText>
        </w:r>
        <w:r w:rsidR="00CF2958">
          <w:rPr>
            <w:noProof/>
            <w:webHidden/>
          </w:rPr>
        </w:r>
        <w:r w:rsidR="00CF2958">
          <w:rPr>
            <w:noProof/>
            <w:webHidden/>
          </w:rPr>
          <w:fldChar w:fldCharType="separate"/>
        </w:r>
        <w:r w:rsidR="00CF2958">
          <w:rPr>
            <w:noProof/>
            <w:webHidden/>
          </w:rPr>
          <w:t>42</w:t>
        </w:r>
        <w:r w:rsidR="00CF2958">
          <w:rPr>
            <w:noProof/>
            <w:webHidden/>
          </w:rPr>
          <w:fldChar w:fldCharType="end"/>
        </w:r>
      </w:hyperlink>
    </w:p>
    <w:p w14:paraId="59A7DE20" w14:textId="77777777" w:rsidR="00CF2958" w:rsidRDefault="001D719A">
      <w:pPr>
        <w:pStyle w:val="30"/>
        <w:rPr>
          <w:rFonts w:asciiTheme="minorHAnsi" w:eastAsiaTheme="minorEastAsia" w:hAnsiTheme="minorHAnsi" w:cstheme="minorBidi"/>
          <w:noProof/>
          <w:sz w:val="24"/>
          <w:szCs w:val="22"/>
          <w:lang w:eastAsia="zh-TW"/>
        </w:rPr>
      </w:pPr>
      <w:hyperlink w:anchor="_Toc432531390" w:history="1">
        <w:r w:rsidR="00CF2958" w:rsidRPr="00FA4EAA">
          <w:rPr>
            <w:rStyle w:val="ac"/>
            <w:noProof/>
          </w:rPr>
          <w:t>4.2.5</w:t>
        </w:r>
        <w:r w:rsidR="00CF2958" w:rsidRPr="00FA4EAA">
          <w:rPr>
            <w:rStyle w:val="ac"/>
            <w:rFonts w:hint="eastAsia"/>
            <w:noProof/>
          </w:rPr>
          <w:t xml:space="preserve">　基本定价模型构建小结</w:t>
        </w:r>
        <w:r w:rsidR="00CF2958">
          <w:rPr>
            <w:noProof/>
            <w:webHidden/>
          </w:rPr>
          <w:tab/>
        </w:r>
        <w:r w:rsidR="00CF2958">
          <w:rPr>
            <w:noProof/>
            <w:webHidden/>
          </w:rPr>
          <w:fldChar w:fldCharType="begin"/>
        </w:r>
        <w:r w:rsidR="00CF2958">
          <w:rPr>
            <w:noProof/>
            <w:webHidden/>
          </w:rPr>
          <w:instrText xml:space="preserve"> PAGEREF _Toc432531390 \h </w:instrText>
        </w:r>
        <w:r w:rsidR="00CF2958">
          <w:rPr>
            <w:noProof/>
            <w:webHidden/>
          </w:rPr>
        </w:r>
        <w:r w:rsidR="00CF2958">
          <w:rPr>
            <w:noProof/>
            <w:webHidden/>
          </w:rPr>
          <w:fldChar w:fldCharType="separate"/>
        </w:r>
        <w:r w:rsidR="00CF2958">
          <w:rPr>
            <w:noProof/>
            <w:webHidden/>
          </w:rPr>
          <w:t>43</w:t>
        </w:r>
        <w:r w:rsidR="00CF2958">
          <w:rPr>
            <w:noProof/>
            <w:webHidden/>
          </w:rPr>
          <w:fldChar w:fldCharType="end"/>
        </w:r>
      </w:hyperlink>
    </w:p>
    <w:p w14:paraId="180148D8" w14:textId="77777777" w:rsidR="00CF2958" w:rsidRDefault="001D719A">
      <w:pPr>
        <w:pStyle w:val="20"/>
        <w:rPr>
          <w:rFonts w:asciiTheme="minorHAnsi" w:eastAsiaTheme="minorEastAsia" w:hAnsiTheme="minorHAnsi" w:cstheme="minorBidi"/>
          <w:noProof/>
          <w:sz w:val="24"/>
          <w:szCs w:val="22"/>
          <w:lang w:eastAsia="zh-TW"/>
        </w:rPr>
      </w:pPr>
      <w:hyperlink w:anchor="_Toc432531391" w:history="1">
        <w:r w:rsidR="00CF2958" w:rsidRPr="00FA4EAA">
          <w:rPr>
            <w:rStyle w:val="ac"/>
            <w:noProof/>
          </w:rPr>
          <w:t>4.3</w:t>
        </w:r>
        <w:r w:rsidR="00CF2958" w:rsidRPr="00FA4EAA">
          <w:rPr>
            <w:rStyle w:val="ac"/>
            <w:rFonts w:asciiTheme="minorEastAsia" w:hAnsiTheme="minorEastAsia" w:hint="eastAsia"/>
            <w:noProof/>
          </w:rPr>
          <w:t xml:space="preserve">　</w:t>
        </w:r>
        <w:r w:rsidR="00CF2958" w:rsidRPr="00FA4EAA">
          <w:rPr>
            <w:rStyle w:val="ac"/>
            <w:rFonts w:hint="eastAsia"/>
            <w:noProof/>
          </w:rPr>
          <w:t>用户多归属条件下的平台企业定价策略</w:t>
        </w:r>
        <w:r w:rsidR="00CF2958">
          <w:rPr>
            <w:noProof/>
            <w:webHidden/>
          </w:rPr>
          <w:tab/>
        </w:r>
        <w:r w:rsidR="00CF2958">
          <w:rPr>
            <w:noProof/>
            <w:webHidden/>
          </w:rPr>
          <w:fldChar w:fldCharType="begin"/>
        </w:r>
        <w:r w:rsidR="00CF2958">
          <w:rPr>
            <w:noProof/>
            <w:webHidden/>
          </w:rPr>
          <w:instrText xml:space="preserve"> PAGEREF _Toc432531391 \h </w:instrText>
        </w:r>
        <w:r w:rsidR="00CF2958">
          <w:rPr>
            <w:noProof/>
            <w:webHidden/>
          </w:rPr>
        </w:r>
        <w:r w:rsidR="00CF2958">
          <w:rPr>
            <w:noProof/>
            <w:webHidden/>
          </w:rPr>
          <w:fldChar w:fldCharType="separate"/>
        </w:r>
        <w:r w:rsidR="00CF2958">
          <w:rPr>
            <w:noProof/>
            <w:webHidden/>
          </w:rPr>
          <w:t>45</w:t>
        </w:r>
        <w:r w:rsidR="00CF2958">
          <w:rPr>
            <w:noProof/>
            <w:webHidden/>
          </w:rPr>
          <w:fldChar w:fldCharType="end"/>
        </w:r>
      </w:hyperlink>
    </w:p>
    <w:p w14:paraId="04544A6F" w14:textId="77777777" w:rsidR="00CF2958" w:rsidRDefault="001D719A">
      <w:pPr>
        <w:pStyle w:val="30"/>
        <w:rPr>
          <w:rFonts w:asciiTheme="minorHAnsi" w:eastAsiaTheme="minorEastAsia" w:hAnsiTheme="minorHAnsi" w:cstheme="minorBidi"/>
          <w:noProof/>
          <w:sz w:val="24"/>
          <w:szCs w:val="22"/>
          <w:lang w:eastAsia="zh-TW"/>
        </w:rPr>
      </w:pPr>
      <w:hyperlink w:anchor="_Toc432531392" w:history="1">
        <w:r w:rsidR="00CF2958" w:rsidRPr="00FA4EAA">
          <w:rPr>
            <w:rStyle w:val="ac"/>
            <w:noProof/>
          </w:rPr>
          <w:t>4.3.1</w:t>
        </w:r>
        <w:r w:rsidR="00CF2958" w:rsidRPr="00FA4EAA">
          <w:rPr>
            <w:rStyle w:val="ac"/>
            <w:rFonts w:asciiTheme="minorEastAsia" w:hAnsiTheme="minorEastAsia" w:hint="eastAsia"/>
            <w:noProof/>
          </w:rPr>
          <w:t xml:space="preserve">　</w:t>
        </w:r>
        <w:r w:rsidR="00CF2958" w:rsidRPr="00FA4EAA">
          <w:rPr>
            <w:rStyle w:val="ac"/>
            <w:rFonts w:hint="eastAsia"/>
            <w:noProof/>
          </w:rPr>
          <w:t>供应商为单归属、消费者为多归属的定价策略</w:t>
        </w:r>
        <w:r w:rsidR="00CF2958">
          <w:rPr>
            <w:noProof/>
            <w:webHidden/>
          </w:rPr>
          <w:tab/>
        </w:r>
        <w:r w:rsidR="00CF2958">
          <w:rPr>
            <w:noProof/>
            <w:webHidden/>
          </w:rPr>
          <w:fldChar w:fldCharType="begin"/>
        </w:r>
        <w:r w:rsidR="00CF2958">
          <w:rPr>
            <w:noProof/>
            <w:webHidden/>
          </w:rPr>
          <w:instrText xml:space="preserve"> PAGEREF _Toc432531392 \h </w:instrText>
        </w:r>
        <w:r w:rsidR="00CF2958">
          <w:rPr>
            <w:noProof/>
            <w:webHidden/>
          </w:rPr>
        </w:r>
        <w:r w:rsidR="00CF2958">
          <w:rPr>
            <w:noProof/>
            <w:webHidden/>
          </w:rPr>
          <w:fldChar w:fldCharType="separate"/>
        </w:r>
        <w:r w:rsidR="00CF2958">
          <w:rPr>
            <w:noProof/>
            <w:webHidden/>
          </w:rPr>
          <w:t>46</w:t>
        </w:r>
        <w:r w:rsidR="00CF2958">
          <w:rPr>
            <w:noProof/>
            <w:webHidden/>
          </w:rPr>
          <w:fldChar w:fldCharType="end"/>
        </w:r>
      </w:hyperlink>
    </w:p>
    <w:p w14:paraId="30B82E23" w14:textId="77777777" w:rsidR="00CF2958" w:rsidRDefault="001D719A">
      <w:pPr>
        <w:pStyle w:val="30"/>
        <w:rPr>
          <w:rFonts w:asciiTheme="minorHAnsi" w:eastAsiaTheme="minorEastAsia" w:hAnsiTheme="minorHAnsi" w:cstheme="minorBidi"/>
          <w:noProof/>
          <w:sz w:val="24"/>
          <w:szCs w:val="22"/>
          <w:lang w:eastAsia="zh-TW"/>
        </w:rPr>
      </w:pPr>
      <w:hyperlink w:anchor="_Toc432531393" w:history="1">
        <w:r w:rsidR="00CF2958" w:rsidRPr="00FA4EAA">
          <w:rPr>
            <w:rStyle w:val="ac"/>
            <w:noProof/>
          </w:rPr>
          <w:t>4.3.2</w:t>
        </w:r>
        <w:r w:rsidR="00CF2958" w:rsidRPr="00FA4EAA">
          <w:rPr>
            <w:rStyle w:val="ac"/>
            <w:rFonts w:asciiTheme="minorEastAsia" w:hAnsiTheme="minorEastAsia" w:hint="eastAsia"/>
            <w:noProof/>
          </w:rPr>
          <w:t xml:space="preserve">　</w:t>
        </w:r>
        <w:r w:rsidR="00CF2958" w:rsidRPr="00FA4EAA">
          <w:rPr>
            <w:rStyle w:val="ac"/>
            <w:rFonts w:hint="eastAsia"/>
            <w:noProof/>
          </w:rPr>
          <w:t>双边用户均为多归属的定价策略</w:t>
        </w:r>
        <w:r w:rsidR="00CF2958">
          <w:rPr>
            <w:noProof/>
            <w:webHidden/>
          </w:rPr>
          <w:tab/>
        </w:r>
        <w:r w:rsidR="00CF2958">
          <w:rPr>
            <w:noProof/>
            <w:webHidden/>
          </w:rPr>
          <w:fldChar w:fldCharType="begin"/>
        </w:r>
        <w:r w:rsidR="00CF2958">
          <w:rPr>
            <w:noProof/>
            <w:webHidden/>
          </w:rPr>
          <w:instrText xml:space="preserve"> PAGEREF _Toc432531393 \h </w:instrText>
        </w:r>
        <w:r w:rsidR="00CF2958">
          <w:rPr>
            <w:noProof/>
            <w:webHidden/>
          </w:rPr>
        </w:r>
        <w:r w:rsidR="00CF2958">
          <w:rPr>
            <w:noProof/>
            <w:webHidden/>
          </w:rPr>
          <w:fldChar w:fldCharType="separate"/>
        </w:r>
        <w:r w:rsidR="00CF2958">
          <w:rPr>
            <w:noProof/>
            <w:webHidden/>
          </w:rPr>
          <w:t>48</w:t>
        </w:r>
        <w:r w:rsidR="00CF2958">
          <w:rPr>
            <w:noProof/>
            <w:webHidden/>
          </w:rPr>
          <w:fldChar w:fldCharType="end"/>
        </w:r>
      </w:hyperlink>
    </w:p>
    <w:p w14:paraId="24CEB5D4" w14:textId="77777777" w:rsidR="00CF2958" w:rsidRDefault="001D719A">
      <w:pPr>
        <w:pStyle w:val="30"/>
        <w:rPr>
          <w:rFonts w:asciiTheme="minorHAnsi" w:eastAsiaTheme="minorEastAsia" w:hAnsiTheme="minorHAnsi" w:cstheme="minorBidi"/>
          <w:noProof/>
          <w:sz w:val="24"/>
          <w:szCs w:val="22"/>
          <w:lang w:eastAsia="zh-TW"/>
        </w:rPr>
      </w:pPr>
      <w:hyperlink w:anchor="_Toc432531394" w:history="1">
        <w:r w:rsidR="00CF2958" w:rsidRPr="00FA4EAA">
          <w:rPr>
            <w:rStyle w:val="ac"/>
            <w:noProof/>
          </w:rPr>
          <w:t>4.3.3</w:t>
        </w:r>
        <w:r w:rsidR="00CF2958" w:rsidRPr="00FA4EAA">
          <w:rPr>
            <w:rStyle w:val="ac"/>
            <w:rFonts w:asciiTheme="minorEastAsia" w:hAnsiTheme="minorEastAsia" w:hint="eastAsia"/>
            <w:noProof/>
          </w:rPr>
          <w:t xml:space="preserve">　</w:t>
        </w:r>
        <w:r w:rsidR="00CF2958" w:rsidRPr="00FA4EAA">
          <w:rPr>
            <w:rStyle w:val="ac"/>
            <w:rFonts w:hint="eastAsia"/>
            <w:noProof/>
          </w:rPr>
          <w:t>用户多归属条件下定价策略小结</w:t>
        </w:r>
        <w:r w:rsidR="00CF2958">
          <w:rPr>
            <w:noProof/>
            <w:webHidden/>
          </w:rPr>
          <w:tab/>
        </w:r>
        <w:r w:rsidR="00CF2958">
          <w:rPr>
            <w:noProof/>
            <w:webHidden/>
          </w:rPr>
          <w:fldChar w:fldCharType="begin"/>
        </w:r>
        <w:r w:rsidR="00CF2958">
          <w:rPr>
            <w:noProof/>
            <w:webHidden/>
          </w:rPr>
          <w:instrText xml:space="preserve"> PAGEREF _Toc432531394 \h </w:instrText>
        </w:r>
        <w:r w:rsidR="00CF2958">
          <w:rPr>
            <w:noProof/>
            <w:webHidden/>
          </w:rPr>
        </w:r>
        <w:r w:rsidR="00CF2958">
          <w:rPr>
            <w:noProof/>
            <w:webHidden/>
          </w:rPr>
          <w:fldChar w:fldCharType="separate"/>
        </w:r>
        <w:r w:rsidR="00CF2958">
          <w:rPr>
            <w:noProof/>
            <w:webHidden/>
          </w:rPr>
          <w:t>49</w:t>
        </w:r>
        <w:r w:rsidR="00CF2958">
          <w:rPr>
            <w:noProof/>
            <w:webHidden/>
          </w:rPr>
          <w:fldChar w:fldCharType="end"/>
        </w:r>
      </w:hyperlink>
    </w:p>
    <w:p w14:paraId="292259F0" w14:textId="77777777" w:rsidR="00CF2958" w:rsidRDefault="001D719A">
      <w:pPr>
        <w:pStyle w:val="20"/>
        <w:rPr>
          <w:rFonts w:asciiTheme="minorHAnsi" w:eastAsiaTheme="minorEastAsia" w:hAnsiTheme="minorHAnsi" w:cstheme="minorBidi"/>
          <w:noProof/>
          <w:sz w:val="24"/>
          <w:szCs w:val="22"/>
          <w:lang w:eastAsia="zh-TW"/>
        </w:rPr>
      </w:pPr>
      <w:hyperlink w:anchor="_Toc432531395" w:history="1">
        <w:r w:rsidR="00CF2958" w:rsidRPr="00FA4EAA">
          <w:rPr>
            <w:rStyle w:val="ac"/>
            <w:noProof/>
          </w:rPr>
          <w:t>4.4</w:t>
        </w:r>
        <w:r w:rsidR="00CF2958" w:rsidRPr="00FA4EAA">
          <w:rPr>
            <w:rStyle w:val="ac"/>
            <w:rFonts w:asciiTheme="minorEastAsia" w:hAnsiTheme="minorEastAsia" w:hint="eastAsia"/>
            <w:noProof/>
          </w:rPr>
          <w:t xml:space="preserve">　</w:t>
        </w:r>
        <w:r w:rsidR="00CF2958" w:rsidRPr="00FA4EAA">
          <w:rPr>
            <w:rStyle w:val="ac"/>
            <w:rFonts w:hint="eastAsia"/>
            <w:noProof/>
          </w:rPr>
          <w:t>纵向一体化下的平台定价策略</w:t>
        </w:r>
        <w:r w:rsidR="00CF2958">
          <w:rPr>
            <w:noProof/>
            <w:webHidden/>
          </w:rPr>
          <w:tab/>
        </w:r>
        <w:r w:rsidR="00CF2958">
          <w:rPr>
            <w:noProof/>
            <w:webHidden/>
          </w:rPr>
          <w:fldChar w:fldCharType="begin"/>
        </w:r>
        <w:r w:rsidR="00CF2958">
          <w:rPr>
            <w:noProof/>
            <w:webHidden/>
          </w:rPr>
          <w:instrText xml:space="preserve"> PAGEREF _Toc432531395 \h </w:instrText>
        </w:r>
        <w:r w:rsidR="00CF2958">
          <w:rPr>
            <w:noProof/>
            <w:webHidden/>
          </w:rPr>
        </w:r>
        <w:r w:rsidR="00CF2958">
          <w:rPr>
            <w:noProof/>
            <w:webHidden/>
          </w:rPr>
          <w:fldChar w:fldCharType="separate"/>
        </w:r>
        <w:r w:rsidR="00CF2958">
          <w:rPr>
            <w:noProof/>
            <w:webHidden/>
          </w:rPr>
          <w:t>50</w:t>
        </w:r>
        <w:r w:rsidR="00CF2958">
          <w:rPr>
            <w:noProof/>
            <w:webHidden/>
          </w:rPr>
          <w:fldChar w:fldCharType="end"/>
        </w:r>
      </w:hyperlink>
    </w:p>
    <w:p w14:paraId="25E11073" w14:textId="77777777" w:rsidR="00CF2958" w:rsidRDefault="001D719A">
      <w:pPr>
        <w:pStyle w:val="30"/>
        <w:rPr>
          <w:rFonts w:asciiTheme="minorHAnsi" w:eastAsiaTheme="minorEastAsia" w:hAnsiTheme="minorHAnsi" w:cstheme="minorBidi"/>
          <w:noProof/>
          <w:sz w:val="24"/>
          <w:szCs w:val="22"/>
          <w:lang w:eastAsia="zh-TW"/>
        </w:rPr>
      </w:pPr>
      <w:hyperlink w:anchor="_Toc432531396" w:history="1">
        <w:r w:rsidR="00CF2958" w:rsidRPr="00FA4EAA">
          <w:rPr>
            <w:rStyle w:val="ac"/>
            <w:noProof/>
          </w:rPr>
          <w:t>4.4.1</w:t>
        </w:r>
        <w:r w:rsidR="00CF2958" w:rsidRPr="00FA4EAA">
          <w:rPr>
            <w:rStyle w:val="ac"/>
            <w:rFonts w:asciiTheme="minorEastAsia" w:hAnsiTheme="minorEastAsia" w:hint="eastAsia"/>
            <w:noProof/>
          </w:rPr>
          <w:t xml:space="preserve">　</w:t>
        </w:r>
        <w:r w:rsidR="00CF2958" w:rsidRPr="00FA4EAA">
          <w:rPr>
            <w:rStyle w:val="ac"/>
            <w:rFonts w:hint="eastAsia"/>
            <w:noProof/>
          </w:rPr>
          <w:t>供应商与平台纵向分离</w:t>
        </w:r>
        <w:r w:rsidR="00CF2958">
          <w:rPr>
            <w:noProof/>
            <w:webHidden/>
          </w:rPr>
          <w:tab/>
        </w:r>
        <w:r w:rsidR="00CF2958">
          <w:rPr>
            <w:noProof/>
            <w:webHidden/>
          </w:rPr>
          <w:fldChar w:fldCharType="begin"/>
        </w:r>
        <w:r w:rsidR="00CF2958">
          <w:rPr>
            <w:noProof/>
            <w:webHidden/>
          </w:rPr>
          <w:instrText xml:space="preserve"> PAGEREF _Toc432531396 \h </w:instrText>
        </w:r>
        <w:r w:rsidR="00CF2958">
          <w:rPr>
            <w:noProof/>
            <w:webHidden/>
          </w:rPr>
        </w:r>
        <w:r w:rsidR="00CF2958">
          <w:rPr>
            <w:noProof/>
            <w:webHidden/>
          </w:rPr>
          <w:fldChar w:fldCharType="separate"/>
        </w:r>
        <w:r w:rsidR="00CF2958">
          <w:rPr>
            <w:noProof/>
            <w:webHidden/>
          </w:rPr>
          <w:t>50</w:t>
        </w:r>
        <w:r w:rsidR="00CF2958">
          <w:rPr>
            <w:noProof/>
            <w:webHidden/>
          </w:rPr>
          <w:fldChar w:fldCharType="end"/>
        </w:r>
      </w:hyperlink>
    </w:p>
    <w:p w14:paraId="4640D176" w14:textId="77777777" w:rsidR="00CF2958" w:rsidRDefault="001D719A">
      <w:pPr>
        <w:pStyle w:val="30"/>
        <w:rPr>
          <w:rFonts w:asciiTheme="minorHAnsi" w:eastAsiaTheme="minorEastAsia" w:hAnsiTheme="minorHAnsi" w:cstheme="minorBidi"/>
          <w:noProof/>
          <w:sz w:val="24"/>
          <w:szCs w:val="22"/>
          <w:lang w:eastAsia="zh-TW"/>
        </w:rPr>
      </w:pPr>
      <w:hyperlink w:anchor="_Toc432531397" w:history="1">
        <w:r w:rsidR="00CF2958" w:rsidRPr="00FA4EAA">
          <w:rPr>
            <w:rStyle w:val="ac"/>
            <w:noProof/>
          </w:rPr>
          <w:t>4.4.2</w:t>
        </w:r>
        <w:r w:rsidR="00CF2958" w:rsidRPr="00FA4EAA">
          <w:rPr>
            <w:rStyle w:val="ac"/>
            <w:rFonts w:asciiTheme="minorEastAsia" w:hAnsiTheme="minorEastAsia" w:hint="eastAsia"/>
            <w:noProof/>
          </w:rPr>
          <w:t xml:space="preserve">　</w:t>
        </w:r>
        <w:r w:rsidR="00CF2958" w:rsidRPr="00FA4EAA">
          <w:rPr>
            <w:rStyle w:val="ac"/>
            <w:rFonts w:hint="eastAsia"/>
            <w:noProof/>
          </w:rPr>
          <w:t>供应商与平台纵向一体化</w:t>
        </w:r>
        <w:r w:rsidR="00CF2958">
          <w:rPr>
            <w:noProof/>
            <w:webHidden/>
          </w:rPr>
          <w:tab/>
        </w:r>
        <w:r w:rsidR="00CF2958">
          <w:rPr>
            <w:noProof/>
            <w:webHidden/>
          </w:rPr>
          <w:fldChar w:fldCharType="begin"/>
        </w:r>
        <w:r w:rsidR="00CF2958">
          <w:rPr>
            <w:noProof/>
            <w:webHidden/>
          </w:rPr>
          <w:instrText xml:space="preserve"> PAGEREF _Toc432531397 \h </w:instrText>
        </w:r>
        <w:r w:rsidR="00CF2958">
          <w:rPr>
            <w:noProof/>
            <w:webHidden/>
          </w:rPr>
        </w:r>
        <w:r w:rsidR="00CF2958">
          <w:rPr>
            <w:noProof/>
            <w:webHidden/>
          </w:rPr>
          <w:fldChar w:fldCharType="separate"/>
        </w:r>
        <w:r w:rsidR="00CF2958">
          <w:rPr>
            <w:noProof/>
            <w:webHidden/>
          </w:rPr>
          <w:t>51</w:t>
        </w:r>
        <w:r w:rsidR="00CF2958">
          <w:rPr>
            <w:noProof/>
            <w:webHidden/>
          </w:rPr>
          <w:fldChar w:fldCharType="end"/>
        </w:r>
      </w:hyperlink>
    </w:p>
    <w:p w14:paraId="3FB072DC" w14:textId="77777777" w:rsidR="00CF2958" w:rsidRDefault="001D719A">
      <w:pPr>
        <w:pStyle w:val="10"/>
        <w:rPr>
          <w:rFonts w:asciiTheme="minorHAnsi" w:eastAsiaTheme="minorEastAsia" w:hAnsiTheme="minorHAnsi" w:cstheme="minorBidi"/>
          <w:szCs w:val="22"/>
          <w:lang w:eastAsia="zh-TW"/>
        </w:rPr>
      </w:pPr>
      <w:hyperlink w:anchor="_Toc432531398" w:history="1">
        <w:r w:rsidR="00CF2958" w:rsidRPr="00FA4EAA">
          <w:rPr>
            <w:rStyle w:val="ac"/>
            <w:rFonts w:hint="eastAsia"/>
          </w:rPr>
          <w:t>第五章</w:t>
        </w:r>
        <w:r w:rsidR="00CF2958" w:rsidRPr="00FA4EAA">
          <w:rPr>
            <w:rStyle w:val="ac"/>
            <w:rFonts w:asciiTheme="minorEastAsia" w:hAnsiTheme="minorEastAsia" w:hint="eastAsia"/>
          </w:rPr>
          <w:t xml:space="preserve">　</w:t>
        </w:r>
        <w:r w:rsidR="00CF2958" w:rsidRPr="00FA4EAA">
          <w:rPr>
            <w:rStyle w:val="ac"/>
            <w:rFonts w:hint="eastAsia"/>
          </w:rPr>
          <w:t>结论及展望</w:t>
        </w:r>
        <w:r w:rsidR="00CF2958">
          <w:rPr>
            <w:webHidden/>
          </w:rPr>
          <w:tab/>
        </w:r>
        <w:r w:rsidR="00CF2958">
          <w:rPr>
            <w:webHidden/>
          </w:rPr>
          <w:fldChar w:fldCharType="begin"/>
        </w:r>
        <w:r w:rsidR="00CF2958">
          <w:rPr>
            <w:webHidden/>
          </w:rPr>
          <w:instrText xml:space="preserve"> PAGEREF _Toc432531398 \h </w:instrText>
        </w:r>
        <w:r w:rsidR="00CF2958">
          <w:rPr>
            <w:webHidden/>
          </w:rPr>
        </w:r>
        <w:r w:rsidR="00CF2958">
          <w:rPr>
            <w:webHidden/>
          </w:rPr>
          <w:fldChar w:fldCharType="separate"/>
        </w:r>
        <w:r w:rsidR="00CF2958">
          <w:rPr>
            <w:webHidden/>
          </w:rPr>
          <w:t>53</w:t>
        </w:r>
        <w:r w:rsidR="00CF2958">
          <w:rPr>
            <w:webHidden/>
          </w:rPr>
          <w:fldChar w:fldCharType="end"/>
        </w:r>
      </w:hyperlink>
    </w:p>
    <w:p w14:paraId="6F333756" w14:textId="77777777" w:rsidR="00CF2958" w:rsidRDefault="001D719A">
      <w:pPr>
        <w:pStyle w:val="20"/>
        <w:rPr>
          <w:rFonts w:asciiTheme="minorHAnsi" w:eastAsiaTheme="minorEastAsia" w:hAnsiTheme="minorHAnsi" w:cstheme="minorBidi"/>
          <w:noProof/>
          <w:sz w:val="24"/>
          <w:szCs w:val="22"/>
          <w:lang w:eastAsia="zh-TW"/>
        </w:rPr>
      </w:pPr>
      <w:hyperlink w:anchor="_Toc432531399" w:history="1">
        <w:r w:rsidR="00CF2958" w:rsidRPr="00FA4EAA">
          <w:rPr>
            <w:rStyle w:val="ac"/>
            <w:noProof/>
          </w:rPr>
          <w:t>5.1</w:t>
        </w:r>
        <w:r w:rsidR="00CF2958" w:rsidRPr="00FA4EAA">
          <w:rPr>
            <w:rStyle w:val="ac"/>
            <w:rFonts w:hint="eastAsia"/>
            <w:noProof/>
          </w:rPr>
          <w:t xml:space="preserve">　研究结论</w:t>
        </w:r>
        <w:r w:rsidR="00CF2958">
          <w:rPr>
            <w:noProof/>
            <w:webHidden/>
          </w:rPr>
          <w:tab/>
        </w:r>
        <w:r w:rsidR="00CF2958">
          <w:rPr>
            <w:noProof/>
            <w:webHidden/>
          </w:rPr>
          <w:fldChar w:fldCharType="begin"/>
        </w:r>
        <w:r w:rsidR="00CF2958">
          <w:rPr>
            <w:noProof/>
            <w:webHidden/>
          </w:rPr>
          <w:instrText xml:space="preserve"> PAGEREF _Toc432531399 \h </w:instrText>
        </w:r>
        <w:r w:rsidR="00CF2958">
          <w:rPr>
            <w:noProof/>
            <w:webHidden/>
          </w:rPr>
        </w:r>
        <w:r w:rsidR="00CF2958">
          <w:rPr>
            <w:noProof/>
            <w:webHidden/>
          </w:rPr>
          <w:fldChar w:fldCharType="separate"/>
        </w:r>
        <w:r w:rsidR="00CF2958">
          <w:rPr>
            <w:noProof/>
            <w:webHidden/>
          </w:rPr>
          <w:t>53</w:t>
        </w:r>
        <w:r w:rsidR="00CF2958">
          <w:rPr>
            <w:noProof/>
            <w:webHidden/>
          </w:rPr>
          <w:fldChar w:fldCharType="end"/>
        </w:r>
      </w:hyperlink>
    </w:p>
    <w:p w14:paraId="1ADEE125" w14:textId="77777777" w:rsidR="00CF2958" w:rsidRDefault="001D719A">
      <w:pPr>
        <w:pStyle w:val="20"/>
        <w:rPr>
          <w:rFonts w:asciiTheme="minorHAnsi" w:eastAsiaTheme="minorEastAsia" w:hAnsiTheme="minorHAnsi" w:cstheme="minorBidi"/>
          <w:noProof/>
          <w:sz w:val="24"/>
          <w:szCs w:val="22"/>
          <w:lang w:eastAsia="zh-TW"/>
        </w:rPr>
      </w:pPr>
      <w:hyperlink w:anchor="_Toc432531400" w:history="1">
        <w:r w:rsidR="00CF2958" w:rsidRPr="00FA4EAA">
          <w:rPr>
            <w:rStyle w:val="ac"/>
            <w:noProof/>
          </w:rPr>
          <w:t>5.2</w:t>
        </w:r>
        <w:r w:rsidR="00CF2958" w:rsidRPr="00FA4EAA">
          <w:rPr>
            <w:rStyle w:val="ac"/>
            <w:rFonts w:hint="eastAsia"/>
            <w:noProof/>
          </w:rPr>
          <w:t xml:space="preserve">　研究贡献</w:t>
        </w:r>
        <w:r w:rsidR="00CF2958">
          <w:rPr>
            <w:noProof/>
            <w:webHidden/>
          </w:rPr>
          <w:tab/>
        </w:r>
        <w:r w:rsidR="00CF2958">
          <w:rPr>
            <w:noProof/>
            <w:webHidden/>
          </w:rPr>
          <w:fldChar w:fldCharType="begin"/>
        </w:r>
        <w:r w:rsidR="00CF2958">
          <w:rPr>
            <w:noProof/>
            <w:webHidden/>
          </w:rPr>
          <w:instrText xml:space="preserve"> PAGEREF _Toc432531400 \h </w:instrText>
        </w:r>
        <w:r w:rsidR="00CF2958">
          <w:rPr>
            <w:noProof/>
            <w:webHidden/>
          </w:rPr>
        </w:r>
        <w:r w:rsidR="00CF2958">
          <w:rPr>
            <w:noProof/>
            <w:webHidden/>
          </w:rPr>
          <w:fldChar w:fldCharType="separate"/>
        </w:r>
        <w:r w:rsidR="00CF2958">
          <w:rPr>
            <w:noProof/>
            <w:webHidden/>
          </w:rPr>
          <w:t>54</w:t>
        </w:r>
        <w:r w:rsidR="00CF2958">
          <w:rPr>
            <w:noProof/>
            <w:webHidden/>
          </w:rPr>
          <w:fldChar w:fldCharType="end"/>
        </w:r>
      </w:hyperlink>
    </w:p>
    <w:p w14:paraId="73700881" w14:textId="77777777" w:rsidR="00CF2958" w:rsidRDefault="001D719A">
      <w:pPr>
        <w:pStyle w:val="20"/>
        <w:rPr>
          <w:rFonts w:asciiTheme="minorHAnsi" w:eastAsiaTheme="minorEastAsia" w:hAnsiTheme="minorHAnsi" w:cstheme="minorBidi"/>
          <w:noProof/>
          <w:sz w:val="24"/>
          <w:szCs w:val="22"/>
          <w:lang w:eastAsia="zh-TW"/>
        </w:rPr>
      </w:pPr>
      <w:hyperlink w:anchor="_Toc432531401" w:history="1">
        <w:r w:rsidR="00CF2958" w:rsidRPr="00FA4EAA">
          <w:rPr>
            <w:rStyle w:val="ac"/>
            <w:noProof/>
          </w:rPr>
          <w:t>5.3</w:t>
        </w:r>
        <w:r w:rsidR="00CF2958" w:rsidRPr="00FA4EAA">
          <w:rPr>
            <w:rStyle w:val="ac"/>
            <w:rFonts w:hint="eastAsia"/>
            <w:noProof/>
          </w:rPr>
          <w:t xml:space="preserve">　研究的不足以及后续研究的展望</w:t>
        </w:r>
        <w:r w:rsidR="00CF2958">
          <w:rPr>
            <w:noProof/>
            <w:webHidden/>
          </w:rPr>
          <w:tab/>
        </w:r>
        <w:r w:rsidR="00CF2958">
          <w:rPr>
            <w:noProof/>
            <w:webHidden/>
          </w:rPr>
          <w:fldChar w:fldCharType="begin"/>
        </w:r>
        <w:r w:rsidR="00CF2958">
          <w:rPr>
            <w:noProof/>
            <w:webHidden/>
          </w:rPr>
          <w:instrText xml:space="preserve"> PAGEREF _Toc432531401 \h </w:instrText>
        </w:r>
        <w:r w:rsidR="00CF2958">
          <w:rPr>
            <w:noProof/>
            <w:webHidden/>
          </w:rPr>
        </w:r>
        <w:r w:rsidR="00CF2958">
          <w:rPr>
            <w:noProof/>
            <w:webHidden/>
          </w:rPr>
          <w:fldChar w:fldCharType="separate"/>
        </w:r>
        <w:r w:rsidR="00CF2958">
          <w:rPr>
            <w:noProof/>
            <w:webHidden/>
          </w:rPr>
          <w:t>54</w:t>
        </w:r>
        <w:r w:rsidR="00CF2958">
          <w:rPr>
            <w:noProof/>
            <w:webHidden/>
          </w:rPr>
          <w:fldChar w:fldCharType="end"/>
        </w:r>
      </w:hyperlink>
    </w:p>
    <w:p w14:paraId="2C032251" w14:textId="77777777" w:rsidR="00CF2958" w:rsidRDefault="001D719A">
      <w:pPr>
        <w:pStyle w:val="10"/>
        <w:rPr>
          <w:rFonts w:asciiTheme="minorHAnsi" w:eastAsiaTheme="minorEastAsia" w:hAnsiTheme="minorHAnsi" w:cstheme="minorBidi"/>
          <w:szCs w:val="22"/>
          <w:lang w:eastAsia="zh-TW"/>
        </w:rPr>
      </w:pPr>
      <w:hyperlink w:anchor="_Toc432531402" w:history="1">
        <w:r w:rsidR="00CF2958" w:rsidRPr="00FA4EAA">
          <w:rPr>
            <w:rStyle w:val="ac"/>
            <w:rFonts w:hint="eastAsia"/>
          </w:rPr>
          <w:t>参考文献</w:t>
        </w:r>
        <w:r w:rsidR="00CF2958">
          <w:rPr>
            <w:webHidden/>
          </w:rPr>
          <w:tab/>
        </w:r>
        <w:r w:rsidR="00CF2958">
          <w:rPr>
            <w:webHidden/>
          </w:rPr>
          <w:fldChar w:fldCharType="begin"/>
        </w:r>
        <w:r w:rsidR="00CF2958">
          <w:rPr>
            <w:webHidden/>
          </w:rPr>
          <w:instrText xml:space="preserve"> PAGEREF _Toc432531402 \h </w:instrText>
        </w:r>
        <w:r w:rsidR="00CF2958">
          <w:rPr>
            <w:webHidden/>
          </w:rPr>
        </w:r>
        <w:r w:rsidR="00CF2958">
          <w:rPr>
            <w:webHidden/>
          </w:rPr>
          <w:fldChar w:fldCharType="separate"/>
        </w:r>
        <w:r w:rsidR="00CF2958">
          <w:rPr>
            <w:webHidden/>
          </w:rPr>
          <w:t>56</w:t>
        </w:r>
        <w:r w:rsidR="00CF2958">
          <w:rPr>
            <w:webHidden/>
          </w:rPr>
          <w:fldChar w:fldCharType="end"/>
        </w:r>
      </w:hyperlink>
    </w:p>
    <w:p w14:paraId="0F48552C" w14:textId="77777777" w:rsidR="00CF2958" w:rsidRDefault="001D719A">
      <w:pPr>
        <w:pStyle w:val="10"/>
        <w:rPr>
          <w:rFonts w:asciiTheme="minorHAnsi" w:eastAsiaTheme="minorEastAsia" w:hAnsiTheme="minorHAnsi" w:cstheme="minorBidi"/>
          <w:szCs w:val="22"/>
          <w:lang w:eastAsia="zh-TW"/>
        </w:rPr>
      </w:pPr>
      <w:hyperlink w:anchor="_Toc432531403" w:history="1">
        <w:r w:rsidR="00CF2958" w:rsidRPr="00FA4EAA">
          <w:rPr>
            <w:rStyle w:val="ac"/>
            <w:rFonts w:hint="eastAsia"/>
          </w:rPr>
          <w:t>附录</w:t>
        </w:r>
        <w:r w:rsidR="00CF2958">
          <w:rPr>
            <w:webHidden/>
          </w:rPr>
          <w:tab/>
        </w:r>
        <w:r w:rsidR="00CF2958">
          <w:rPr>
            <w:webHidden/>
          </w:rPr>
          <w:fldChar w:fldCharType="begin"/>
        </w:r>
        <w:r w:rsidR="00CF2958">
          <w:rPr>
            <w:webHidden/>
          </w:rPr>
          <w:instrText xml:space="preserve"> PAGEREF _Toc432531403 \h </w:instrText>
        </w:r>
        <w:r w:rsidR="00CF2958">
          <w:rPr>
            <w:webHidden/>
          </w:rPr>
        </w:r>
        <w:r w:rsidR="00CF2958">
          <w:rPr>
            <w:webHidden/>
          </w:rPr>
          <w:fldChar w:fldCharType="separate"/>
        </w:r>
        <w:r w:rsidR="00CF2958">
          <w:rPr>
            <w:webHidden/>
          </w:rPr>
          <w:t>58</w:t>
        </w:r>
        <w:r w:rsidR="00CF2958">
          <w:rPr>
            <w:webHidden/>
          </w:rPr>
          <w:fldChar w:fldCharType="end"/>
        </w:r>
      </w:hyperlink>
    </w:p>
    <w:p w14:paraId="64F820FF" w14:textId="77777777" w:rsidR="00CF2958" w:rsidRDefault="001D719A">
      <w:pPr>
        <w:pStyle w:val="10"/>
        <w:rPr>
          <w:rFonts w:asciiTheme="minorHAnsi" w:eastAsiaTheme="minorEastAsia" w:hAnsiTheme="minorHAnsi" w:cstheme="minorBidi"/>
          <w:szCs w:val="22"/>
          <w:lang w:eastAsia="zh-TW"/>
        </w:rPr>
      </w:pPr>
      <w:hyperlink w:anchor="_Toc432531404" w:history="1">
        <w:r w:rsidR="00CF2958" w:rsidRPr="00FA4EAA">
          <w:rPr>
            <w:rStyle w:val="ac"/>
            <w:rFonts w:hint="eastAsia"/>
          </w:rPr>
          <w:t>致谢</w:t>
        </w:r>
        <w:r w:rsidR="00CF2958">
          <w:rPr>
            <w:webHidden/>
          </w:rPr>
          <w:tab/>
        </w:r>
        <w:r w:rsidR="00CF2958">
          <w:rPr>
            <w:webHidden/>
          </w:rPr>
          <w:fldChar w:fldCharType="begin"/>
        </w:r>
        <w:r w:rsidR="00CF2958">
          <w:rPr>
            <w:webHidden/>
          </w:rPr>
          <w:instrText xml:space="preserve"> PAGEREF _Toc432531404 \h </w:instrText>
        </w:r>
        <w:r w:rsidR="00CF2958">
          <w:rPr>
            <w:webHidden/>
          </w:rPr>
        </w:r>
        <w:r w:rsidR="00CF2958">
          <w:rPr>
            <w:webHidden/>
          </w:rPr>
          <w:fldChar w:fldCharType="separate"/>
        </w:r>
        <w:r w:rsidR="00CF2958">
          <w:rPr>
            <w:webHidden/>
          </w:rPr>
          <w:t>59</w:t>
        </w:r>
        <w:r w:rsidR="00CF2958">
          <w:rPr>
            <w:webHidden/>
          </w:rPr>
          <w:fldChar w:fldCharType="end"/>
        </w:r>
      </w:hyperlink>
    </w:p>
    <w:p w14:paraId="1E16B054" w14:textId="77777777" w:rsidR="00CF2958" w:rsidRDefault="001D719A">
      <w:pPr>
        <w:pStyle w:val="10"/>
        <w:rPr>
          <w:rFonts w:asciiTheme="minorHAnsi" w:eastAsiaTheme="minorEastAsia" w:hAnsiTheme="minorHAnsi" w:cstheme="minorBidi"/>
          <w:szCs w:val="22"/>
          <w:lang w:eastAsia="zh-TW"/>
        </w:rPr>
      </w:pPr>
      <w:hyperlink w:anchor="_Toc432531405" w:history="1">
        <w:r w:rsidR="00CF2958" w:rsidRPr="00FA4EAA">
          <w:rPr>
            <w:rStyle w:val="ac"/>
            <w:rFonts w:hint="eastAsia"/>
          </w:rPr>
          <w:t>北京大学学位论文原创性声明和使用授权说明</w:t>
        </w:r>
        <w:r w:rsidR="00CF2958">
          <w:rPr>
            <w:webHidden/>
          </w:rPr>
          <w:tab/>
        </w:r>
        <w:r w:rsidR="00CF2958">
          <w:rPr>
            <w:webHidden/>
          </w:rPr>
          <w:fldChar w:fldCharType="begin"/>
        </w:r>
        <w:r w:rsidR="00CF2958">
          <w:rPr>
            <w:webHidden/>
          </w:rPr>
          <w:instrText xml:space="preserve"> PAGEREF _Toc432531405 \h </w:instrText>
        </w:r>
        <w:r w:rsidR="00CF2958">
          <w:rPr>
            <w:webHidden/>
          </w:rPr>
        </w:r>
        <w:r w:rsidR="00CF2958">
          <w:rPr>
            <w:webHidden/>
          </w:rPr>
          <w:fldChar w:fldCharType="separate"/>
        </w:r>
        <w:r w:rsidR="00CF2958">
          <w:rPr>
            <w:webHidden/>
          </w:rPr>
          <w:t>60</w:t>
        </w:r>
        <w:r w:rsidR="00CF2958">
          <w:rPr>
            <w:webHidden/>
          </w:rPr>
          <w:fldChar w:fldCharType="end"/>
        </w:r>
      </w:hyperlink>
    </w:p>
    <w:p w14:paraId="51399701" w14:textId="616E4204" w:rsidR="00C75960" w:rsidRPr="00325885" w:rsidRDefault="002E2B98" w:rsidP="00325885">
      <w:pPr>
        <w:spacing w:line="400" w:lineRule="exact"/>
        <w:rPr>
          <w:rFonts w:ascii="宋体" w:hAnsi="宋体"/>
          <w:sz w:val="24"/>
        </w:rPr>
      </w:pPr>
      <w:r w:rsidRPr="00FF70B1">
        <w:rPr>
          <w:rFonts w:ascii="宋体" w:hAnsi="宋体"/>
          <w:b/>
          <w:bCs/>
          <w:sz w:val="24"/>
          <w:lang w:val="zh-CN"/>
        </w:rPr>
        <w:fldChar w:fldCharType="end"/>
      </w:r>
      <w:r w:rsidR="00722A1E">
        <w:br w:type="page"/>
      </w:r>
    </w:p>
    <w:p w14:paraId="36F396BE" w14:textId="535D04D5" w:rsidR="00351095" w:rsidRPr="00351095" w:rsidRDefault="00351095" w:rsidP="00351095">
      <w:pPr>
        <w:pStyle w:val="1"/>
        <w:jc w:val="center"/>
        <w:rPr>
          <w:rFonts w:ascii="黑体" w:eastAsia="黑体" w:hAnsi="黑体"/>
          <w:b w:val="0"/>
          <w:sz w:val="32"/>
          <w:szCs w:val="32"/>
        </w:rPr>
      </w:pPr>
      <w:bookmarkStart w:id="42" w:name="_Toc432210683"/>
      <w:bookmarkStart w:id="43" w:name="_Toc432242874"/>
      <w:bookmarkStart w:id="44" w:name="_Toc432242939"/>
      <w:bookmarkStart w:id="45" w:name="_Toc432258094"/>
      <w:bookmarkStart w:id="46" w:name="_Toc432531344"/>
      <w:r>
        <w:rPr>
          <w:rFonts w:ascii="黑体" w:eastAsia="黑体" w:hAnsi="黑体" w:hint="eastAsia"/>
          <w:b w:val="0"/>
          <w:sz w:val="32"/>
          <w:szCs w:val="32"/>
        </w:rPr>
        <w:lastRenderedPageBreak/>
        <w:t>图、表</w:t>
      </w:r>
      <w:r w:rsidRPr="00C137C8">
        <w:rPr>
          <w:rFonts w:ascii="黑体" w:eastAsia="黑体" w:hAnsi="黑体" w:hint="eastAsia"/>
          <w:b w:val="0"/>
          <w:sz w:val="32"/>
          <w:szCs w:val="32"/>
        </w:rPr>
        <w:t>目录</w:t>
      </w:r>
      <w:bookmarkEnd w:id="42"/>
      <w:bookmarkEnd w:id="43"/>
      <w:bookmarkEnd w:id="44"/>
      <w:bookmarkEnd w:id="45"/>
      <w:bookmarkEnd w:id="46"/>
    </w:p>
    <w:p w14:paraId="36875051" w14:textId="77777777" w:rsidR="00CF2958" w:rsidRDefault="00AC3AAE">
      <w:pPr>
        <w:pStyle w:val="afa"/>
        <w:tabs>
          <w:tab w:val="right" w:leader="dot" w:pos="8948"/>
        </w:tabs>
        <w:rPr>
          <w:rFonts w:eastAsiaTheme="minorEastAsia" w:cstheme="minorBidi"/>
          <w:smallCaps w:val="0"/>
          <w:noProof/>
          <w:sz w:val="24"/>
          <w:szCs w:val="22"/>
          <w:lang w:eastAsia="zh-TW"/>
        </w:rPr>
      </w:pPr>
      <w:r>
        <w:rPr>
          <w:color w:val="FF0000"/>
        </w:rPr>
        <w:fldChar w:fldCharType="begin"/>
      </w:r>
      <w:r>
        <w:rPr>
          <w:color w:val="FF0000"/>
        </w:rPr>
        <w:instrText xml:space="preserve"> </w:instrText>
      </w:r>
      <w:r>
        <w:rPr>
          <w:rFonts w:hint="eastAsia"/>
          <w:color w:val="FF0000"/>
        </w:rPr>
        <w:instrText>TOC \h \z \t "</w:instrText>
      </w:r>
      <w:r>
        <w:rPr>
          <w:rFonts w:hint="eastAsia"/>
          <w:color w:val="FF0000"/>
        </w:rPr>
        <w:instrText>图例</w:instrText>
      </w:r>
      <w:r>
        <w:rPr>
          <w:rFonts w:hint="eastAsia"/>
          <w:color w:val="FF0000"/>
        </w:rPr>
        <w:instrText>" \c</w:instrText>
      </w:r>
      <w:r>
        <w:rPr>
          <w:color w:val="FF0000"/>
        </w:rPr>
        <w:instrText xml:space="preserve"> </w:instrText>
      </w:r>
      <w:r>
        <w:rPr>
          <w:color w:val="FF0000"/>
        </w:rPr>
        <w:fldChar w:fldCharType="separate"/>
      </w:r>
      <w:hyperlink w:anchor="_Toc432531324" w:history="1">
        <w:r w:rsidR="00CF2958" w:rsidRPr="00ED24F9">
          <w:rPr>
            <w:rStyle w:val="ac"/>
            <w:rFonts w:hint="eastAsia"/>
            <w:noProof/>
          </w:rPr>
          <w:t>图</w:t>
        </w:r>
        <w:r w:rsidR="00CF2958" w:rsidRPr="00ED24F9">
          <w:rPr>
            <w:rStyle w:val="ac"/>
            <w:noProof/>
          </w:rPr>
          <w:t>1.1</w:t>
        </w:r>
        <w:r w:rsidR="00CF2958" w:rsidRPr="00ED24F9">
          <w:rPr>
            <w:rStyle w:val="ac"/>
            <w:rFonts w:asciiTheme="minorEastAsia" w:hAnsiTheme="minorEastAsia" w:hint="eastAsia"/>
            <w:noProof/>
          </w:rPr>
          <w:t xml:space="preserve">　</w:t>
        </w:r>
        <w:r w:rsidR="00CF2958" w:rsidRPr="00ED24F9">
          <w:rPr>
            <w:rStyle w:val="ac"/>
            <w:rFonts w:hint="eastAsia"/>
            <w:noProof/>
          </w:rPr>
          <w:t>中国在线旅游产业的平台企业划分</w:t>
        </w:r>
        <w:r w:rsidR="00CF2958">
          <w:rPr>
            <w:noProof/>
            <w:webHidden/>
          </w:rPr>
          <w:tab/>
        </w:r>
        <w:r w:rsidR="00CF2958">
          <w:rPr>
            <w:noProof/>
            <w:webHidden/>
          </w:rPr>
          <w:fldChar w:fldCharType="begin"/>
        </w:r>
        <w:r w:rsidR="00CF2958">
          <w:rPr>
            <w:noProof/>
            <w:webHidden/>
          </w:rPr>
          <w:instrText xml:space="preserve"> PAGEREF _Toc432531324 \h </w:instrText>
        </w:r>
        <w:r w:rsidR="00CF2958">
          <w:rPr>
            <w:noProof/>
            <w:webHidden/>
          </w:rPr>
        </w:r>
        <w:r w:rsidR="00CF2958">
          <w:rPr>
            <w:noProof/>
            <w:webHidden/>
          </w:rPr>
          <w:fldChar w:fldCharType="separate"/>
        </w:r>
        <w:r w:rsidR="00CF2958">
          <w:rPr>
            <w:noProof/>
            <w:webHidden/>
          </w:rPr>
          <w:t>3</w:t>
        </w:r>
        <w:r w:rsidR="00CF2958">
          <w:rPr>
            <w:noProof/>
            <w:webHidden/>
          </w:rPr>
          <w:fldChar w:fldCharType="end"/>
        </w:r>
      </w:hyperlink>
    </w:p>
    <w:p w14:paraId="0020FDAF"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25" w:history="1">
        <w:r w:rsidR="00CF2958" w:rsidRPr="00ED24F9">
          <w:rPr>
            <w:rStyle w:val="ac"/>
            <w:rFonts w:hint="eastAsia"/>
            <w:noProof/>
          </w:rPr>
          <w:t>图</w:t>
        </w:r>
        <w:r w:rsidR="00CF2958" w:rsidRPr="00ED24F9">
          <w:rPr>
            <w:rStyle w:val="ac"/>
            <w:noProof/>
          </w:rPr>
          <w:t>1.2</w:t>
        </w:r>
        <w:r w:rsidR="00CF2958" w:rsidRPr="00ED24F9">
          <w:rPr>
            <w:rStyle w:val="ac"/>
            <w:rFonts w:asciiTheme="minorEastAsia" w:hAnsiTheme="minorEastAsia" w:hint="eastAsia"/>
            <w:noProof/>
          </w:rPr>
          <w:t xml:space="preserve">　</w:t>
        </w:r>
        <w:r w:rsidR="00CF2958" w:rsidRPr="00ED24F9">
          <w:rPr>
            <w:rStyle w:val="ac"/>
            <w:rFonts w:hint="eastAsia"/>
            <w:noProof/>
          </w:rPr>
          <w:t>整体技术路线方案</w:t>
        </w:r>
        <w:r w:rsidR="00CF2958">
          <w:rPr>
            <w:noProof/>
            <w:webHidden/>
          </w:rPr>
          <w:tab/>
        </w:r>
        <w:r w:rsidR="00CF2958">
          <w:rPr>
            <w:noProof/>
            <w:webHidden/>
          </w:rPr>
          <w:fldChar w:fldCharType="begin"/>
        </w:r>
        <w:r w:rsidR="00CF2958">
          <w:rPr>
            <w:noProof/>
            <w:webHidden/>
          </w:rPr>
          <w:instrText xml:space="preserve"> PAGEREF _Toc432531325 \h </w:instrText>
        </w:r>
        <w:r w:rsidR="00CF2958">
          <w:rPr>
            <w:noProof/>
            <w:webHidden/>
          </w:rPr>
        </w:r>
        <w:r w:rsidR="00CF2958">
          <w:rPr>
            <w:noProof/>
            <w:webHidden/>
          </w:rPr>
          <w:fldChar w:fldCharType="separate"/>
        </w:r>
        <w:r w:rsidR="00CF2958">
          <w:rPr>
            <w:noProof/>
            <w:webHidden/>
          </w:rPr>
          <w:t>6</w:t>
        </w:r>
        <w:r w:rsidR="00CF2958">
          <w:rPr>
            <w:noProof/>
            <w:webHidden/>
          </w:rPr>
          <w:fldChar w:fldCharType="end"/>
        </w:r>
      </w:hyperlink>
    </w:p>
    <w:p w14:paraId="0CB0D647"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26" w:history="1">
        <w:r w:rsidR="00CF2958" w:rsidRPr="00ED24F9">
          <w:rPr>
            <w:rStyle w:val="ac"/>
            <w:rFonts w:hint="eastAsia"/>
            <w:noProof/>
          </w:rPr>
          <w:t>图</w:t>
        </w:r>
        <w:r w:rsidR="00CF2958" w:rsidRPr="00ED24F9">
          <w:rPr>
            <w:rStyle w:val="ac"/>
            <w:noProof/>
          </w:rPr>
          <w:t>2.1</w:t>
        </w:r>
        <w:r w:rsidR="00CF2958" w:rsidRPr="00ED24F9">
          <w:rPr>
            <w:rStyle w:val="ac"/>
            <w:rFonts w:asciiTheme="minorEastAsia" w:hAnsiTheme="minorEastAsia" w:hint="eastAsia"/>
            <w:noProof/>
          </w:rPr>
          <w:t xml:space="preserve">　</w:t>
        </w:r>
        <w:r w:rsidR="00CF2958" w:rsidRPr="00ED24F9">
          <w:rPr>
            <w:rStyle w:val="ac"/>
            <w:rFonts w:hint="eastAsia"/>
            <w:noProof/>
          </w:rPr>
          <w:t>平台企业三种基本定价方式</w:t>
        </w:r>
        <w:r w:rsidR="00CF2958" w:rsidRPr="00ED24F9">
          <w:rPr>
            <w:rStyle w:val="ac"/>
            <w:noProof/>
          </w:rPr>
          <w:t xml:space="preserve"> (</w:t>
        </w:r>
        <w:r w:rsidR="00CF2958" w:rsidRPr="00ED24F9">
          <w:rPr>
            <w:rStyle w:val="ac"/>
            <w:rFonts w:hint="eastAsia"/>
            <w:noProof/>
          </w:rPr>
          <w:t>箭头方向为现金流方向</w:t>
        </w:r>
        <w:r w:rsidR="00CF2958" w:rsidRPr="00ED24F9">
          <w:rPr>
            <w:rStyle w:val="ac"/>
            <w:noProof/>
          </w:rPr>
          <w:t>)</w:t>
        </w:r>
        <w:r w:rsidR="00CF2958">
          <w:rPr>
            <w:noProof/>
            <w:webHidden/>
          </w:rPr>
          <w:tab/>
        </w:r>
        <w:r w:rsidR="00CF2958">
          <w:rPr>
            <w:noProof/>
            <w:webHidden/>
          </w:rPr>
          <w:fldChar w:fldCharType="begin"/>
        </w:r>
        <w:r w:rsidR="00CF2958">
          <w:rPr>
            <w:noProof/>
            <w:webHidden/>
          </w:rPr>
          <w:instrText xml:space="preserve"> PAGEREF _Toc432531326 \h </w:instrText>
        </w:r>
        <w:r w:rsidR="00CF2958">
          <w:rPr>
            <w:noProof/>
            <w:webHidden/>
          </w:rPr>
        </w:r>
        <w:r w:rsidR="00CF2958">
          <w:rPr>
            <w:noProof/>
            <w:webHidden/>
          </w:rPr>
          <w:fldChar w:fldCharType="separate"/>
        </w:r>
        <w:r w:rsidR="00CF2958">
          <w:rPr>
            <w:noProof/>
            <w:webHidden/>
          </w:rPr>
          <w:t>14</w:t>
        </w:r>
        <w:r w:rsidR="00CF2958">
          <w:rPr>
            <w:noProof/>
            <w:webHidden/>
          </w:rPr>
          <w:fldChar w:fldCharType="end"/>
        </w:r>
      </w:hyperlink>
    </w:p>
    <w:p w14:paraId="77192201"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27" w:history="1">
        <w:r w:rsidR="00CF2958" w:rsidRPr="00ED24F9">
          <w:rPr>
            <w:rStyle w:val="ac"/>
            <w:rFonts w:hint="eastAsia"/>
            <w:noProof/>
          </w:rPr>
          <w:t>图</w:t>
        </w:r>
        <w:r w:rsidR="00CF2958" w:rsidRPr="00ED24F9">
          <w:rPr>
            <w:rStyle w:val="ac"/>
            <w:noProof/>
          </w:rPr>
          <w:t>2.2</w:t>
        </w:r>
        <w:r w:rsidR="00CF2958" w:rsidRPr="00ED24F9">
          <w:rPr>
            <w:rStyle w:val="ac"/>
            <w:rFonts w:asciiTheme="minorEastAsia" w:hAnsiTheme="minorEastAsia" w:hint="eastAsia"/>
            <w:noProof/>
          </w:rPr>
          <w:t xml:space="preserve">　</w:t>
        </w:r>
        <w:r w:rsidR="00CF2958" w:rsidRPr="00ED24F9">
          <w:rPr>
            <w:rStyle w:val="ac"/>
            <w:rFonts w:hint="eastAsia"/>
            <w:noProof/>
          </w:rPr>
          <w:t>用户多归属行为</w:t>
        </w:r>
        <w:r w:rsidR="00CF2958">
          <w:rPr>
            <w:noProof/>
            <w:webHidden/>
          </w:rPr>
          <w:tab/>
        </w:r>
        <w:r w:rsidR="00CF2958">
          <w:rPr>
            <w:noProof/>
            <w:webHidden/>
          </w:rPr>
          <w:fldChar w:fldCharType="begin"/>
        </w:r>
        <w:r w:rsidR="00CF2958">
          <w:rPr>
            <w:noProof/>
            <w:webHidden/>
          </w:rPr>
          <w:instrText xml:space="preserve"> PAGEREF _Toc432531327 \h </w:instrText>
        </w:r>
        <w:r w:rsidR="00CF2958">
          <w:rPr>
            <w:noProof/>
            <w:webHidden/>
          </w:rPr>
        </w:r>
        <w:r w:rsidR="00CF2958">
          <w:rPr>
            <w:noProof/>
            <w:webHidden/>
          </w:rPr>
          <w:fldChar w:fldCharType="separate"/>
        </w:r>
        <w:r w:rsidR="00CF2958">
          <w:rPr>
            <w:noProof/>
            <w:webHidden/>
          </w:rPr>
          <w:t>16</w:t>
        </w:r>
        <w:r w:rsidR="00CF2958">
          <w:rPr>
            <w:noProof/>
            <w:webHidden/>
          </w:rPr>
          <w:fldChar w:fldCharType="end"/>
        </w:r>
      </w:hyperlink>
    </w:p>
    <w:p w14:paraId="1A3A8222"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28" w:history="1">
        <w:r w:rsidR="00CF2958" w:rsidRPr="00ED24F9">
          <w:rPr>
            <w:rStyle w:val="ac"/>
            <w:rFonts w:hint="eastAsia"/>
            <w:noProof/>
          </w:rPr>
          <w:t>图</w:t>
        </w:r>
        <w:r w:rsidR="00CF2958" w:rsidRPr="00ED24F9">
          <w:rPr>
            <w:rStyle w:val="ac"/>
            <w:noProof/>
          </w:rPr>
          <w:t>2.3</w:t>
        </w:r>
        <w:r w:rsidR="00CF2958" w:rsidRPr="00ED24F9">
          <w:rPr>
            <w:rStyle w:val="ac"/>
            <w:rFonts w:hint="eastAsia"/>
            <w:noProof/>
          </w:rPr>
          <w:t xml:space="preserve">　</w:t>
        </w:r>
        <w:r w:rsidR="00CF2958" w:rsidRPr="00ED24F9">
          <w:rPr>
            <w:rStyle w:val="ac"/>
            <w:noProof/>
          </w:rPr>
          <w:t>Salop</w:t>
        </w:r>
        <w:r w:rsidR="00CF2958" w:rsidRPr="00ED24F9">
          <w:rPr>
            <w:rStyle w:val="ac"/>
            <w:rFonts w:hint="eastAsia"/>
            <w:noProof/>
          </w:rPr>
          <w:t>环形模型：</w:t>
        </w:r>
        <w:r w:rsidR="00CF2958" w:rsidRPr="00ED24F9">
          <w:rPr>
            <w:rStyle w:val="ac"/>
            <w:noProof/>
          </w:rPr>
          <w:t>Kinked(</w:t>
        </w:r>
        <w:r w:rsidR="00CF2958" w:rsidRPr="00ED24F9">
          <w:rPr>
            <w:rStyle w:val="ac"/>
            <w:rFonts w:hint="eastAsia"/>
            <w:noProof/>
          </w:rPr>
          <w:t>左</w:t>
        </w:r>
        <w:r w:rsidR="00CF2958" w:rsidRPr="00ED24F9">
          <w:rPr>
            <w:rStyle w:val="ac"/>
            <w:noProof/>
          </w:rPr>
          <w:t>)</w:t>
        </w:r>
        <w:r w:rsidR="00CF2958" w:rsidRPr="00ED24F9">
          <w:rPr>
            <w:rStyle w:val="ac"/>
            <w:rFonts w:hint="eastAsia"/>
            <w:noProof/>
          </w:rPr>
          <w:t>、竞争</w:t>
        </w:r>
        <w:r w:rsidR="00CF2958" w:rsidRPr="00ED24F9">
          <w:rPr>
            <w:rStyle w:val="ac"/>
            <w:noProof/>
          </w:rPr>
          <w:t>(</w:t>
        </w:r>
        <w:r w:rsidR="00CF2958" w:rsidRPr="00ED24F9">
          <w:rPr>
            <w:rStyle w:val="ac"/>
            <w:rFonts w:hint="eastAsia"/>
            <w:noProof/>
          </w:rPr>
          <w:t>右</w:t>
        </w:r>
        <w:r w:rsidR="00CF2958" w:rsidRPr="00ED24F9">
          <w:rPr>
            <w:rStyle w:val="ac"/>
            <w:noProof/>
          </w:rPr>
          <w:t>)</w:t>
        </w:r>
        <w:r w:rsidR="00CF2958">
          <w:rPr>
            <w:noProof/>
            <w:webHidden/>
          </w:rPr>
          <w:tab/>
        </w:r>
        <w:r w:rsidR="00CF2958">
          <w:rPr>
            <w:noProof/>
            <w:webHidden/>
          </w:rPr>
          <w:fldChar w:fldCharType="begin"/>
        </w:r>
        <w:r w:rsidR="00CF2958">
          <w:rPr>
            <w:noProof/>
            <w:webHidden/>
          </w:rPr>
          <w:instrText xml:space="preserve"> PAGEREF _Toc432531328 \h </w:instrText>
        </w:r>
        <w:r w:rsidR="00CF2958">
          <w:rPr>
            <w:noProof/>
            <w:webHidden/>
          </w:rPr>
        </w:r>
        <w:r w:rsidR="00CF2958">
          <w:rPr>
            <w:noProof/>
            <w:webHidden/>
          </w:rPr>
          <w:fldChar w:fldCharType="separate"/>
        </w:r>
        <w:r w:rsidR="00CF2958">
          <w:rPr>
            <w:noProof/>
            <w:webHidden/>
          </w:rPr>
          <w:t>18</w:t>
        </w:r>
        <w:r w:rsidR="00CF2958">
          <w:rPr>
            <w:noProof/>
            <w:webHidden/>
          </w:rPr>
          <w:fldChar w:fldCharType="end"/>
        </w:r>
      </w:hyperlink>
    </w:p>
    <w:p w14:paraId="519F0DC5"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29" w:history="1">
        <w:r w:rsidR="00CF2958" w:rsidRPr="00ED24F9">
          <w:rPr>
            <w:rStyle w:val="ac"/>
            <w:rFonts w:hint="eastAsia"/>
            <w:noProof/>
          </w:rPr>
          <w:t>图</w:t>
        </w:r>
        <w:r w:rsidR="00CF2958" w:rsidRPr="00ED24F9">
          <w:rPr>
            <w:rStyle w:val="ac"/>
            <w:noProof/>
          </w:rPr>
          <w:t>3.1</w:t>
        </w:r>
        <w:r w:rsidR="00CF2958" w:rsidRPr="00ED24F9">
          <w:rPr>
            <w:rStyle w:val="ac"/>
            <w:rFonts w:asciiTheme="minorEastAsia" w:hAnsiTheme="minorEastAsia" w:hint="eastAsia"/>
            <w:noProof/>
          </w:rPr>
          <w:t xml:space="preserve">　</w:t>
        </w:r>
        <w:r w:rsidR="00CF2958" w:rsidRPr="00ED24F9">
          <w:rPr>
            <w:rStyle w:val="ac"/>
            <w:noProof/>
          </w:rPr>
          <w:t>2008-2013</w:t>
        </w:r>
        <w:r w:rsidR="00CF2958" w:rsidRPr="00ED24F9">
          <w:rPr>
            <w:rStyle w:val="ac"/>
            <w:rFonts w:hint="eastAsia"/>
            <w:noProof/>
          </w:rPr>
          <w:t>年中国旅游业、在线旅游市场总收入及渗透率</w:t>
        </w:r>
        <w:r w:rsidR="00CF2958">
          <w:rPr>
            <w:noProof/>
            <w:webHidden/>
          </w:rPr>
          <w:tab/>
        </w:r>
        <w:r w:rsidR="00CF2958">
          <w:rPr>
            <w:noProof/>
            <w:webHidden/>
          </w:rPr>
          <w:fldChar w:fldCharType="begin"/>
        </w:r>
        <w:r w:rsidR="00CF2958">
          <w:rPr>
            <w:noProof/>
            <w:webHidden/>
          </w:rPr>
          <w:instrText xml:space="preserve"> PAGEREF _Toc432531329 \h </w:instrText>
        </w:r>
        <w:r w:rsidR="00CF2958">
          <w:rPr>
            <w:noProof/>
            <w:webHidden/>
          </w:rPr>
        </w:r>
        <w:r w:rsidR="00CF2958">
          <w:rPr>
            <w:noProof/>
            <w:webHidden/>
          </w:rPr>
          <w:fldChar w:fldCharType="separate"/>
        </w:r>
        <w:r w:rsidR="00CF2958">
          <w:rPr>
            <w:noProof/>
            <w:webHidden/>
          </w:rPr>
          <w:t>22</w:t>
        </w:r>
        <w:r w:rsidR="00CF2958">
          <w:rPr>
            <w:noProof/>
            <w:webHidden/>
          </w:rPr>
          <w:fldChar w:fldCharType="end"/>
        </w:r>
      </w:hyperlink>
    </w:p>
    <w:p w14:paraId="5DE019FA"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30" w:history="1">
        <w:r w:rsidR="00CF2958" w:rsidRPr="00ED24F9">
          <w:rPr>
            <w:rStyle w:val="ac"/>
            <w:rFonts w:hint="eastAsia"/>
            <w:noProof/>
          </w:rPr>
          <w:t>图</w:t>
        </w:r>
        <w:r w:rsidR="00CF2958" w:rsidRPr="00ED24F9">
          <w:rPr>
            <w:rStyle w:val="ac"/>
            <w:noProof/>
          </w:rPr>
          <w:t>3.2</w:t>
        </w:r>
        <w:r w:rsidR="00CF2958" w:rsidRPr="00ED24F9">
          <w:rPr>
            <w:rStyle w:val="ac"/>
            <w:rFonts w:asciiTheme="minorEastAsia" w:hAnsiTheme="minorEastAsia" w:hint="eastAsia"/>
            <w:noProof/>
          </w:rPr>
          <w:t xml:space="preserve">　</w:t>
        </w:r>
        <w:r w:rsidR="00CF2958" w:rsidRPr="00ED24F9">
          <w:rPr>
            <w:rStyle w:val="ac"/>
            <w:rFonts w:hint="eastAsia"/>
            <w:noProof/>
          </w:rPr>
          <w:t>在线旅游</w:t>
        </w:r>
        <w:r w:rsidR="00CF2958" w:rsidRPr="00ED24F9">
          <w:rPr>
            <w:rStyle w:val="ac"/>
            <w:rFonts w:asciiTheme="minorEastAsia" w:hAnsiTheme="minorEastAsia" w:hint="eastAsia"/>
            <w:noProof/>
          </w:rPr>
          <w:t>市场</w:t>
        </w:r>
        <w:r w:rsidR="00CF2958" w:rsidRPr="00ED24F9">
          <w:rPr>
            <w:rStyle w:val="ac"/>
            <w:rFonts w:hint="eastAsia"/>
            <w:noProof/>
          </w:rPr>
          <w:t>的消费闭环</w:t>
        </w:r>
        <w:r w:rsidR="00CF2958">
          <w:rPr>
            <w:noProof/>
            <w:webHidden/>
          </w:rPr>
          <w:tab/>
        </w:r>
        <w:r w:rsidR="00CF2958">
          <w:rPr>
            <w:noProof/>
            <w:webHidden/>
          </w:rPr>
          <w:fldChar w:fldCharType="begin"/>
        </w:r>
        <w:r w:rsidR="00CF2958">
          <w:rPr>
            <w:noProof/>
            <w:webHidden/>
          </w:rPr>
          <w:instrText xml:space="preserve"> PAGEREF _Toc432531330 \h </w:instrText>
        </w:r>
        <w:r w:rsidR="00CF2958">
          <w:rPr>
            <w:noProof/>
            <w:webHidden/>
          </w:rPr>
        </w:r>
        <w:r w:rsidR="00CF2958">
          <w:rPr>
            <w:noProof/>
            <w:webHidden/>
          </w:rPr>
          <w:fldChar w:fldCharType="separate"/>
        </w:r>
        <w:r w:rsidR="00CF2958">
          <w:rPr>
            <w:noProof/>
            <w:webHidden/>
          </w:rPr>
          <w:t>22</w:t>
        </w:r>
        <w:r w:rsidR="00CF2958">
          <w:rPr>
            <w:noProof/>
            <w:webHidden/>
          </w:rPr>
          <w:fldChar w:fldCharType="end"/>
        </w:r>
      </w:hyperlink>
    </w:p>
    <w:p w14:paraId="79517CBC"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31" w:history="1">
        <w:r w:rsidR="00CF2958" w:rsidRPr="00ED24F9">
          <w:rPr>
            <w:rStyle w:val="ac"/>
            <w:rFonts w:hint="eastAsia"/>
            <w:noProof/>
          </w:rPr>
          <w:t>图</w:t>
        </w:r>
        <w:r w:rsidR="00CF2958" w:rsidRPr="00ED24F9">
          <w:rPr>
            <w:rStyle w:val="ac"/>
            <w:noProof/>
          </w:rPr>
          <w:t>3.3</w:t>
        </w:r>
        <w:r w:rsidR="00CF2958" w:rsidRPr="00ED24F9">
          <w:rPr>
            <w:rStyle w:val="ac"/>
            <w:rFonts w:asciiTheme="minorEastAsia" w:hAnsiTheme="minorEastAsia" w:hint="eastAsia"/>
            <w:noProof/>
          </w:rPr>
          <w:t xml:space="preserve">　</w:t>
        </w:r>
        <w:r w:rsidR="00CF2958" w:rsidRPr="00ED24F9">
          <w:rPr>
            <w:rStyle w:val="ac"/>
            <w:rFonts w:hint="eastAsia"/>
            <w:noProof/>
          </w:rPr>
          <w:t>在线旅游产业链</w:t>
        </w:r>
        <w:r w:rsidR="00CF2958">
          <w:rPr>
            <w:noProof/>
            <w:webHidden/>
          </w:rPr>
          <w:tab/>
        </w:r>
        <w:r w:rsidR="00CF2958">
          <w:rPr>
            <w:noProof/>
            <w:webHidden/>
          </w:rPr>
          <w:fldChar w:fldCharType="begin"/>
        </w:r>
        <w:r w:rsidR="00CF2958">
          <w:rPr>
            <w:noProof/>
            <w:webHidden/>
          </w:rPr>
          <w:instrText xml:space="preserve"> PAGEREF _Toc432531331 \h </w:instrText>
        </w:r>
        <w:r w:rsidR="00CF2958">
          <w:rPr>
            <w:noProof/>
            <w:webHidden/>
          </w:rPr>
        </w:r>
        <w:r w:rsidR="00CF2958">
          <w:rPr>
            <w:noProof/>
            <w:webHidden/>
          </w:rPr>
          <w:fldChar w:fldCharType="separate"/>
        </w:r>
        <w:r w:rsidR="00CF2958">
          <w:rPr>
            <w:noProof/>
            <w:webHidden/>
          </w:rPr>
          <w:t>23</w:t>
        </w:r>
        <w:r w:rsidR="00CF2958">
          <w:rPr>
            <w:noProof/>
            <w:webHidden/>
          </w:rPr>
          <w:fldChar w:fldCharType="end"/>
        </w:r>
      </w:hyperlink>
    </w:p>
    <w:p w14:paraId="462B2E3C"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32" w:history="1">
        <w:r w:rsidR="00CF2958" w:rsidRPr="00ED24F9">
          <w:rPr>
            <w:rStyle w:val="ac"/>
            <w:rFonts w:hint="eastAsia"/>
            <w:noProof/>
          </w:rPr>
          <w:t>图</w:t>
        </w:r>
        <w:r w:rsidR="00CF2958" w:rsidRPr="00ED24F9">
          <w:rPr>
            <w:rStyle w:val="ac"/>
            <w:noProof/>
          </w:rPr>
          <w:t>3.4</w:t>
        </w:r>
        <w:r w:rsidR="00CF2958" w:rsidRPr="00ED24F9">
          <w:rPr>
            <w:rStyle w:val="ac"/>
            <w:rFonts w:asciiTheme="minorEastAsia" w:hAnsiTheme="minorEastAsia" w:hint="eastAsia"/>
            <w:noProof/>
          </w:rPr>
          <w:t xml:space="preserve">　</w:t>
        </w:r>
        <w:r w:rsidR="00CF2958" w:rsidRPr="00ED24F9">
          <w:rPr>
            <w:rStyle w:val="ac"/>
            <w:rFonts w:hint="eastAsia"/>
            <w:noProof/>
          </w:rPr>
          <w:t>在线旅游平台企业的场结构示意图</w:t>
        </w:r>
        <w:r w:rsidR="00CF2958">
          <w:rPr>
            <w:noProof/>
            <w:webHidden/>
          </w:rPr>
          <w:tab/>
        </w:r>
        <w:r w:rsidR="00CF2958">
          <w:rPr>
            <w:noProof/>
            <w:webHidden/>
          </w:rPr>
          <w:fldChar w:fldCharType="begin"/>
        </w:r>
        <w:r w:rsidR="00CF2958">
          <w:rPr>
            <w:noProof/>
            <w:webHidden/>
          </w:rPr>
          <w:instrText xml:space="preserve"> PAGEREF _Toc432531332 \h </w:instrText>
        </w:r>
        <w:r w:rsidR="00CF2958">
          <w:rPr>
            <w:noProof/>
            <w:webHidden/>
          </w:rPr>
        </w:r>
        <w:r w:rsidR="00CF2958">
          <w:rPr>
            <w:noProof/>
            <w:webHidden/>
          </w:rPr>
          <w:fldChar w:fldCharType="separate"/>
        </w:r>
        <w:r w:rsidR="00CF2958">
          <w:rPr>
            <w:noProof/>
            <w:webHidden/>
          </w:rPr>
          <w:t>26</w:t>
        </w:r>
        <w:r w:rsidR="00CF2958">
          <w:rPr>
            <w:noProof/>
            <w:webHidden/>
          </w:rPr>
          <w:fldChar w:fldCharType="end"/>
        </w:r>
      </w:hyperlink>
    </w:p>
    <w:p w14:paraId="01998A0B"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33" w:history="1">
        <w:r w:rsidR="00CF2958" w:rsidRPr="00ED24F9">
          <w:rPr>
            <w:rStyle w:val="ac"/>
            <w:rFonts w:hint="eastAsia"/>
            <w:noProof/>
          </w:rPr>
          <w:t>图</w:t>
        </w:r>
        <w:r w:rsidR="00CF2958" w:rsidRPr="00ED24F9">
          <w:rPr>
            <w:rStyle w:val="ac"/>
            <w:noProof/>
          </w:rPr>
          <w:t>3.5</w:t>
        </w:r>
        <w:r w:rsidR="00CF2958" w:rsidRPr="00ED24F9">
          <w:rPr>
            <w:rStyle w:val="ac"/>
            <w:rFonts w:asciiTheme="minorEastAsia" w:hAnsiTheme="minorEastAsia" w:hint="eastAsia"/>
            <w:noProof/>
          </w:rPr>
          <w:t xml:space="preserve">　</w:t>
        </w:r>
        <w:r w:rsidR="00CF2958" w:rsidRPr="00ED24F9">
          <w:rPr>
            <w:rStyle w:val="ac"/>
            <w:noProof/>
          </w:rPr>
          <w:t>2015</w:t>
        </w:r>
        <w:r w:rsidR="00CF2958" w:rsidRPr="00ED24F9">
          <w:rPr>
            <w:rStyle w:val="ac"/>
            <w:rFonts w:hint="eastAsia"/>
            <w:noProof/>
          </w:rPr>
          <w:t>年第</w:t>
        </w:r>
        <w:r w:rsidR="00CF2958" w:rsidRPr="00ED24F9">
          <w:rPr>
            <w:rStyle w:val="ac"/>
            <w:noProof/>
          </w:rPr>
          <w:t>1</w:t>
        </w:r>
        <w:r w:rsidR="00CF2958" w:rsidRPr="00ED24F9">
          <w:rPr>
            <w:rStyle w:val="ac"/>
            <w:rFonts w:hint="eastAsia"/>
            <w:noProof/>
          </w:rPr>
          <w:t>季度在线旅游产业市场份额</w:t>
        </w:r>
        <w:r w:rsidR="00CF2958" w:rsidRPr="00ED24F9">
          <w:rPr>
            <w:rStyle w:val="ac"/>
            <w:noProof/>
          </w:rPr>
          <w:t xml:space="preserve"> </w:t>
        </w:r>
        <w:r w:rsidR="00CF2958" w:rsidRPr="00ED24F9">
          <w:rPr>
            <w:rStyle w:val="ac"/>
            <w:rFonts w:hint="eastAsia"/>
            <w:noProof/>
          </w:rPr>
          <w:t>数据来源：</w:t>
        </w:r>
        <w:r w:rsidR="00CF2958" w:rsidRPr="00ED24F9">
          <w:rPr>
            <w:rStyle w:val="ac"/>
            <w:noProof/>
          </w:rPr>
          <w:t>Analysys</w:t>
        </w:r>
        <w:r w:rsidR="00CF2958" w:rsidRPr="00ED24F9">
          <w:rPr>
            <w:rStyle w:val="ac"/>
            <w:rFonts w:hint="eastAsia"/>
            <w:noProof/>
          </w:rPr>
          <w:t>易观智库</w:t>
        </w:r>
        <w:r w:rsidR="00CF2958">
          <w:rPr>
            <w:noProof/>
            <w:webHidden/>
          </w:rPr>
          <w:tab/>
        </w:r>
        <w:r w:rsidR="00CF2958">
          <w:rPr>
            <w:noProof/>
            <w:webHidden/>
          </w:rPr>
          <w:fldChar w:fldCharType="begin"/>
        </w:r>
        <w:r w:rsidR="00CF2958">
          <w:rPr>
            <w:noProof/>
            <w:webHidden/>
          </w:rPr>
          <w:instrText xml:space="preserve"> PAGEREF _Toc432531333 \h </w:instrText>
        </w:r>
        <w:r w:rsidR="00CF2958">
          <w:rPr>
            <w:noProof/>
            <w:webHidden/>
          </w:rPr>
        </w:r>
        <w:r w:rsidR="00CF2958">
          <w:rPr>
            <w:noProof/>
            <w:webHidden/>
          </w:rPr>
          <w:fldChar w:fldCharType="separate"/>
        </w:r>
        <w:r w:rsidR="00CF2958">
          <w:rPr>
            <w:noProof/>
            <w:webHidden/>
          </w:rPr>
          <w:t>27</w:t>
        </w:r>
        <w:r w:rsidR="00CF2958">
          <w:rPr>
            <w:noProof/>
            <w:webHidden/>
          </w:rPr>
          <w:fldChar w:fldCharType="end"/>
        </w:r>
      </w:hyperlink>
    </w:p>
    <w:p w14:paraId="7A517E17"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34" w:history="1">
        <w:r w:rsidR="00CF2958" w:rsidRPr="00ED24F9">
          <w:rPr>
            <w:rStyle w:val="ac"/>
            <w:rFonts w:hint="eastAsia"/>
            <w:noProof/>
          </w:rPr>
          <w:t>图</w:t>
        </w:r>
        <w:r w:rsidR="00CF2958" w:rsidRPr="00ED24F9">
          <w:rPr>
            <w:rStyle w:val="ac"/>
            <w:noProof/>
          </w:rPr>
          <w:t>4.1</w:t>
        </w:r>
        <w:r w:rsidR="00CF2958" w:rsidRPr="00ED24F9">
          <w:rPr>
            <w:rStyle w:val="ac"/>
            <w:rFonts w:hint="eastAsia"/>
            <w:noProof/>
          </w:rPr>
          <w:t xml:space="preserve">　空间</w:t>
        </w:r>
        <w:r w:rsidR="00CF2958" w:rsidRPr="00ED24F9">
          <w:rPr>
            <w:rStyle w:val="ac"/>
            <w:noProof/>
          </w:rPr>
          <w:t>Salop</w:t>
        </w:r>
        <w:r w:rsidR="00CF2958" w:rsidRPr="00ED24F9">
          <w:rPr>
            <w:rStyle w:val="ac"/>
            <w:rFonts w:hint="eastAsia"/>
            <w:noProof/>
          </w:rPr>
          <w:t>模型</w:t>
        </w:r>
        <w:r w:rsidR="00CF2958">
          <w:rPr>
            <w:noProof/>
            <w:webHidden/>
          </w:rPr>
          <w:tab/>
        </w:r>
        <w:r w:rsidR="00CF2958">
          <w:rPr>
            <w:noProof/>
            <w:webHidden/>
          </w:rPr>
          <w:fldChar w:fldCharType="begin"/>
        </w:r>
        <w:r w:rsidR="00CF2958">
          <w:rPr>
            <w:noProof/>
            <w:webHidden/>
          </w:rPr>
          <w:instrText xml:space="preserve"> PAGEREF _Toc432531334 \h </w:instrText>
        </w:r>
        <w:r w:rsidR="00CF2958">
          <w:rPr>
            <w:noProof/>
            <w:webHidden/>
          </w:rPr>
        </w:r>
        <w:r w:rsidR="00CF2958">
          <w:rPr>
            <w:noProof/>
            <w:webHidden/>
          </w:rPr>
          <w:fldChar w:fldCharType="separate"/>
        </w:r>
        <w:r w:rsidR="00CF2958">
          <w:rPr>
            <w:noProof/>
            <w:webHidden/>
          </w:rPr>
          <w:t>35</w:t>
        </w:r>
        <w:r w:rsidR="00CF2958">
          <w:rPr>
            <w:noProof/>
            <w:webHidden/>
          </w:rPr>
          <w:fldChar w:fldCharType="end"/>
        </w:r>
      </w:hyperlink>
    </w:p>
    <w:p w14:paraId="235F3E1B"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35" w:history="1">
        <w:r w:rsidR="00CF2958" w:rsidRPr="00ED24F9">
          <w:rPr>
            <w:rStyle w:val="ac"/>
            <w:rFonts w:hint="eastAsia"/>
            <w:noProof/>
          </w:rPr>
          <w:t>图</w:t>
        </w:r>
        <w:r w:rsidR="00CF2958" w:rsidRPr="00ED24F9">
          <w:rPr>
            <w:rStyle w:val="ac"/>
            <w:noProof/>
          </w:rPr>
          <w:t>4.2</w:t>
        </w:r>
        <w:r w:rsidR="00CF2958" w:rsidRPr="00ED24F9">
          <w:rPr>
            <w:rStyle w:val="ac"/>
            <w:rFonts w:asciiTheme="minorEastAsia" w:hAnsiTheme="minorEastAsia" w:hint="eastAsia"/>
            <w:noProof/>
          </w:rPr>
          <w:t xml:space="preserve">　</w:t>
        </w:r>
        <w:r w:rsidR="00CF2958" w:rsidRPr="00ED24F9">
          <w:rPr>
            <w:rStyle w:val="ac"/>
            <w:rFonts w:hint="eastAsia"/>
            <w:noProof/>
          </w:rPr>
          <w:t>供应商与消费者均为垄断的市场结构图</w:t>
        </w:r>
        <w:r w:rsidR="00CF2958">
          <w:rPr>
            <w:noProof/>
            <w:webHidden/>
          </w:rPr>
          <w:tab/>
        </w:r>
        <w:r w:rsidR="00CF2958">
          <w:rPr>
            <w:noProof/>
            <w:webHidden/>
          </w:rPr>
          <w:fldChar w:fldCharType="begin"/>
        </w:r>
        <w:r w:rsidR="00CF2958">
          <w:rPr>
            <w:noProof/>
            <w:webHidden/>
          </w:rPr>
          <w:instrText xml:space="preserve"> PAGEREF _Toc432531335 \h </w:instrText>
        </w:r>
        <w:r w:rsidR="00CF2958">
          <w:rPr>
            <w:noProof/>
            <w:webHidden/>
          </w:rPr>
        </w:r>
        <w:r w:rsidR="00CF2958">
          <w:rPr>
            <w:noProof/>
            <w:webHidden/>
          </w:rPr>
          <w:fldChar w:fldCharType="separate"/>
        </w:r>
        <w:r w:rsidR="00CF2958">
          <w:rPr>
            <w:noProof/>
            <w:webHidden/>
          </w:rPr>
          <w:t>36</w:t>
        </w:r>
        <w:r w:rsidR="00CF2958">
          <w:rPr>
            <w:noProof/>
            <w:webHidden/>
          </w:rPr>
          <w:fldChar w:fldCharType="end"/>
        </w:r>
      </w:hyperlink>
    </w:p>
    <w:p w14:paraId="17DE59AB"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36" w:history="1">
        <w:r w:rsidR="00CF2958" w:rsidRPr="00ED24F9">
          <w:rPr>
            <w:rStyle w:val="ac"/>
            <w:rFonts w:hint="eastAsia"/>
            <w:noProof/>
          </w:rPr>
          <w:t>图</w:t>
        </w:r>
        <w:r w:rsidR="00CF2958" w:rsidRPr="00ED24F9">
          <w:rPr>
            <w:rStyle w:val="ac"/>
            <w:noProof/>
          </w:rPr>
          <w:t>4.3</w:t>
        </w:r>
        <w:r w:rsidR="00CF2958" w:rsidRPr="00ED24F9">
          <w:rPr>
            <w:rStyle w:val="ac"/>
            <w:rFonts w:asciiTheme="minorEastAsia" w:hAnsiTheme="minorEastAsia" w:hint="eastAsia"/>
            <w:noProof/>
          </w:rPr>
          <w:t xml:space="preserve">　</w:t>
        </w:r>
        <w:r w:rsidR="00CF2958" w:rsidRPr="00ED24F9">
          <w:rPr>
            <w:rStyle w:val="ac"/>
            <w:rFonts w:hint="eastAsia"/>
            <w:noProof/>
          </w:rPr>
          <w:t>供应商竞争与消费者垄断的市场结构图</w:t>
        </w:r>
        <w:r w:rsidR="00CF2958">
          <w:rPr>
            <w:noProof/>
            <w:webHidden/>
          </w:rPr>
          <w:tab/>
        </w:r>
        <w:r w:rsidR="00CF2958">
          <w:rPr>
            <w:noProof/>
            <w:webHidden/>
          </w:rPr>
          <w:fldChar w:fldCharType="begin"/>
        </w:r>
        <w:r w:rsidR="00CF2958">
          <w:rPr>
            <w:noProof/>
            <w:webHidden/>
          </w:rPr>
          <w:instrText xml:space="preserve"> PAGEREF _Toc432531336 \h </w:instrText>
        </w:r>
        <w:r w:rsidR="00CF2958">
          <w:rPr>
            <w:noProof/>
            <w:webHidden/>
          </w:rPr>
        </w:r>
        <w:r w:rsidR="00CF2958">
          <w:rPr>
            <w:noProof/>
            <w:webHidden/>
          </w:rPr>
          <w:fldChar w:fldCharType="separate"/>
        </w:r>
        <w:r w:rsidR="00CF2958">
          <w:rPr>
            <w:noProof/>
            <w:webHidden/>
          </w:rPr>
          <w:t>38</w:t>
        </w:r>
        <w:r w:rsidR="00CF2958">
          <w:rPr>
            <w:noProof/>
            <w:webHidden/>
          </w:rPr>
          <w:fldChar w:fldCharType="end"/>
        </w:r>
      </w:hyperlink>
    </w:p>
    <w:p w14:paraId="4822B004"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37" w:history="1">
        <w:r w:rsidR="00CF2958" w:rsidRPr="00ED24F9">
          <w:rPr>
            <w:rStyle w:val="ac"/>
            <w:rFonts w:hint="eastAsia"/>
            <w:noProof/>
          </w:rPr>
          <w:t>图</w:t>
        </w:r>
        <w:r w:rsidR="00CF2958" w:rsidRPr="00ED24F9">
          <w:rPr>
            <w:rStyle w:val="ac"/>
            <w:noProof/>
          </w:rPr>
          <w:t>4.4</w:t>
        </w:r>
        <w:r w:rsidR="00CF2958" w:rsidRPr="00ED24F9">
          <w:rPr>
            <w:rStyle w:val="ac"/>
            <w:rFonts w:asciiTheme="minorEastAsia" w:hAnsiTheme="minorEastAsia" w:hint="eastAsia"/>
            <w:noProof/>
          </w:rPr>
          <w:t xml:space="preserve">　</w:t>
        </w:r>
        <w:r w:rsidR="00CF2958" w:rsidRPr="00ED24F9">
          <w:rPr>
            <w:rStyle w:val="ac"/>
            <w:rFonts w:hint="eastAsia"/>
            <w:noProof/>
          </w:rPr>
          <w:t>供应商垄断与消费者竞争的市场结构图</w:t>
        </w:r>
        <w:r w:rsidR="00CF2958">
          <w:rPr>
            <w:noProof/>
            <w:webHidden/>
          </w:rPr>
          <w:tab/>
        </w:r>
        <w:r w:rsidR="00CF2958">
          <w:rPr>
            <w:noProof/>
            <w:webHidden/>
          </w:rPr>
          <w:fldChar w:fldCharType="begin"/>
        </w:r>
        <w:r w:rsidR="00CF2958">
          <w:rPr>
            <w:noProof/>
            <w:webHidden/>
          </w:rPr>
          <w:instrText xml:space="preserve"> PAGEREF _Toc432531337 \h </w:instrText>
        </w:r>
        <w:r w:rsidR="00CF2958">
          <w:rPr>
            <w:noProof/>
            <w:webHidden/>
          </w:rPr>
        </w:r>
        <w:r w:rsidR="00CF2958">
          <w:rPr>
            <w:noProof/>
            <w:webHidden/>
          </w:rPr>
          <w:fldChar w:fldCharType="separate"/>
        </w:r>
        <w:r w:rsidR="00CF2958">
          <w:rPr>
            <w:noProof/>
            <w:webHidden/>
          </w:rPr>
          <w:t>40</w:t>
        </w:r>
        <w:r w:rsidR="00CF2958">
          <w:rPr>
            <w:noProof/>
            <w:webHidden/>
          </w:rPr>
          <w:fldChar w:fldCharType="end"/>
        </w:r>
      </w:hyperlink>
    </w:p>
    <w:p w14:paraId="75C75A73"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38" w:history="1">
        <w:r w:rsidR="00CF2958" w:rsidRPr="00ED24F9">
          <w:rPr>
            <w:rStyle w:val="ac"/>
            <w:rFonts w:hint="eastAsia"/>
            <w:noProof/>
          </w:rPr>
          <w:t>图</w:t>
        </w:r>
        <w:r w:rsidR="00CF2958" w:rsidRPr="00ED24F9">
          <w:rPr>
            <w:rStyle w:val="ac"/>
            <w:noProof/>
          </w:rPr>
          <w:t>4.5</w:t>
        </w:r>
        <w:r w:rsidR="00CF2958" w:rsidRPr="00ED24F9">
          <w:rPr>
            <w:rStyle w:val="ac"/>
            <w:rFonts w:asciiTheme="minorEastAsia" w:hAnsiTheme="minorEastAsia" w:hint="eastAsia"/>
            <w:noProof/>
          </w:rPr>
          <w:t xml:space="preserve">　</w:t>
        </w:r>
        <w:r w:rsidR="00CF2958" w:rsidRPr="00ED24F9">
          <w:rPr>
            <w:rStyle w:val="ac"/>
            <w:rFonts w:hint="eastAsia"/>
            <w:noProof/>
          </w:rPr>
          <w:t>供应商与消费者均为竞争的市场结构图</w:t>
        </w:r>
        <w:r w:rsidR="00CF2958">
          <w:rPr>
            <w:noProof/>
            <w:webHidden/>
          </w:rPr>
          <w:tab/>
        </w:r>
        <w:r w:rsidR="00CF2958">
          <w:rPr>
            <w:noProof/>
            <w:webHidden/>
          </w:rPr>
          <w:fldChar w:fldCharType="begin"/>
        </w:r>
        <w:r w:rsidR="00CF2958">
          <w:rPr>
            <w:noProof/>
            <w:webHidden/>
          </w:rPr>
          <w:instrText xml:space="preserve"> PAGEREF _Toc432531338 \h </w:instrText>
        </w:r>
        <w:r w:rsidR="00CF2958">
          <w:rPr>
            <w:noProof/>
            <w:webHidden/>
          </w:rPr>
        </w:r>
        <w:r w:rsidR="00CF2958">
          <w:rPr>
            <w:noProof/>
            <w:webHidden/>
          </w:rPr>
          <w:fldChar w:fldCharType="separate"/>
        </w:r>
        <w:r w:rsidR="00CF2958">
          <w:rPr>
            <w:noProof/>
            <w:webHidden/>
          </w:rPr>
          <w:t>42</w:t>
        </w:r>
        <w:r w:rsidR="00CF2958">
          <w:rPr>
            <w:noProof/>
            <w:webHidden/>
          </w:rPr>
          <w:fldChar w:fldCharType="end"/>
        </w:r>
      </w:hyperlink>
    </w:p>
    <w:p w14:paraId="7BE5D52D"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39" w:history="1">
        <w:r w:rsidR="00CF2958" w:rsidRPr="00ED24F9">
          <w:rPr>
            <w:rStyle w:val="ac"/>
            <w:rFonts w:hint="eastAsia"/>
            <w:noProof/>
          </w:rPr>
          <w:t>图</w:t>
        </w:r>
        <w:r w:rsidR="00CF2958" w:rsidRPr="00ED24F9">
          <w:rPr>
            <w:rStyle w:val="ac"/>
            <w:noProof/>
          </w:rPr>
          <w:t>4.6</w:t>
        </w:r>
        <w:r w:rsidR="00CF2958" w:rsidRPr="00ED24F9">
          <w:rPr>
            <w:rStyle w:val="ac"/>
            <w:rFonts w:asciiTheme="minorEastAsia" w:hAnsiTheme="minorEastAsia" w:hint="eastAsia"/>
            <w:noProof/>
          </w:rPr>
          <w:t xml:space="preserve">　</w:t>
        </w:r>
        <w:r w:rsidR="00CF2958" w:rsidRPr="00ED24F9">
          <w:rPr>
            <w:rStyle w:val="ac"/>
            <w:rFonts w:hint="eastAsia"/>
            <w:noProof/>
          </w:rPr>
          <w:t>供应商为单归属、消费者为多归属的市场结构图</w:t>
        </w:r>
        <w:r w:rsidR="00CF2958">
          <w:rPr>
            <w:noProof/>
            <w:webHidden/>
          </w:rPr>
          <w:tab/>
        </w:r>
        <w:r w:rsidR="00CF2958">
          <w:rPr>
            <w:noProof/>
            <w:webHidden/>
          </w:rPr>
          <w:fldChar w:fldCharType="begin"/>
        </w:r>
        <w:r w:rsidR="00CF2958">
          <w:rPr>
            <w:noProof/>
            <w:webHidden/>
          </w:rPr>
          <w:instrText xml:space="preserve"> PAGEREF _Toc432531339 \h </w:instrText>
        </w:r>
        <w:r w:rsidR="00CF2958">
          <w:rPr>
            <w:noProof/>
            <w:webHidden/>
          </w:rPr>
        </w:r>
        <w:r w:rsidR="00CF2958">
          <w:rPr>
            <w:noProof/>
            <w:webHidden/>
          </w:rPr>
          <w:fldChar w:fldCharType="separate"/>
        </w:r>
        <w:r w:rsidR="00CF2958">
          <w:rPr>
            <w:noProof/>
            <w:webHidden/>
          </w:rPr>
          <w:t>46</w:t>
        </w:r>
        <w:r w:rsidR="00CF2958">
          <w:rPr>
            <w:noProof/>
            <w:webHidden/>
          </w:rPr>
          <w:fldChar w:fldCharType="end"/>
        </w:r>
      </w:hyperlink>
    </w:p>
    <w:p w14:paraId="3B3012AA"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40" w:history="1">
        <w:r w:rsidR="00CF2958" w:rsidRPr="00ED24F9">
          <w:rPr>
            <w:rStyle w:val="ac"/>
            <w:rFonts w:hint="eastAsia"/>
            <w:noProof/>
          </w:rPr>
          <w:t>图</w:t>
        </w:r>
        <w:r w:rsidR="00CF2958" w:rsidRPr="00ED24F9">
          <w:rPr>
            <w:rStyle w:val="ac"/>
            <w:noProof/>
          </w:rPr>
          <w:t>4.7</w:t>
        </w:r>
        <w:r w:rsidR="00CF2958" w:rsidRPr="00ED24F9">
          <w:rPr>
            <w:rStyle w:val="ac"/>
            <w:rFonts w:asciiTheme="minorEastAsia" w:hAnsiTheme="minorEastAsia" w:hint="eastAsia"/>
            <w:noProof/>
          </w:rPr>
          <w:t xml:space="preserve">　</w:t>
        </w:r>
        <w:r w:rsidR="00CF2958" w:rsidRPr="00ED24F9">
          <w:rPr>
            <w:rStyle w:val="ac"/>
            <w:rFonts w:hint="eastAsia"/>
            <w:noProof/>
          </w:rPr>
          <w:t>双边用户均为多归属的市场结构图</w:t>
        </w:r>
        <w:r w:rsidR="00CF2958">
          <w:rPr>
            <w:noProof/>
            <w:webHidden/>
          </w:rPr>
          <w:tab/>
        </w:r>
        <w:r w:rsidR="00CF2958">
          <w:rPr>
            <w:noProof/>
            <w:webHidden/>
          </w:rPr>
          <w:fldChar w:fldCharType="begin"/>
        </w:r>
        <w:r w:rsidR="00CF2958">
          <w:rPr>
            <w:noProof/>
            <w:webHidden/>
          </w:rPr>
          <w:instrText xml:space="preserve"> PAGEREF _Toc432531340 \h </w:instrText>
        </w:r>
        <w:r w:rsidR="00CF2958">
          <w:rPr>
            <w:noProof/>
            <w:webHidden/>
          </w:rPr>
        </w:r>
        <w:r w:rsidR="00CF2958">
          <w:rPr>
            <w:noProof/>
            <w:webHidden/>
          </w:rPr>
          <w:fldChar w:fldCharType="separate"/>
        </w:r>
        <w:r w:rsidR="00CF2958">
          <w:rPr>
            <w:noProof/>
            <w:webHidden/>
          </w:rPr>
          <w:t>48</w:t>
        </w:r>
        <w:r w:rsidR="00CF2958">
          <w:rPr>
            <w:noProof/>
            <w:webHidden/>
          </w:rPr>
          <w:fldChar w:fldCharType="end"/>
        </w:r>
      </w:hyperlink>
    </w:p>
    <w:p w14:paraId="71EA283D" w14:textId="77777777" w:rsidR="000675FB" w:rsidRDefault="00AC3AAE" w:rsidP="00197A77">
      <w:pPr>
        <w:rPr>
          <w:color w:val="FF0000"/>
        </w:rPr>
      </w:pPr>
      <w:r>
        <w:rPr>
          <w:color w:val="FF0000"/>
        </w:rPr>
        <w:fldChar w:fldCharType="end"/>
      </w:r>
    </w:p>
    <w:p w14:paraId="62836D41" w14:textId="77777777" w:rsidR="000675FB" w:rsidRDefault="000675FB" w:rsidP="00197A77">
      <w:pPr>
        <w:rPr>
          <w:color w:val="FF0000"/>
        </w:rPr>
      </w:pPr>
    </w:p>
    <w:p w14:paraId="3A4739DF" w14:textId="77777777" w:rsidR="00CF2958" w:rsidRDefault="000675FB">
      <w:pPr>
        <w:pStyle w:val="afa"/>
        <w:tabs>
          <w:tab w:val="right" w:leader="dot" w:pos="8948"/>
        </w:tabs>
        <w:rPr>
          <w:rFonts w:eastAsiaTheme="minorEastAsia" w:cstheme="minorBidi"/>
          <w:smallCaps w:val="0"/>
          <w:noProof/>
          <w:sz w:val="24"/>
          <w:szCs w:val="22"/>
          <w:lang w:eastAsia="zh-TW"/>
        </w:rPr>
      </w:pPr>
      <w:r>
        <w:rPr>
          <w:color w:val="FF0000"/>
        </w:rPr>
        <w:fldChar w:fldCharType="begin"/>
      </w:r>
      <w:r>
        <w:rPr>
          <w:color w:val="FF0000"/>
        </w:rPr>
        <w:instrText xml:space="preserve"> </w:instrText>
      </w:r>
      <w:r>
        <w:rPr>
          <w:rFonts w:hint="eastAsia"/>
          <w:color w:val="FF0000"/>
        </w:rPr>
        <w:instrText>TOC \h \z \t "</w:instrText>
      </w:r>
      <w:r>
        <w:rPr>
          <w:rFonts w:hint="eastAsia"/>
          <w:color w:val="FF0000"/>
        </w:rPr>
        <w:instrText>表例</w:instrText>
      </w:r>
      <w:r>
        <w:rPr>
          <w:rFonts w:hint="eastAsia"/>
          <w:color w:val="FF0000"/>
        </w:rPr>
        <w:instrText>" \c "</w:instrText>
      </w:r>
      <w:r>
        <w:rPr>
          <w:rFonts w:hint="eastAsia"/>
          <w:color w:val="FF0000"/>
        </w:rPr>
        <w:instrText>表格</w:instrText>
      </w:r>
      <w:r>
        <w:rPr>
          <w:rFonts w:hint="eastAsia"/>
          <w:color w:val="FF0000"/>
        </w:rPr>
        <w:instrText>"</w:instrText>
      </w:r>
      <w:r>
        <w:rPr>
          <w:color w:val="FF0000"/>
        </w:rPr>
        <w:instrText xml:space="preserve"> </w:instrText>
      </w:r>
      <w:r>
        <w:rPr>
          <w:color w:val="FF0000"/>
        </w:rPr>
        <w:fldChar w:fldCharType="separate"/>
      </w:r>
      <w:hyperlink w:anchor="_Toc432531304" w:history="1">
        <w:r w:rsidR="00CF2958" w:rsidRPr="006C1A22">
          <w:rPr>
            <w:rStyle w:val="ac"/>
            <w:rFonts w:hint="eastAsia"/>
            <w:noProof/>
          </w:rPr>
          <w:t>表</w:t>
        </w:r>
        <w:r w:rsidR="00CF2958" w:rsidRPr="006C1A22">
          <w:rPr>
            <w:rStyle w:val="ac"/>
            <w:noProof/>
          </w:rPr>
          <w:t>2.1</w:t>
        </w:r>
        <w:r w:rsidR="00CF2958" w:rsidRPr="006C1A22">
          <w:rPr>
            <w:rStyle w:val="ac"/>
            <w:rFonts w:hint="eastAsia"/>
            <w:noProof/>
          </w:rPr>
          <w:t xml:space="preserve">　各家学者对双边市场的定义</w:t>
        </w:r>
        <w:r w:rsidR="00CF2958">
          <w:rPr>
            <w:noProof/>
            <w:webHidden/>
          </w:rPr>
          <w:tab/>
        </w:r>
        <w:r w:rsidR="00CF2958">
          <w:rPr>
            <w:noProof/>
            <w:webHidden/>
          </w:rPr>
          <w:fldChar w:fldCharType="begin"/>
        </w:r>
        <w:r w:rsidR="00CF2958">
          <w:rPr>
            <w:noProof/>
            <w:webHidden/>
          </w:rPr>
          <w:instrText xml:space="preserve"> PAGEREF _Toc432531304 \h </w:instrText>
        </w:r>
        <w:r w:rsidR="00CF2958">
          <w:rPr>
            <w:noProof/>
            <w:webHidden/>
          </w:rPr>
        </w:r>
        <w:r w:rsidR="00CF2958">
          <w:rPr>
            <w:noProof/>
            <w:webHidden/>
          </w:rPr>
          <w:fldChar w:fldCharType="separate"/>
        </w:r>
        <w:r w:rsidR="00CF2958">
          <w:rPr>
            <w:noProof/>
            <w:webHidden/>
          </w:rPr>
          <w:t>10</w:t>
        </w:r>
        <w:r w:rsidR="00CF2958">
          <w:rPr>
            <w:noProof/>
            <w:webHidden/>
          </w:rPr>
          <w:fldChar w:fldCharType="end"/>
        </w:r>
      </w:hyperlink>
    </w:p>
    <w:p w14:paraId="5983ED1D"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05" w:history="1">
        <w:r w:rsidR="00CF2958" w:rsidRPr="006C1A22">
          <w:rPr>
            <w:rStyle w:val="ac"/>
            <w:rFonts w:hint="eastAsia"/>
            <w:noProof/>
          </w:rPr>
          <w:t>表</w:t>
        </w:r>
        <w:r w:rsidR="00CF2958" w:rsidRPr="006C1A22">
          <w:rPr>
            <w:rStyle w:val="ac"/>
            <w:noProof/>
          </w:rPr>
          <w:t>2.2</w:t>
        </w:r>
        <w:r w:rsidR="00CF2958" w:rsidRPr="006C1A22">
          <w:rPr>
            <w:rStyle w:val="ac"/>
            <w:rFonts w:asciiTheme="minorEastAsia" w:hAnsiTheme="minorEastAsia" w:hint="eastAsia"/>
            <w:noProof/>
          </w:rPr>
          <w:t xml:space="preserve">　</w:t>
        </w:r>
        <w:r w:rsidR="00CF2958" w:rsidRPr="006C1A22">
          <w:rPr>
            <w:rStyle w:val="ac"/>
            <w:rFonts w:hint="eastAsia"/>
            <w:noProof/>
          </w:rPr>
          <w:t>各产业赢者通吃</w:t>
        </w:r>
        <w:r w:rsidR="00CF2958" w:rsidRPr="006C1A22">
          <w:rPr>
            <w:rStyle w:val="ac"/>
            <w:rFonts w:asciiTheme="minorEastAsia" w:hAnsiTheme="minorEastAsia" w:hint="eastAsia"/>
            <w:noProof/>
          </w:rPr>
          <w:t>的现象</w:t>
        </w:r>
        <w:r w:rsidR="00CF2958">
          <w:rPr>
            <w:noProof/>
            <w:webHidden/>
          </w:rPr>
          <w:tab/>
        </w:r>
        <w:r w:rsidR="00CF2958">
          <w:rPr>
            <w:noProof/>
            <w:webHidden/>
          </w:rPr>
          <w:fldChar w:fldCharType="begin"/>
        </w:r>
        <w:r w:rsidR="00CF2958">
          <w:rPr>
            <w:noProof/>
            <w:webHidden/>
          </w:rPr>
          <w:instrText xml:space="preserve"> PAGEREF _Toc432531305 \h </w:instrText>
        </w:r>
        <w:r w:rsidR="00CF2958">
          <w:rPr>
            <w:noProof/>
            <w:webHidden/>
          </w:rPr>
        </w:r>
        <w:r w:rsidR="00CF2958">
          <w:rPr>
            <w:noProof/>
            <w:webHidden/>
          </w:rPr>
          <w:fldChar w:fldCharType="separate"/>
        </w:r>
        <w:r w:rsidR="00CF2958">
          <w:rPr>
            <w:noProof/>
            <w:webHidden/>
          </w:rPr>
          <w:t>12</w:t>
        </w:r>
        <w:r w:rsidR="00CF2958">
          <w:rPr>
            <w:noProof/>
            <w:webHidden/>
          </w:rPr>
          <w:fldChar w:fldCharType="end"/>
        </w:r>
      </w:hyperlink>
    </w:p>
    <w:p w14:paraId="352C47DB"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06" w:history="1">
        <w:r w:rsidR="00CF2958" w:rsidRPr="006C1A22">
          <w:rPr>
            <w:rStyle w:val="ac"/>
            <w:rFonts w:hint="eastAsia"/>
            <w:noProof/>
          </w:rPr>
          <w:t>表</w:t>
        </w:r>
        <w:r w:rsidR="00CF2958" w:rsidRPr="006C1A22">
          <w:rPr>
            <w:rStyle w:val="ac"/>
            <w:noProof/>
          </w:rPr>
          <w:t>2.3</w:t>
        </w:r>
        <w:r w:rsidR="00CF2958" w:rsidRPr="006C1A22">
          <w:rPr>
            <w:rStyle w:val="ac"/>
            <w:rFonts w:asciiTheme="minorEastAsia" w:hAnsiTheme="minorEastAsia" w:hint="eastAsia"/>
            <w:noProof/>
          </w:rPr>
          <w:t xml:space="preserve">　</w:t>
        </w:r>
        <w:r w:rsidR="00CF2958" w:rsidRPr="006C1A22">
          <w:rPr>
            <w:rStyle w:val="ac"/>
            <w:rFonts w:hint="eastAsia"/>
            <w:noProof/>
          </w:rPr>
          <w:t>三种网络效应的不同点比较</w:t>
        </w:r>
        <w:r w:rsidR="00CF2958">
          <w:rPr>
            <w:noProof/>
            <w:webHidden/>
          </w:rPr>
          <w:tab/>
        </w:r>
        <w:r w:rsidR="00CF2958">
          <w:rPr>
            <w:noProof/>
            <w:webHidden/>
          </w:rPr>
          <w:fldChar w:fldCharType="begin"/>
        </w:r>
        <w:r w:rsidR="00CF2958">
          <w:rPr>
            <w:noProof/>
            <w:webHidden/>
          </w:rPr>
          <w:instrText xml:space="preserve"> PAGEREF _Toc432531306 \h </w:instrText>
        </w:r>
        <w:r w:rsidR="00CF2958">
          <w:rPr>
            <w:noProof/>
            <w:webHidden/>
          </w:rPr>
        </w:r>
        <w:r w:rsidR="00CF2958">
          <w:rPr>
            <w:noProof/>
            <w:webHidden/>
          </w:rPr>
          <w:fldChar w:fldCharType="separate"/>
        </w:r>
        <w:r w:rsidR="00CF2958">
          <w:rPr>
            <w:noProof/>
            <w:webHidden/>
          </w:rPr>
          <w:t>12</w:t>
        </w:r>
        <w:r w:rsidR="00CF2958">
          <w:rPr>
            <w:noProof/>
            <w:webHidden/>
          </w:rPr>
          <w:fldChar w:fldCharType="end"/>
        </w:r>
      </w:hyperlink>
    </w:p>
    <w:p w14:paraId="7ECD599F"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07" w:history="1">
        <w:r w:rsidR="00CF2958" w:rsidRPr="006C1A22">
          <w:rPr>
            <w:rStyle w:val="ac"/>
            <w:rFonts w:hint="eastAsia"/>
            <w:noProof/>
            <w:lang w:eastAsia="zh-TW"/>
          </w:rPr>
          <w:t>表</w:t>
        </w:r>
        <w:r w:rsidR="00CF2958" w:rsidRPr="006C1A22">
          <w:rPr>
            <w:rStyle w:val="ac"/>
            <w:noProof/>
            <w:lang w:eastAsia="zh-TW"/>
          </w:rPr>
          <w:t>2.4</w:t>
        </w:r>
        <w:r w:rsidR="00CF2958" w:rsidRPr="006C1A22">
          <w:rPr>
            <w:rStyle w:val="ac"/>
            <w:rFonts w:hint="eastAsia"/>
            <w:noProof/>
            <w:lang w:eastAsia="zh-TW"/>
          </w:rPr>
          <w:t xml:space="preserve">　平台收費模式的五項參考因素</w:t>
        </w:r>
        <w:r w:rsidR="00CF2958">
          <w:rPr>
            <w:noProof/>
            <w:webHidden/>
          </w:rPr>
          <w:tab/>
        </w:r>
        <w:r w:rsidR="00CF2958">
          <w:rPr>
            <w:noProof/>
            <w:webHidden/>
          </w:rPr>
          <w:fldChar w:fldCharType="begin"/>
        </w:r>
        <w:r w:rsidR="00CF2958">
          <w:rPr>
            <w:noProof/>
            <w:webHidden/>
          </w:rPr>
          <w:instrText xml:space="preserve"> PAGEREF _Toc432531307 \h </w:instrText>
        </w:r>
        <w:r w:rsidR="00CF2958">
          <w:rPr>
            <w:noProof/>
            <w:webHidden/>
          </w:rPr>
        </w:r>
        <w:r w:rsidR="00CF2958">
          <w:rPr>
            <w:noProof/>
            <w:webHidden/>
          </w:rPr>
          <w:fldChar w:fldCharType="separate"/>
        </w:r>
        <w:r w:rsidR="00CF2958">
          <w:rPr>
            <w:noProof/>
            <w:webHidden/>
          </w:rPr>
          <w:t>15</w:t>
        </w:r>
        <w:r w:rsidR="00CF2958">
          <w:rPr>
            <w:noProof/>
            <w:webHidden/>
          </w:rPr>
          <w:fldChar w:fldCharType="end"/>
        </w:r>
      </w:hyperlink>
    </w:p>
    <w:p w14:paraId="26F42A64"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08" w:history="1">
        <w:r w:rsidR="00CF2958" w:rsidRPr="006C1A22">
          <w:rPr>
            <w:rStyle w:val="ac"/>
            <w:rFonts w:hint="eastAsia"/>
            <w:noProof/>
          </w:rPr>
          <w:t>表</w:t>
        </w:r>
        <w:r w:rsidR="00CF2958" w:rsidRPr="006C1A22">
          <w:rPr>
            <w:rStyle w:val="ac"/>
            <w:noProof/>
          </w:rPr>
          <w:t>2.5</w:t>
        </w:r>
        <w:r w:rsidR="00CF2958" w:rsidRPr="006C1A22">
          <w:rPr>
            <w:rStyle w:val="ac"/>
            <w:rFonts w:asciiTheme="minorEastAsia" w:hAnsiTheme="minorEastAsia" w:hint="eastAsia"/>
            <w:noProof/>
          </w:rPr>
          <w:t xml:space="preserve">　</w:t>
        </w:r>
        <w:r w:rsidR="00CF2958" w:rsidRPr="006C1A22">
          <w:rPr>
            <w:rStyle w:val="ac"/>
            <w:rFonts w:hint="eastAsia"/>
            <w:noProof/>
          </w:rPr>
          <w:t>双边市场中存在的用户多归属行为</w:t>
        </w:r>
        <w:r w:rsidR="00CF2958">
          <w:rPr>
            <w:noProof/>
            <w:webHidden/>
          </w:rPr>
          <w:tab/>
        </w:r>
        <w:r w:rsidR="00CF2958">
          <w:rPr>
            <w:noProof/>
            <w:webHidden/>
          </w:rPr>
          <w:fldChar w:fldCharType="begin"/>
        </w:r>
        <w:r w:rsidR="00CF2958">
          <w:rPr>
            <w:noProof/>
            <w:webHidden/>
          </w:rPr>
          <w:instrText xml:space="preserve"> PAGEREF _Toc432531308 \h </w:instrText>
        </w:r>
        <w:r w:rsidR="00CF2958">
          <w:rPr>
            <w:noProof/>
            <w:webHidden/>
          </w:rPr>
        </w:r>
        <w:r w:rsidR="00CF2958">
          <w:rPr>
            <w:noProof/>
            <w:webHidden/>
          </w:rPr>
          <w:fldChar w:fldCharType="separate"/>
        </w:r>
        <w:r w:rsidR="00CF2958">
          <w:rPr>
            <w:noProof/>
            <w:webHidden/>
          </w:rPr>
          <w:t>16</w:t>
        </w:r>
        <w:r w:rsidR="00CF2958">
          <w:rPr>
            <w:noProof/>
            <w:webHidden/>
          </w:rPr>
          <w:fldChar w:fldCharType="end"/>
        </w:r>
      </w:hyperlink>
    </w:p>
    <w:p w14:paraId="000AFB19"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09" w:history="1">
        <w:r w:rsidR="00CF2958" w:rsidRPr="006C1A22">
          <w:rPr>
            <w:rStyle w:val="ac"/>
            <w:rFonts w:hint="eastAsia"/>
            <w:noProof/>
          </w:rPr>
          <w:t>表</w:t>
        </w:r>
        <w:r w:rsidR="00CF2958" w:rsidRPr="006C1A22">
          <w:rPr>
            <w:rStyle w:val="ac"/>
            <w:noProof/>
          </w:rPr>
          <w:t>2.6</w:t>
        </w:r>
        <w:r w:rsidR="00CF2958" w:rsidRPr="006C1A22">
          <w:rPr>
            <w:rStyle w:val="ac"/>
            <w:rFonts w:hint="eastAsia"/>
            <w:noProof/>
          </w:rPr>
          <w:t xml:space="preserve">　</w:t>
        </w:r>
        <w:r w:rsidR="00CF2958" w:rsidRPr="006C1A22">
          <w:rPr>
            <w:rStyle w:val="ac"/>
            <w:noProof/>
          </w:rPr>
          <w:t xml:space="preserve"> </w:t>
        </w:r>
        <w:r w:rsidR="00CF2958" w:rsidRPr="006C1A22">
          <w:rPr>
            <w:rStyle w:val="ac"/>
            <w:rFonts w:hint="eastAsia"/>
            <w:noProof/>
          </w:rPr>
          <w:t>基于</w:t>
        </w:r>
        <w:r w:rsidR="00CF2958" w:rsidRPr="006C1A22">
          <w:rPr>
            <w:rStyle w:val="ac"/>
            <w:noProof/>
          </w:rPr>
          <w:t>Armstrong (2006)</w:t>
        </w:r>
        <w:r w:rsidR="00CF2958" w:rsidRPr="006C1A22">
          <w:rPr>
            <w:rStyle w:val="ac"/>
            <w:rFonts w:hint="eastAsia"/>
            <w:noProof/>
          </w:rPr>
          <w:t>模型的定价研究及其内容</w:t>
        </w:r>
        <w:r w:rsidR="00CF2958">
          <w:rPr>
            <w:noProof/>
            <w:webHidden/>
          </w:rPr>
          <w:tab/>
        </w:r>
        <w:r w:rsidR="00CF2958">
          <w:rPr>
            <w:noProof/>
            <w:webHidden/>
          </w:rPr>
          <w:fldChar w:fldCharType="begin"/>
        </w:r>
        <w:r w:rsidR="00CF2958">
          <w:rPr>
            <w:noProof/>
            <w:webHidden/>
          </w:rPr>
          <w:instrText xml:space="preserve"> PAGEREF _Toc432531309 \h </w:instrText>
        </w:r>
        <w:r w:rsidR="00CF2958">
          <w:rPr>
            <w:noProof/>
            <w:webHidden/>
          </w:rPr>
        </w:r>
        <w:r w:rsidR="00CF2958">
          <w:rPr>
            <w:noProof/>
            <w:webHidden/>
          </w:rPr>
          <w:fldChar w:fldCharType="separate"/>
        </w:r>
        <w:r w:rsidR="00CF2958">
          <w:rPr>
            <w:noProof/>
            <w:webHidden/>
          </w:rPr>
          <w:t>20</w:t>
        </w:r>
        <w:r w:rsidR="00CF2958">
          <w:rPr>
            <w:noProof/>
            <w:webHidden/>
          </w:rPr>
          <w:fldChar w:fldCharType="end"/>
        </w:r>
      </w:hyperlink>
    </w:p>
    <w:p w14:paraId="404FAD79"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10" w:history="1">
        <w:r w:rsidR="00CF2958" w:rsidRPr="006C1A22">
          <w:rPr>
            <w:rStyle w:val="ac"/>
            <w:rFonts w:hint="eastAsia"/>
            <w:noProof/>
          </w:rPr>
          <w:t>表</w:t>
        </w:r>
        <w:r w:rsidR="00CF2958" w:rsidRPr="006C1A22">
          <w:rPr>
            <w:rStyle w:val="ac"/>
            <w:noProof/>
          </w:rPr>
          <w:t>3.1</w:t>
        </w:r>
        <w:r w:rsidR="00CF2958" w:rsidRPr="006C1A22">
          <w:rPr>
            <w:rStyle w:val="ac"/>
            <w:rFonts w:asciiTheme="minorEastAsia" w:hAnsiTheme="minorEastAsia" w:hint="eastAsia"/>
            <w:noProof/>
          </w:rPr>
          <w:t xml:space="preserve">　</w:t>
        </w:r>
        <w:r w:rsidR="00CF2958" w:rsidRPr="006C1A22">
          <w:rPr>
            <w:rStyle w:val="ac"/>
            <w:rFonts w:hint="eastAsia"/>
            <w:noProof/>
          </w:rPr>
          <w:t>第三方在线旅游平台的交易模式</w:t>
        </w:r>
        <w:r w:rsidR="00CF2958">
          <w:rPr>
            <w:noProof/>
            <w:webHidden/>
          </w:rPr>
          <w:tab/>
        </w:r>
        <w:r w:rsidR="00CF2958">
          <w:rPr>
            <w:noProof/>
            <w:webHidden/>
          </w:rPr>
          <w:fldChar w:fldCharType="begin"/>
        </w:r>
        <w:r w:rsidR="00CF2958">
          <w:rPr>
            <w:noProof/>
            <w:webHidden/>
          </w:rPr>
          <w:instrText xml:space="preserve"> PAGEREF _Toc432531310 \h </w:instrText>
        </w:r>
        <w:r w:rsidR="00CF2958">
          <w:rPr>
            <w:noProof/>
            <w:webHidden/>
          </w:rPr>
        </w:r>
        <w:r w:rsidR="00CF2958">
          <w:rPr>
            <w:noProof/>
            <w:webHidden/>
          </w:rPr>
          <w:fldChar w:fldCharType="separate"/>
        </w:r>
        <w:r w:rsidR="00CF2958">
          <w:rPr>
            <w:noProof/>
            <w:webHidden/>
          </w:rPr>
          <w:t>24</w:t>
        </w:r>
        <w:r w:rsidR="00CF2958">
          <w:rPr>
            <w:noProof/>
            <w:webHidden/>
          </w:rPr>
          <w:fldChar w:fldCharType="end"/>
        </w:r>
      </w:hyperlink>
    </w:p>
    <w:p w14:paraId="4BBEC80F"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11" w:history="1">
        <w:r w:rsidR="00CF2958" w:rsidRPr="006C1A22">
          <w:rPr>
            <w:rStyle w:val="ac"/>
            <w:rFonts w:hint="eastAsia"/>
            <w:noProof/>
          </w:rPr>
          <w:t>表</w:t>
        </w:r>
        <w:r w:rsidR="00CF2958" w:rsidRPr="006C1A22">
          <w:rPr>
            <w:rStyle w:val="ac"/>
            <w:noProof/>
          </w:rPr>
          <w:t>3.2</w:t>
        </w:r>
        <w:r w:rsidR="00CF2958" w:rsidRPr="006C1A22">
          <w:rPr>
            <w:rStyle w:val="ac"/>
            <w:rFonts w:asciiTheme="minorEastAsia" w:hAnsiTheme="minorEastAsia" w:hint="eastAsia"/>
            <w:noProof/>
          </w:rPr>
          <w:t xml:space="preserve">　</w:t>
        </w:r>
        <w:r w:rsidR="00CF2958" w:rsidRPr="006C1A22">
          <w:rPr>
            <w:rStyle w:val="ac"/>
            <w:rFonts w:hint="eastAsia"/>
            <w:noProof/>
          </w:rPr>
          <w:t>中美在线旅游细分市场的平台企业代表</w:t>
        </w:r>
        <w:r w:rsidR="00CF2958">
          <w:rPr>
            <w:noProof/>
            <w:webHidden/>
          </w:rPr>
          <w:tab/>
        </w:r>
        <w:r w:rsidR="00CF2958">
          <w:rPr>
            <w:noProof/>
            <w:webHidden/>
          </w:rPr>
          <w:fldChar w:fldCharType="begin"/>
        </w:r>
        <w:r w:rsidR="00CF2958">
          <w:rPr>
            <w:noProof/>
            <w:webHidden/>
          </w:rPr>
          <w:instrText xml:space="preserve"> PAGEREF _Toc432531311 \h </w:instrText>
        </w:r>
        <w:r w:rsidR="00CF2958">
          <w:rPr>
            <w:noProof/>
            <w:webHidden/>
          </w:rPr>
        </w:r>
        <w:r w:rsidR="00CF2958">
          <w:rPr>
            <w:noProof/>
            <w:webHidden/>
          </w:rPr>
          <w:fldChar w:fldCharType="separate"/>
        </w:r>
        <w:r w:rsidR="00CF2958">
          <w:rPr>
            <w:noProof/>
            <w:webHidden/>
          </w:rPr>
          <w:t>25</w:t>
        </w:r>
        <w:r w:rsidR="00CF2958">
          <w:rPr>
            <w:noProof/>
            <w:webHidden/>
          </w:rPr>
          <w:fldChar w:fldCharType="end"/>
        </w:r>
      </w:hyperlink>
    </w:p>
    <w:p w14:paraId="710DCB67"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12" w:history="1">
        <w:r w:rsidR="00CF2958" w:rsidRPr="006C1A22">
          <w:rPr>
            <w:rStyle w:val="ac"/>
            <w:rFonts w:hint="eastAsia"/>
            <w:noProof/>
            <w:lang w:eastAsia="zh-TW"/>
          </w:rPr>
          <w:t>表</w:t>
        </w:r>
        <w:r w:rsidR="00CF2958" w:rsidRPr="006C1A22">
          <w:rPr>
            <w:rStyle w:val="ac"/>
            <w:noProof/>
            <w:lang w:eastAsia="zh-TW"/>
          </w:rPr>
          <w:t>3.3</w:t>
        </w:r>
        <w:r w:rsidR="00CF2958" w:rsidRPr="006C1A22">
          <w:rPr>
            <w:rStyle w:val="ac"/>
            <w:rFonts w:asciiTheme="minorEastAsia" w:hAnsiTheme="minorEastAsia" w:hint="eastAsia"/>
            <w:noProof/>
            <w:lang w:eastAsia="zh-TW"/>
          </w:rPr>
          <w:t xml:space="preserve">　</w:t>
        </w:r>
        <w:r w:rsidR="00CF2958" w:rsidRPr="006C1A22">
          <w:rPr>
            <w:rStyle w:val="ac"/>
            <w:rFonts w:hint="eastAsia"/>
            <w:noProof/>
            <w:lang w:eastAsia="zh-TW"/>
          </w:rPr>
          <w:t>五家主要在線旅遊平台市場份額及行业集中度指数</w:t>
        </w:r>
        <w:r w:rsidR="00CF2958">
          <w:rPr>
            <w:noProof/>
            <w:webHidden/>
          </w:rPr>
          <w:tab/>
        </w:r>
        <w:r w:rsidR="00CF2958">
          <w:rPr>
            <w:noProof/>
            <w:webHidden/>
          </w:rPr>
          <w:fldChar w:fldCharType="begin"/>
        </w:r>
        <w:r w:rsidR="00CF2958">
          <w:rPr>
            <w:noProof/>
            <w:webHidden/>
          </w:rPr>
          <w:instrText xml:space="preserve"> PAGEREF _Toc432531312 \h </w:instrText>
        </w:r>
        <w:r w:rsidR="00CF2958">
          <w:rPr>
            <w:noProof/>
            <w:webHidden/>
          </w:rPr>
        </w:r>
        <w:r w:rsidR="00CF2958">
          <w:rPr>
            <w:noProof/>
            <w:webHidden/>
          </w:rPr>
          <w:fldChar w:fldCharType="separate"/>
        </w:r>
        <w:r w:rsidR="00CF2958">
          <w:rPr>
            <w:noProof/>
            <w:webHidden/>
          </w:rPr>
          <w:t>27</w:t>
        </w:r>
        <w:r w:rsidR="00CF2958">
          <w:rPr>
            <w:noProof/>
            <w:webHidden/>
          </w:rPr>
          <w:fldChar w:fldCharType="end"/>
        </w:r>
      </w:hyperlink>
    </w:p>
    <w:p w14:paraId="39411419"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13" w:history="1">
        <w:r w:rsidR="00CF2958" w:rsidRPr="006C1A22">
          <w:rPr>
            <w:rStyle w:val="ac"/>
            <w:rFonts w:hint="eastAsia"/>
            <w:noProof/>
          </w:rPr>
          <w:t>表</w:t>
        </w:r>
        <w:r w:rsidR="00CF2958" w:rsidRPr="006C1A22">
          <w:rPr>
            <w:rStyle w:val="ac"/>
            <w:noProof/>
          </w:rPr>
          <w:t>3.4</w:t>
        </w:r>
        <w:r w:rsidR="00CF2958" w:rsidRPr="006C1A22">
          <w:rPr>
            <w:rStyle w:val="ac"/>
            <w:rFonts w:asciiTheme="minorEastAsia" w:hAnsiTheme="minorEastAsia" w:hint="eastAsia"/>
            <w:noProof/>
          </w:rPr>
          <w:t xml:space="preserve">　</w:t>
        </w:r>
        <w:r w:rsidR="00CF2958" w:rsidRPr="006C1A22">
          <w:rPr>
            <w:rStyle w:val="ac"/>
            <w:rFonts w:hint="eastAsia"/>
            <w:noProof/>
          </w:rPr>
          <w:t>在线旅游产业三种网络效应的体现</w:t>
        </w:r>
        <w:r w:rsidR="00CF2958">
          <w:rPr>
            <w:noProof/>
            <w:webHidden/>
          </w:rPr>
          <w:tab/>
        </w:r>
        <w:r w:rsidR="00CF2958">
          <w:rPr>
            <w:noProof/>
            <w:webHidden/>
          </w:rPr>
          <w:fldChar w:fldCharType="begin"/>
        </w:r>
        <w:r w:rsidR="00CF2958">
          <w:rPr>
            <w:noProof/>
            <w:webHidden/>
          </w:rPr>
          <w:instrText xml:space="preserve"> PAGEREF _Toc432531313 \h </w:instrText>
        </w:r>
        <w:r w:rsidR="00CF2958">
          <w:rPr>
            <w:noProof/>
            <w:webHidden/>
          </w:rPr>
        </w:r>
        <w:r w:rsidR="00CF2958">
          <w:rPr>
            <w:noProof/>
            <w:webHidden/>
          </w:rPr>
          <w:fldChar w:fldCharType="separate"/>
        </w:r>
        <w:r w:rsidR="00CF2958">
          <w:rPr>
            <w:noProof/>
            <w:webHidden/>
          </w:rPr>
          <w:t>29</w:t>
        </w:r>
        <w:r w:rsidR="00CF2958">
          <w:rPr>
            <w:noProof/>
            <w:webHidden/>
          </w:rPr>
          <w:fldChar w:fldCharType="end"/>
        </w:r>
      </w:hyperlink>
    </w:p>
    <w:p w14:paraId="10ACC94B"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14" w:history="1">
        <w:r w:rsidR="00CF2958" w:rsidRPr="006C1A22">
          <w:rPr>
            <w:rStyle w:val="ac"/>
            <w:rFonts w:hint="eastAsia"/>
            <w:noProof/>
          </w:rPr>
          <w:t>表</w:t>
        </w:r>
        <w:r w:rsidR="00CF2958" w:rsidRPr="006C1A22">
          <w:rPr>
            <w:rStyle w:val="ac"/>
            <w:noProof/>
          </w:rPr>
          <w:t>3.5</w:t>
        </w:r>
        <w:r w:rsidR="00CF2958" w:rsidRPr="006C1A22">
          <w:rPr>
            <w:rStyle w:val="ac"/>
            <w:rFonts w:eastAsia="MS Mincho" w:hint="eastAsia"/>
            <w:noProof/>
          </w:rPr>
          <w:t xml:space="preserve">　</w:t>
        </w:r>
        <w:r w:rsidR="00CF2958" w:rsidRPr="006C1A22">
          <w:rPr>
            <w:rStyle w:val="ac"/>
            <w:rFonts w:hint="eastAsia"/>
            <w:noProof/>
          </w:rPr>
          <w:t>在线旅游平台的用户覆盖数与供应商投放产品收入表</w:t>
        </w:r>
        <w:r w:rsidR="00CF2958">
          <w:rPr>
            <w:noProof/>
            <w:webHidden/>
          </w:rPr>
          <w:tab/>
        </w:r>
        <w:r w:rsidR="00CF2958">
          <w:rPr>
            <w:noProof/>
            <w:webHidden/>
          </w:rPr>
          <w:fldChar w:fldCharType="begin"/>
        </w:r>
        <w:r w:rsidR="00CF2958">
          <w:rPr>
            <w:noProof/>
            <w:webHidden/>
          </w:rPr>
          <w:instrText xml:space="preserve"> PAGEREF _Toc432531314 \h </w:instrText>
        </w:r>
        <w:r w:rsidR="00CF2958">
          <w:rPr>
            <w:noProof/>
            <w:webHidden/>
          </w:rPr>
        </w:r>
        <w:r w:rsidR="00CF2958">
          <w:rPr>
            <w:noProof/>
            <w:webHidden/>
          </w:rPr>
          <w:fldChar w:fldCharType="separate"/>
        </w:r>
        <w:r w:rsidR="00CF2958">
          <w:rPr>
            <w:noProof/>
            <w:webHidden/>
          </w:rPr>
          <w:t>31</w:t>
        </w:r>
        <w:r w:rsidR="00CF2958">
          <w:rPr>
            <w:noProof/>
            <w:webHidden/>
          </w:rPr>
          <w:fldChar w:fldCharType="end"/>
        </w:r>
      </w:hyperlink>
    </w:p>
    <w:p w14:paraId="4FB2FD4A"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15" w:history="1">
        <w:r w:rsidR="00CF2958" w:rsidRPr="006C1A22">
          <w:rPr>
            <w:rStyle w:val="ac"/>
            <w:rFonts w:hint="eastAsia"/>
            <w:noProof/>
          </w:rPr>
          <w:t>表</w:t>
        </w:r>
        <w:r w:rsidR="00CF2958" w:rsidRPr="006C1A22">
          <w:rPr>
            <w:rStyle w:val="ac"/>
            <w:noProof/>
          </w:rPr>
          <w:t>3.6</w:t>
        </w:r>
        <w:r w:rsidR="00CF2958" w:rsidRPr="006C1A22">
          <w:rPr>
            <w:rStyle w:val="ac"/>
            <w:rFonts w:asciiTheme="minorEastAsia" w:hAnsiTheme="minorEastAsia" w:hint="eastAsia"/>
            <w:noProof/>
            <w:lang w:eastAsia="zh-TW"/>
          </w:rPr>
          <w:t xml:space="preserve">　</w:t>
        </w:r>
        <w:r w:rsidR="00CF2958" w:rsidRPr="006C1A22">
          <w:rPr>
            <w:rStyle w:val="ac"/>
            <w:noProof/>
          </w:rPr>
          <w:t>ADF</w:t>
        </w:r>
        <w:r w:rsidR="00CF2958" w:rsidRPr="006C1A22">
          <w:rPr>
            <w:rStyle w:val="ac"/>
            <w:rFonts w:hint="eastAsia"/>
            <w:noProof/>
          </w:rPr>
          <w:t>检验结果</w:t>
        </w:r>
        <w:r w:rsidR="00CF2958">
          <w:rPr>
            <w:noProof/>
            <w:webHidden/>
          </w:rPr>
          <w:tab/>
        </w:r>
        <w:r w:rsidR="00CF2958">
          <w:rPr>
            <w:noProof/>
            <w:webHidden/>
          </w:rPr>
          <w:fldChar w:fldCharType="begin"/>
        </w:r>
        <w:r w:rsidR="00CF2958">
          <w:rPr>
            <w:noProof/>
            <w:webHidden/>
          </w:rPr>
          <w:instrText xml:space="preserve"> PAGEREF _Toc432531315 \h </w:instrText>
        </w:r>
        <w:r w:rsidR="00CF2958">
          <w:rPr>
            <w:noProof/>
            <w:webHidden/>
          </w:rPr>
        </w:r>
        <w:r w:rsidR="00CF2958">
          <w:rPr>
            <w:noProof/>
            <w:webHidden/>
          </w:rPr>
          <w:fldChar w:fldCharType="separate"/>
        </w:r>
        <w:r w:rsidR="00CF2958">
          <w:rPr>
            <w:noProof/>
            <w:webHidden/>
          </w:rPr>
          <w:t>32</w:t>
        </w:r>
        <w:r w:rsidR="00CF2958">
          <w:rPr>
            <w:noProof/>
            <w:webHidden/>
          </w:rPr>
          <w:fldChar w:fldCharType="end"/>
        </w:r>
      </w:hyperlink>
    </w:p>
    <w:p w14:paraId="20ABDED2"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16" w:history="1">
        <w:r w:rsidR="00CF2958" w:rsidRPr="006C1A22">
          <w:rPr>
            <w:rStyle w:val="ac"/>
            <w:rFonts w:hint="eastAsia"/>
            <w:noProof/>
          </w:rPr>
          <w:t>表</w:t>
        </w:r>
        <w:r w:rsidR="00CF2958" w:rsidRPr="006C1A22">
          <w:rPr>
            <w:rStyle w:val="ac"/>
            <w:noProof/>
          </w:rPr>
          <w:t>3.7</w:t>
        </w:r>
        <w:r w:rsidR="00CF2958" w:rsidRPr="006C1A22">
          <w:rPr>
            <w:rStyle w:val="ac"/>
            <w:rFonts w:asciiTheme="minorEastAsia" w:hAnsiTheme="minorEastAsia" w:hint="eastAsia"/>
            <w:noProof/>
          </w:rPr>
          <w:t xml:space="preserve">　</w:t>
        </w:r>
        <w:r w:rsidR="00CF2958" w:rsidRPr="006C1A22">
          <w:rPr>
            <w:rStyle w:val="ac"/>
            <w:rFonts w:hint="eastAsia"/>
            <w:noProof/>
          </w:rPr>
          <w:t>残差项</w:t>
        </w:r>
        <w:r w:rsidR="00CF2958" w:rsidRPr="006C1A22">
          <w:rPr>
            <w:rStyle w:val="ac"/>
            <w:noProof/>
          </w:rPr>
          <w:t>ADF</w:t>
        </w:r>
        <w:r w:rsidR="00CF2958" w:rsidRPr="006C1A22">
          <w:rPr>
            <w:rStyle w:val="ac"/>
            <w:rFonts w:hint="eastAsia"/>
            <w:noProof/>
          </w:rPr>
          <w:t>检验结果</w:t>
        </w:r>
        <w:r w:rsidR="00CF2958">
          <w:rPr>
            <w:noProof/>
            <w:webHidden/>
          </w:rPr>
          <w:tab/>
        </w:r>
        <w:r w:rsidR="00CF2958">
          <w:rPr>
            <w:noProof/>
            <w:webHidden/>
          </w:rPr>
          <w:fldChar w:fldCharType="begin"/>
        </w:r>
        <w:r w:rsidR="00CF2958">
          <w:rPr>
            <w:noProof/>
            <w:webHidden/>
          </w:rPr>
          <w:instrText xml:space="preserve"> PAGEREF _Toc432531316 \h </w:instrText>
        </w:r>
        <w:r w:rsidR="00CF2958">
          <w:rPr>
            <w:noProof/>
            <w:webHidden/>
          </w:rPr>
        </w:r>
        <w:r w:rsidR="00CF2958">
          <w:rPr>
            <w:noProof/>
            <w:webHidden/>
          </w:rPr>
          <w:fldChar w:fldCharType="separate"/>
        </w:r>
        <w:r w:rsidR="00CF2958">
          <w:rPr>
            <w:noProof/>
            <w:webHidden/>
          </w:rPr>
          <w:t>33</w:t>
        </w:r>
        <w:r w:rsidR="00CF2958">
          <w:rPr>
            <w:noProof/>
            <w:webHidden/>
          </w:rPr>
          <w:fldChar w:fldCharType="end"/>
        </w:r>
      </w:hyperlink>
    </w:p>
    <w:p w14:paraId="7C8FD715"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17" w:history="1">
        <w:r w:rsidR="00CF2958" w:rsidRPr="006C1A22">
          <w:rPr>
            <w:rStyle w:val="ac"/>
            <w:rFonts w:hint="eastAsia"/>
            <w:noProof/>
          </w:rPr>
          <w:t>表</w:t>
        </w:r>
        <w:r w:rsidR="00CF2958" w:rsidRPr="006C1A22">
          <w:rPr>
            <w:rStyle w:val="ac"/>
            <w:noProof/>
          </w:rPr>
          <w:t>3.8</w:t>
        </w:r>
        <w:r w:rsidR="00CF2958" w:rsidRPr="006C1A22">
          <w:rPr>
            <w:rStyle w:val="ac"/>
            <w:rFonts w:asciiTheme="minorEastAsia" w:hAnsiTheme="minorEastAsia" w:hint="eastAsia"/>
            <w:noProof/>
          </w:rPr>
          <w:t xml:space="preserve">　</w:t>
        </w:r>
        <w:r w:rsidR="00CF2958" w:rsidRPr="006C1A22">
          <w:rPr>
            <w:rStyle w:val="ac"/>
            <w:rFonts w:hint="eastAsia"/>
            <w:noProof/>
          </w:rPr>
          <w:t>格兰杰因果关系检验结果</w:t>
        </w:r>
        <w:r w:rsidR="00CF2958">
          <w:rPr>
            <w:noProof/>
            <w:webHidden/>
          </w:rPr>
          <w:tab/>
        </w:r>
        <w:r w:rsidR="00CF2958">
          <w:rPr>
            <w:noProof/>
            <w:webHidden/>
          </w:rPr>
          <w:fldChar w:fldCharType="begin"/>
        </w:r>
        <w:r w:rsidR="00CF2958">
          <w:rPr>
            <w:noProof/>
            <w:webHidden/>
          </w:rPr>
          <w:instrText xml:space="preserve"> PAGEREF _Toc432531317 \h </w:instrText>
        </w:r>
        <w:r w:rsidR="00CF2958">
          <w:rPr>
            <w:noProof/>
            <w:webHidden/>
          </w:rPr>
        </w:r>
        <w:r w:rsidR="00CF2958">
          <w:rPr>
            <w:noProof/>
            <w:webHidden/>
          </w:rPr>
          <w:fldChar w:fldCharType="separate"/>
        </w:r>
        <w:r w:rsidR="00CF2958">
          <w:rPr>
            <w:noProof/>
            <w:webHidden/>
          </w:rPr>
          <w:t>34</w:t>
        </w:r>
        <w:r w:rsidR="00CF2958">
          <w:rPr>
            <w:noProof/>
            <w:webHidden/>
          </w:rPr>
          <w:fldChar w:fldCharType="end"/>
        </w:r>
      </w:hyperlink>
    </w:p>
    <w:p w14:paraId="353B34B2"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18" w:history="1">
        <w:r w:rsidR="00CF2958" w:rsidRPr="006C1A22">
          <w:rPr>
            <w:rStyle w:val="ac"/>
            <w:rFonts w:hint="eastAsia"/>
            <w:noProof/>
          </w:rPr>
          <w:t>表</w:t>
        </w:r>
        <w:r w:rsidR="00CF2958" w:rsidRPr="006C1A22">
          <w:rPr>
            <w:rStyle w:val="ac"/>
            <w:noProof/>
          </w:rPr>
          <w:t>4.1</w:t>
        </w:r>
        <w:r w:rsidR="00CF2958" w:rsidRPr="006C1A22">
          <w:rPr>
            <w:rStyle w:val="ac"/>
            <w:rFonts w:asciiTheme="minorEastAsia" w:hAnsiTheme="minorEastAsia" w:hint="eastAsia"/>
            <w:noProof/>
            <w:lang w:eastAsia="zh-TW"/>
          </w:rPr>
          <w:t xml:space="preserve">　</w:t>
        </w:r>
        <w:r w:rsidR="00CF2958" w:rsidRPr="006C1A22">
          <w:rPr>
            <w:rStyle w:val="ac"/>
            <w:rFonts w:hint="eastAsia"/>
            <w:noProof/>
          </w:rPr>
          <w:t>空间</w:t>
        </w:r>
        <w:r w:rsidR="00CF2958" w:rsidRPr="006C1A22">
          <w:rPr>
            <w:rStyle w:val="ac"/>
            <w:noProof/>
          </w:rPr>
          <w:t>Salop</w:t>
        </w:r>
        <w:r w:rsidR="00CF2958" w:rsidRPr="006C1A22">
          <w:rPr>
            <w:rStyle w:val="ac"/>
            <w:rFonts w:hint="eastAsia"/>
            <w:noProof/>
          </w:rPr>
          <w:t>模型与</w:t>
        </w:r>
        <w:r w:rsidR="00CF2958" w:rsidRPr="006C1A22">
          <w:rPr>
            <w:rStyle w:val="ac"/>
            <w:noProof/>
          </w:rPr>
          <w:t>Hotelling</w:t>
        </w:r>
        <w:r w:rsidR="00CF2958" w:rsidRPr="006C1A22">
          <w:rPr>
            <w:rStyle w:val="ac"/>
            <w:rFonts w:hint="eastAsia"/>
            <w:noProof/>
          </w:rPr>
          <w:t>模型的差异</w:t>
        </w:r>
        <w:r w:rsidR="00CF2958">
          <w:rPr>
            <w:noProof/>
            <w:webHidden/>
          </w:rPr>
          <w:tab/>
        </w:r>
        <w:r w:rsidR="00CF2958">
          <w:rPr>
            <w:noProof/>
            <w:webHidden/>
          </w:rPr>
          <w:fldChar w:fldCharType="begin"/>
        </w:r>
        <w:r w:rsidR="00CF2958">
          <w:rPr>
            <w:noProof/>
            <w:webHidden/>
          </w:rPr>
          <w:instrText xml:space="preserve"> PAGEREF _Toc432531318 \h </w:instrText>
        </w:r>
        <w:r w:rsidR="00CF2958">
          <w:rPr>
            <w:noProof/>
            <w:webHidden/>
          </w:rPr>
        </w:r>
        <w:r w:rsidR="00CF2958">
          <w:rPr>
            <w:noProof/>
            <w:webHidden/>
          </w:rPr>
          <w:fldChar w:fldCharType="separate"/>
        </w:r>
        <w:r w:rsidR="00CF2958">
          <w:rPr>
            <w:noProof/>
            <w:webHidden/>
          </w:rPr>
          <w:t>35</w:t>
        </w:r>
        <w:r w:rsidR="00CF2958">
          <w:rPr>
            <w:noProof/>
            <w:webHidden/>
          </w:rPr>
          <w:fldChar w:fldCharType="end"/>
        </w:r>
      </w:hyperlink>
    </w:p>
    <w:p w14:paraId="3B615214"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19" w:history="1">
        <w:r w:rsidR="00CF2958" w:rsidRPr="006C1A22">
          <w:rPr>
            <w:rStyle w:val="ac"/>
            <w:rFonts w:hint="eastAsia"/>
            <w:noProof/>
          </w:rPr>
          <w:t>表</w:t>
        </w:r>
        <w:r w:rsidR="00CF2958" w:rsidRPr="006C1A22">
          <w:rPr>
            <w:rStyle w:val="ac"/>
            <w:noProof/>
          </w:rPr>
          <w:t>4.2</w:t>
        </w:r>
        <w:r w:rsidR="00CF2958" w:rsidRPr="006C1A22">
          <w:rPr>
            <w:rStyle w:val="ac"/>
            <w:rFonts w:hint="eastAsia"/>
            <w:noProof/>
          </w:rPr>
          <w:t xml:space="preserve">　基本四种情况的模型分析结果</w:t>
        </w:r>
        <w:r w:rsidR="00CF2958">
          <w:rPr>
            <w:noProof/>
            <w:webHidden/>
          </w:rPr>
          <w:tab/>
        </w:r>
        <w:r w:rsidR="00CF2958">
          <w:rPr>
            <w:noProof/>
            <w:webHidden/>
          </w:rPr>
          <w:fldChar w:fldCharType="begin"/>
        </w:r>
        <w:r w:rsidR="00CF2958">
          <w:rPr>
            <w:noProof/>
            <w:webHidden/>
          </w:rPr>
          <w:instrText xml:space="preserve"> PAGEREF _Toc432531319 \h </w:instrText>
        </w:r>
        <w:r w:rsidR="00CF2958">
          <w:rPr>
            <w:noProof/>
            <w:webHidden/>
          </w:rPr>
        </w:r>
        <w:r w:rsidR="00CF2958">
          <w:rPr>
            <w:noProof/>
            <w:webHidden/>
          </w:rPr>
          <w:fldChar w:fldCharType="separate"/>
        </w:r>
        <w:r w:rsidR="00CF2958">
          <w:rPr>
            <w:noProof/>
            <w:webHidden/>
          </w:rPr>
          <w:t>44</w:t>
        </w:r>
        <w:r w:rsidR="00CF2958">
          <w:rPr>
            <w:noProof/>
            <w:webHidden/>
          </w:rPr>
          <w:fldChar w:fldCharType="end"/>
        </w:r>
      </w:hyperlink>
    </w:p>
    <w:p w14:paraId="1F9692B3"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20" w:history="1">
        <w:r w:rsidR="00CF2958" w:rsidRPr="006C1A22">
          <w:rPr>
            <w:rStyle w:val="ac"/>
            <w:rFonts w:hint="eastAsia"/>
            <w:noProof/>
          </w:rPr>
          <w:t>表</w:t>
        </w:r>
        <w:r w:rsidR="00CF2958" w:rsidRPr="006C1A22">
          <w:rPr>
            <w:rStyle w:val="ac"/>
            <w:noProof/>
          </w:rPr>
          <w:t>4.3</w:t>
        </w:r>
        <w:r w:rsidR="00CF2958" w:rsidRPr="006C1A22">
          <w:rPr>
            <w:rStyle w:val="ac"/>
            <w:rFonts w:asciiTheme="minorEastAsia" w:hAnsiTheme="minorEastAsia" w:hint="eastAsia"/>
            <w:noProof/>
          </w:rPr>
          <w:t xml:space="preserve">　</w:t>
        </w:r>
        <w:r w:rsidR="00CF2958" w:rsidRPr="006C1A22">
          <w:rPr>
            <w:rStyle w:val="ac"/>
            <w:rFonts w:hint="eastAsia"/>
            <w:noProof/>
          </w:rPr>
          <w:t>供应商与消费者的竞争、归属情况</w:t>
        </w:r>
        <w:r w:rsidR="00CF2958">
          <w:rPr>
            <w:noProof/>
            <w:webHidden/>
          </w:rPr>
          <w:tab/>
        </w:r>
        <w:r w:rsidR="00CF2958">
          <w:rPr>
            <w:noProof/>
            <w:webHidden/>
          </w:rPr>
          <w:fldChar w:fldCharType="begin"/>
        </w:r>
        <w:r w:rsidR="00CF2958">
          <w:rPr>
            <w:noProof/>
            <w:webHidden/>
          </w:rPr>
          <w:instrText xml:space="preserve"> PAGEREF _Toc432531320 \h </w:instrText>
        </w:r>
        <w:r w:rsidR="00CF2958">
          <w:rPr>
            <w:noProof/>
            <w:webHidden/>
          </w:rPr>
        </w:r>
        <w:r w:rsidR="00CF2958">
          <w:rPr>
            <w:noProof/>
            <w:webHidden/>
          </w:rPr>
          <w:fldChar w:fldCharType="separate"/>
        </w:r>
        <w:r w:rsidR="00CF2958">
          <w:rPr>
            <w:noProof/>
            <w:webHidden/>
          </w:rPr>
          <w:t>45</w:t>
        </w:r>
        <w:r w:rsidR="00CF2958">
          <w:rPr>
            <w:noProof/>
            <w:webHidden/>
          </w:rPr>
          <w:fldChar w:fldCharType="end"/>
        </w:r>
      </w:hyperlink>
    </w:p>
    <w:p w14:paraId="6E8690CD"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21" w:history="1">
        <w:r w:rsidR="00CF2958" w:rsidRPr="006C1A22">
          <w:rPr>
            <w:rStyle w:val="ac"/>
            <w:rFonts w:hint="eastAsia"/>
            <w:noProof/>
          </w:rPr>
          <w:t>表</w:t>
        </w:r>
        <w:r w:rsidR="00CF2958" w:rsidRPr="006C1A22">
          <w:rPr>
            <w:rStyle w:val="ac"/>
            <w:noProof/>
          </w:rPr>
          <w:t>4.4</w:t>
        </w:r>
        <w:r w:rsidR="00CF2958" w:rsidRPr="006C1A22">
          <w:rPr>
            <w:rStyle w:val="ac"/>
            <w:rFonts w:hint="eastAsia"/>
            <w:noProof/>
          </w:rPr>
          <w:t xml:space="preserve">　用户不同归属情况下的定价和平台利润</w:t>
        </w:r>
        <w:r w:rsidR="00CF2958">
          <w:rPr>
            <w:noProof/>
            <w:webHidden/>
          </w:rPr>
          <w:tab/>
        </w:r>
        <w:r w:rsidR="00CF2958">
          <w:rPr>
            <w:noProof/>
            <w:webHidden/>
          </w:rPr>
          <w:fldChar w:fldCharType="begin"/>
        </w:r>
        <w:r w:rsidR="00CF2958">
          <w:rPr>
            <w:noProof/>
            <w:webHidden/>
          </w:rPr>
          <w:instrText xml:space="preserve"> PAGEREF _Toc432531321 \h </w:instrText>
        </w:r>
        <w:r w:rsidR="00CF2958">
          <w:rPr>
            <w:noProof/>
            <w:webHidden/>
          </w:rPr>
        </w:r>
        <w:r w:rsidR="00CF2958">
          <w:rPr>
            <w:noProof/>
            <w:webHidden/>
          </w:rPr>
          <w:fldChar w:fldCharType="separate"/>
        </w:r>
        <w:r w:rsidR="00CF2958">
          <w:rPr>
            <w:noProof/>
            <w:webHidden/>
          </w:rPr>
          <w:t>49</w:t>
        </w:r>
        <w:r w:rsidR="00CF2958">
          <w:rPr>
            <w:noProof/>
            <w:webHidden/>
          </w:rPr>
          <w:fldChar w:fldCharType="end"/>
        </w:r>
      </w:hyperlink>
    </w:p>
    <w:p w14:paraId="3B6DF605"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22" w:history="1">
        <w:r w:rsidR="00CF2958" w:rsidRPr="006C1A22">
          <w:rPr>
            <w:rStyle w:val="ac"/>
            <w:rFonts w:hint="eastAsia"/>
            <w:noProof/>
          </w:rPr>
          <w:t>表</w:t>
        </w:r>
        <w:r w:rsidR="00CF2958" w:rsidRPr="006C1A22">
          <w:rPr>
            <w:rStyle w:val="ac"/>
            <w:noProof/>
          </w:rPr>
          <w:t>4.5</w:t>
        </w:r>
        <w:r w:rsidR="00CF2958" w:rsidRPr="006C1A22">
          <w:rPr>
            <w:rStyle w:val="ac"/>
            <w:rFonts w:hint="eastAsia"/>
            <w:noProof/>
          </w:rPr>
          <w:t xml:space="preserve">　纵向一体化下的平台定价策略</w:t>
        </w:r>
        <w:r w:rsidR="00CF2958">
          <w:rPr>
            <w:noProof/>
            <w:webHidden/>
          </w:rPr>
          <w:tab/>
        </w:r>
        <w:r w:rsidR="00CF2958">
          <w:rPr>
            <w:noProof/>
            <w:webHidden/>
          </w:rPr>
          <w:fldChar w:fldCharType="begin"/>
        </w:r>
        <w:r w:rsidR="00CF2958">
          <w:rPr>
            <w:noProof/>
            <w:webHidden/>
          </w:rPr>
          <w:instrText xml:space="preserve"> PAGEREF _Toc432531322 \h </w:instrText>
        </w:r>
        <w:r w:rsidR="00CF2958">
          <w:rPr>
            <w:noProof/>
            <w:webHidden/>
          </w:rPr>
        </w:r>
        <w:r w:rsidR="00CF2958">
          <w:rPr>
            <w:noProof/>
            <w:webHidden/>
          </w:rPr>
          <w:fldChar w:fldCharType="separate"/>
        </w:r>
        <w:r w:rsidR="00CF2958">
          <w:rPr>
            <w:noProof/>
            <w:webHidden/>
          </w:rPr>
          <w:t>52</w:t>
        </w:r>
        <w:r w:rsidR="00CF2958">
          <w:rPr>
            <w:noProof/>
            <w:webHidden/>
          </w:rPr>
          <w:fldChar w:fldCharType="end"/>
        </w:r>
      </w:hyperlink>
    </w:p>
    <w:p w14:paraId="0483E6E0" w14:textId="77777777" w:rsidR="00CF2958" w:rsidRDefault="001D719A">
      <w:pPr>
        <w:pStyle w:val="afa"/>
        <w:tabs>
          <w:tab w:val="right" w:leader="dot" w:pos="8948"/>
        </w:tabs>
        <w:rPr>
          <w:rFonts w:eastAsiaTheme="minorEastAsia" w:cstheme="minorBidi"/>
          <w:smallCaps w:val="0"/>
          <w:noProof/>
          <w:sz w:val="24"/>
          <w:szCs w:val="22"/>
          <w:lang w:eastAsia="zh-TW"/>
        </w:rPr>
      </w:pPr>
      <w:hyperlink w:anchor="_Toc432531323" w:history="1">
        <w:r w:rsidR="00CF2958" w:rsidRPr="006C1A22">
          <w:rPr>
            <w:rStyle w:val="ac"/>
            <w:rFonts w:hint="eastAsia"/>
            <w:noProof/>
          </w:rPr>
          <w:t>表</w:t>
        </w:r>
        <w:r w:rsidR="00CF2958" w:rsidRPr="006C1A22">
          <w:rPr>
            <w:rStyle w:val="ac"/>
            <w:noProof/>
          </w:rPr>
          <w:t>5.1</w:t>
        </w:r>
        <w:r w:rsidR="00CF2958" w:rsidRPr="006C1A22">
          <w:rPr>
            <w:rStyle w:val="ac"/>
            <w:rFonts w:hint="eastAsia"/>
            <w:noProof/>
          </w:rPr>
          <w:t xml:space="preserve">　模型仿真结果</w:t>
        </w:r>
        <w:r w:rsidR="00CF2958">
          <w:rPr>
            <w:noProof/>
            <w:webHidden/>
          </w:rPr>
          <w:tab/>
        </w:r>
        <w:r w:rsidR="00CF2958">
          <w:rPr>
            <w:noProof/>
            <w:webHidden/>
          </w:rPr>
          <w:fldChar w:fldCharType="begin"/>
        </w:r>
        <w:r w:rsidR="00CF2958">
          <w:rPr>
            <w:noProof/>
            <w:webHidden/>
          </w:rPr>
          <w:instrText xml:space="preserve"> PAGEREF _Toc432531323 \h </w:instrText>
        </w:r>
        <w:r w:rsidR="00CF2958">
          <w:rPr>
            <w:noProof/>
            <w:webHidden/>
          </w:rPr>
        </w:r>
        <w:r w:rsidR="00CF2958">
          <w:rPr>
            <w:noProof/>
            <w:webHidden/>
          </w:rPr>
          <w:fldChar w:fldCharType="separate"/>
        </w:r>
        <w:r w:rsidR="00CF2958">
          <w:rPr>
            <w:noProof/>
            <w:webHidden/>
          </w:rPr>
          <w:t>53</w:t>
        </w:r>
        <w:r w:rsidR="00CF2958">
          <w:rPr>
            <w:noProof/>
            <w:webHidden/>
          </w:rPr>
          <w:fldChar w:fldCharType="end"/>
        </w:r>
      </w:hyperlink>
    </w:p>
    <w:p w14:paraId="17E34662" w14:textId="7A5037C4" w:rsidR="00417C0B" w:rsidRDefault="000675FB" w:rsidP="00197A77">
      <w:pPr>
        <w:sectPr w:rsidR="00417C0B" w:rsidSect="00405CEF">
          <w:headerReference w:type="even" r:id="rId14"/>
          <w:headerReference w:type="default" r:id="rId15"/>
          <w:footerReference w:type="even" r:id="rId16"/>
          <w:footerReference w:type="default" r:id="rId17"/>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r>
        <w:rPr>
          <w:color w:val="FF0000"/>
        </w:rPr>
        <w:fldChar w:fldCharType="end"/>
      </w:r>
    </w:p>
    <w:p w14:paraId="050FE22B" w14:textId="7FFFD770" w:rsidR="00417C0B" w:rsidRPr="007D3537" w:rsidRDefault="00932E67" w:rsidP="001508E7">
      <w:pPr>
        <w:pStyle w:val="11"/>
      </w:pPr>
      <w:bookmarkStart w:id="47" w:name="_Toc432531345"/>
      <w:r w:rsidRPr="007D3537">
        <w:rPr>
          <w:rFonts w:hint="eastAsia"/>
        </w:rPr>
        <w:lastRenderedPageBreak/>
        <w:t>第</w:t>
      </w:r>
      <w:r>
        <w:rPr>
          <w:rFonts w:ascii="Times New Roman" w:hAnsi="Times New Roman" w:hint="eastAsia"/>
        </w:rPr>
        <w:t>一</w:t>
      </w:r>
      <w:r w:rsidRPr="007D3537">
        <w:rPr>
          <w:rFonts w:hint="eastAsia"/>
        </w:rPr>
        <w:t>章</w:t>
      </w:r>
      <w:r w:rsidR="0058790B">
        <w:rPr>
          <w:rFonts w:asciiTheme="minorEastAsia" w:eastAsiaTheme="minorEastAsia" w:hAnsiTheme="minorEastAsia" w:hint="eastAsia"/>
        </w:rPr>
        <w:t xml:space="preserve">　</w:t>
      </w:r>
      <w:r>
        <w:rPr>
          <w:rFonts w:hint="eastAsia"/>
        </w:rPr>
        <w:t>绪论</w:t>
      </w:r>
      <w:bookmarkEnd w:id="47"/>
    </w:p>
    <w:p w14:paraId="4D643774" w14:textId="30B43B7E" w:rsidR="00B51F78" w:rsidRDefault="00932E67" w:rsidP="005B63F2">
      <w:pPr>
        <w:pStyle w:val="21"/>
      </w:pPr>
      <w:bookmarkStart w:id="48" w:name="_Toc432531346"/>
      <w:r w:rsidRPr="00BA3919">
        <w:t>1.1</w:t>
      </w:r>
      <w:r w:rsidR="0058790B">
        <w:rPr>
          <w:rFonts w:asciiTheme="minorEastAsia" w:eastAsiaTheme="minorEastAsia" w:hAnsiTheme="minorEastAsia" w:hint="eastAsia"/>
        </w:rPr>
        <w:t xml:space="preserve">　</w:t>
      </w:r>
      <w:r>
        <w:rPr>
          <w:rFonts w:hint="eastAsia"/>
        </w:rPr>
        <w:t>研究背景与</w:t>
      </w:r>
      <w:r w:rsidR="00851886">
        <w:rPr>
          <w:rFonts w:hint="eastAsia"/>
        </w:rPr>
        <w:t>意义</w:t>
      </w:r>
      <w:bookmarkEnd w:id="48"/>
    </w:p>
    <w:p w14:paraId="20EFB15A" w14:textId="5950D5A3" w:rsidR="00401537" w:rsidRPr="00876BB4" w:rsidRDefault="00932E67" w:rsidP="00665E99">
      <w:pPr>
        <w:pStyle w:val="af"/>
        <w:ind w:firstLine="480"/>
      </w:pPr>
      <w:r w:rsidRPr="00272FE0">
        <w:rPr>
          <w:rFonts w:hint="eastAsia"/>
        </w:rPr>
        <w:t>全球网络自</w:t>
      </w:r>
      <w:r w:rsidRPr="00272FE0">
        <w:t>1990</w:t>
      </w:r>
      <w:r w:rsidRPr="00272FE0">
        <w:rPr>
          <w:rFonts w:hint="eastAsia"/>
        </w:rPr>
        <w:t>年开展以来，网络经济时代的来临随之产生的不同于传统商业模式的新兴平台模式，学术界同样因应而生的新兴研究热点─双边市场理论，从二十一世纪开始，基于双边市场理论</w:t>
      </w:r>
      <w:r w:rsidR="00876BB4" w:rsidRPr="00272FE0">
        <w:rPr>
          <w:rFonts w:hint="eastAsia"/>
        </w:rPr>
        <w:t>的平台研究成为</w:t>
      </w:r>
      <w:proofErr w:type="gramStart"/>
      <w:r w:rsidR="00876BB4" w:rsidRPr="00272FE0">
        <w:rPr>
          <w:rFonts w:hint="eastAsia"/>
        </w:rPr>
        <w:t>一</w:t>
      </w:r>
      <w:proofErr w:type="gramEnd"/>
      <w:r w:rsidR="00876BB4" w:rsidRPr="00272FE0">
        <w:rPr>
          <w:rFonts w:hint="eastAsia"/>
        </w:rPr>
        <w:t>大趋势。</w:t>
      </w:r>
      <w:r w:rsidR="00876BB4">
        <w:rPr>
          <w:rFonts w:hint="eastAsia"/>
        </w:rPr>
        <w:t>与</w:t>
      </w:r>
      <w:r w:rsidR="00876BB4" w:rsidRPr="00272FE0">
        <w:rPr>
          <w:rFonts w:hint="eastAsia"/>
        </w:rPr>
        <w:t>此同时，在线旅游产业结合互联网与传统旅游业，在电子商务领域中最有前途的行业之一，中国在线旅游市场将进一步释放市场潜力。</w:t>
      </w:r>
      <w:r w:rsidR="00876BB4" w:rsidRPr="00876BB4">
        <w:rPr>
          <w:rFonts w:hint="eastAsia"/>
        </w:rPr>
        <w:t>在这个兵家争夺的市场中，平台如何有效地留住用户、并从中获利、让企业能永续发展，</w:t>
      </w:r>
      <w:r w:rsidR="00876BB4" w:rsidRPr="00876BB4">
        <w:rPr>
          <w:rFonts w:asciiTheme="minorEastAsia" w:hAnsiTheme="minorEastAsia" w:hint="eastAsia"/>
        </w:rPr>
        <w:t>定价在企业的众多策略中占有相当重要的地位。</w:t>
      </w:r>
    </w:p>
    <w:p w14:paraId="04C012B2" w14:textId="3C0E17B7" w:rsidR="007D3537" w:rsidRDefault="00932E67" w:rsidP="001508E7">
      <w:pPr>
        <w:pStyle w:val="31"/>
      </w:pPr>
      <w:bookmarkStart w:id="49" w:name="_Toc432531347"/>
      <w:r w:rsidRPr="00BA3919">
        <w:t>1.1.1</w:t>
      </w:r>
      <w:r w:rsidR="0058790B">
        <w:rPr>
          <w:rFonts w:asciiTheme="minorEastAsia" w:eastAsiaTheme="minorEastAsia" w:hAnsiTheme="minorEastAsia" w:hint="eastAsia"/>
        </w:rPr>
        <w:t xml:space="preserve">　</w:t>
      </w:r>
      <w:r w:rsidRPr="00633039">
        <w:rPr>
          <w:rFonts w:hint="eastAsia"/>
        </w:rPr>
        <w:t>网络经济时代与创新的平台商业模式</w:t>
      </w:r>
      <w:bookmarkEnd w:id="49"/>
    </w:p>
    <w:p w14:paraId="525FD7B8" w14:textId="1A2DBEDF" w:rsidR="00274EB2" w:rsidRPr="009A7F6C" w:rsidRDefault="00932E67" w:rsidP="009A7F6C">
      <w:pPr>
        <w:pStyle w:val="af"/>
        <w:ind w:firstLine="480"/>
      </w:pPr>
      <w:r w:rsidRPr="009A7F6C">
        <w:rPr>
          <w:rFonts w:hint="eastAsia"/>
        </w:rPr>
        <w:t>网络经济</w:t>
      </w:r>
      <w:r w:rsidRPr="009A7F6C">
        <w:t>(Network Economy )</w:t>
      </w:r>
      <w:r w:rsidRPr="009A7F6C">
        <w:rPr>
          <w:rFonts w:hint="eastAsia"/>
        </w:rPr>
        <w:t>是知识经济的一种具体形态，基于信息技术和网络技术的蓬勃发展，并且结合现实中的经济活动，发展出以网络，尤其以互联网为基础的各种经济活动，</w:t>
      </w:r>
      <w:r w:rsidRPr="009A7F6C">
        <w:t xml:space="preserve"> CNNIC</w:t>
      </w:r>
      <w:r w:rsidRPr="009A7F6C">
        <w:rPr>
          <w:rFonts w:hint="eastAsia"/>
        </w:rPr>
        <w:t>《</w:t>
      </w:r>
      <w:r w:rsidRPr="009A7F6C">
        <w:t>2015</w:t>
      </w:r>
      <w:r w:rsidRPr="009A7F6C">
        <w:rPr>
          <w:rFonts w:hint="eastAsia"/>
        </w:rPr>
        <w:t>年中国互联网络发展状况统计报告》指出，截至</w:t>
      </w:r>
      <w:r w:rsidRPr="009A7F6C">
        <w:t>2014</w:t>
      </w:r>
      <w:r w:rsidRPr="009A7F6C">
        <w:rPr>
          <w:rFonts w:hint="eastAsia"/>
        </w:rPr>
        <w:t>年</w:t>
      </w:r>
      <w:r w:rsidRPr="009A7F6C">
        <w:t>12</w:t>
      </w:r>
      <w:r w:rsidRPr="009A7F6C">
        <w:rPr>
          <w:rFonts w:hint="eastAsia"/>
        </w:rPr>
        <w:t>月，中国网民规模达到</w:t>
      </w:r>
      <w:r w:rsidRPr="009A7F6C">
        <w:t>6.49</w:t>
      </w:r>
      <w:r w:rsidRPr="009A7F6C">
        <w:rPr>
          <w:rFonts w:hint="eastAsia"/>
        </w:rPr>
        <w:t>亿，全年共计新增网民</w:t>
      </w:r>
      <w:r w:rsidRPr="009A7F6C">
        <w:t>3117</w:t>
      </w:r>
      <w:r w:rsidRPr="009A7F6C">
        <w:rPr>
          <w:rFonts w:hint="eastAsia"/>
        </w:rPr>
        <w:t>万人，互联网普及率为</w:t>
      </w:r>
      <w:r w:rsidRPr="009A7F6C">
        <w:t>47.9%</w:t>
      </w:r>
      <w:r w:rsidRPr="009A7F6C">
        <w:rPr>
          <w:rFonts w:hint="eastAsia"/>
        </w:rPr>
        <w:t>，较</w:t>
      </w:r>
      <w:r w:rsidRPr="009A7F6C">
        <w:t>2013</w:t>
      </w:r>
      <w:r w:rsidRPr="009A7F6C">
        <w:rPr>
          <w:rFonts w:hint="eastAsia"/>
        </w:rPr>
        <w:t>年底提升了</w:t>
      </w:r>
      <w:r w:rsidRPr="009A7F6C">
        <w:t>2.1</w:t>
      </w:r>
      <w:r w:rsidRPr="009A7F6C">
        <w:rPr>
          <w:rFonts w:hint="eastAsia"/>
        </w:rPr>
        <w:t>个百分点。相较于</w:t>
      </w:r>
      <w:r w:rsidRPr="009A7F6C">
        <w:t>2005</w:t>
      </w:r>
      <w:r w:rsidRPr="009A7F6C">
        <w:rPr>
          <w:rFonts w:hint="eastAsia"/>
        </w:rPr>
        <w:t>年，网民人数</w:t>
      </w:r>
      <w:r w:rsidRPr="009A7F6C">
        <w:t>1.11</w:t>
      </w:r>
      <w:r w:rsidRPr="009A7F6C">
        <w:rPr>
          <w:rFonts w:hint="eastAsia"/>
        </w:rPr>
        <w:t>亿，互联网普及率</w:t>
      </w:r>
      <w:r w:rsidRPr="009A7F6C">
        <w:t>8.5%</w:t>
      </w:r>
      <w:r w:rsidRPr="009A7F6C">
        <w:rPr>
          <w:rFonts w:hint="eastAsia"/>
        </w:rPr>
        <w:t>，由此可见，这种新的经济形态正以极快的速度影响着社会经济与人们的生活。</w:t>
      </w:r>
    </w:p>
    <w:p w14:paraId="69254CA8" w14:textId="34C50C28" w:rsidR="001D61D7" w:rsidRPr="009A7F6C" w:rsidRDefault="00932E67" w:rsidP="009A7F6C">
      <w:pPr>
        <w:pStyle w:val="af"/>
        <w:ind w:firstLine="480"/>
      </w:pPr>
      <w:r w:rsidRPr="009A7F6C">
        <w:rPr>
          <w:rFonts w:hint="eastAsia"/>
        </w:rPr>
        <w:t>网络经济与现实经济活动的结合，正是现在互联网行业的</w:t>
      </w:r>
      <w:proofErr w:type="gramStart"/>
      <w:r w:rsidRPr="009A7F6C">
        <w:rPr>
          <w:rFonts w:hint="eastAsia"/>
        </w:rPr>
        <w:t>一</w:t>
      </w:r>
      <w:proofErr w:type="gramEnd"/>
      <w:r w:rsidRPr="009A7F6C">
        <w:rPr>
          <w:rFonts w:hint="eastAsia"/>
        </w:rPr>
        <w:t>大趋势─</w:t>
      </w:r>
      <w:r w:rsidR="005F5F4C">
        <w:rPr>
          <w:rFonts w:hint="eastAsia"/>
        </w:rPr>
        <w:t>“</w:t>
      </w:r>
      <w:r w:rsidRPr="009A7F6C">
        <w:rPr>
          <w:rFonts w:hint="eastAsia"/>
        </w:rPr>
        <w:t>互联网</w:t>
      </w:r>
      <w:r w:rsidRPr="009A7F6C">
        <w:t>+</w:t>
      </w:r>
      <w:r w:rsidR="005F5F4C">
        <w:rPr>
          <w:rFonts w:hint="eastAsia"/>
        </w:rPr>
        <w:t>”</w:t>
      </w:r>
      <w:r w:rsidRPr="009A7F6C">
        <w:rPr>
          <w:rFonts w:hint="eastAsia"/>
        </w:rPr>
        <w:t>。由于网络的便捷性，为传统商业模式中的买卖双方提供了一个更为便捷的渠道，将双方的需求及供给更直接地连结起来。商业模式的一个核心问题便是─企业的生存之道，企业不仅追求盈利、创造价值，还要适应社会的经济环境变化，因此，以</w:t>
      </w:r>
      <w:r w:rsidR="00483725" w:rsidRPr="009A7F6C">
        <w:rPr>
          <w:rFonts w:hint="eastAsia"/>
        </w:rPr>
        <w:t>“</w:t>
      </w:r>
      <w:r w:rsidRPr="009A7F6C">
        <w:rPr>
          <w:rFonts w:hint="eastAsia"/>
        </w:rPr>
        <w:t>平台</w:t>
      </w:r>
      <w:r w:rsidR="003C40CF">
        <w:rPr>
          <w:rFonts w:hint="eastAsia"/>
        </w:rPr>
        <w:t>”</w:t>
      </w:r>
      <w:r w:rsidRPr="009A7F6C">
        <w:rPr>
          <w:rFonts w:hint="eastAsia"/>
        </w:rPr>
        <w:t>为基础的商业模式便因应而生。相对于传统的垂直上下游交易与供应链管理，平台模式与平台生态系的兴起，反映着产业竞争复杂度的提高，以及竞争策略多样化的必要性。</w:t>
      </w:r>
    </w:p>
    <w:p w14:paraId="3B51887A" w14:textId="06702E01" w:rsidR="00C064BC" w:rsidRPr="009A7F6C" w:rsidRDefault="00932E67" w:rsidP="009A7F6C">
      <w:pPr>
        <w:pStyle w:val="af"/>
        <w:ind w:firstLine="480"/>
      </w:pPr>
      <w:r w:rsidRPr="009A7F6C">
        <w:rPr>
          <w:rFonts w:hint="eastAsia"/>
        </w:rPr>
        <w:t>现在，由于互联网的蓬勃发展，以</w:t>
      </w:r>
      <w:r w:rsidR="009A7F6C">
        <w:rPr>
          <w:rFonts w:hint="eastAsia"/>
        </w:rPr>
        <w:t>“</w:t>
      </w:r>
      <w:r w:rsidRPr="009A7F6C">
        <w:rPr>
          <w:rFonts w:hint="eastAsia"/>
        </w:rPr>
        <w:t>平台</w:t>
      </w:r>
      <w:r w:rsidR="009A7F6C">
        <w:rPr>
          <w:rFonts w:hint="eastAsia"/>
        </w:rPr>
        <w:t>”</w:t>
      </w:r>
      <w:r w:rsidRPr="009A7F6C">
        <w:rPr>
          <w:rFonts w:hint="eastAsia"/>
        </w:rPr>
        <w:t>为基础的商业模式广泛出现在各种传统产业中，改变了传统产业企业的营运方式，平台企业不仅跨越产业更跨地域。目前，在全球</w:t>
      </w:r>
      <w:r w:rsidRPr="009A7F6C">
        <w:t>100</w:t>
      </w:r>
      <w:r w:rsidRPr="009A7F6C">
        <w:rPr>
          <w:rFonts w:hint="eastAsia"/>
        </w:rPr>
        <w:t>大企业中，已有</w:t>
      </w:r>
      <w:r w:rsidRPr="009A7F6C">
        <w:t>60</w:t>
      </w:r>
      <w:r w:rsidRPr="009A7F6C">
        <w:rPr>
          <w:rFonts w:hint="eastAsia"/>
        </w:rPr>
        <w:t>家企业的主要营利收入来自平台商业模式，这些企业包括众所周知的苹果</w:t>
      </w:r>
      <w:r w:rsidRPr="009A7F6C">
        <w:t xml:space="preserve"> (Apple) </w:t>
      </w:r>
      <w:r w:rsidRPr="009A7F6C">
        <w:rPr>
          <w:rFonts w:hint="eastAsia"/>
        </w:rPr>
        <w:t>、谷歌</w:t>
      </w:r>
      <w:r w:rsidRPr="009A7F6C">
        <w:t xml:space="preserve"> (Google)</w:t>
      </w:r>
      <w:r w:rsidRPr="009A7F6C">
        <w:rPr>
          <w:rFonts w:hint="eastAsia"/>
        </w:rPr>
        <w:t>、雅虎</w:t>
      </w:r>
      <w:r w:rsidRPr="009A7F6C">
        <w:t xml:space="preserve"> (Yahoo)</w:t>
      </w:r>
      <w:r w:rsidRPr="009A7F6C">
        <w:rPr>
          <w:rFonts w:hint="eastAsia"/>
        </w:rPr>
        <w:t>、花旗</w:t>
      </w:r>
      <w:r w:rsidRPr="009A7F6C">
        <w:t xml:space="preserve"> (City)</w:t>
      </w:r>
      <w:r w:rsidRPr="009A7F6C">
        <w:rPr>
          <w:rFonts w:hint="eastAsia"/>
        </w:rPr>
        <w:t>、微软</w:t>
      </w:r>
      <w:r w:rsidRPr="009A7F6C">
        <w:t xml:space="preserve"> (Microsoft)</w:t>
      </w:r>
      <w:r w:rsidRPr="009A7F6C">
        <w:rPr>
          <w:rFonts w:hint="eastAsia"/>
        </w:rPr>
        <w:t>、日本电报电话公司、时代华纳、优比</w:t>
      </w:r>
      <w:proofErr w:type="gramStart"/>
      <w:r w:rsidRPr="009A7F6C">
        <w:rPr>
          <w:rFonts w:hint="eastAsia"/>
        </w:rPr>
        <w:t>速以及沃达</w:t>
      </w:r>
      <w:proofErr w:type="gramEnd"/>
      <w:r w:rsidRPr="009A7F6C">
        <w:rPr>
          <w:rFonts w:hint="eastAsia"/>
        </w:rPr>
        <w:t>丰等公司。而国内也有淘宝、百度、腾讯、人人网、上海证交所、盛大游戏公司等，同样透过平台商业模式获利，并持续扩大版图。</w:t>
      </w:r>
    </w:p>
    <w:p w14:paraId="1018952D" w14:textId="29C8B5B7" w:rsidR="003A22F9" w:rsidRPr="009A7F6C" w:rsidRDefault="00932E67" w:rsidP="009A7F6C">
      <w:pPr>
        <w:pStyle w:val="af"/>
        <w:ind w:firstLine="480"/>
      </w:pPr>
      <w:r w:rsidRPr="009A7F6C">
        <w:rPr>
          <w:rFonts w:hint="eastAsia"/>
        </w:rPr>
        <w:t>但是，一个成功的平台企业不仅仅是提供交易双方一个简单、便利的渠道或中介</w:t>
      </w:r>
      <w:r w:rsidRPr="009A7F6C">
        <w:rPr>
          <w:rFonts w:hint="eastAsia"/>
        </w:rPr>
        <w:lastRenderedPageBreak/>
        <w:t>服务，平台商业模式的精随在打造一个完善且成长潜力强大的</w:t>
      </w:r>
      <w:r w:rsidR="003C40CF">
        <w:rPr>
          <w:rFonts w:hint="eastAsia"/>
        </w:rPr>
        <w:t>“</w:t>
      </w:r>
      <w:r w:rsidRPr="009A7F6C">
        <w:rPr>
          <w:rFonts w:hint="eastAsia"/>
        </w:rPr>
        <w:t>生态系</w:t>
      </w:r>
      <w:r w:rsidR="003C40CF">
        <w:rPr>
          <w:rFonts w:hint="eastAsia"/>
        </w:rPr>
        <w:t>”</w:t>
      </w:r>
      <w:r w:rsidRPr="009A7F6C">
        <w:rPr>
          <w:rFonts w:hint="eastAsia"/>
        </w:rPr>
        <w:t>。阿里巴巴是个最好的例子，阿里巴巴除了提供买卖双方一个公开的第三方平台进行交易外，在单纯</w:t>
      </w:r>
      <w:r w:rsidR="003C40CF">
        <w:rPr>
          <w:rFonts w:hint="eastAsia"/>
        </w:rPr>
        <w:t>“</w:t>
      </w:r>
      <w:r w:rsidRPr="009A7F6C">
        <w:rPr>
          <w:rFonts w:hint="eastAsia"/>
        </w:rPr>
        <w:t>买卖</w:t>
      </w:r>
      <w:r w:rsidR="003C40CF">
        <w:rPr>
          <w:rFonts w:hint="eastAsia"/>
        </w:rPr>
        <w:t>”</w:t>
      </w:r>
      <w:r w:rsidRPr="009A7F6C">
        <w:rPr>
          <w:rFonts w:hint="eastAsia"/>
        </w:rPr>
        <w:t>之外的生态系统的参与者们，还包括物流合作伙伴、营销联盟分支以及零售运营合作伙伴、淘女郎和直接或间接的</w:t>
      </w:r>
      <w:proofErr w:type="gramStart"/>
      <w:r w:rsidRPr="009A7F6C">
        <w:rPr>
          <w:rFonts w:hint="eastAsia"/>
        </w:rPr>
        <w:t>云计算</w:t>
      </w:r>
      <w:proofErr w:type="gramEnd"/>
      <w:r w:rsidRPr="009A7F6C">
        <w:rPr>
          <w:rFonts w:hint="eastAsia"/>
        </w:rPr>
        <w:t>客户以及阿里金融服务的贷款对象等等。像阿里巴</w:t>
      </w:r>
      <w:proofErr w:type="gramStart"/>
      <w:r w:rsidRPr="009A7F6C">
        <w:rPr>
          <w:rFonts w:hint="eastAsia"/>
        </w:rPr>
        <w:t>巴</w:t>
      </w:r>
      <w:proofErr w:type="gramEnd"/>
      <w:r w:rsidRPr="009A7F6C">
        <w:rPr>
          <w:rFonts w:hint="eastAsia"/>
        </w:rPr>
        <w:t>这样建立一个良好的</w:t>
      </w:r>
      <w:r w:rsidR="003C40CF">
        <w:rPr>
          <w:rFonts w:hint="eastAsia"/>
        </w:rPr>
        <w:t>“</w:t>
      </w:r>
      <w:r w:rsidRPr="009A7F6C">
        <w:rPr>
          <w:rFonts w:hint="eastAsia"/>
        </w:rPr>
        <w:t>平台生态系</w:t>
      </w:r>
      <w:r w:rsidR="003C40CF">
        <w:rPr>
          <w:rFonts w:hint="eastAsia"/>
        </w:rPr>
        <w:t>”</w:t>
      </w:r>
      <w:r w:rsidRPr="009A7F6C">
        <w:rPr>
          <w:rFonts w:hint="eastAsia"/>
        </w:rPr>
        <w:t>，连结多个群体、打碎传统的产业链，以全新的方式重整并凝聚跨产业的各个环节，甚至创造出新的跨界产业，是全球平台企业成功的关键因素，苹果</w:t>
      </w:r>
      <w:r w:rsidRPr="009A7F6C">
        <w:t>(Apple)</w:t>
      </w:r>
      <w:r w:rsidRPr="009A7F6C">
        <w:rPr>
          <w:rFonts w:hint="eastAsia"/>
        </w:rPr>
        <w:t>也是一个经典的例子。</w:t>
      </w:r>
    </w:p>
    <w:p w14:paraId="48735BB6" w14:textId="78AA4CF1" w:rsidR="00CC774A" w:rsidRPr="009A7F6C" w:rsidRDefault="00932E67" w:rsidP="009A7F6C">
      <w:pPr>
        <w:pStyle w:val="af"/>
        <w:ind w:firstLine="480"/>
      </w:pPr>
      <w:r w:rsidRPr="009A7F6C">
        <w:rPr>
          <w:rFonts w:hint="eastAsia"/>
        </w:rPr>
        <w:t>因此，在网络经济时代，以平台为基础的企业，跨越众多产业及地域的革命性趋势，打造一个良性循环平台生态系，即当一方群体因需求壮大而增加时，另一方群体的需求也会同时成长的</w:t>
      </w:r>
      <w:proofErr w:type="gramStart"/>
      <w:r w:rsidRPr="009A7F6C">
        <w:rPr>
          <w:rFonts w:hint="eastAsia"/>
        </w:rPr>
        <w:t>一</w:t>
      </w:r>
      <w:proofErr w:type="gramEnd"/>
      <w:r w:rsidRPr="009A7F6C">
        <w:rPr>
          <w:rFonts w:hint="eastAsia"/>
        </w:rPr>
        <w:t>无限循环，而当生态系中的群体都得到满足时，平台的自身利益也将同时获得，与生态系的合作伙伴们一起成长。</w:t>
      </w:r>
    </w:p>
    <w:p w14:paraId="0A6687CE" w14:textId="1B0E1FCB" w:rsidR="008E2603" w:rsidRPr="00281690" w:rsidRDefault="00281690" w:rsidP="00281690">
      <w:pPr>
        <w:pStyle w:val="31"/>
      </w:pPr>
      <w:bookmarkStart w:id="50" w:name="_Toc432531348"/>
      <w:bookmarkStart w:id="51" w:name="OLE_LINK262"/>
      <w:r w:rsidRPr="00281690">
        <w:t>1.1.2</w:t>
      </w:r>
      <w:r w:rsidRPr="00281690">
        <w:rPr>
          <w:rFonts w:hint="eastAsia"/>
        </w:rPr>
        <w:t xml:space="preserve">　</w:t>
      </w:r>
      <w:r w:rsidR="007078DB" w:rsidRPr="007078DB">
        <w:rPr>
          <w:rFonts w:hint="eastAsia"/>
        </w:rPr>
        <w:t>双边市场理论与</w:t>
      </w:r>
      <w:r w:rsidR="009A7F6C" w:rsidRPr="009A7F6C">
        <w:rPr>
          <w:rFonts w:hint="eastAsia"/>
        </w:rPr>
        <w:t>定价策略</w:t>
      </w:r>
      <w:bookmarkEnd w:id="50"/>
    </w:p>
    <w:bookmarkEnd w:id="51"/>
    <w:p w14:paraId="7B122943" w14:textId="77777777" w:rsidR="007078DB" w:rsidRPr="009A7F6C" w:rsidRDefault="007078DB" w:rsidP="009A7F6C">
      <w:pPr>
        <w:pStyle w:val="af"/>
        <w:ind w:firstLine="480"/>
      </w:pPr>
      <w:r w:rsidRPr="009A7F6C">
        <w:rPr>
          <w:rFonts w:hint="eastAsia"/>
        </w:rPr>
        <w:t>自</w:t>
      </w:r>
      <w:r w:rsidRPr="009A7F6C">
        <w:t>1980</w:t>
      </w:r>
      <w:r w:rsidRPr="009A7F6C">
        <w:rPr>
          <w:rFonts w:hint="eastAsia"/>
        </w:rPr>
        <w:t>年以来，双边市场由于有着强烈的网络效应，使得该市场中企业的各种运营模式、经济行为、竞争战略等企业市场行为特征有别于一般传统产业，因此引起了经济学和管理学界的学者们广泛的研究兴趣。其中，由产业组织研究学者</w:t>
      </w:r>
      <w:r w:rsidRPr="009A7F6C">
        <w:t>Armstrong</w:t>
      </w:r>
      <w:r w:rsidRPr="009A7F6C">
        <w:rPr>
          <w:rFonts w:hint="eastAsia"/>
        </w:rPr>
        <w:t>、</w:t>
      </w:r>
      <w:r w:rsidRPr="009A7F6C">
        <w:t>Rochet</w:t>
      </w:r>
      <w:r w:rsidRPr="009A7F6C">
        <w:rPr>
          <w:rFonts w:hint="eastAsia"/>
        </w:rPr>
        <w:t>和</w:t>
      </w:r>
      <w:r w:rsidRPr="009A7F6C">
        <w:t>Tirole</w:t>
      </w:r>
      <w:r w:rsidRPr="009A7F6C">
        <w:rPr>
          <w:rFonts w:hint="eastAsia"/>
        </w:rPr>
        <w:t>、</w:t>
      </w:r>
      <w:r w:rsidRPr="009A7F6C">
        <w:t>Gaillaud</w:t>
      </w:r>
      <w:r w:rsidRPr="009A7F6C">
        <w:rPr>
          <w:rFonts w:hint="eastAsia"/>
        </w:rPr>
        <w:t>和</w:t>
      </w:r>
      <w:r w:rsidRPr="009A7F6C">
        <w:t>Jullien</w:t>
      </w:r>
      <w:r w:rsidRPr="009A7F6C">
        <w:rPr>
          <w:rFonts w:hint="eastAsia"/>
        </w:rPr>
        <w:t>等，对双边市场的研究做出了开创性的贡献。</w:t>
      </w:r>
    </w:p>
    <w:p w14:paraId="0031420C" w14:textId="15D1C672" w:rsidR="00281690" w:rsidRPr="009A7F6C" w:rsidRDefault="00944E04" w:rsidP="009A7F6C">
      <w:pPr>
        <w:pStyle w:val="af"/>
        <w:ind w:firstLine="480"/>
      </w:pPr>
      <w:r w:rsidRPr="009A7F6C">
        <w:rPr>
          <w:rFonts w:hint="eastAsia"/>
        </w:rPr>
        <w:t>尽管双边市场不同于传统市场，但</w:t>
      </w:r>
      <w:bookmarkStart w:id="52" w:name="OLE_LINK259"/>
      <w:bookmarkStart w:id="53" w:name="OLE_LINK260"/>
      <w:r w:rsidRPr="009A7F6C">
        <w:rPr>
          <w:rFonts w:hint="eastAsia"/>
        </w:rPr>
        <w:t>定价策略</w:t>
      </w:r>
      <w:bookmarkEnd w:id="52"/>
      <w:bookmarkEnd w:id="53"/>
      <w:r w:rsidR="009A7F6C" w:rsidRPr="009A7F6C">
        <w:rPr>
          <w:rFonts w:hint="eastAsia"/>
        </w:rPr>
        <w:t>在企业进行品牌定位、实施产品差异化、竞争市场份额、甚至改善财务绩效时，都是一个有效的工具。因此定价的重要性在平台企业的发展过程中仍是显而易见的。然而定价策略在平台企业的商业模式下可以有各种形式，但核心的定价策略是制定一个合理的收入来源，即决定对平台双边用户的收费方式：当平台企业提供的商品或服务时，要怎么定价？要不要提供价格优惠策略？要提供给哪一边用户？这至关重要的定价策略最终影响的是企业的获利，还有企业未来的成长基础以及发展战略。</w:t>
      </w:r>
    </w:p>
    <w:p w14:paraId="4B44ED14" w14:textId="17EB7D9C" w:rsidR="002E1A24" w:rsidRPr="009A7F6C" w:rsidRDefault="00932E67" w:rsidP="009A7F6C">
      <w:pPr>
        <w:pStyle w:val="af"/>
        <w:ind w:firstLine="480"/>
      </w:pPr>
      <w:r w:rsidRPr="009A7F6C">
        <w:rPr>
          <w:rFonts w:hint="eastAsia"/>
        </w:rPr>
        <w:t>双边市场理论将经济学的规律性分析和管理学的实践性研究相结合，为产业组织理论的相关研究带来的崭新的研究视角，也为分析企业的</w:t>
      </w:r>
      <w:r w:rsidR="009A7F6C" w:rsidRPr="009A7F6C">
        <w:rPr>
          <w:rFonts w:hint="eastAsia"/>
        </w:rPr>
        <w:t>定价</w:t>
      </w:r>
      <w:r w:rsidRPr="009A7F6C">
        <w:rPr>
          <w:rFonts w:hint="eastAsia"/>
        </w:rPr>
        <w:t>行为带来新的研究角度。网络时代的来临与新兴的平台商业模式，各种以互联网为基础的新兴企业不断出现，它们都是显带有双边市场特征的企业，一方面对传统产业带来了新的挑战与冲击，一方面又需要建立一套合适、合理的商业模式来实现企业目标。</w:t>
      </w:r>
    </w:p>
    <w:p w14:paraId="1D3A35FA" w14:textId="02FA4E98" w:rsidR="00AB3EFC" w:rsidRPr="008E2603" w:rsidRDefault="00932E67" w:rsidP="008E2603">
      <w:pPr>
        <w:pStyle w:val="31"/>
      </w:pPr>
      <w:bookmarkStart w:id="54" w:name="_Toc432531349"/>
      <w:r w:rsidRPr="008E2603">
        <w:t>1.1.3</w:t>
      </w:r>
      <w:r w:rsidR="0058790B">
        <w:rPr>
          <w:rFonts w:asciiTheme="minorEastAsia" w:eastAsiaTheme="minorEastAsia" w:hAnsiTheme="minorEastAsia" w:hint="eastAsia"/>
        </w:rPr>
        <w:t xml:space="preserve">　</w:t>
      </w:r>
      <w:r w:rsidRPr="008E2603">
        <w:rPr>
          <w:rFonts w:hint="eastAsia"/>
        </w:rPr>
        <w:t>在线旅游行业的蓬勃发展</w:t>
      </w:r>
      <w:bookmarkEnd w:id="54"/>
    </w:p>
    <w:p w14:paraId="5F41B475" w14:textId="6E62F038" w:rsidR="00D73AAC" w:rsidRPr="009A7F6C" w:rsidRDefault="009A7F6C" w:rsidP="009A7F6C">
      <w:pPr>
        <w:pStyle w:val="af"/>
        <w:ind w:firstLine="480"/>
      </w:pPr>
      <w:r w:rsidRPr="009A7F6C">
        <w:rPr>
          <w:rFonts w:hint="eastAsia"/>
        </w:rPr>
        <w:t>随着网络经济时代的来临，互联网应用在具体经济活动中的情况越来越多。本文所研究的行业主体的在线旅游产业，</w:t>
      </w:r>
      <w:proofErr w:type="gramStart"/>
      <w:r w:rsidRPr="009A7F6C">
        <w:rPr>
          <w:rFonts w:hint="eastAsia"/>
        </w:rPr>
        <w:t>其有着低交易</w:t>
      </w:r>
      <w:proofErr w:type="gramEnd"/>
      <w:r w:rsidRPr="009A7F6C">
        <w:rPr>
          <w:rFonts w:hint="eastAsia"/>
        </w:rPr>
        <w:t>成本、旅客自助化服务、旅客积极互动等优势，是推动全球旅游行业发展的一个新兴动力。根据</w:t>
      </w:r>
      <w:r w:rsidRPr="009A7F6C">
        <w:t>eMarketer</w:t>
      </w:r>
      <w:r w:rsidRPr="009A7F6C">
        <w:rPr>
          <w:rFonts w:hint="eastAsia"/>
        </w:rPr>
        <w:t>所发布的行业</w:t>
      </w:r>
      <w:r w:rsidRPr="009A7F6C">
        <w:rPr>
          <w:rFonts w:hint="eastAsia"/>
        </w:rPr>
        <w:lastRenderedPageBreak/>
        <w:t>数据显示，</w:t>
      </w:r>
      <w:r w:rsidRPr="009A7F6C">
        <w:t>2011</w:t>
      </w:r>
      <w:r w:rsidRPr="009A7F6C">
        <w:rPr>
          <w:rFonts w:hint="eastAsia"/>
        </w:rPr>
        <w:t>年全球在线旅游行业的市场规模为</w:t>
      </w:r>
      <w:r w:rsidRPr="009A7F6C">
        <w:t>2,840</w:t>
      </w:r>
      <w:r w:rsidRPr="009A7F6C">
        <w:rPr>
          <w:rFonts w:hint="eastAsia"/>
        </w:rPr>
        <w:t>亿美元，占全球旅游市场的</w:t>
      </w:r>
      <w:r w:rsidRPr="009A7F6C">
        <w:t>31%</w:t>
      </w:r>
      <w:r w:rsidRPr="009A7F6C">
        <w:rPr>
          <w:rFonts w:hint="eastAsia"/>
        </w:rPr>
        <w:t>，并且从</w:t>
      </w:r>
      <w:r w:rsidRPr="009A7F6C">
        <w:t>2009</w:t>
      </w:r>
      <w:r w:rsidRPr="009A7F6C">
        <w:rPr>
          <w:rFonts w:hint="eastAsia"/>
        </w:rPr>
        <w:t>年开始，每年</w:t>
      </w:r>
      <w:proofErr w:type="gramStart"/>
      <w:r w:rsidRPr="009A7F6C">
        <w:rPr>
          <w:rFonts w:hint="eastAsia"/>
        </w:rPr>
        <w:t>皆保持</w:t>
      </w:r>
      <w:proofErr w:type="gramEnd"/>
      <w:r w:rsidRPr="009A7F6C">
        <w:t>10%</w:t>
      </w:r>
      <w:r w:rsidRPr="009A7F6C">
        <w:rPr>
          <w:rFonts w:hint="eastAsia"/>
        </w:rPr>
        <w:t>以上的增长。在线旅游行业是互联网结</w:t>
      </w:r>
      <w:proofErr w:type="gramStart"/>
      <w:r w:rsidRPr="009A7F6C">
        <w:rPr>
          <w:rFonts w:hint="eastAsia"/>
        </w:rPr>
        <w:t>合现实</w:t>
      </w:r>
      <w:proofErr w:type="gramEnd"/>
      <w:r w:rsidRPr="009A7F6C">
        <w:rPr>
          <w:rFonts w:hint="eastAsia"/>
        </w:rPr>
        <w:t>经济的一个明显的新兴行业，也是互联网企业相互角逐的重要阵地。除了一般在线旅游集团，如全球最大的在线旅游企业</w:t>
      </w:r>
      <w:r w:rsidRPr="009A7F6C">
        <w:t>Priceline</w:t>
      </w:r>
      <w:r w:rsidRPr="009A7F6C">
        <w:rPr>
          <w:rFonts w:hint="eastAsia"/>
        </w:rPr>
        <w:t>，努力将其触角伸入旅游闭环中的各个流程外，传统互联网企业，如阿里巴</w:t>
      </w:r>
      <w:proofErr w:type="gramStart"/>
      <w:r w:rsidRPr="009A7F6C">
        <w:rPr>
          <w:rFonts w:hint="eastAsia"/>
        </w:rPr>
        <w:t>巴</w:t>
      </w:r>
      <w:proofErr w:type="gramEnd"/>
      <w:r w:rsidRPr="009A7F6C">
        <w:rPr>
          <w:rFonts w:hint="eastAsia"/>
        </w:rPr>
        <w:t>、亚玛逊等，也争相在旅游这一领域扩展其势力。《华尔街日报》中一篇文章指出，全球互联网搜索龙头──谷歌</w:t>
      </w:r>
      <w:r w:rsidRPr="009A7F6C">
        <w:t>(Google)</w:t>
      </w:r>
      <w:r w:rsidRPr="009A7F6C">
        <w:rPr>
          <w:rFonts w:hint="eastAsia"/>
        </w:rPr>
        <w:t>正在大举进入旅游业；</w:t>
      </w:r>
      <w:r w:rsidRPr="009A7F6C">
        <w:t>2014</w:t>
      </w:r>
      <w:r w:rsidRPr="009A7F6C">
        <w:rPr>
          <w:rFonts w:hint="eastAsia"/>
        </w:rPr>
        <w:t>年底，阿里巴巴集团将其原本</w:t>
      </w:r>
      <w:proofErr w:type="gramStart"/>
      <w:r w:rsidRPr="009A7F6C">
        <w:rPr>
          <w:rFonts w:hint="eastAsia"/>
        </w:rPr>
        <w:t>的旅航事业</w:t>
      </w:r>
      <w:proofErr w:type="gramEnd"/>
      <w:r w:rsidRPr="009A7F6C">
        <w:rPr>
          <w:rFonts w:hint="eastAsia"/>
        </w:rPr>
        <w:t>部升级</w:t>
      </w:r>
      <w:proofErr w:type="gramStart"/>
      <w:r w:rsidRPr="009A7F6C">
        <w:rPr>
          <w:rFonts w:hint="eastAsia"/>
        </w:rPr>
        <w:t>为旅航事业</w:t>
      </w:r>
      <w:proofErr w:type="gramEnd"/>
      <w:r w:rsidRPr="009A7F6C">
        <w:rPr>
          <w:rFonts w:hint="eastAsia"/>
        </w:rPr>
        <w:t>群，以“去啊”这一全新的名字强势进入在线旅游市场；</w:t>
      </w:r>
      <w:r w:rsidRPr="009A7F6C">
        <w:t>2014</w:t>
      </w:r>
      <w:r w:rsidRPr="009A7F6C">
        <w:rPr>
          <w:rFonts w:hint="eastAsia"/>
        </w:rPr>
        <w:t>年</w:t>
      </w:r>
      <w:r w:rsidRPr="009A7F6C">
        <w:t>11</w:t>
      </w:r>
      <w:r w:rsidRPr="009A7F6C">
        <w:rPr>
          <w:rFonts w:hint="eastAsia"/>
        </w:rPr>
        <w:t>月，全球最大的在线零售商的亚马逊</w:t>
      </w:r>
      <w:r w:rsidRPr="009A7F6C">
        <w:t>(Amazon)</w:t>
      </w:r>
      <w:r w:rsidRPr="009A7F6C">
        <w:rPr>
          <w:rFonts w:hint="eastAsia"/>
        </w:rPr>
        <w:t>宣布进军在线旅游的酒店预订领域，以其子品牌</w:t>
      </w:r>
      <w:r w:rsidRPr="009A7F6C">
        <w:t>Amazon Local</w:t>
      </w:r>
      <w:r w:rsidRPr="009A7F6C">
        <w:rPr>
          <w:rFonts w:hint="eastAsia"/>
        </w:rPr>
        <w:t>在其优势的零售领域中，扩展了新的业务。</w:t>
      </w:r>
    </w:p>
    <w:p w14:paraId="72164310" w14:textId="452C2533" w:rsidR="00633039" w:rsidRPr="009A7F6C" w:rsidRDefault="009A7F6C" w:rsidP="009A7F6C">
      <w:pPr>
        <w:pStyle w:val="af"/>
        <w:ind w:firstLine="480"/>
      </w:pPr>
      <w:r w:rsidRPr="009A7F6C">
        <w:rPr>
          <w:rFonts w:hint="eastAsia"/>
        </w:rPr>
        <w:t>在线旅游企业向旅行者提供机票、酒店、旅游度假等旅游产品，涉及旅行中的住、行、购物、娱乐等方面的综合信息与预订服务，以满足旅游消费者对于旅游出行的各种需求为核心目的。这一类企业囊括了包括各大航空公司、集团及单体酒店、景区和景点、车辆租赁服务公司、各地的旅游局等旅游服务的供应商或是搜索引擎</w:t>
      </w:r>
      <w:r w:rsidRPr="009A7F6C">
        <w:t>(</w:t>
      </w:r>
      <w:r w:rsidRPr="009A7F6C">
        <w:rPr>
          <w:rFonts w:hint="eastAsia"/>
        </w:rPr>
        <w:t>如：</w:t>
      </w:r>
      <w:r w:rsidRPr="009A7F6C">
        <w:t>Google)</w:t>
      </w:r>
      <w:r w:rsidRPr="009A7F6C">
        <w:rPr>
          <w:rFonts w:hint="eastAsia"/>
        </w:rPr>
        <w:t>、</w:t>
      </w:r>
      <w:r w:rsidRPr="009A7F6C">
        <w:t>OTA</w:t>
      </w:r>
      <w:r w:rsidRPr="009A7F6C">
        <w:rPr>
          <w:rFonts w:hint="eastAsia"/>
        </w:rPr>
        <w:t>、旅游资讯及社区论坛网站等，由旅游产业链上至下的各种新在线旅游平台企业。在线旅游企业不仅节省成本，更简化了旅行者对于旅游的相关流程。旅游电子商务不仅提供旅行者不同于以往，更为便捷的消费方式，且提高了整个经济社会的运行效率，大大降低社会成本。</w:t>
      </w:r>
    </w:p>
    <w:p w14:paraId="3EAA25EB" w14:textId="3525F329" w:rsidR="008224E1" w:rsidRDefault="008224E1" w:rsidP="008224E1">
      <w:pPr>
        <w:pStyle w:val="ad"/>
      </w:pPr>
      <w:bookmarkStart w:id="55" w:name="_Toc432531324"/>
      <w:r>
        <w:rPr>
          <w:rFonts w:eastAsiaTheme="minorEastAsia" w:hint="eastAsia"/>
          <w:noProof/>
        </w:rPr>
        <w:drawing>
          <wp:anchor distT="0" distB="0" distL="114300" distR="114300" simplePos="0" relativeHeight="251664384" behindDoc="0" locked="0" layoutInCell="1" allowOverlap="1" wp14:anchorId="2803BFA3" wp14:editId="1E46DFF4">
            <wp:simplePos x="0" y="0"/>
            <wp:positionH relativeFrom="margin">
              <wp:align>center</wp:align>
            </wp:positionH>
            <wp:positionV relativeFrom="paragraph">
              <wp:posOffset>0</wp:posOffset>
            </wp:positionV>
            <wp:extent cx="4692650" cy="3415665"/>
            <wp:effectExtent l="0" t="0" r="0" b="0"/>
            <wp:wrapTopAndBottom/>
            <wp:docPr id="161" name="圖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中國在線旅遊市場平台劃分.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92650" cy="3415665"/>
                    </a:xfrm>
                    <a:prstGeom prst="rect">
                      <a:avLst/>
                    </a:prstGeom>
                  </pic:spPr>
                </pic:pic>
              </a:graphicData>
            </a:graphic>
            <wp14:sizeRelH relativeFrom="page">
              <wp14:pctWidth>0</wp14:pctWidth>
            </wp14:sizeRelH>
            <wp14:sizeRelV relativeFrom="page">
              <wp14:pctHeight>0</wp14:pctHeight>
            </wp14:sizeRelV>
          </wp:anchor>
        </w:drawing>
      </w:r>
      <w:r w:rsidRPr="008224E1">
        <w:rPr>
          <w:rFonts w:hint="eastAsia"/>
        </w:rPr>
        <w:t>图</w:t>
      </w:r>
      <w:r w:rsidRPr="008224E1">
        <w:t>1.1</w:t>
      </w:r>
      <w:r w:rsidR="00272FE0">
        <w:rPr>
          <w:rFonts w:asciiTheme="minorEastAsia" w:eastAsiaTheme="minorEastAsia" w:hAnsiTheme="minorEastAsia" w:hint="eastAsia"/>
        </w:rPr>
        <w:t xml:space="preserve">　</w:t>
      </w:r>
      <w:r w:rsidRPr="008224E1">
        <w:rPr>
          <w:rFonts w:hint="eastAsia"/>
        </w:rPr>
        <w:t>中国在线旅游产业的平台企业划分</w:t>
      </w:r>
      <w:bookmarkEnd w:id="55"/>
    </w:p>
    <w:p w14:paraId="53E37758" w14:textId="458CB99E" w:rsidR="00633039" w:rsidRPr="008E2603" w:rsidRDefault="00932E67" w:rsidP="008E2603">
      <w:pPr>
        <w:pStyle w:val="af"/>
        <w:ind w:firstLine="480"/>
      </w:pPr>
      <w:r w:rsidRPr="008E2603">
        <w:rPr>
          <w:rFonts w:hint="eastAsia"/>
        </w:rPr>
        <w:t>美国是全球旅游电子商务发展进程最快且规模最大的领航者，在线旅游企业包括</w:t>
      </w:r>
      <w:r w:rsidRPr="008E2603">
        <w:rPr>
          <w:rFonts w:hint="eastAsia"/>
        </w:rPr>
        <w:lastRenderedPageBreak/>
        <w:t>在线预订网站</w:t>
      </w:r>
      <w:r w:rsidRPr="008E2603">
        <w:t xml:space="preserve"> Priceline</w:t>
      </w:r>
      <w:r w:rsidRPr="008E2603">
        <w:rPr>
          <w:rFonts w:hint="eastAsia"/>
        </w:rPr>
        <w:t>和</w:t>
      </w:r>
      <w:r w:rsidRPr="008E2603">
        <w:t>Expedia</w:t>
      </w:r>
      <w:r w:rsidRPr="008E2603">
        <w:rPr>
          <w:rFonts w:hint="eastAsia"/>
        </w:rPr>
        <w:t>、全球最大的旅游点评平台</w:t>
      </w:r>
      <w:r w:rsidRPr="008E2603">
        <w:t>TripAdvisor</w:t>
      </w:r>
      <w:r w:rsidRPr="008E2603">
        <w:rPr>
          <w:rFonts w:hint="eastAsia"/>
        </w:rPr>
        <w:t>以及旅游搜索网站</w:t>
      </w:r>
      <w:r w:rsidRPr="008E2603">
        <w:t>Kayak</w:t>
      </w:r>
      <w:r w:rsidRPr="008E2603">
        <w:rPr>
          <w:rFonts w:hint="eastAsia"/>
        </w:rPr>
        <w:t>和</w:t>
      </w:r>
      <w:r w:rsidRPr="008E2603">
        <w:t>Google</w:t>
      </w:r>
      <w:r w:rsidRPr="008E2603">
        <w:rPr>
          <w:rFonts w:hint="eastAsia"/>
        </w:rPr>
        <w:t>。</w:t>
      </w:r>
      <w:r w:rsidRPr="008E2603">
        <w:t>eMarketer</w:t>
      </w:r>
      <w:r w:rsidRPr="008E2603">
        <w:rPr>
          <w:rFonts w:hint="eastAsia"/>
        </w:rPr>
        <w:t>发布的数据指出，</w:t>
      </w:r>
      <w:r w:rsidRPr="008E2603">
        <w:t>2011</w:t>
      </w:r>
      <w:r w:rsidRPr="008E2603">
        <w:rPr>
          <w:rFonts w:hint="eastAsia"/>
        </w:rPr>
        <w:t>年美国在线旅游市场的规模为</w:t>
      </w:r>
      <w:r w:rsidRPr="008E2603">
        <w:t>1,450</w:t>
      </w:r>
      <w:r w:rsidRPr="008E2603">
        <w:rPr>
          <w:rFonts w:hint="eastAsia"/>
        </w:rPr>
        <w:t>亿美元，渗透率为</w:t>
      </w:r>
      <w:r w:rsidRPr="008E2603">
        <w:t>60%</w:t>
      </w:r>
      <w:r w:rsidRPr="008E2603">
        <w:rPr>
          <w:rFonts w:hint="eastAsia"/>
        </w:rPr>
        <w:t>，同时，在线预订旅游相关产品在国的普及率相当高，有近</w:t>
      </w:r>
      <w:r w:rsidRPr="008E2603">
        <w:t>70%</w:t>
      </w:r>
      <w:r w:rsidRPr="008E2603">
        <w:rPr>
          <w:rFonts w:hint="eastAsia"/>
        </w:rPr>
        <w:t>的旅行者使用过在线旅游服务商，且这一比例还在提高。</w:t>
      </w:r>
    </w:p>
    <w:p w14:paraId="627E4250" w14:textId="47BC87BC" w:rsidR="00633039" w:rsidRDefault="00932E67" w:rsidP="008E2603">
      <w:pPr>
        <w:pStyle w:val="af"/>
        <w:ind w:firstLine="480"/>
        <w:rPr>
          <w:rFonts w:eastAsiaTheme="minorEastAsia"/>
        </w:rPr>
      </w:pPr>
      <w:r w:rsidRPr="008E2603">
        <w:rPr>
          <w:rFonts w:hint="eastAsia"/>
        </w:rPr>
        <w:t>另一方面，旅游业作为中国第三产业中最具活力和潜力的新兴产业，加上互联网的蓬勃发展，中国旅游电子商务起源于</w:t>
      </w:r>
      <w:r w:rsidRPr="008E2603">
        <w:t>1997</w:t>
      </w:r>
      <w:r w:rsidRPr="008E2603">
        <w:rPr>
          <w:rFonts w:hint="eastAsia"/>
        </w:rPr>
        <w:t>年的华夏旅游网，在</w:t>
      </w:r>
      <w:r w:rsidRPr="008E2603">
        <w:t>2001</w:t>
      </w:r>
      <w:r w:rsidRPr="008E2603">
        <w:rPr>
          <w:rFonts w:hint="eastAsia"/>
        </w:rPr>
        <w:t>年时，携程、艺龙等第三方在线旅行服务代理商</w:t>
      </w:r>
      <w:r w:rsidRPr="008E2603">
        <w:t xml:space="preserve"> (Online Travel Agency, </w:t>
      </w:r>
      <w:r w:rsidRPr="008E2603">
        <w:rPr>
          <w:rFonts w:hint="eastAsia"/>
        </w:rPr>
        <w:t>简称</w:t>
      </w:r>
      <w:r w:rsidRPr="008E2603">
        <w:t xml:space="preserve">OTA) </w:t>
      </w:r>
      <w:r w:rsidRPr="008E2603">
        <w:rPr>
          <w:rFonts w:hint="eastAsia"/>
        </w:rPr>
        <w:t>脱颖而出，随后更有垂直搜索平台的去哪ㄦ网。经过</w:t>
      </w:r>
      <w:r w:rsidRPr="008E2603">
        <w:t>10</w:t>
      </w:r>
      <w:r w:rsidRPr="008E2603">
        <w:rPr>
          <w:rFonts w:hint="eastAsia"/>
        </w:rPr>
        <w:t>多年的发展，艾瑞咨询统计</w:t>
      </w:r>
      <w:r w:rsidRPr="008E2603">
        <w:t>2014</w:t>
      </w:r>
      <w:r w:rsidRPr="008E2603">
        <w:rPr>
          <w:rFonts w:hint="eastAsia"/>
        </w:rPr>
        <w:t>年中国在线旅游市场交易规模达</w:t>
      </w:r>
      <w:r w:rsidRPr="008E2603">
        <w:t>2772.9</w:t>
      </w:r>
      <w:r w:rsidRPr="008E2603">
        <w:rPr>
          <w:rFonts w:hint="eastAsia"/>
        </w:rPr>
        <w:t>亿元，比</w:t>
      </w:r>
      <w:r w:rsidRPr="008E2603">
        <w:t>2013</w:t>
      </w:r>
      <w:r w:rsidRPr="008E2603">
        <w:rPr>
          <w:rFonts w:hint="eastAsia"/>
        </w:rPr>
        <w:t>年增长</w:t>
      </w:r>
      <w:r w:rsidRPr="008E2603">
        <w:t>27.1%</w:t>
      </w:r>
      <w:r w:rsidRPr="008E2603">
        <w:rPr>
          <w:rFonts w:hint="eastAsia"/>
        </w:rPr>
        <w:t>，增速保持稳定，其增幅要高于国内旅游市场的整体水平。从未来发展趋势看</w:t>
      </w:r>
      <w:r w:rsidR="00E300E0">
        <w:rPr>
          <w:rFonts w:hint="eastAsia"/>
        </w:rPr>
        <w:t>，中国在线旅游行业会持续保持快速增长态势</w:t>
      </w:r>
      <w:r w:rsidR="00E300E0" w:rsidRPr="00E300E0">
        <w:rPr>
          <w:rFonts w:hint="eastAsia"/>
        </w:rPr>
        <w:t>。</w:t>
      </w:r>
      <w:bookmarkStart w:id="56" w:name="OLE_LINK174"/>
      <w:bookmarkStart w:id="57" w:name="OLE_LINK175"/>
      <w:r w:rsidR="00E300E0" w:rsidRPr="00E300E0">
        <w:rPr>
          <w:rFonts w:hint="eastAsia"/>
        </w:rPr>
        <w:t>艾瑞咨询《</w:t>
      </w:r>
      <w:r w:rsidR="00E300E0" w:rsidRPr="00E300E0">
        <w:t>2014</w:t>
      </w:r>
      <w:r w:rsidR="00E300E0" w:rsidRPr="00E300E0">
        <w:rPr>
          <w:rFonts w:hint="eastAsia"/>
        </w:rPr>
        <w:t>年中国在线旅游行业年度监测报告》</w:t>
      </w:r>
      <w:bookmarkEnd w:id="56"/>
      <w:bookmarkEnd w:id="57"/>
      <w:r w:rsidR="00E300E0" w:rsidRPr="00E300E0">
        <w:rPr>
          <w:rFonts w:hint="eastAsia"/>
        </w:rPr>
        <w:t>中预</w:t>
      </w:r>
      <w:r w:rsidR="00E300E0">
        <w:rPr>
          <w:rFonts w:hint="eastAsia"/>
        </w:rPr>
        <w:t>测，</w:t>
      </w:r>
      <w:r w:rsidR="00E300E0" w:rsidRPr="00E300E0">
        <w:t>201</w:t>
      </w:r>
      <w:r w:rsidRPr="008E2603">
        <w:t>7</w:t>
      </w:r>
      <w:r w:rsidRPr="008E2603">
        <w:rPr>
          <w:rFonts w:hint="eastAsia"/>
        </w:rPr>
        <w:t>年，中国在线旅游市场交易规模将达到</w:t>
      </w:r>
      <w:r w:rsidRPr="008E2603">
        <w:t>4650</w:t>
      </w:r>
      <w:r w:rsidRPr="008E2603">
        <w:rPr>
          <w:rFonts w:hint="eastAsia"/>
        </w:rPr>
        <w:t>亿元，增长率超过</w:t>
      </w:r>
      <w:r w:rsidRPr="008E2603">
        <w:t>20%</w:t>
      </w:r>
      <w:r w:rsidRPr="008E2603">
        <w:rPr>
          <w:rFonts w:hint="eastAsia"/>
        </w:rPr>
        <w:t>。</w:t>
      </w:r>
      <w:r w:rsidRPr="008E2603">
        <w:t>CNNIC</w:t>
      </w:r>
      <w:r w:rsidRPr="008E2603">
        <w:rPr>
          <w:rFonts w:hint="eastAsia"/>
        </w:rPr>
        <w:t>《</w:t>
      </w:r>
      <w:r w:rsidRPr="008E2603">
        <w:t>2015</w:t>
      </w:r>
      <w:r w:rsidRPr="008E2603">
        <w:rPr>
          <w:rFonts w:hint="eastAsia"/>
        </w:rPr>
        <w:t>年中国互联网络发展状况统计报告</w:t>
      </w:r>
      <w:bookmarkStart w:id="58" w:name="OLE_LINK152"/>
      <w:bookmarkStart w:id="59" w:name="OLE_LINK153"/>
      <w:r w:rsidRPr="008E2603">
        <w:rPr>
          <w:rFonts w:hint="eastAsia"/>
        </w:rPr>
        <w:t>》</w:t>
      </w:r>
      <w:bookmarkEnd w:id="58"/>
      <w:bookmarkEnd w:id="59"/>
      <w:r w:rsidRPr="008E2603">
        <w:rPr>
          <w:rFonts w:hint="eastAsia"/>
        </w:rPr>
        <w:t>也指出，截至</w:t>
      </w:r>
      <w:r w:rsidRPr="008E2603">
        <w:t>2014</w:t>
      </w:r>
      <w:r w:rsidRPr="008E2603">
        <w:rPr>
          <w:rFonts w:hint="eastAsia"/>
        </w:rPr>
        <w:t>年</w:t>
      </w:r>
      <w:r w:rsidR="00E300E0" w:rsidRPr="008E2603">
        <w:t>12</w:t>
      </w:r>
      <w:r w:rsidR="00E300E0">
        <w:rPr>
          <w:rFonts w:hint="eastAsia"/>
        </w:rPr>
        <w:t>月，</w:t>
      </w:r>
      <w:bookmarkStart w:id="60" w:name="OLE_LINK154"/>
      <w:bookmarkStart w:id="61" w:name="OLE_LINK155"/>
      <w:r w:rsidR="00E300E0" w:rsidRPr="00E300E0">
        <w:rPr>
          <w:rFonts w:asciiTheme="minorEastAsia" w:hAnsiTheme="minorEastAsia" w:hint="eastAsia"/>
        </w:rPr>
        <w:t>通过网络</w:t>
      </w:r>
      <w:r w:rsidRPr="008E2603">
        <w:rPr>
          <w:rFonts w:hint="eastAsia"/>
        </w:rPr>
        <w:t>预订</w:t>
      </w:r>
      <w:bookmarkEnd w:id="60"/>
      <w:bookmarkEnd w:id="61"/>
      <w:r w:rsidRPr="008E2603">
        <w:rPr>
          <w:rFonts w:hint="eastAsia"/>
        </w:rPr>
        <w:t>过机票、酒店、火车票或旅行度假产品的网民规模达到</w:t>
      </w:r>
      <w:r w:rsidRPr="008E2603">
        <w:t>2.22</w:t>
      </w:r>
      <w:r w:rsidRPr="008E2603">
        <w:rPr>
          <w:rFonts w:hint="eastAsia"/>
        </w:rPr>
        <w:t>亿，较</w:t>
      </w:r>
      <w:r w:rsidRPr="008E2603">
        <w:t>2013</w:t>
      </w:r>
      <w:r w:rsidRPr="008E2603">
        <w:rPr>
          <w:rFonts w:hint="eastAsia"/>
        </w:rPr>
        <w:t>年底增长</w:t>
      </w:r>
      <w:r w:rsidRPr="008E2603">
        <w:t>4096</w:t>
      </w:r>
      <w:r w:rsidRPr="008E2603">
        <w:rPr>
          <w:rFonts w:hint="eastAsia"/>
        </w:rPr>
        <w:t>万人，增长率为</w:t>
      </w:r>
      <w:r w:rsidRPr="008E2603">
        <w:t>22.7%</w:t>
      </w:r>
      <w:r w:rsidRPr="008E2603">
        <w:rPr>
          <w:rFonts w:hint="eastAsia"/>
        </w:rPr>
        <w:t>，网民使用率由</w:t>
      </w:r>
      <w:r w:rsidRPr="008E2603">
        <w:t>29.3%</w:t>
      </w:r>
      <w:r w:rsidRPr="008E2603">
        <w:rPr>
          <w:rFonts w:hint="eastAsia"/>
        </w:rPr>
        <w:t>提升至</w:t>
      </w:r>
      <w:r w:rsidRPr="008E2603">
        <w:t>34.2%</w:t>
      </w:r>
      <w:r w:rsidRPr="008E2603">
        <w:rPr>
          <w:rFonts w:hint="eastAsia"/>
        </w:rPr>
        <w:t>。而</w:t>
      </w:r>
      <w:r w:rsidR="00E300E0" w:rsidRPr="00E300E0">
        <w:rPr>
          <w:rFonts w:asciiTheme="minorEastAsia" w:hAnsiTheme="minorEastAsia" w:hint="eastAsia"/>
        </w:rPr>
        <w:t>通过网络</w:t>
      </w:r>
      <w:r w:rsidR="00E300E0" w:rsidRPr="008E2603">
        <w:rPr>
          <w:rFonts w:hint="eastAsia"/>
        </w:rPr>
        <w:t>预订</w:t>
      </w:r>
      <w:r w:rsidRPr="008E2603">
        <w:rPr>
          <w:rFonts w:hint="eastAsia"/>
        </w:rPr>
        <w:t>机票、酒店、火车票和旅行度假产品的网民分别占比</w:t>
      </w:r>
      <w:r w:rsidRPr="008E2603">
        <w:t>13.5%</w:t>
      </w:r>
      <w:r w:rsidRPr="008E2603">
        <w:rPr>
          <w:rFonts w:hint="eastAsia"/>
        </w:rPr>
        <w:t>、</w:t>
      </w:r>
      <w:r w:rsidRPr="008E2603">
        <w:t>13%</w:t>
      </w:r>
      <w:r w:rsidRPr="008E2603">
        <w:rPr>
          <w:rFonts w:hint="eastAsia"/>
        </w:rPr>
        <w:t>、</w:t>
      </w:r>
      <w:r w:rsidRPr="008E2603">
        <w:t>26.6%</w:t>
      </w:r>
      <w:r w:rsidRPr="008E2603">
        <w:rPr>
          <w:rFonts w:hint="eastAsia"/>
        </w:rPr>
        <w:t>和</w:t>
      </w:r>
      <w:r w:rsidRPr="008E2603">
        <w:t>7.6%</w:t>
      </w:r>
      <w:r w:rsidRPr="008E2603">
        <w:rPr>
          <w:rFonts w:hint="eastAsia"/>
        </w:rPr>
        <w:t>。</w:t>
      </w:r>
    </w:p>
    <w:p w14:paraId="1C91E8BE" w14:textId="2FCAD826" w:rsidR="002E63C8" w:rsidRPr="008224E1" w:rsidRDefault="00932E67" w:rsidP="008224E1">
      <w:pPr>
        <w:pStyle w:val="af"/>
        <w:ind w:firstLine="480"/>
      </w:pPr>
      <w:r w:rsidRPr="008224E1">
        <w:rPr>
          <w:rFonts w:hint="eastAsia"/>
        </w:rPr>
        <w:t>随着全球经济的复苏，全球旅游市场的繁荣为中国旅游市场的发展指了条明路，中国休闲旅游比例不及美国的三分之一，而网民的数量却是美国的</w:t>
      </w:r>
      <w:r w:rsidRPr="008224E1">
        <w:t>1.5</w:t>
      </w:r>
      <w:r w:rsidRPr="008224E1">
        <w:rPr>
          <w:rFonts w:hint="eastAsia"/>
        </w:rPr>
        <w:t>倍，同时艾瑞咨询相关数据亦指出，</w:t>
      </w:r>
      <w:r w:rsidRPr="008224E1">
        <w:t>2011</w:t>
      </w:r>
      <w:r w:rsidRPr="008224E1">
        <w:rPr>
          <w:rFonts w:hint="eastAsia"/>
        </w:rPr>
        <w:t>年中国在线旅游市场规模</w:t>
      </w:r>
      <w:r w:rsidRPr="008224E1">
        <w:t>1,314</w:t>
      </w:r>
      <w:r w:rsidRPr="008224E1">
        <w:rPr>
          <w:rFonts w:hint="eastAsia"/>
        </w:rPr>
        <w:t>亿元，但渗透率仅为</w:t>
      </w:r>
      <w:r w:rsidRPr="008224E1">
        <w:t>6%</w:t>
      </w:r>
      <w:r w:rsidRPr="008224E1">
        <w:rPr>
          <w:rFonts w:hint="eastAsia"/>
        </w:rPr>
        <w:t>，远不及美国的</w:t>
      </w:r>
      <w:r w:rsidRPr="008224E1">
        <w:t>60%</w:t>
      </w:r>
      <w:r w:rsidRPr="008224E1">
        <w:rPr>
          <w:rFonts w:hint="eastAsia"/>
        </w:rPr>
        <w:t>，可见中国在线旅游市场存在着巨大成长空间，同时中国的在线旅游市场也将呈现出新的态势，各国对于中国的免签政策和延长签证时间的政策激发更多出境旅游的需求。</w:t>
      </w:r>
    </w:p>
    <w:p w14:paraId="26714B97" w14:textId="0E021CD3" w:rsidR="00053944" w:rsidRPr="0031597F" w:rsidRDefault="00932E67" w:rsidP="0031597F">
      <w:pPr>
        <w:pStyle w:val="31"/>
      </w:pPr>
      <w:bookmarkStart w:id="62" w:name="_Toc432531350"/>
      <w:r w:rsidRPr="0031597F">
        <w:t>1.1.4</w:t>
      </w:r>
      <w:r w:rsidR="0058790B">
        <w:rPr>
          <w:rFonts w:asciiTheme="minorEastAsia" w:eastAsiaTheme="minorEastAsia" w:hAnsiTheme="minorEastAsia" w:hint="eastAsia"/>
        </w:rPr>
        <w:t xml:space="preserve">　</w:t>
      </w:r>
      <w:r w:rsidRPr="0031597F">
        <w:rPr>
          <w:rFonts w:hint="eastAsia"/>
        </w:rPr>
        <w:t>问题提出</w:t>
      </w:r>
      <w:bookmarkEnd w:id="62"/>
    </w:p>
    <w:p w14:paraId="0DEEAC20" w14:textId="1C799AE1" w:rsidR="001F30B3" w:rsidRPr="001F30B3" w:rsidRDefault="00932E67" w:rsidP="001F30B3">
      <w:pPr>
        <w:pStyle w:val="af"/>
        <w:ind w:firstLine="480"/>
      </w:pPr>
      <w:r w:rsidRPr="001F30B3">
        <w:rPr>
          <w:rFonts w:hint="eastAsia"/>
        </w:rPr>
        <w:t>随着网络经济</w:t>
      </w:r>
      <w:r>
        <w:rPr>
          <w:rFonts w:hint="eastAsia"/>
        </w:rPr>
        <w:t>时代以平台为基础的商业模式因应而生的平台企业，不同于传统产业中</w:t>
      </w:r>
      <w:r w:rsidRPr="001F30B3">
        <w:rPr>
          <w:rFonts w:hint="eastAsia"/>
        </w:rPr>
        <w:t>供应方与消费方的单纯的上下游交易及供应链管理，平台企业</w:t>
      </w:r>
      <w:r w:rsidRPr="00A74221">
        <w:rPr>
          <w:rFonts w:asciiTheme="minorEastAsia" w:hAnsiTheme="minorEastAsia" w:hint="eastAsia"/>
        </w:rPr>
        <w:t>的各种经济行为</w:t>
      </w:r>
      <w:r w:rsidRPr="00A74221">
        <w:rPr>
          <w:rFonts w:asciiTheme="minorEastAsia" w:hAnsiTheme="minorEastAsia"/>
        </w:rPr>
        <w:t>(</w:t>
      </w:r>
      <w:r w:rsidRPr="00A74221">
        <w:rPr>
          <w:rFonts w:asciiTheme="minorEastAsia" w:hAnsiTheme="minorEastAsia" w:hint="eastAsia"/>
        </w:rPr>
        <w:t>定价策略、投资决策、运营行为等等</w:t>
      </w:r>
      <w:r w:rsidRPr="00A74221">
        <w:rPr>
          <w:rFonts w:asciiTheme="minorEastAsia" w:hAnsiTheme="minorEastAsia"/>
        </w:rPr>
        <w:t>)</w:t>
      </w:r>
      <w:r w:rsidRPr="00A74221">
        <w:rPr>
          <w:rFonts w:asciiTheme="minorEastAsia" w:hAnsiTheme="minorEastAsia" w:hint="eastAsia"/>
        </w:rPr>
        <w:t>也将不同于传统产业中企业的行为模式。同时，平台企业</w:t>
      </w:r>
      <w:r w:rsidRPr="001F30B3">
        <w:rPr>
          <w:rFonts w:hint="eastAsia"/>
        </w:rPr>
        <w:t>对应着一个同样为新兴课题的双边市场理论。双边市场理论</w:t>
      </w:r>
      <w:r w:rsidRPr="00A74221">
        <w:rPr>
          <w:rFonts w:asciiTheme="minorEastAsia" w:hAnsiTheme="minorEastAsia" w:hint="eastAsia"/>
        </w:rPr>
        <w:t>是</w:t>
      </w:r>
      <w:r>
        <w:rPr>
          <w:rFonts w:hint="eastAsia"/>
        </w:rPr>
        <w:t>近年来</w:t>
      </w:r>
      <w:r w:rsidRPr="001F30B3">
        <w:rPr>
          <w:rFonts w:hint="eastAsia"/>
        </w:rPr>
        <w:t>国外西方产业组织理论领域兴起的新热点课题，</w:t>
      </w:r>
      <w:r w:rsidRPr="00A74221">
        <w:rPr>
          <w:rFonts w:asciiTheme="minorEastAsia" w:hAnsiTheme="minorEastAsia" w:hint="eastAsia"/>
        </w:rPr>
        <w:t>其</w:t>
      </w:r>
      <w:r w:rsidRPr="001F30B3">
        <w:rPr>
          <w:rFonts w:hint="eastAsia"/>
        </w:rPr>
        <w:t>建</w:t>
      </w:r>
      <w:r>
        <w:rPr>
          <w:rFonts w:hint="eastAsia"/>
        </w:rPr>
        <w:t>立在网络经济学、多产品定价理论等基础之上，属于经济学的一个分支</w:t>
      </w:r>
      <w:r w:rsidRPr="00FD5029">
        <w:rPr>
          <w:rFonts w:asciiTheme="minorEastAsia" w:hAnsiTheme="minorEastAsia" w:hint="eastAsia"/>
        </w:rPr>
        <w:t>。</w:t>
      </w:r>
      <w:r w:rsidRPr="001F30B3">
        <w:rPr>
          <w:rFonts w:hint="eastAsia"/>
        </w:rPr>
        <w:t>双边市场理论扩展了产业组织理论的触角，从传统产业中供应方与消费方的价格与需求关系研究，转变为具有两边</w:t>
      </w:r>
      <w:r w:rsidRPr="001F30B3">
        <w:t>(</w:t>
      </w:r>
      <w:r w:rsidRPr="001F30B3">
        <w:rPr>
          <w:rFonts w:hint="eastAsia"/>
        </w:rPr>
        <w:t>或多边</w:t>
      </w:r>
      <w:r w:rsidRPr="001F30B3">
        <w:t>)</w:t>
      </w:r>
      <w:r w:rsidRPr="001F30B3">
        <w:rPr>
          <w:rFonts w:hint="eastAsia"/>
        </w:rPr>
        <w:t>相互间存在</w:t>
      </w:r>
      <w:r w:rsidR="000971FC">
        <w:rPr>
          <w:rFonts w:hint="eastAsia"/>
        </w:rPr>
        <w:t>网络效应</w:t>
      </w:r>
      <w:r w:rsidRPr="001F30B3">
        <w:rPr>
          <w:rFonts w:hint="eastAsia"/>
        </w:rPr>
        <w:t>的消费群体的中介平台和两边消费群体的经济行为，包括价格、交易行为和</w:t>
      </w:r>
      <w:proofErr w:type="gramStart"/>
      <w:r w:rsidRPr="001F30B3">
        <w:rPr>
          <w:rFonts w:hint="eastAsia"/>
        </w:rPr>
        <w:t>其之间</w:t>
      </w:r>
      <w:proofErr w:type="gramEnd"/>
      <w:r w:rsidRPr="001F30B3">
        <w:rPr>
          <w:rFonts w:hint="eastAsia"/>
        </w:rPr>
        <w:t>的影响。现实经济生活中许多</w:t>
      </w:r>
      <w:proofErr w:type="gramStart"/>
      <w:r w:rsidRPr="001F30B3">
        <w:rPr>
          <w:rFonts w:hint="eastAsia"/>
        </w:rPr>
        <w:t>市场型态皆属于</w:t>
      </w:r>
      <w:proofErr w:type="gramEnd"/>
      <w:r w:rsidRPr="001F30B3">
        <w:rPr>
          <w:rFonts w:hint="eastAsia"/>
        </w:rPr>
        <w:t>双边市场的范畴，例如电子商务平台、招聘网站和软件产业等等。</w:t>
      </w:r>
    </w:p>
    <w:p w14:paraId="2787BBBF" w14:textId="6B3B87E5" w:rsidR="00A74221" w:rsidRDefault="00932E67" w:rsidP="001F30B3">
      <w:pPr>
        <w:pStyle w:val="af"/>
        <w:ind w:firstLine="480"/>
      </w:pPr>
      <w:r w:rsidRPr="001F30B3">
        <w:rPr>
          <w:rFonts w:hint="eastAsia"/>
        </w:rPr>
        <w:lastRenderedPageBreak/>
        <w:t>双边市场理论</w:t>
      </w:r>
      <w:r w:rsidRPr="00932E67">
        <w:rPr>
          <w:rFonts w:asciiTheme="minorEastAsia" w:hAnsiTheme="minorEastAsia" w:hint="eastAsia"/>
        </w:rPr>
        <w:t>如</w:t>
      </w:r>
      <w:r w:rsidRPr="00930F46">
        <w:rPr>
          <w:rFonts w:asciiTheme="minorEastAsia" w:hAnsiTheme="minorEastAsia" w:hint="eastAsia"/>
        </w:rPr>
        <w:t>同其他产业组织理论的相关研究一样，</w:t>
      </w:r>
      <w:r w:rsidRPr="001F30B3">
        <w:rPr>
          <w:rFonts w:hint="eastAsia"/>
        </w:rPr>
        <w:t>作为一个经济学分支，定价问题同样是双边市场理论中核心探讨的问题，而平台企业作为一个典型的双边市场，其定价问题也同样受到学术界的关注，加上双边市场平台企业的双边用户群体间存在</w:t>
      </w:r>
      <w:r w:rsidR="000971FC">
        <w:rPr>
          <w:rFonts w:hint="eastAsia"/>
        </w:rPr>
        <w:t>网络效应</w:t>
      </w:r>
      <w:r w:rsidRPr="001F30B3">
        <w:rPr>
          <w:rFonts w:hint="eastAsia"/>
        </w:rPr>
        <w:t>，因此，</w:t>
      </w:r>
      <w:r w:rsidRPr="00A74221">
        <w:rPr>
          <w:rFonts w:asciiTheme="minorEastAsia" w:hAnsiTheme="minorEastAsia" w:hint="eastAsia"/>
        </w:rPr>
        <w:t>以</w:t>
      </w:r>
      <w:r w:rsidRPr="001F30B3">
        <w:rPr>
          <w:rFonts w:hint="eastAsia"/>
        </w:rPr>
        <w:t>双边市场</w:t>
      </w:r>
      <w:r w:rsidRPr="00A74221">
        <w:rPr>
          <w:rFonts w:asciiTheme="minorEastAsia" w:hAnsiTheme="minorEastAsia" w:hint="eastAsia"/>
        </w:rPr>
        <w:t>理论为基础对</w:t>
      </w:r>
      <w:r w:rsidRPr="001F30B3">
        <w:rPr>
          <w:rFonts w:hint="eastAsia"/>
        </w:rPr>
        <w:t>平台企业的定价问题的探讨</w:t>
      </w:r>
      <w:r w:rsidRPr="00A74221">
        <w:rPr>
          <w:rFonts w:asciiTheme="minorEastAsia" w:hAnsiTheme="minorEastAsia" w:hint="eastAsia"/>
        </w:rPr>
        <w:t>，由于该理论独到的视角，在解读平台企业的经济行为时</w:t>
      </w:r>
      <w:r w:rsidRPr="001F30B3">
        <w:rPr>
          <w:rFonts w:hint="eastAsia"/>
        </w:rPr>
        <w:t>将有别于传统单边市场的产品定价研究。</w:t>
      </w:r>
    </w:p>
    <w:p w14:paraId="71262911" w14:textId="5276DB2E" w:rsidR="00F33848" w:rsidRPr="001F30B3" w:rsidRDefault="00932E67" w:rsidP="001F30B3">
      <w:pPr>
        <w:pStyle w:val="af"/>
        <w:ind w:firstLine="480"/>
      </w:pPr>
      <w:r w:rsidRPr="001F30B3">
        <w:rPr>
          <w:rFonts w:hint="eastAsia"/>
        </w:rPr>
        <w:t>学术界上的热点议题─双边市场理论，加上现实经济中旅游行业的发展趋势</w:t>
      </w:r>
      <w:r w:rsidRPr="00A74221">
        <w:rPr>
          <w:rFonts w:asciiTheme="minorEastAsia" w:hAnsiTheme="minorEastAsia" w:hint="eastAsia"/>
        </w:rPr>
        <w:t>──在线旅游</w:t>
      </w:r>
      <w:r w:rsidRPr="001F30B3">
        <w:rPr>
          <w:rFonts w:hint="eastAsia"/>
        </w:rPr>
        <w:t>，传统</w:t>
      </w:r>
      <w:r w:rsidRPr="00CC103A">
        <w:rPr>
          <w:rFonts w:asciiTheme="minorEastAsia" w:hAnsiTheme="minorEastAsia" w:hint="eastAsia"/>
        </w:rPr>
        <w:t>旅游行业</w:t>
      </w:r>
      <w:r w:rsidRPr="001F30B3">
        <w:rPr>
          <w:rFonts w:hint="eastAsia"/>
        </w:rPr>
        <w:t>面临着转型，新兴的企业如</w:t>
      </w:r>
      <w:r w:rsidRPr="001F30B3">
        <w:t>OTA</w:t>
      </w:r>
      <w:r w:rsidRPr="00CC103A">
        <w:rPr>
          <w:rFonts w:asciiTheme="minorEastAsia" w:hAnsiTheme="minorEastAsia" w:hint="eastAsia"/>
        </w:rPr>
        <w:t>、互联网企业等</w:t>
      </w:r>
      <w:r w:rsidRPr="001F30B3">
        <w:rPr>
          <w:rFonts w:hint="eastAsia"/>
        </w:rPr>
        <w:t>强势</w:t>
      </w:r>
      <w:r w:rsidRPr="00CC103A">
        <w:rPr>
          <w:rFonts w:asciiTheme="minorEastAsia" w:hAnsiTheme="minorEastAsia" w:hint="eastAsia"/>
        </w:rPr>
        <w:t>地</w:t>
      </w:r>
      <w:r w:rsidRPr="001F30B3">
        <w:rPr>
          <w:rFonts w:hint="eastAsia"/>
        </w:rPr>
        <w:t>进入旅游市场，</w:t>
      </w:r>
      <w:r w:rsidRPr="00A74221">
        <w:rPr>
          <w:rFonts w:asciiTheme="minorEastAsia" w:hAnsiTheme="minorEastAsia" w:hint="eastAsia"/>
        </w:rPr>
        <w:t>本文</w:t>
      </w:r>
      <w:r w:rsidRPr="001F30B3">
        <w:rPr>
          <w:rFonts w:hint="eastAsia"/>
        </w:rPr>
        <w:t>应用双边市场理论对在线旅游产业进行研究，</w:t>
      </w:r>
      <w:r w:rsidRPr="003335D1">
        <w:rPr>
          <w:rFonts w:asciiTheme="minorEastAsia" w:hAnsiTheme="minorEastAsia" w:hint="eastAsia"/>
        </w:rPr>
        <w:t>对</w:t>
      </w:r>
      <w:r w:rsidRPr="00A74221">
        <w:rPr>
          <w:rFonts w:asciiTheme="minorEastAsia" w:hAnsiTheme="minorEastAsia" w:hint="eastAsia"/>
        </w:rPr>
        <w:t>在线旅游行业</w:t>
      </w:r>
      <w:r w:rsidRPr="00CC103A">
        <w:rPr>
          <w:rFonts w:asciiTheme="minorEastAsia" w:hAnsiTheme="minorEastAsia" w:hint="eastAsia"/>
        </w:rPr>
        <w:t>中的平台企业最根本的策略：制定双边用户所能接受的接入价格，以促使他们能进入平台并完成交易，最后在交易中获利，亦即平台企业</w:t>
      </w:r>
      <w:r w:rsidRPr="00010E8B">
        <w:rPr>
          <w:rFonts w:asciiTheme="minorEastAsia" w:hAnsiTheme="minorEastAsia" w:hint="eastAsia"/>
        </w:rPr>
        <w:t>在保证其自身利润的同时，如何制定一个双边用户都能接受的价格，也就是</w:t>
      </w:r>
      <w:r>
        <w:rPr>
          <w:rFonts w:asciiTheme="minorEastAsia" w:hAnsiTheme="minorEastAsia" w:hint="eastAsia"/>
        </w:rPr>
        <w:t>定价</w:t>
      </w:r>
      <w:r w:rsidRPr="00010E8B">
        <w:rPr>
          <w:rFonts w:asciiTheme="minorEastAsia" w:hAnsiTheme="minorEastAsia" w:hint="eastAsia"/>
        </w:rPr>
        <w:t>及其</w:t>
      </w:r>
      <w:r w:rsidRPr="003335D1">
        <w:rPr>
          <w:rFonts w:asciiTheme="minorEastAsia" w:hAnsiTheme="minorEastAsia" w:hint="eastAsia"/>
        </w:rPr>
        <w:t>利润问题</w:t>
      </w:r>
      <w:r w:rsidRPr="004F73B8">
        <w:rPr>
          <w:rFonts w:asciiTheme="minorEastAsia" w:hAnsiTheme="minorEastAsia" w:hint="eastAsia"/>
        </w:rPr>
        <w:t>。</w:t>
      </w:r>
      <w:r w:rsidRPr="00CC103A">
        <w:rPr>
          <w:rFonts w:asciiTheme="minorEastAsia" w:hAnsiTheme="minorEastAsia" w:hint="eastAsia"/>
        </w:rPr>
        <w:t>研究双边市场中的平台企业</w:t>
      </w:r>
      <w:r w:rsidRPr="003335D1">
        <w:rPr>
          <w:rFonts w:asciiTheme="minorEastAsia" w:hAnsiTheme="minorEastAsia" w:hint="eastAsia"/>
        </w:rPr>
        <w:t>将有别于传统产业组织理论的观点，</w:t>
      </w:r>
      <w:r w:rsidRPr="004F73B8">
        <w:rPr>
          <w:rFonts w:asciiTheme="minorEastAsia" w:hAnsiTheme="minorEastAsia" w:hint="eastAsia"/>
        </w:rPr>
        <w:t>合理</w:t>
      </w:r>
      <w:proofErr w:type="gramStart"/>
      <w:r w:rsidRPr="004F73B8">
        <w:rPr>
          <w:rFonts w:asciiTheme="minorEastAsia" w:hAnsiTheme="minorEastAsia" w:hint="eastAsia"/>
        </w:rPr>
        <w:t>且正确</w:t>
      </w:r>
      <w:proofErr w:type="gramEnd"/>
      <w:r w:rsidRPr="004F73B8">
        <w:rPr>
          <w:rFonts w:asciiTheme="minorEastAsia" w:hAnsiTheme="minorEastAsia" w:hint="eastAsia"/>
        </w:rPr>
        <w:t>地制定平台企业对用户群体收取的价格，</w:t>
      </w:r>
      <w:r w:rsidRPr="003335D1">
        <w:rPr>
          <w:rFonts w:asciiTheme="minorEastAsia" w:hAnsiTheme="minorEastAsia" w:hint="eastAsia"/>
        </w:rPr>
        <w:t>对未来的企业运营、企业的竞争策略</w:t>
      </w:r>
      <w:r w:rsidRPr="004F73B8">
        <w:rPr>
          <w:rFonts w:asciiTheme="minorEastAsia" w:hAnsiTheme="minorEastAsia" w:hint="eastAsia"/>
        </w:rPr>
        <w:t>，乃至于整个产业的发展</w:t>
      </w:r>
      <w:r w:rsidRPr="003335D1">
        <w:rPr>
          <w:rFonts w:asciiTheme="minorEastAsia" w:hAnsiTheme="minorEastAsia" w:hint="eastAsia"/>
        </w:rPr>
        <w:t>都会产生深远的影响。</w:t>
      </w:r>
    </w:p>
    <w:p w14:paraId="1887B3E2" w14:textId="62E8FD9F" w:rsidR="00DA4857" w:rsidRDefault="00932E67" w:rsidP="00DF5FFD">
      <w:pPr>
        <w:pStyle w:val="21"/>
      </w:pPr>
      <w:bookmarkStart w:id="63" w:name="_Toc432531351"/>
      <w:r w:rsidRPr="00AB3EFC">
        <w:t>1.2</w:t>
      </w:r>
      <w:r w:rsidR="0058790B">
        <w:rPr>
          <w:rFonts w:asciiTheme="minorEastAsia" w:eastAsiaTheme="minorEastAsia" w:hAnsiTheme="minorEastAsia" w:hint="eastAsia"/>
        </w:rPr>
        <w:t xml:space="preserve">　</w:t>
      </w:r>
      <w:r w:rsidRPr="00AB3EFC">
        <w:rPr>
          <w:rFonts w:hint="eastAsia"/>
        </w:rPr>
        <w:t>研究内容、方法与过程</w:t>
      </w:r>
      <w:bookmarkEnd w:id="63"/>
    </w:p>
    <w:p w14:paraId="6F1901E6" w14:textId="4933B411" w:rsidR="00C8438E" w:rsidRPr="00FD5029" w:rsidRDefault="00932E67" w:rsidP="00FD5029">
      <w:pPr>
        <w:pStyle w:val="af"/>
        <w:ind w:firstLine="480"/>
      </w:pPr>
      <w:r w:rsidRPr="00FD5029">
        <w:rPr>
          <w:rFonts w:hint="eastAsia"/>
        </w:rPr>
        <w:t>本文从观察现实中实际的</w:t>
      </w:r>
      <w:r w:rsidRPr="008133C5">
        <w:rPr>
          <w:rFonts w:hint="eastAsia"/>
        </w:rPr>
        <w:t>在线旅游行业入手，透过在线旅游产业中各种经济行为、竞争行为等现况思考并总结出该产业是否属于双边市场范畴，并利用在线旅游平台企业采取各种经济、竞争行为分析产业背后的双边市场内在规律特征，同时借助多寡头竞争市场理论、数理经济模型等分析工具，</w:t>
      </w:r>
      <w:r w:rsidRPr="00FD5029">
        <w:rPr>
          <w:rFonts w:hint="eastAsia"/>
        </w:rPr>
        <w:t>探讨双边市场中在线旅游平台企业的定价行为、竞争策略等不同于传统产业理论研究</w:t>
      </w:r>
      <w:r w:rsidRPr="002054B0">
        <w:rPr>
          <w:rFonts w:asciiTheme="minorEastAsia" w:hAnsiTheme="minorEastAsia" w:hint="eastAsia"/>
        </w:rPr>
        <w:t>中</w:t>
      </w:r>
      <w:r w:rsidRPr="00FD5029">
        <w:rPr>
          <w:rFonts w:hint="eastAsia"/>
        </w:rPr>
        <w:t>的特征，应用双边市场理论这一新兴产业理论框架，归纳出在线旅游行业中的平台企业所采取的经济行为。</w:t>
      </w:r>
    </w:p>
    <w:p w14:paraId="4204D9A8" w14:textId="15FAFB8F" w:rsidR="00EC4AC4" w:rsidRDefault="00932E67" w:rsidP="00FD5029">
      <w:pPr>
        <w:pStyle w:val="af"/>
        <w:ind w:firstLine="480"/>
      </w:pPr>
      <w:r w:rsidRPr="00C436AD">
        <w:rPr>
          <w:rFonts w:hint="eastAsia"/>
        </w:rPr>
        <w:t>本文所</w:t>
      </w:r>
      <w:r w:rsidRPr="00EC4AC4">
        <w:rPr>
          <w:rFonts w:hint="eastAsia"/>
        </w:rPr>
        <w:t>采取的研究方法包括：</w:t>
      </w:r>
      <w:r w:rsidRPr="00EC4AC4">
        <w:t xml:space="preserve">(1) </w:t>
      </w:r>
      <w:r w:rsidRPr="00EC4AC4">
        <w:rPr>
          <w:rFonts w:hint="eastAsia"/>
        </w:rPr>
        <w:t>文献综述法；</w:t>
      </w:r>
      <w:r w:rsidRPr="00EC4AC4">
        <w:t xml:space="preserve">(2) </w:t>
      </w:r>
      <w:r w:rsidRPr="00EC4AC4">
        <w:rPr>
          <w:rFonts w:hint="eastAsia"/>
        </w:rPr>
        <w:t>案例分析；</w:t>
      </w:r>
      <w:r w:rsidRPr="00EC4AC4">
        <w:t xml:space="preserve">(3) </w:t>
      </w:r>
      <w:r w:rsidRPr="00EC4AC4">
        <w:rPr>
          <w:rFonts w:hint="eastAsia"/>
        </w:rPr>
        <w:t>主流经济学研究方法；</w:t>
      </w:r>
      <w:r w:rsidRPr="00EC4AC4">
        <w:t xml:space="preserve">(4) </w:t>
      </w:r>
      <w:r w:rsidRPr="00EC4AC4">
        <w:rPr>
          <w:rFonts w:hint="eastAsia"/>
        </w:rPr>
        <w:t>统计实证验证。本</w:t>
      </w:r>
      <w:r w:rsidRPr="007501BD">
        <w:rPr>
          <w:rFonts w:asciiTheme="minorEastAsia" w:hAnsiTheme="minorEastAsia" w:hint="eastAsia"/>
        </w:rPr>
        <w:t>文通过</w:t>
      </w:r>
      <w:r w:rsidRPr="00C436AD">
        <w:rPr>
          <w:rFonts w:asciiTheme="minorEastAsia" w:hAnsiTheme="minorEastAsia" w:hint="eastAsia"/>
        </w:rPr>
        <w:t>收集</w:t>
      </w:r>
      <w:r w:rsidRPr="007501BD">
        <w:rPr>
          <w:rFonts w:asciiTheme="minorEastAsia" w:hAnsiTheme="minorEastAsia" w:hint="eastAsia"/>
        </w:rPr>
        <w:t>国内外</w:t>
      </w:r>
      <w:r w:rsidRPr="00EC4AC4">
        <w:rPr>
          <w:rFonts w:asciiTheme="minorEastAsia" w:hAnsiTheme="minorEastAsia" w:hint="eastAsia"/>
        </w:rPr>
        <w:t>双边市场领域的</w:t>
      </w:r>
      <w:r w:rsidRPr="007501BD">
        <w:rPr>
          <w:rFonts w:asciiTheme="minorEastAsia" w:hAnsiTheme="minorEastAsia" w:hint="eastAsia"/>
        </w:rPr>
        <w:t>中英文文献，对其进行深入的</w:t>
      </w:r>
      <w:r w:rsidRPr="00EC4AC4">
        <w:rPr>
          <w:rFonts w:asciiTheme="minorEastAsia" w:hAnsiTheme="minorEastAsia" w:hint="eastAsia"/>
        </w:rPr>
        <w:t>理解并</w:t>
      </w:r>
      <w:r w:rsidRPr="007501BD">
        <w:rPr>
          <w:rFonts w:asciiTheme="minorEastAsia" w:hAnsiTheme="minorEastAsia" w:hint="eastAsia"/>
        </w:rPr>
        <w:t>分析，并</w:t>
      </w:r>
      <w:r>
        <w:rPr>
          <w:rFonts w:asciiTheme="minorEastAsia" w:hAnsiTheme="minorEastAsia" w:hint="eastAsia"/>
        </w:rPr>
        <w:t>以此作为进一步研究的基础和参考。</w:t>
      </w:r>
      <w:r w:rsidRPr="007501BD">
        <w:rPr>
          <w:rFonts w:asciiTheme="minorEastAsia" w:hAnsiTheme="minorEastAsia" w:hint="eastAsia"/>
        </w:rPr>
        <w:t>同时本文结合在线旅游平台企业的实际发展情况，按照严格规范的经济学理论分析框架：</w:t>
      </w:r>
      <w:bookmarkStart w:id="64" w:name="OLE_LINK25"/>
      <w:bookmarkStart w:id="65" w:name="OLE_LINK26"/>
      <w:r w:rsidRPr="007501BD">
        <w:rPr>
          <w:rFonts w:asciiTheme="minorEastAsia" w:hAnsiTheme="minorEastAsia" w:hint="eastAsia"/>
        </w:rPr>
        <w:t>界定企业所处经济环境；设定假设与参数；选择均衡结果；评估比较的</w:t>
      </w:r>
      <w:proofErr w:type="gramStart"/>
      <w:r w:rsidRPr="007501BD">
        <w:rPr>
          <w:rFonts w:asciiTheme="minorEastAsia" w:hAnsiTheme="minorEastAsia" w:hint="eastAsia"/>
        </w:rPr>
        <w:t>研究路</w:t>
      </w:r>
      <w:proofErr w:type="gramEnd"/>
      <w:r w:rsidRPr="007501BD">
        <w:rPr>
          <w:rFonts w:asciiTheme="minorEastAsia" w:hAnsiTheme="minorEastAsia" w:hint="eastAsia"/>
        </w:rPr>
        <w:t>进进行课题的分析探讨</w:t>
      </w:r>
      <w:bookmarkEnd w:id="64"/>
      <w:bookmarkEnd w:id="65"/>
      <w:r w:rsidRPr="007501BD">
        <w:rPr>
          <w:rFonts w:asciiTheme="minorEastAsia" w:hAnsiTheme="minorEastAsia" w:hint="eastAsia"/>
        </w:rPr>
        <w:t>。建立平台企业在实施不同策略情况下的定价模型，通过数理分析找出均衡情况下的平台价格分配机制</w:t>
      </w:r>
      <w:r w:rsidRPr="00C436AD">
        <w:rPr>
          <w:rFonts w:asciiTheme="minorEastAsia" w:hAnsiTheme="minorEastAsia" w:hint="eastAsia"/>
        </w:rPr>
        <w:t>，最后，以统计方法验证定价模型的有效性</w:t>
      </w:r>
      <w:r w:rsidRPr="007501BD">
        <w:rPr>
          <w:rFonts w:asciiTheme="minorEastAsia" w:hAnsiTheme="minorEastAsia" w:hint="eastAsia"/>
        </w:rPr>
        <w:t>。</w:t>
      </w:r>
    </w:p>
    <w:p w14:paraId="6ADA53C9" w14:textId="08F2CD48" w:rsidR="00EC4AC4" w:rsidRPr="002C32EE" w:rsidRDefault="002C32EE" w:rsidP="002C32EE">
      <w:pPr>
        <w:pStyle w:val="af"/>
        <w:ind w:firstLine="480"/>
      </w:pPr>
      <w:r w:rsidRPr="002C32EE">
        <w:t>(</w:t>
      </w:r>
      <w:proofErr w:type="gramStart"/>
      <w:r w:rsidRPr="002C32EE">
        <w:rPr>
          <w:rFonts w:hint="eastAsia"/>
        </w:rPr>
        <w:t>一</w:t>
      </w:r>
      <w:proofErr w:type="gramEnd"/>
      <w:r w:rsidRPr="002C32EE">
        <w:t>)</w:t>
      </w:r>
      <w:r w:rsidRPr="002C32EE">
        <w:rPr>
          <w:rFonts w:hint="eastAsia"/>
        </w:rPr>
        <w:t>、文献综述法</w:t>
      </w:r>
    </w:p>
    <w:p w14:paraId="62901BF8" w14:textId="2F1407E6" w:rsidR="00FD5029" w:rsidRDefault="00932E67" w:rsidP="00FD5029">
      <w:pPr>
        <w:pStyle w:val="af"/>
        <w:ind w:firstLine="480"/>
        <w:rPr>
          <w:rFonts w:asciiTheme="minorEastAsia" w:hAnsiTheme="minorEastAsia"/>
        </w:rPr>
      </w:pPr>
      <w:r w:rsidRPr="007501BD">
        <w:rPr>
          <w:rFonts w:asciiTheme="minorEastAsia" w:hAnsiTheme="minorEastAsia" w:hint="eastAsia"/>
        </w:rPr>
        <w:t>首先，文献综述对于任何一项研究都是非常具有意义且重要的，</w:t>
      </w:r>
      <w:r>
        <w:rPr>
          <w:rFonts w:asciiTheme="minorEastAsia" w:hAnsiTheme="minorEastAsia" w:hint="eastAsia"/>
        </w:rPr>
        <w:t>在确定论文</w:t>
      </w:r>
      <w:r w:rsidRPr="00EC4AC4">
        <w:rPr>
          <w:rFonts w:asciiTheme="minorEastAsia" w:hAnsiTheme="minorEastAsia" w:hint="eastAsia"/>
        </w:rPr>
        <w:t>选题</w:t>
      </w:r>
      <w:r>
        <w:rPr>
          <w:rFonts w:asciiTheme="minorEastAsia" w:hAnsiTheme="minorEastAsia" w:hint="eastAsia"/>
        </w:rPr>
        <w:t>之后，经由阅读大量的国内外相关的重要文献，并</w:t>
      </w:r>
      <w:r w:rsidRPr="007501BD">
        <w:rPr>
          <w:rFonts w:asciiTheme="minorEastAsia" w:hAnsiTheme="minorEastAsia" w:hint="eastAsia"/>
        </w:rPr>
        <w:t>以审视的角度对文献进行探讨才能从</w:t>
      </w:r>
      <w:r w:rsidRPr="00EC4AC4">
        <w:rPr>
          <w:rFonts w:asciiTheme="minorEastAsia" w:hAnsiTheme="minorEastAsia" w:hint="eastAsia"/>
        </w:rPr>
        <w:t>该领域</w:t>
      </w:r>
      <w:r w:rsidRPr="007501BD">
        <w:rPr>
          <w:rFonts w:asciiTheme="minorEastAsia" w:hAnsiTheme="minorEastAsia" w:hint="eastAsia"/>
        </w:rPr>
        <w:t>中</w:t>
      </w:r>
      <w:r w:rsidRPr="00EC4AC4">
        <w:rPr>
          <w:rFonts w:asciiTheme="minorEastAsia" w:hAnsiTheme="minorEastAsia" w:hint="eastAsia"/>
        </w:rPr>
        <w:t>的研究现况、研究成果、研究动态等</w:t>
      </w:r>
      <w:r w:rsidRPr="007501BD">
        <w:rPr>
          <w:rFonts w:asciiTheme="minorEastAsia" w:hAnsiTheme="minorEastAsia" w:hint="eastAsia"/>
        </w:rPr>
        <w:t>发现问题</w:t>
      </w:r>
      <w:r w:rsidRPr="00EC4AC4">
        <w:rPr>
          <w:rFonts w:asciiTheme="minorEastAsia" w:hAnsiTheme="minorEastAsia" w:hint="eastAsia"/>
        </w:rPr>
        <w:t>或研究空白之处，</w:t>
      </w:r>
      <w:r w:rsidRPr="007501BD">
        <w:rPr>
          <w:rFonts w:asciiTheme="minorEastAsia" w:hAnsiTheme="minorEastAsia" w:hint="eastAsia"/>
        </w:rPr>
        <w:t>找出值得</w:t>
      </w:r>
      <w:r w:rsidRPr="007501BD">
        <w:rPr>
          <w:rFonts w:asciiTheme="minorEastAsia" w:hAnsiTheme="minorEastAsia" w:hint="eastAsia"/>
        </w:rPr>
        <w:lastRenderedPageBreak/>
        <w:t>研究的课题，</w:t>
      </w:r>
      <w:r w:rsidRPr="00EC4AC4">
        <w:rPr>
          <w:rFonts w:asciiTheme="minorEastAsia" w:hAnsiTheme="minorEastAsia" w:hint="eastAsia"/>
        </w:rPr>
        <w:t>透过归纳整理及分析总结，</w:t>
      </w:r>
      <w:r w:rsidRPr="007501BD">
        <w:rPr>
          <w:rFonts w:asciiTheme="minorEastAsia" w:hAnsiTheme="minorEastAsia" w:hint="eastAsia"/>
        </w:rPr>
        <w:t>界定自己要进行的研究课题</w:t>
      </w:r>
      <w:r w:rsidRPr="00EC4AC4">
        <w:rPr>
          <w:rFonts w:asciiTheme="minorEastAsia" w:hAnsiTheme="minorEastAsia" w:hint="eastAsia"/>
        </w:rPr>
        <w:t>并提出相关见解及思路</w:t>
      </w:r>
      <w:r w:rsidRPr="007501BD">
        <w:rPr>
          <w:rFonts w:asciiTheme="minorEastAsia" w:hAnsiTheme="minorEastAsia" w:hint="eastAsia"/>
        </w:rPr>
        <w:t>。</w:t>
      </w:r>
    </w:p>
    <w:p w14:paraId="200B3E1A" w14:textId="1531E9E4" w:rsidR="00932E67" w:rsidRDefault="00932E67" w:rsidP="00FD5029">
      <w:pPr>
        <w:pStyle w:val="af"/>
        <w:ind w:firstLine="480"/>
        <w:rPr>
          <w:rFonts w:asciiTheme="minorEastAsia" w:eastAsiaTheme="minorEastAsia" w:hAnsiTheme="minorEastAsia"/>
        </w:rPr>
      </w:pPr>
      <w:r w:rsidRPr="00932E67">
        <w:rPr>
          <w:rFonts w:asciiTheme="minorEastAsia" w:hAnsiTheme="minorEastAsia"/>
        </w:rPr>
        <w:t>(</w:t>
      </w:r>
      <w:r w:rsidRPr="00932E67">
        <w:rPr>
          <w:rFonts w:asciiTheme="minorEastAsia" w:hAnsiTheme="minorEastAsia" w:hint="eastAsia"/>
        </w:rPr>
        <w:t>二</w:t>
      </w:r>
      <w:r w:rsidRPr="00932E67">
        <w:rPr>
          <w:rFonts w:asciiTheme="minorEastAsia" w:hAnsiTheme="minorEastAsia"/>
        </w:rPr>
        <w:t>)</w:t>
      </w:r>
      <w:r w:rsidRPr="00932E67">
        <w:rPr>
          <w:rFonts w:asciiTheme="minorEastAsia" w:hAnsiTheme="minorEastAsia" w:hint="eastAsia"/>
        </w:rPr>
        <w:t>、案例分析及实证验证</w:t>
      </w:r>
    </w:p>
    <w:p w14:paraId="71428746" w14:textId="085733CE" w:rsidR="00932E67" w:rsidRDefault="006027DA" w:rsidP="00FD5029">
      <w:pPr>
        <w:pStyle w:val="af"/>
        <w:ind w:firstLine="480"/>
        <w:rPr>
          <w:rFonts w:asciiTheme="minorEastAsia" w:hAnsiTheme="minorEastAsia"/>
        </w:rPr>
      </w:pPr>
      <w:r w:rsidRPr="00932E67">
        <w:rPr>
          <w:rFonts w:asciiTheme="minorEastAsia" w:hAnsiTheme="minorEastAsia" w:hint="eastAsia"/>
        </w:rPr>
        <w:t>案例</w:t>
      </w:r>
      <w:r>
        <w:rPr>
          <w:rFonts w:asciiTheme="minorEastAsia" w:hAnsiTheme="minorEastAsia" w:hint="eastAsia"/>
        </w:rPr>
        <w:t>分析属于一种经验主义的分析方法，本文强调理论与实践性的结合，</w:t>
      </w:r>
      <w:r w:rsidRPr="006027DA">
        <w:rPr>
          <w:rFonts w:asciiTheme="minorEastAsia" w:hAnsiTheme="minorEastAsia" w:hint="eastAsia"/>
        </w:rPr>
        <w:t>藉由</w:t>
      </w:r>
      <w:r w:rsidRPr="00932E67">
        <w:rPr>
          <w:rFonts w:asciiTheme="minorEastAsia" w:hAnsiTheme="minorEastAsia" w:hint="eastAsia"/>
        </w:rPr>
        <w:t>案例分析将本文的研究主体──在线旅游产业，验证该产业基于双边市场理论的合理性，并以定性的方式</w:t>
      </w:r>
      <w:r w:rsidRPr="006027DA">
        <w:rPr>
          <w:rFonts w:asciiTheme="minorEastAsia" w:hAnsiTheme="minorEastAsia" w:hint="eastAsia"/>
        </w:rPr>
        <w:t>透过该产业所显现出的各种现象，</w:t>
      </w:r>
      <w:r w:rsidRPr="00932E67">
        <w:rPr>
          <w:rFonts w:asciiTheme="minorEastAsia" w:hAnsiTheme="minorEastAsia" w:hint="eastAsia"/>
        </w:rPr>
        <w:t>总结</w:t>
      </w:r>
      <w:r w:rsidRPr="006027DA">
        <w:rPr>
          <w:rFonts w:asciiTheme="minorEastAsia" w:hAnsiTheme="minorEastAsia" w:hint="eastAsia"/>
        </w:rPr>
        <w:t>在线旅游产业</w:t>
      </w:r>
      <w:r w:rsidRPr="00932E67">
        <w:rPr>
          <w:rFonts w:asciiTheme="minorEastAsia" w:hAnsiTheme="minorEastAsia" w:hint="eastAsia"/>
        </w:rPr>
        <w:t>属于双边市场范畴的相关特性</w:t>
      </w:r>
      <w:r w:rsidRPr="006027DA">
        <w:rPr>
          <w:rFonts w:asciiTheme="minorEastAsia" w:hAnsiTheme="minorEastAsia" w:hint="eastAsia"/>
        </w:rPr>
        <w:t>规律</w:t>
      </w:r>
      <w:r w:rsidRPr="00932E67">
        <w:rPr>
          <w:rFonts w:asciiTheme="minorEastAsia" w:hAnsiTheme="minorEastAsia" w:hint="eastAsia"/>
        </w:rPr>
        <w:t>及微观结构属性。</w:t>
      </w:r>
      <w:r w:rsidRPr="006027DA">
        <w:rPr>
          <w:rFonts w:asciiTheme="minorEastAsia" w:hAnsiTheme="minorEastAsia" w:hint="eastAsia"/>
        </w:rPr>
        <w:t>同时以在线旅游平台企业的定量数据来确定在线旅游平台企业是否存在交叉</w:t>
      </w:r>
      <w:r w:rsidR="000971FC">
        <w:rPr>
          <w:rFonts w:asciiTheme="minorEastAsia" w:hAnsiTheme="minorEastAsia" w:hint="eastAsia"/>
        </w:rPr>
        <w:t>网络效应</w:t>
      </w:r>
      <w:r w:rsidRPr="006027DA">
        <w:rPr>
          <w:rFonts w:asciiTheme="minorEastAsia" w:hAnsiTheme="minorEastAsia" w:hint="eastAsia"/>
        </w:rPr>
        <w:t>及其强度为何，以统计方法验证该产业属于双边市场理论所研究的范畴。</w:t>
      </w:r>
    </w:p>
    <w:p w14:paraId="4D375FC4" w14:textId="2D72E350" w:rsidR="00EC4AC4" w:rsidRDefault="00932E67" w:rsidP="00FD5029">
      <w:pPr>
        <w:pStyle w:val="af"/>
        <w:ind w:firstLine="480"/>
      </w:pPr>
      <w:r>
        <w:rPr>
          <w:rFonts w:eastAsiaTheme="minorEastAsia" w:hint="eastAsia"/>
        </w:rPr>
        <w:t>(</w:t>
      </w:r>
      <w:r>
        <w:rPr>
          <w:rFonts w:eastAsiaTheme="minorEastAsia" w:hint="eastAsia"/>
        </w:rPr>
        <w:t>三</w:t>
      </w:r>
      <w:r>
        <w:rPr>
          <w:rFonts w:eastAsiaTheme="minorEastAsia" w:hint="eastAsia"/>
        </w:rPr>
        <w:t>)</w:t>
      </w:r>
      <w:r>
        <w:rPr>
          <w:rFonts w:eastAsiaTheme="minorEastAsia" w:hint="eastAsia"/>
        </w:rPr>
        <w:t>、</w:t>
      </w:r>
      <w:r w:rsidRPr="00C436AD">
        <w:rPr>
          <w:rFonts w:hint="eastAsia"/>
        </w:rPr>
        <w:t>主流经济学研究方法</w:t>
      </w:r>
    </w:p>
    <w:p w14:paraId="25B40B5E" w14:textId="0609D13E" w:rsidR="00307725" w:rsidRDefault="00307725" w:rsidP="00FD5029">
      <w:pPr>
        <w:pStyle w:val="af"/>
        <w:ind w:firstLine="480"/>
      </w:pPr>
      <w:r w:rsidRPr="00307725">
        <w:rPr>
          <w:rFonts w:asciiTheme="minorEastAsia" w:hAnsiTheme="minorEastAsia" w:hint="eastAsia"/>
        </w:rPr>
        <w:t>本文在建立在线旅游产业的平台定价模型时采用主流经济学的研究方法，首先</w:t>
      </w:r>
      <w:r w:rsidRPr="007501BD">
        <w:rPr>
          <w:rFonts w:asciiTheme="minorEastAsia" w:hAnsiTheme="minorEastAsia" w:hint="eastAsia"/>
        </w:rPr>
        <w:t>界定企业所处经济环境</w:t>
      </w:r>
      <w:r w:rsidRPr="00307725">
        <w:rPr>
          <w:rFonts w:asciiTheme="minorEastAsia" w:hAnsiTheme="minorEastAsia" w:hint="eastAsia"/>
        </w:rPr>
        <w:t>为多寡头竞争市场，接着</w:t>
      </w:r>
      <w:r w:rsidRPr="007501BD">
        <w:rPr>
          <w:rFonts w:asciiTheme="minorEastAsia" w:hAnsiTheme="minorEastAsia" w:hint="eastAsia"/>
        </w:rPr>
        <w:t>设定</w:t>
      </w:r>
      <w:r w:rsidRPr="00307725">
        <w:rPr>
          <w:rFonts w:asciiTheme="minorEastAsia" w:hAnsiTheme="minorEastAsia" w:hint="eastAsia"/>
        </w:rPr>
        <w:t>建模时所需的</w:t>
      </w:r>
      <w:r>
        <w:rPr>
          <w:rFonts w:asciiTheme="minorEastAsia" w:hAnsiTheme="minorEastAsia" w:hint="eastAsia"/>
        </w:rPr>
        <w:t>假设</w:t>
      </w:r>
      <w:r w:rsidRPr="00307725">
        <w:rPr>
          <w:rFonts w:asciiTheme="minorEastAsia" w:hAnsiTheme="minorEastAsia" w:hint="eastAsia"/>
        </w:rPr>
        <w:t>和</w:t>
      </w:r>
      <w:r>
        <w:rPr>
          <w:rFonts w:asciiTheme="minorEastAsia" w:hAnsiTheme="minorEastAsia" w:hint="eastAsia"/>
        </w:rPr>
        <w:t>参数</w:t>
      </w:r>
      <w:r w:rsidRPr="00307725">
        <w:rPr>
          <w:rFonts w:asciiTheme="minorEastAsia" w:hAnsiTheme="minorEastAsia" w:hint="eastAsia"/>
        </w:rPr>
        <w:t>，再来以平台企业追求利润最大化为目的</w:t>
      </w:r>
      <w:r w:rsidRPr="007501BD">
        <w:rPr>
          <w:rFonts w:asciiTheme="minorEastAsia" w:hAnsiTheme="minorEastAsia" w:hint="eastAsia"/>
        </w:rPr>
        <w:t>选择</w:t>
      </w:r>
      <w:r w:rsidRPr="00307725">
        <w:rPr>
          <w:rFonts w:asciiTheme="minorEastAsia" w:hAnsiTheme="minorEastAsia" w:hint="eastAsia"/>
        </w:rPr>
        <w:t>模型的</w:t>
      </w:r>
      <w:r>
        <w:rPr>
          <w:rFonts w:asciiTheme="minorEastAsia" w:hAnsiTheme="minorEastAsia" w:hint="eastAsia"/>
        </w:rPr>
        <w:t>均衡结果</w:t>
      </w:r>
      <w:r w:rsidRPr="00307725">
        <w:rPr>
          <w:rFonts w:asciiTheme="minorEastAsia" w:hAnsiTheme="minorEastAsia" w:hint="eastAsia"/>
        </w:rPr>
        <w:t>，最后</w:t>
      </w:r>
      <w:r w:rsidRPr="007501BD">
        <w:rPr>
          <w:rFonts w:asciiTheme="minorEastAsia" w:hAnsiTheme="minorEastAsia" w:hint="eastAsia"/>
        </w:rPr>
        <w:t>评估比较的</w:t>
      </w:r>
      <w:proofErr w:type="gramStart"/>
      <w:r w:rsidRPr="007501BD">
        <w:rPr>
          <w:rFonts w:asciiTheme="minorEastAsia" w:hAnsiTheme="minorEastAsia" w:hint="eastAsia"/>
        </w:rPr>
        <w:t>研究路</w:t>
      </w:r>
      <w:proofErr w:type="gramEnd"/>
      <w:r w:rsidRPr="007501BD">
        <w:rPr>
          <w:rFonts w:asciiTheme="minorEastAsia" w:hAnsiTheme="minorEastAsia" w:hint="eastAsia"/>
        </w:rPr>
        <w:t>进进行课题的分析探讨</w:t>
      </w:r>
      <w:r>
        <w:rPr>
          <w:rFonts w:asciiTheme="minorEastAsia" w:eastAsiaTheme="minorEastAsia" w:hAnsiTheme="minorEastAsia" w:hint="eastAsia"/>
        </w:rPr>
        <w:t>。</w:t>
      </w:r>
    </w:p>
    <w:p w14:paraId="2183A963" w14:textId="51F75B3C" w:rsidR="00307725" w:rsidRPr="00307725" w:rsidRDefault="00307725" w:rsidP="00FD5029">
      <w:pPr>
        <w:pStyle w:val="af"/>
        <w:ind w:firstLine="480"/>
        <w:rPr>
          <w:rFonts w:asciiTheme="minorEastAsia" w:eastAsiaTheme="minorEastAsia" w:hAnsiTheme="minorEastAsia"/>
        </w:rPr>
      </w:pPr>
      <w:r w:rsidRPr="00307725">
        <w:t>(</w:t>
      </w:r>
      <w:r w:rsidRPr="00307725">
        <w:rPr>
          <w:rFonts w:hint="eastAsia"/>
        </w:rPr>
        <w:t>四</w:t>
      </w:r>
      <w:r w:rsidRPr="00307725">
        <w:t>)</w:t>
      </w:r>
      <w:r w:rsidRPr="00307725">
        <w:rPr>
          <w:rFonts w:hint="eastAsia"/>
        </w:rPr>
        <w:t>、统计实际验证</w:t>
      </w:r>
    </w:p>
    <w:p w14:paraId="561EC008" w14:textId="09AC7AC9" w:rsidR="007501BD" w:rsidRDefault="00C2147D" w:rsidP="00FD5029">
      <w:pPr>
        <w:pStyle w:val="af"/>
        <w:ind w:firstLine="480"/>
        <w:rPr>
          <w:rFonts w:asciiTheme="minorEastAsia" w:eastAsiaTheme="minorEastAsia" w:hAnsiTheme="minorEastAsia"/>
        </w:rPr>
      </w:pPr>
      <w:r>
        <w:rPr>
          <w:rFonts w:hint="eastAsia"/>
          <w:noProof/>
        </w:rPr>
        <w:drawing>
          <wp:anchor distT="0" distB="0" distL="114300" distR="114300" simplePos="0" relativeHeight="251684864" behindDoc="0" locked="0" layoutInCell="1" allowOverlap="1" wp14:anchorId="13CD6C73" wp14:editId="4AC95A15">
            <wp:simplePos x="0" y="0"/>
            <wp:positionH relativeFrom="margin">
              <wp:align>center</wp:align>
            </wp:positionH>
            <wp:positionV relativeFrom="paragraph">
              <wp:posOffset>355600</wp:posOffset>
            </wp:positionV>
            <wp:extent cx="5371042" cy="3981033"/>
            <wp:effectExtent l="0" t="0" r="1270" b="635"/>
            <wp:wrapTopAndBottom/>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論文-技術路線圖3.png"/>
                    <pic:cNvPicPr/>
                  </pic:nvPicPr>
                  <pic:blipFill>
                    <a:blip r:embed="rId19">
                      <a:extLst>
                        <a:ext uri="{28A0092B-C50C-407E-A947-70E740481C1C}">
                          <a14:useLocalDpi xmlns:a14="http://schemas.microsoft.com/office/drawing/2010/main" val="0"/>
                        </a:ext>
                      </a:extLst>
                    </a:blip>
                    <a:stretch>
                      <a:fillRect/>
                    </a:stretch>
                  </pic:blipFill>
                  <pic:spPr>
                    <a:xfrm>
                      <a:off x="0" y="0"/>
                      <a:ext cx="5371042" cy="3981033"/>
                    </a:xfrm>
                    <a:prstGeom prst="rect">
                      <a:avLst/>
                    </a:prstGeom>
                  </pic:spPr>
                </pic:pic>
              </a:graphicData>
            </a:graphic>
            <wp14:sizeRelH relativeFrom="page">
              <wp14:pctWidth>0</wp14:pctWidth>
            </wp14:sizeRelH>
            <wp14:sizeRelV relativeFrom="page">
              <wp14:pctHeight>0</wp14:pctHeight>
            </wp14:sizeRelV>
          </wp:anchor>
        </w:drawing>
      </w:r>
      <w:r w:rsidR="00932E67" w:rsidRPr="00C436AD">
        <w:rPr>
          <w:rFonts w:asciiTheme="minorEastAsia" w:hAnsiTheme="minorEastAsia" w:hint="eastAsia"/>
        </w:rPr>
        <w:t>本文依照下图的技术路线具体展开分析及研究，</w:t>
      </w:r>
      <w:r w:rsidR="00932E67" w:rsidRPr="007501BD">
        <w:rPr>
          <w:rFonts w:asciiTheme="minorEastAsia" w:hAnsiTheme="minorEastAsia" w:hint="eastAsia"/>
        </w:rPr>
        <w:t>具体研究逻辑如下：</w:t>
      </w:r>
    </w:p>
    <w:p w14:paraId="419EC219" w14:textId="6A924D4D" w:rsidR="007501BD" w:rsidRDefault="00932E67" w:rsidP="006D6A1F">
      <w:pPr>
        <w:pStyle w:val="ad"/>
      </w:pPr>
      <w:bookmarkStart w:id="66" w:name="_Toc432531325"/>
      <w:bookmarkStart w:id="67" w:name="OLE_LINK263"/>
      <w:r w:rsidRPr="006D6A1F">
        <w:rPr>
          <w:rFonts w:hint="eastAsia"/>
        </w:rPr>
        <w:t>图</w:t>
      </w:r>
      <w:r w:rsidRPr="006D6A1F">
        <w:t>1.</w:t>
      </w:r>
      <w:r w:rsidR="00073A3F">
        <w:t>2</w:t>
      </w:r>
      <w:r w:rsidR="0044117B">
        <w:rPr>
          <w:rFonts w:asciiTheme="minorEastAsia" w:eastAsiaTheme="minorEastAsia" w:hAnsiTheme="minorEastAsia" w:hint="eastAsia"/>
        </w:rPr>
        <w:t xml:space="preserve">　</w:t>
      </w:r>
      <w:r w:rsidRPr="006D6A1F">
        <w:rPr>
          <w:rFonts w:hint="eastAsia"/>
        </w:rPr>
        <w:t>整体技术路线方案</w:t>
      </w:r>
      <w:bookmarkEnd w:id="66"/>
    </w:p>
    <w:bookmarkEnd w:id="67"/>
    <w:p w14:paraId="68283BEC" w14:textId="3C2C65BA" w:rsidR="008133C5" w:rsidRPr="009A5F6B" w:rsidRDefault="00932E67" w:rsidP="009A5F6B">
      <w:pPr>
        <w:pStyle w:val="af"/>
        <w:ind w:firstLine="480"/>
      </w:pPr>
      <w:r w:rsidRPr="009A5F6B">
        <w:rPr>
          <w:rFonts w:hint="eastAsia"/>
        </w:rPr>
        <w:lastRenderedPageBreak/>
        <w:t>确定研究课题及目标之后，本文针对国内外的在线旅游平台企业：</w:t>
      </w:r>
      <w:r w:rsidRPr="009A5F6B">
        <w:t>Priceline</w:t>
      </w:r>
      <w:r w:rsidRPr="009A5F6B">
        <w:rPr>
          <w:rFonts w:hint="eastAsia"/>
        </w:rPr>
        <w:t>、</w:t>
      </w:r>
      <w:r w:rsidRPr="009A5F6B">
        <w:t>Expedia</w:t>
      </w:r>
      <w:r w:rsidRPr="009A5F6B">
        <w:rPr>
          <w:rFonts w:hint="eastAsia"/>
        </w:rPr>
        <w:t>、</w:t>
      </w:r>
      <w:r w:rsidRPr="009A5F6B">
        <w:t>Kayak</w:t>
      </w:r>
      <w:r w:rsidRPr="009A5F6B">
        <w:rPr>
          <w:rFonts w:hint="eastAsia"/>
        </w:rPr>
        <w:t>、</w:t>
      </w:r>
      <w:r w:rsidRPr="009A5F6B">
        <w:t>TripAdvisor</w:t>
      </w:r>
      <w:r w:rsidRPr="009A5F6B">
        <w:rPr>
          <w:rFonts w:hint="eastAsia"/>
        </w:rPr>
        <w:t>、</w:t>
      </w:r>
      <w:r w:rsidRPr="009A5F6B">
        <w:t>Ctrip</w:t>
      </w:r>
      <w:r w:rsidR="006B4FE9">
        <w:rPr>
          <w:rFonts w:hint="eastAsia"/>
        </w:rPr>
        <w:t>、</w:t>
      </w:r>
      <w:r w:rsidRPr="009A5F6B">
        <w:t>eLong</w:t>
      </w:r>
      <w:r w:rsidR="006B4FE9">
        <w:rPr>
          <w:rFonts w:hint="eastAsia"/>
        </w:rPr>
        <w:t>、</w:t>
      </w:r>
      <w:r w:rsidRPr="009A5F6B">
        <w:t>Qunar</w:t>
      </w:r>
      <w:r w:rsidRPr="009A5F6B">
        <w:rPr>
          <w:rFonts w:hint="eastAsia"/>
        </w:rPr>
        <w:t>及</w:t>
      </w:r>
      <w:r w:rsidR="00FD0F7C">
        <w:rPr>
          <w:rFonts w:hint="eastAsia"/>
        </w:rPr>
        <w:t>Tour</w:t>
      </w:r>
      <w:r w:rsidRPr="009A5F6B">
        <w:rPr>
          <w:rFonts w:hint="eastAsia"/>
        </w:rPr>
        <w:t>等八家在线旅游产业链中各个环节所代表的企业，观察其特性、运营模式等等，总结出在线旅游平台通俗的双边市场微观结构特征。下一步则使用统计定量方法，利用平台企业的收入及活跃用户数量尝试找出双边市场的重要特性──是否存在交叉</w:t>
      </w:r>
      <w:r w:rsidR="000971FC">
        <w:rPr>
          <w:rFonts w:hint="eastAsia"/>
        </w:rPr>
        <w:t>网络效应</w:t>
      </w:r>
      <w:r w:rsidRPr="009A5F6B">
        <w:rPr>
          <w:rFonts w:hint="eastAsia"/>
        </w:rPr>
        <w:t>，及交叉</w:t>
      </w:r>
      <w:r w:rsidR="000971FC">
        <w:rPr>
          <w:rFonts w:hint="eastAsia"/>
        </w:rPr>
        <w:t>网络效应</w:t>
      </w:r>
      <w:r w:rsidRPr="009A5F6B">
        <w:rPr>
          <w:rFonts w:hint="eastAsia"/>
        </w:rPr>
        <w:t>的强度大小为何。在确认在线旅游产业属于双边市场范畴之后，引入双边市场定价理论试图找出在线旅游平台企业的价格策略，以主流经济学研究方法建立平台企业的定价模型，并</w:t>
      </w:r>
      <w:r w:rsidRPr="00117705">
        <w:rPr>
          <w:rFonts w:asciiTheme="minorEastAsia" w:hAnsiTheme="minorEastAsia" w:hint="eastAsia"/>
        </w:rPr>
        <w:t>深入</w:t>
      </w:r>
      <w:r w:rsidRPr="009A5F6B">
        <w:rPr>
          <w:rFonts w:hint="eastAsia"/>
        </w:rPr>
        <w:t>探讨在用户存在多归属行为及平台进行</w:t>
      </w:r>
      <w:r w:rsidR="00DF24A2">
        <w:rPr>
          <w:rFonts w:hint="eastAsia"/>
        </w:rPr>
        <w:t>纵向一体化策略</w:t>
      </w:r>
      <w:r w:rsidRPr="009A5F6B">
        <w:rPr>
          <w:rFonts w:hint="eastAsia"/>
        </w:rPr>
        <w:t>时，对平台企业的价格策略会有怎样的变化。</w:t>
      </w:r>
    </w:p>
    <w:p w14:paraId="3ED767E3" w14:textId="77777777" w:rsidR="000C6195" w:rsidRDefault="000C6195">
      <w:pPr>
        <w:widowControl/>
        <w:jc w:val="left"/>
        <w:rPr>
          <w:rFonts w:eastAsia="黑体"/>
          <w:bCs/>
          <w:sz w:val="28"/>
          <w:szCs w:val="28"/>
        </w:rPr>
      </w:pPr>
      <w:r>
        <w:br w:type="page"/>
      </w:r>
    </w:p>
    <w:p w14:paraId="290CA970" w14:textId="6EFEC4F9" w:rsidR="004C1A17" w:rsidRPr="00DF5FFD" w:rsidRDefault="00932E67" w:rsidP="00DF5FFD">
      <w:pPr>
        <w:pStyle w:val="21"/>
      </w:pPr>
      <w:bookmarkStart w:id="68" w:name="_Toc432531352"/>
      <w:r w:rsidRPr="00DF5FFD">
        <w:lastRenderedPageBreak/>
        <w:t>1.3</w:t>
      </w:r>
      <w:r w:rsidR="0058790B">
        <w:rPr>
          <w:rFonts w:asciiTheme="minorEastAsia" w:eastAsiaTheme="minorEastAsia" w:hAnsiTheme="minorEastAsia" w:hint="eastAsia"/>
        </w:rPr>
        <w:t xml:space="preserve">　</w:t>
      </w:r>
      <w:r w:rsidRPr="00DF5FFD">
        <w:rPr>
          <w:rFonts w:hint="eastAsia"/>
        </w:rPr>
        <w:t>主要贡献和创新点</w:t>
      </w:r>
      <w:bookmarkEnd w:id="68"/>
    </w:p>
    <w:p w14:paraId="5ED81D48" w14:textId="552C369C" w:rsidR="0049409D" w:rsidRPr="009A5F6B" w:rsidRDefault="00932E67" w:rsidP="009A5F6B">
      <w:pPr>
        <w:pStyle w:val="af"/>
        <w:ind w:firstLine="480"/>
      </w:pPr>
      <w:r w:rsidRPr="009A5F6B">
        <w:rPr>
          <w:rFonts w:hint="eastAsia"/>
        </w:rPr>
        <w:t>本文主要贡献及创新点可以从目前的在线旅游行业和双边市场理论的研究视角来看。从目前在线旅游产业的研究现况来看，由于大多数的研究集中在在线旅游的概念、特征、运作与盈利模式、发展现况以及关注在其产业价值链上，透过文献阅读、案例分析进行总结。本文以新兴的理论视角为在线旅游平台企业做出实证分析，验证了在线旅游产业属于双边市场，使得关于在线旅游平台类的企业不局限在产业现况的研究，而是开拓一条新的研究路径。</w:t>
      </w:r>
    </w:p>
    <w:p w14:paraId="4BA29CE7" w14:textId="098715C6" w:rsidR="00FB1918" w:rsidRPr="009A5F6B" w:rsidRDefault="00932E67" w:rsidP="009A5F6B">
      <w:pPr>
        <w:pStyle w:val="af"/>
        <w:ind w:firstLine="480"/>
      </w:pPr>
      <w:r w:rsidRPr="009A5F6B">
        <w:rPr>
          <w:rFonts w:hint="eastAsia"/>
        </w:rPr>
        <w:t>从双边市场理论的研究视角来看，双边市场定价理论在学术界已经经过数年的发展，大致也形成了基本且完整的理论框架，并且解决的现实经济生活中的许多实际问题，但是由于现有对于双边市场理论的研究多着墨于双边市场的微观价格行为，大多从市场微观的视角对于双边市场的界定、特征、分类以及双边市场存在的充分必要条件等一般性的特征进行了分析及研究，少有对于双边市场的主体──平台企业作为分析的对象，针对特定产业，如银行卡、软件等双边市场中较为普遍</w:t>
      </w:r>
      <w:proofErr w:type="gramStart"/>
      <w:r w:rsidRPr="009A5F6B">
        <w:rPr>
          <w:rFonts w:hint="eastAsia"/>
        </w:rPr>
        <w:t>且特征</w:t>
      </w:r>
      <w:proofErr w:type="gramEnd"/>
      <w:r w:rsidRPr="009A5F6B">
        <w:rPr>
          <w:rFonts w:hint="eastAsia"/>
        </w:rPr>
        <w:t>明显的产业作为分析对象，相较对于现实经济环境中其他同样具有双边市场特性的平台企业的研究并不多见。</w:t>
      </w:r>
    </w:p>
    <w:p w14:paraId="27229AE5" w14:textId="414D1620" w:rsidR="00460881" w:rsidRPr="009A5F6B" w:rsidRDefault="00932E67" w:rsidP="009A5F6B">
      <w:pPr>
        <w:pStyle w:val="af"/>
        <w:ind w:firstLine="480"/>
      </w:pPr>
      <w:r w:rsidRPr="009A5F6B">
        <w:rPr>
          <w:rFonts w:hint="eastAsia"/>
        </w:rPr>
        <w:t>同时，从阅读大量国内外文献中发现，绝大部分的定价模型皆以</w:t>
      </w:r>
      <w:r w:rsidRPr="009A5F6B">
        <w:t>Hotelling</w:t>
      </w:r>
      <w:r w:rsidRPr="009A5F6B">
        <w:rPr>
          <w:rFonts w:hint="eastAsia"/>
        </w:rPr>
        <w:t>模型为基本假设，但是实际上所分析的现实产业大多属于多寡头市场，并不符合</w:t>
      </w:r>
      <w:r w:rsidRPr="009A5F6B">
        <w:t>Hotelling</w:t>
      </w:r>
      <w:r w:rsidRPr="009A5F6B">
        <w:rPr>
          <w:rFonts w:hint="eastAsia"/>
        </w:rPr>
        <w:t>模型的假设条件──市场类型为双寡头垄断市场。因此，本文所考察的在线旅游产业，基于竞争条件下的定价模型，以空间</w:t>
      </w:r>
      <w:r w:rsidRPr="009A5F6B">
        <w:t>Salop</w:t>
      </w:r>
      <w:r w:rsidRPr="009A5F6B">
        <w:rPr>
          <w:rFonts w:hint="eastAsia"/>
        </w:rPr>
        <w:t>模型来讨论该产业平台企业的定价机制。</w:t>
      </w:r>
    </w:p>
    <w:p w14:paraId="44DDB58D" w14:textId="765678E7" w:rsidR="00C20854" w:rsidRPr="009A5F6B" w:rsidRDefault="00932E67" w:rsidP="009A5F6B">
      <w:pPr>
        <w:pStyle w:val="af"/>
        <w:ind w:firstLine="480"/>
      </w:pPr>
      <w:r w:rsidRPr="009A5F6B">
        <w:rPr>
          <w:rFonts w:hint="eastAsia"/>
        </w:rPr>
        <w:t>因此本研究以双边市场理论的概念作为研究理论的微观基础，运用经济学的分析规律性、管理学的实践性，以更贴近现实的</w:t>
      </w:r>
      <w:r w:rsidRPr="009A5F6B">
        <w:t>Salop</w:t>
      </w:r>
      <w:r w:rsidRPr="009A5F6B">
        <w:rPr>
          <w:rFonts w:hint="eastAsia"/>
        </w:rPr>
        <w:t>模型作为基本假设，引入具体在线旅游产业中的平台企业作为分析对象，将理论一般性与具体产业应用相结合，弥补过往双边市场理论研究较少以企业平台为主要分析对象的缺失和在线旅游产业研究范围狭小的问题，不仅拓展了双边市场理论的实际应用领域，也为在线旅游行业增加了新的研究视角。</w:t>
      </w:r>
    </w:p>
    <w:p w14:paraId="088AB3F9" w14:textId="77777777" w:rsidR="00F61750" w:rsidRDefault="00F61750">
      <w:pPr>
        <w:widowControl/>
        <w:jc w:val="left"/>
      </w:pPr>
      <w:r>
        <w:br w:type="page"/>
      </w:r>
    </w:p>
    <w:p w14:paraId="4C271173" w14:textId="2A7C7CE3" w:rsidR="00E6325C" w:rsidRPr="00BB5371" w:rsidRDefault="00932E67" w:rsidP="00BB5371">
      <w:pPr>
        <w:pStyle w:val="1"/>
        <w:jc w:val="center"/>
        <w:rPr>
          <w:rFonts w:ascii="黑体" w:eastAsia="黑体" w:hAnsi="黑体"/>
          <w:b w:val="0"/>
          <w:sz w:val="32"/>
          <w:szCs w:val="32"/>
        </w:rPr>
      </w:pPr>
      <w:bookmarkStart w:id="69" w:name="_Toc432531353"/>
      <w:r w:rsidRPr="00BB5371">
        <w:rPr>
          <w:rFonts w:ascii="黑体" w:eastAsia="黑体" w:hAnsi="黑体" w:hint="eastAsia"/>
          <w:b w:val="0"/>
          <w:sz w:val="32"/>
          <w:szCs w:val="32"/>
        </w:rPr>
        <w:lastRenderedPageBreak/>
        <w:t>第</w:t>
      </w:r>
      <w:r>
        <w:rPr>
          <w:rFonts w:ascii="Times New Roman" w:eastAsia="黑体" w:hAnsi="Times New Roman" w:hint="eastAsia"/>
          <w:b w:val="0"/>
          <w:sz w:val="32"/>
          <w:szCs w:val="32"/>
        </w:rPr>
        <w:t>二</w:t>
      </w:r>
      <w:r w:rsidRPr="00BB5371">
        <w:rPr>
          <w:rFonts w:ascii="黑体" w:eastAsia="黑体" w:hAnsi="黑体" w:hint="eastAsia"/>
          <w:b w:val="0"/>
          <w:sz w:val="32"/>
          <w:szCs w:val="32"/>
        </w:rPr>
        <w:t>章</w:t>
      </w:r>
      <w:r w:rsidR="0058790B">
        <w:rPr>
          <w:rFonts w:asciiTheme="minorEastAsia" w:eastAsiaTheme="minorEastAsia" w:hAnsiTheme="minorEastAsia" w:hint="eastAsia"/>
          <w:b w:val="0"/>
          <w:sz w:val="32"/>
          <w:szCs w:val="32"/>
        </w:rPr>
        <w:t xml:space="preserve">　</w:t>
      </w:r>
      <w:r>
        <w:rPr>
          <w:rFonts w:ascii="黑体" w:eastAsia="黑体" w:hAnsi="黑体" w:hint="eastAsia"/>
          <w:b w:val="0"/>
          <w:sz w:val="32"/>
          <w:szCs w:val="32"/>
        </w:rPr>
        <w:t>相关理论及文献综述</w:t>
      </w:r>
      <w:bookmarkEnd w:id="69"/>
    </w:p>
    <w:p w14:paraId="11D5593F" w14:textId="262803A3" w:rsidR="001F2D0D" w:rsidRDefault="00932E67" w:rsidP="00732D2B">
      <w:pPr>
        <w:pStyle w:val="21"/>
      </w:pPr>
      <w:bookmarkStart w:id="70" w:name="_Toc432531354"/>
      <w:r w:rsidRPr="00732D2B">
        <w:t>2.1</w:t>
      </w:r>
      <w:r w:rsidR="0058790B">
        <w:rPr>
          <w:rFonts w:asciiTheme="minorEastAsia" w:eastAsiaTheme="minorEastAsia" w:hAnsiTheme="minorEastAsia" w:hint="eastAsia"/>
        </w:rPr>
        <w:t xml:space="preserve">　</w:t>
      </w:r>
      <w:r w:rsidRPr="00732D2B">
        <w:rPr>
          <w:rFonts w:hint="eastAsia"/>
        </w:rPr>
        <w:t>双边市场理论</w:t>
      </w:r>
      <w:r>
        <w:rPr>
          <w:rFonts w:hint="eastAsia"/>
        </w:rPr>
        <w:t>研究综述</w:t>
      </w:r>
      <w:bookmarkEnd w:id="70"/>
    </w:p>
    <w:p w14:paraId="1BB4F167" w14:textId="3DC87015" w:rsidR="009D587D" w:rsidRPr="009D587D" w:rsidRDefault="00932E67" w:rsidP="009D587D">
      <w:pPr>
        <w:pStyle w:val="af"/>
        <w:ind w:firstLine="480"/>
      </w:pPr>
      <w:r w:rsidRPr="009D587D">
        <w:rPr>
          <w:rFonts w:asciiTheme="minorEastAsia" w:hAnsiTheme="minorEastAsia" w:hint="eastAsia"/>
        </w:rPr>
        <w:t>双边市场理论在产业组织理论的研究课题中掀起了一个新的研究热潮，尤其在</w:t>
      </w:r>
      <w:r w:rsidRPr="009D587D">
        <w:rPr>
          <w:rFonts w:asciiTheme="minorEastAsia" w:hAnsiTheme="minorEastAsia"/>
        </w:rPr>
        <w:t>2004</w:t>
      </w:r>
      <w:r w:rsidRPr="009D587D">
        <w:rPr>
          <w:rFonts w:asciiTheme="minorEastAsia" w:hAnsiTheme="minorEastAsia" w:hint="eastAsia"/>
        </w:rPr>
        <w:t>年法国招开的双边市场经济学的学术研讨会之后，会上的众多著名经济学家交上了许多开创性的研究文章，标志着双边市场理论的形成与开展。</w:t>
      </w:r>
      <w:r w:rsidRPr="009D587D">
        <w:rPr>
          <w:rFonts w:hint="eastAsia"/>
        </w:rPr>
        <w:t>其中，许多基于双边市场理论的研究，都以</w:t>
      </w:r>
      <w:r w:rsidR="00CC7E7C" w:rsidRPr="009D587D">
        <w:t>Caillaud</w:t>
      </w:r>
      <w:r w:rsidR="00CC7E7C" w:rsidRPr="009D587D">
        <w:rPr>
          <w:rFonts w:hint="eastAsia"/>
        </w:rPr>
        <w:t>和</w:t>
      </w:r>
      <w:r w:rsidR="00CC7E7C" w:rsidRPr="009D587D">
        <w:t>Jullien(2003)</w:t>
      </w:r>
      <w:r w:rsidRPr="009D587D">
        <w:rPr>
          <w:rFonts w:hint="eastAsia"/>
        </w:rPr>
        <w:t>、</w:t>
      </w:r>
      <w:r w:rsidR="00CC7E7C" w:rsidRPr="009D587D">
        <w:t>Rochet</w:t>
      </w:r>
      <w:r w:rsidR="00CC7E7C" w:rsidRPr="009D587D">
        <w:rPr>
          <w:rFonts w:hint="eastAsia"/>
        </w:rPr>
        <w:t>和</w:t>
      </w:r>
      <w:r w:rsidR="00A13B70">
        <w:t>Tirole(2004</w:t>
      </w:r>
      <w:r w:rsidR="00CC7E7C" w:rsidRPr="009D587D">
        <w:t>)</w:t>
      </w:r>
      <w:r w:rsidRPr="009D587D">
        <w:rPr>
          <w:rFonts w:hint="eastAsia"/>
        </w:rPr>
        <w:t>以及</w:t>
      </w:r>
      <w:r w:rsidR="00CC7E7C">
        <w:t>Armstrong(2006</w:t>
      </w:r>
      <w:r w:rsidR="00CC7E7C" w:rsidRPr="009D587D">
        <w:t>)</w:t>
      </w:r>
      <w:r w:rsidRPr="009D587D">
        <w:rPr>
          <w:rFonts w:hint="eastAsia"/>
        </w:rPr>
        <w:t>的开创性论文。</w:t>
      </w:r>
    </w:p>
    <w:p w14:paraId="29676BE9" w14:textId="35EC986C" w:rsidR="00444DAA" w:rsidRDefault="00932E67" w:rsidP="00444DAA">
      <w:pPr>
        <w:pStyle w:val="31"/>
      </w:pPr>
      <w:bookmarkStart w:id="71" w:name="_Toc432531355"/>
      <w:r w:rsidRPr="00444DAA">
        <w:t>2.1.1</w:t>
      </w:r>
      <w:r w:rsidR="0058790B">
        <w:rPr>
          <w:rFonts w:asciiTheme="minorEastAsia" w:eastAsiaTheme="minorEastAsia" w:hAnsiTheme="minorEastAsia" w:hint="eastAsia"/>
        </w:rPr>
        <w:t xml:space="preserve">　</w:t>
      </w:r>
      <w:r w:rsidRPr="00444DAA">
        <w:rPr>
          <w:rFonts w:hint="eastAsia"/>
        </w:rPr>
        <w:t>双边市场的</w:t>
      </w:r>
      <w:r w:rsidR="003B7656">
        <w:rPr>
          <w:rFonts w:hint="eastAsia"/>
        </w:rPr>
        <w:t>定义与</w:t>
      </w:r>
      <w:r w:rsidRPr="00444DAA">
        <w:rPr>
          <w:rFonts w:hint="eastAsia"/>
        </w:rPr>
        <w:t>概念特征</w:t>
      </w:r>
      <w:bookmarkEnd w:id="71"/>
    </w:p>
    <w:p w14:paraId="59492E5D" w14:textId="77777777" w:rsidR="00E03687" w:rsidRDefault="00932E67" w:rsidP="00E03687">
      <w:pPr>
        <w:pStyle w:val="af"/>
        <w:ind w:firstLine="480"/>
      </w:pPr>
      <w:r w:rsidRPr="00B77EA8">
        <w:rPr>
          <w:rFonts w:asciiTheme="minorEastAsia" w:hAnsiTheme="minorEastAsia" w:hint="eastAsia"/>
        </w:rPr>
        <w:t>双边市场理论研</w:t>
      </w:r>
      <w:r w:rsidR="005177C3" w:rsidRPr="00B77EA8">
        <w:rPr>
          <w:rFonts w:asciiTheme="minorEastAsia" w:hAnsiTheme="minorEastAsia" w:hint="eastAsia"/>
        </w:rPr>
        <w:t>究至今，</w:t>
      </w:r>
      <w:bookmarkStart w:id="72" w:name="OLE_LINK168"/>
      <w:bookmarkStart w:id="73" w:name="OLE_LINK169"/>
      <w:bookmarkStart w:id="74" w:name="OLE_LINK164"/>
      <w:bookmarkStart w:id="75" w:name="OLE_LINK165"/>
      <w:r w:rsidRPr="003C0AD2">
        <w:t>Rochet</w:t>
      </w:r>
      <w:r w:rsidRPr="003C0AD2">
        <w:rPr>
          <w:rFonts w:hint="eastAsia"/>
        </w:rPr>
        <w:t>和</w:t>
      </w:r>
      <w:r w:rsidRPr="003C0AD2">
        <w:t>Tirole (2004)</w:t>
      </w:r>
      <w:r w:rsidR="002F6299">
        <w:t xml:space="preserve"> </w:t>
      </w:r>
      <w:bookmarkEnd w:id="72"/>
      <w:bookmarkEnd w:id="73"/>
      <w:r w:rsidRPr="003C0AD2">
        <w:rPr>
          <w:rFonts w:hint="eastAsia"/>
        </w:rPr>
        <w:t>最先给出双边市场的严格定义被广泛接受。该文指出</w:t>
      </w:r>
      <w:r w:rsidRPr="004C5A12">
        <w:rPr>
          <w:rFonts w:hint="eastAsia"/>
        </w:rPr>
        <w:t>：</w:t>
      </w:r>
      <w:r w:rsidR="00E03687" w:rsidRPr="00463297">
        <w:rPr>
          <w:rFonts w:hint="eastAsia"/>
        </w:rPr>
        <w:t>在某一市场中，平台向一边用户群体</w:t>
      </w:r>
      <w:r w:rsidR="00E03687" w:rsidRPr="00463297">
        <w:t>(B)</w:t>
      </w:r>
      <w:r w:rsidR="00E03687" w:rsidRPr="00463297">
        <w:rPr>
          <w:rFonts w:hint="eastAsia"/>
        </w:rPr>
        <w:t>收取的价格为</w:t>
      </w:r>
      <w:r w:rsidR="00E03687" w:rsidRPr="00463297">
        <w:t>P</w:t>
      </w:r>
      <w:r w:rsidR="00E03687" w:rsidRPr="00463297">
        <w:rPr>
          <w:vertAlign w:val="subscript"/>
        </w:rPr>
        <w:t>B</w:t>
      </w:r>
      <w:r w:rsidR="00E03687" w:rsidRPr="00463297">
        <w:rPr>
          <w:rFonts w:hint="eastAsia"/>
        </w:rPr>
        <w:t>，向另一边用户群体</w:t>
      </w:r>
      <w:r w:rsidR="00E03687" w:rsidRPr="00463297">
        <w:t>(S)</w:t>
      </w:r>
      <w:r w:rsidR="00E03687" w:rsidRPr="00463297">
        <w:rPr>
          <w:rFonts w:hint="eastAsia"/>
        </w:rPr>
        <w:t>收取价格</w:t>
      </w:r>
      <w:r w:rsidR="00E03687" w:rsidRPr="00463297">
        <w:t>P</w:t>
      </w:r>
      <w:r w:rsidR="00E03687" w:rsidRPr="00463297">
        <w:rPr>
          <w:vertAlign w:val="subscript"/>
        </w:rPr>
        <w:t>S</w:t>
      </w:r>
      <w:r w:rsidR="00E03687" w:rsidRPr="00463297">
        <w:rPr>
          <w:rFonts w:hint="eastAsia"/>
        </w:rPr>
        <w:t>，则该平台在供需双方收取的总价格水平为</w:t>
      </w:r>
      <w:r w:rsidR="00E03687" w:rsidRPr="00463297">
        <w:t>P=P</w:t>
      </w:r>
      <w:r w:rsidR="00E03687" w:rsidRPr="00463297">
        <w:rPr>
          <w:vertAlign w:val="subscript"/>
        </w:rPr>
        <w:t>B</w:t>
      </w:r>
      <w:r w:rsidR="00E03687" w:rsidRPr="00463297">
        <w:t>+P</w:t>
      </w:r>
      <w:r w:rsidR="00E03687" w:rsidRPr="00463297">
        <w:rPr>
          <w:vertAlign w:val="subscript"/>
        </w:rPr>
        <w:t>S</w:t>
      </w:r>
      <w:r w:rsidR="00E03687" w:rsidRPr="00463297">
        <w:rPr>
          <w:rFonts w:hint="eastAsia"/>
        </w:rPr>
        <w:t>，此时若平台所实现的交易总量</w:t>
      </w:r>
      <w:r w:rsidR="00E03687" w:rsidRPr="00463297">
        <w:t>V</w:t>
      </w:r>
      <w:r w:rsidR="00E03687" w:rsidRPr="00463297">
        <w:rPr>
          <w:rFonts w:hint="eastAsia"/>
        </w:rPr>
        <w:t>仅取决于平台的总价格水平</w:t>
      </w:r>
      <w:r w:rsidR="00E03687" w:rsidRPr="00463297">
        <w:t>P</w:t>
      </w:r>
      <w:r w:rsidR="00E03687" w:rsidRPr="00463297">
        <w:rPr>
          <w:rFonts w:hint="eastAsia"/>
        </w:rPr>
        <w:t>，而对于双边用户群体的价格分配无关时，则可把该市场当作</w:t>
      </w:r>
      <w:proofErr w:type="gramStart"/>
      <w:r w:rsidR="00E03687" w:rsidRPr="00463297">
        <w:rPr>
          <w:rFonts w:hint="eastAsia"/>
        </w:rPr>
        <w:t>一</w:t>
      </w:r>
      <w:proofErr w:type="gramEnd"/>
      <w:r w:rsidR="00E03687" w:rsidRPr="00463297">
        <w:rPr>
          <w:rFonts w:hint="eastAsia"/>
        </w:rPr>
        <w:t>单边市场；若当平台的价格总水平</w:t>
      </w:r>
      <w:r w:rsidR="00E03687" w:rsidRPr="00463297">
        <w:t>P</w:t>
      </w:r>
      <w:r w:rsidR="00E03687" w:rsidRPr="00463297">
        <w:rPr>
          <w:rFonts w:hint="eastAsia"/>
        </w:rPr>
        <w:t>保持</w:t>
      </w:r>
      <w:proofErr w:type="gramStart"/>
      <w:r w:rsidR="00E03687" w:rsidRPr="00463297">
        <w:rPr>
          <w:rFonts w:hint="eastAsia"/>
        </w:rPr>
        <w:t>不</w:t>
      </w:r>
      <w:proofErr w:type="gramEnd"/>
      <w:r w:rsidR="00E03687" w:rsidRPr="00463297">
        <w:rPr>
          <w:rFonts w:hint="eastAsia"/>
        </w:rPr>
        <w:t>平时，平台企业所实现的交易总量</w:t>
      </w:r>
      <w:r w:rsidR="00E03687" w:rsidRPr="00463297">
        <w:t>V</w:t>
      </w:r>
      <w:r w:rsidR="00E03687" w:rsidRPr="00463297">
        <w:rPr>
          <w:rFonts w:hint="eastAsia"/>
        </w:rPr>
        <w:t>随着双边用户群体的价格结构变化而变化时，则可把该市场称之为双边市场。</w:t>
      </w:r>
    </w:p>
    <w:p w14:paraId="033D02D2" w14:textId="68A4123F" w:rsidR="00C3240D" w:rsidRDefault="00E03687" w:rsidP="00B77EA8">
      <w:pPr>
        <w:pStyle w:val="af"/>
        <w:ind w:firstLine="480"/>
      </w:pPr>
      <w:r w:rsidRPr="003C0AD2">
        <w:t>Rochet</w:t>
      </w:r>
      <w:r w:rsidRPr="003C0AD2">
        <w:rPr>
          <w:rFonts w:hint="eastAsia"/>
        </w:rPr>
        <w:t>和</w:t>
      </w:r>
      <w:r w:rsidRPr="003C0AD2">
        <w:t>Tirole (2004)</w:t>
      </w:r>
      <w:r>
        <w:t xml:space="preserve"> </w:t>
      </w:r>
      <w:r>
        <w:t>率先在双边市场理论中给出了较为规范的定义</w:t>
      </w:r>
      <w:r>
        <w:rPr>
          <w:rFonts w:hint="eastAsia"/>
        </w:rPr>
        <w:t>，</w:t>
      </w:r>
      <w:r>
        <w:t>而其他学者也给出了双边市场的</w:t>
      </w:r>
      <w:r w:rsidR="000C01F9">
        <w:rPr>
          <w:rFonts w:hint="eastAsia"/>
        </w:rPr>
        <w:t>定性</w:t>
      </w:r>
      <w:r>
        <w:t>定义</w:t>
      </w:r>
      <w:r>
        <w:rPr>
          <w:rFonts w:hint="eastAsia"/>
        </w:rPr>
        <w:t>。</w:t>
      </w:r>
      <w:bookmarkEnd w:id="74"/>
      <w:bookmarkEnd w:id="75"/>
      <w:r w:rsidR="003B7656" w:rsidRPr="00DF43C2">
        <w:t>Wright</w:t>
      </w:r>
      <w:r w:rsidR="003B7656">
        <w:t xml:space="preserve"> </w:t>
      </w:r>
      <w:r w:rsidR="003B7656" w:rsidRPr="00DF43C2">
        <w:t>(2004)</w:t>
      </w:r>
      <w:r w:rsidR="003B7656">
        <w:t xml:space="preserve"> </w:t>
      </w:r>
      <w:r w:rsidR="003B7656" w:rsidRPr="00DF43C2">
        <w:rPr>
          <w:rFonts w:asciiTheme="minorEastAsia" w:hAnsiTheme="minorEastAsia" w:hint="eastAsia"/>
        </w:rPr>
        <w:t>指出</w:t>
      </w:r>
      <w:r w:rsidR="003B7656" w:rsidRPr="00CA584F">
        <w:rPr>
          <w:rFonts w:hint="eastAsia"/>
        </w:rPr>
        <w:t>双边市</w:t>
      </w:r>
      <w:bookmarkStart w:id="76" w:name="OLE_LINK116"/>
      <w:bookmarkStart w:id="77" w:name="OLE_LINK117"/>
      <w:r w:rsidR="003B7656" w:rsidRPr="00CA584F">
        <w:rPr>
          <w:rFonts w:hint="eastAsia"/>
        </w:rPr>
        <w:t>场</w:t>
      </w:r>
      <w:r w:rsidR="003B7656" w:rsidRPr="009F425D">
        <w:rPr>
          <w:rFonts w:asciiTheme="minorEastAsia" w:hAnsiTheme="minorEastAsia" w:hint="eastAsia"/>
        </w:rPr>
        <w:t>牵涉到</w:t>
      </w:r>
      <w:r w:rsidR="003B7656">
        <w:rPr>
          <w:rFonts w:hint="eastAsia"/>
        </w:rPr>
        <w:t>两</w:t>
      </w:r>
      <w:r w:rsidR="003B7656" w:rsidRPr="009F425D">
        <w:rPr>
          <w:rFonts w:asciiTheme="minorEastAsia" w:hAnsiTheme="minorEastAsia" w:hint="eastAsia"/>
        </w:rPr>
        <w:t>个截然不同类型</w:t>
      </w:r>
      <w:r w:rsidR="003B7656" w:rsidRPr="00CA584F">
        <w:rPr>
          <w:rFonts w:hint="eastAsia"/>
        </w:rPr>
        <w:t>的用户，每</w:t>
      </w:r>
      <w:r w:rsidR="003B7656">
        <w:rPr>
          <w:rFonts w:hint="eastAsia"/>
        </w:rPr>
        <w:t>一</w:t>
      </w:r>
      <w:r w:rsidR="003B7656" w:rsidRPr="009F425D">
        <w:rPr>
          <w:rFonts w:asciiTheme="minorEastAsia" w:hAnsiTheme="minorEastAsia" w:hint="eastAsia"/>
        </w:rPr>
        <w:t>个类型的</w:t>
      </w:r>
      <w:r w:rsidR="003B7656" w:rsidRPr="00CA584F">
        <w:rPr>
          <w:rFonts w:hint="eastAsia"/>
        </w:rPr>
        <w:t>用户通过</w:t>
      </w:r>
      <w:r w:rsidR="003B7656" w:rsidRPr="009F425D">
        <w:rPr>
          <w:rFonts w:asciiTheme="minorEastAsia" w:hAnsiTheme="minorEastAsia" w:hint="eastAsia"/>
        </w:rPr>
        <w:t>共同使用的</w:t>
      </w:r>
      <w:r w:rsidR="003B7656" w:rsidRPr="00CA584F">
        <w:rPr>
          <w:rFonts w:hint="eastAsia"/>
        </w:rPr>
        <w:t>平台</w:t>
      </w:r>
      <w:r w:rsidR="003B7656">
        <w:rPr>
          <w:rFonts w:hint="eastAsia"/>
        </w:rPr>
        <w:t>与另一</w:t>
      </w:r>
      <w:r w:rsidR="003B7656" w:rsidRPr="009F425D">
        <w:rPr>
          <w:rFonts w:asciiTheme="minorEastAsia" w:hAnsiTheme="minorEastAsia" w:hint="eastAsia"/>
        </w:rPr>
        <w:t>个类型</w:t>
      </w:r>
      <w:r w:rsidR="003B7656" w:rsidRPr="00CA584F">
        <w:rPr>
          <w:rFonts w:hint="eastAsia"/>
        </w:rPr>
        <w:t>用户相互作</w:t>
      </w:r>
      <w:r w:rsidR="003B7656" w:rsidRPr="00DF43C2">
        <w:rPr>
          <w:rFonts w:hint="eastAsia"/>
        </w:rPr>
        <w:t>用</w:t>
      </w:r>
      <w:r w:rsidR="003B7656" w:rsidRPr="009F425D">
        <w:rPr>
          <w:rFonts w:asciiTheme="minorEastAsia" w:hAnsiTheme="minorEastAsia" w:hint="eastAsia"/>
        </w:rPr>
        <w:t>，从</w:t>
      </w:r>
      <w:r w:rsidR="003B7656" w:rsidRPr="00DF43C2">
        <w:rPr>
          <w:rFonts w:hint="eastAsia"/>
        </w:rPr>
        <w:t>而获得价值。</w:t>
      </w:r>
      <w:bookmarkEnd w:id="76"/>
      <w:bookmarkEnd w:id="77"/>
      <w:r w:rsidR="00F551F2" w:rsidRPr="003C0AD2">
        <w:t>Armstrong</w:t>
      </w:r>
      <w:r w:rsidR="00F551F2" w:rsidRPr="003C0AD2">
        <w:rPr>
          <w:rFonts w:asciiTheme="minorEastAsia" w:hAnsiTheme="minorEastAsia"/>
        </w:rPr>
        <w:t xml:space="preserve"> </w:t>
      </w:r>
      <w:r w:rsidR="00F551F2">
        <w:t>(2006</w:t>
      </w:r>
      <w:r w:rsidR="00F551F2" w:rsidRPr="003C0AD2">
        <w:t>)</w:t>
      </w:r>
      <w:r w:rsidR="003B7656">
        <w:t xml:space="preserve"> </w:t>
      </w:r>
      <w:r w:rsidR="00F551F2" w:rsidRPr="003C0AD2">
        <w:rPr>
          <w:rFonts w:hint="eastAsia"/>
        </w:rPr>
        <w:t>将双边市场定义为：</w:t>
      </w:r>
      <w:bookmarkStart w:id="78" w:name="OLE_LINK166"/>
      <w:bookmarkStart w:id="79" w:name="OLE_LINK167"/>
      <w:r w:rsidR="00F551F2" w:rsidRPr="003C0AD2">
        <w:rPr>
          <w:rFonts w:asciiTheme="minorEastAsia" w:hAnsiTheme="minorEastAsia" w:hint="eastAsia"/>
        </w:rPr>
        <w:t>双边市场中的</w:t>
      </w:r>
      <w:r w:rsidR="00F551F2" w:rsidRPr="003C0AD2">
        <w:rPr>
          <w:rFonts w:hint="eastAsia"/>
        </w:rPr>
        <w:t>两组参与者</w:t>
      </w:r>
      <w:r w:rsidR="00F551F2" w:rsidRPr="003C0AD2">
        <w:rPr>
          <w:rFonts w:asciiTheme="minorEastAsia" w:hAnsiTheme="minorEastAsia"/>
        </w:rPr>
        <w:t>(</w:t>
      </w:r>
      <w:r w:rsidR="003B7656">
        <w:rPr>
          <w:rFonts w:asciiTheme="minorEastAsia" w:hAnsiTheme="minorEastAsia" w:hint="eastAsia"/>
        </w:rPr>
        <w:t>即</w:t>
      </w:r>
      <w:r w:rsidR="00F551F2" w:rsidRPr="00B77EA8">
        <w:rPr>
          <w:rFonts w:asciiTheme="minorEastAsia" w:hAnsiTheme="minorEastAsia" w:hint="eastAsia"/>
        </w:rPr>
        <w:t>双边的市场群体</w:t>
      </w:r>
      <w:r w:rsidR="00F551F2" w:rsidRPr="00B77EA8">
        <w:rPr>
          <w:rFonts w:asciiTheme="minorEastAsia" w:hAnsiTheme="minorEastAsia"/>
        </w:rPr>
        <w:t>)</w:t>
      </w:r>
      <w:r w:rsidR="00F551F2" w:rsidRPr="00290C8E">
        <w:rPr>
          <w:rFonts w:hint="eastAsia"/>
        </w:rPr>
        <w:t>需要通过</w:t>
      </w:r>
      <w:r w:rsidR="00F551F2" w:rsidRPr="00F551F2">
        <w:rPr>
          <w:rFonts w:asciiTheme="minorEastAsia" w:hAnsiTheme="minorEastAsia" w:hint="eastAsia"/>
        </w:rPr>
        <w:t>中间</w:t>
      </w:r>
      <w:r w:rsidR="00F551F2" w:rsidRPr="00290C8E">
        <w:rPr>
          <w:rFonts w:hint="eastAsia"/>
        </w:rPr>
        <w:t>平台</w:t>
      </w:r>
      <w:r w:rsidR="00F551F2">
        <w:rPr>
          <w:rFonts w:hint="eastAsia"/>
        </w:rPr>
        <w:t>进行交易，</w:t>
      </w:r>
      <w:r w:rsidR="00932E67" w:rsidRPr="00290C8E">
        <w:rPr>
          <w:rFonts w:hint="eastAsia"/>
        </w:rPr>
        <w:t>且一组参与者加入平台的收益取决于加</w:t>
      </w:r>
      <w:bookmarkStart w:id="80" w:name="OLE_LINK114"/>
      <w:bookmarkStart w:id="81" w:name="OLE_LINK115"/>
      <w:r w:rsidR="009F425D" w:rsidRPr="00290C8E">
        <w:rPr>
          <w:rFonts w:hint="eastAsia"/>
        </w:rPr>
        <w:t>入该平台另一组参与者的数量，</w:t>
      </w:r>
      <w:r w:rsidR="009F425D" w:rsidRPr="00B77EA8">
        <w:rPr>
          <w:rFonts w:asciiTheme="minorEastAsia" w:hAnsiTheme="minorEastAsia" w:hint="eastAsia"/>
        </w:rPr>
        <w:t>而</w:t>
      </w:r>
      <w:r w:rsidR="009F425D" w:rsidRPr="00290C8E">
        <w:rPr>
          <w:rFonts w:hint="eastAsia"/>
        </w:rPr>
        <w:t>这样的市场称作双边市场</w:t>
      </w:r>
      <w:r w:rsidR="009F425D" w:rsidRPr="00DF43C2">
        <w:rPr>
          <w:rFonts w:hint="eastAsia"/>
        </w:rPr>
        <w:t>。</w:t>
      </w:r>
      <w:bookmarkEnd w:id="78"/>
      <w:bookmarkEnd w:id="79"/>
      <w:bookmarkEnd w:id="80"/>
      <w:bookmarkEnd w:id="81"/>
      <w:r w:rsidR="009F425D" w:rsidRPr="00DF43C2">
        <w:t>Rysman</w:t>
      </w:r>
      <w:r w:rsidR="003B7656">
        <w:t xml:space="preserve"> </w:t>
      </w:r>
      <w:r w:rsidR="009F425D" w:rsidRPr="00DF43C2">
        <w:t>(2009)</w:t>
      </w:r>
      <w:r w:rsidR="003B7656">
        <w:t xml:space="preserve"> </w:t>
      </w:r>
      <w:r w:rsidR="009F425D" w:rsidRPr="00DF43C2">
        <w:rPr>
          <w:rFonts w:asciiTheme="minorEastAsia" w:hAnsiTheme="minorEastAsia" w:hint="eastAsia"/>
        </w:rPr>
        <w:t>则提出</w:t>
      </w:r>
      <w:r w:rsidR="009F425D" w:rsidRPr="00DF43C2">
        <w:rPr>
          <w:rFonts w:hint="eastAsia"/>
        </w:rPr>
        <w:t>双边</w:t>
      </w:r>
      <w:r w:rsidR="009F425D" w:rsidRPr="00CA584F">
        <w:rPr>
          <w:rFonts w:hint="eastAsia"/>
        </w:rPr>
        <w:t>市场必须符合两个条件：</w:t>
      </w:r>
      <w:r w:rsidR="009F425D" w:rsidRPr="00CA584F">
        <w:t>(1)</w:t>
      </w:r>
      <w:r w:rsidR="00932E67" w:rsidRPr="00CA584F">
        <w:rPr>
          <w:rFonts w:hint="eastAsia"/>
        </w:rPr>
        <w:t>市场的两边在同一个平台上进行交易；</w:t>
      </w:r>
      <w:r w:rsidR="00932E67" w:rsidRPr="00CA584F">
        <w:t>(2)</w:t>
      </w:r>
      <w:r w:rsidR="00932E67" w:rsidRPr="00CA584F">
        <w:rPr>
          <w:rFonts w:hint="eastAsia"/>
        </w:rPr>
        <w:t>市场一边的决策会对另一边的决策结果产生影响，特别是通过外部性发生作用。</w:t>
      </w:r>
      <w:r w:rsidR="00C3240D" w:rsidRPr="005177C3">
        <w:t>Hagiu</w:t>
      </w:r>
      <w:r w:rsidR="00C3240D" w:rsidRPr="005177C3">
        <w:rPr>
          <w:rFonts w:hint="eastAsia"/>
        </w:rPr>
        <w:t>和</w:t>
      </w:r>
      <w:r w:rsidR="00C3240D" w:rsidRPr="005177C3">
        <w:t>Wright (2011)</w:t>
      </w:r>
      <w:r w:rsidR="003B7656">
        <w:t xml:space="preserve"> </w:t>
      </w:r>
      <w:r w:rsidR="00C3240D" w:rsidRPr="005177C3">
        <w:rPr>
          <w:rFonts w:hint="eastAsia"/>
        </w:rPr>
        <w:t>给出这样的定义：双边市场是指一个具两个不同客群的经济平台，这两个客群能互相提供对方网络利益。若</w:t>
      </w:r>
      <w:proofErr w:type="gramStart"/>
      <w:r w:rsidR="00C3240D" w:rsidRPr="005177C3">
        <w:rPr>
          <w:rFonts w:hint="eastAsia"/>
        </w:rPr>
        <w:t>一</w:t>
      </w:r>
      <w:proofErr w:type="gramEnd"/>
      <w:r w:rsidR="00C3240D" w:rsidRPr="005177C3">
        <w:rPr>
          <w:rFonts w:hint="eastAsia"/>
        </w:rPr>
        <w:t>组织创造价值的方法主要在于让多个</w:t>
      </w:r>
      <w:r w:rsidR="003B7656">
        <w:t>且</w:t>
      </w:r>
      <w:r w:rsidR="00C3240D" w:rsidRPr="005177C3">
        <w:rPr>
          <w:rFonts w:hint="eastAsia"/>
        </w:rPr>
        <w:t>相关联的不同客群能有直接的互动，则称之为多边平台</w:t>
      </w:r>
      <w:r w:rsidR="00C3240D" w:rsidRPr="004E7402">
        <w:rPr>
          <w:rFonts w:hint="eastAsia"/>
        </w:rPr>
        <w:t>(M</w:t>
      </w:r>
      <w:r w:rsidR="00C3240D" w:rsidRPr="004E7402">
        <w:t>ulti-sided Platforms</w:t>
      </w:r>
      <w:r w:rsidR="00C3240D" w:rsidRPr="004E7402">
        <w:rPr>
          <w:rFonts w:hint="eastAsia"/>
        </w:rPr>
        <w:t>，</w:t>
      </w:r>
      <w:r w:rsidR="00C3240D" w:rsidRPr="004E7402">
        <w:t>MS</w:t>
      </w:r>
      <w:r w:rsidR="00C3240D" w:rsidRPr="005177C3">
        <w:t>P)</w:t>
      </w:r>
      <w:r w:rsidR="00C3240D">
        <w:rPr>
          <w:rFonts w:hint="eastAsia"/>
        </w:rPr>
        <w:t>。</w:t>
      </w:r>
    </w:p>
    <w:p w14:paraId="4E14B9D3" w14:textId="095F1649" w:rsidR="003B7656" w:rsidRPr="003B7656" w:rsidRDefault="003B7656" w:rsidP="003B7656">
      <w:pPr>
        <w:pStyle w:val="af"/>
        <w:ind w:firstLine="480"/>
      </w:pPr>
      <w:r>
        <w:t>同时</w:t>
      </w:r>
      <w:r>
        <w:rPr>
          <w:rFonts w:hint="eastAsia"/>
        </w:rPr>
        <w:t>，</w:t>
      </w:r>
      <w:r w:rsidRPr="003C0AD2">
        <w:t>Rochet</w:t>
      </w:r>
      <w:r w:rsidRPr="003C0AD2">
        <w:rPr>
          <w:rFonts w:hint="eastAsia"/>
        </w:rPr>
        <w:t>和</w:t>
      </w:r>
      <w:r w:rsidRPr="003C0AD2">
        <w:t>Tirole (2004)</w:t>
      </w:r>
      <w:r>
        <w:t xml:space="preserve"> </w:t>
      </w:r>
      <w:r w:rsidRPr="003C0AD2">
        <w:rPr>
          <w:rFonts w:hint="eastAsia"/>
        </w:rPr>
        <w:t>认为判断双边市场是否存在的必要条件：科斯定理</w:t>
      </w:r>
      <w:r w:rsidRPr="003C0AD2">
        <w:t>(Coase</w:t>
      </w:r>
      <w:r w:rsidRPr="007216DD">
        <w:t xml:space="preserve"> Theorem)</w:t>
      </w:r>
      <w:r w:rsidRPr="007216DD">
        <w:rPr>
          <w:rStyle w:val="a9"/>
        </w:rPr>
        <w:footnoteReference w:id="1"/>
      </w:r>
      <w:r w:rsidRPr="007216DD">
        <w:rPr>
          <w:rFonts w:hint="eastAsia"/>
        </w:rPr>
        <w:t>失效。如果柯斯定理在市场中依然</w:t>
      </w:r>
      <w:r w:rsidRPr="00CE34ED">
        <w:rPr>
          <w:rFonts w:hint="eastAsia"/>
        </w:rPr>
        <w:t>有效，则用户在产权清晰、交易成</w:t>
      </w:r>
      <w:r w:rsidRPr="00CE34ED">
        <w:rPr>
          <w:rFonts w:hint="eastAsia"/>
        </w:rPr>
        <w:lastRenderedPageBreak/>
        <w:t>本足够小的情况下，便可以利用讨价还价的方式实现帕累托效率，也就是说，在这种情况下，双边市场的平台企业就没有存在的必要。然而，由于科斯定理只是双边市场存在的必</w:t>
      </w:r>
      <w:r w:rsidRPr="003C0AD2">
        <w:rPr>
          <w:rFonts w:hint="eastAsia"/>
        </w:rPr>
        <w:t>要条件，因此当科斯定理失效时并不能肯定该市场就是双边市场，根据</w:t>
      </w:r>
      <w:r w:rsidRPr="003C0AD2">
        <w:t>Rochet</w:t>
      </w:r>
      <w:r w:rsidRPr="003C0AD2">
        <w:rPr>
          <w:rFonts w:hint="eastAsia"/>
        </w:rPr>
        <w:t>及</w:t>
      </w:r>
      <w:r w:rsidRPr="003C0AD2">
        <w:t>Tirole (2004)</w:t>
      </w:r>
      <w:r w:rsidRPr="003C0AD2">
        <w:rPr>
          <w:rFonts w:hint="eastAsia"/>
        </w:rPr>
        <w:t>所定义的双边市场，其存在的充分条件为价格结构非中性</w:t>
      </w:r>
      <w:r w:rsidRPr="003C0AD2">
        <w:t>(Non-neutrality)</w:t>
      </w:r>
      <w:r w:rsidRPr="003C0AD2">
        <w:rPr>
          <w:rFonts w:hint="eastAsia"/>
        </w:rPr>
        <w:t>。价格</w:t>
      </w:r>
      <w:r w:rsidRPr="00CE34ED">
        <w:rPr>
          <w:rFonts w:hint="eastAsia"/>
        </w:rPr>
        <w:t>非中性的含意是不论哪种双边市场平台，平台企业向其中一边市场用户群体收取费用的形式或变化时，便会影响另一边用户接入平台的意愿，进而影响到平台企业对另一边用户的收费模式。</w:t>
      </w:r>
    </w:p>
    <w:p w14:paraId="15222E36" w14:textId="705CBD6A" w:rsidR="009D587D" w:rsidRDefault="00932E67" w:rsidP="00B77EA8">
      <w:pPr>
        <w:pStyle w:val="af"/>
        <w:ind w:firstLine="480"/>
      </w:pPr>
      <w:r w:rsidRPr="00CA584F">
        <w:rPr>
          <w:rFonts w:hint="eastAsia"/>
        </w:rPr>
        <w:t>根据以上学者对于双边市场的定义，可以发现双边市场</w:t>
      </w:r>
      <w:r w:rsidRPr="003761A3">
        <w:rPr>
          <w:rFonts w:asciiTheme="minorEastAsia" w:hAnsiTheme="minorEastAsia" w:hint="eastAsia"/>
        </w:rPr>
        <w:t>理论中</w:t>
      </w:r>
      <w:r w:rsidRPr="00CA584F">
        <w:rPr>
          <w:rFonts w:hint="eastAsia"/>
        </w:rPr>
        <w:t>主要的关注点在于</w:t>
      </w:r>
      <w:r w:rsidRPr="003761A3">
        <w:rPr>
          <w:rFonts w:asciiTheme="minorEastAsia" w:hAnsiTheme="minorEastAsia" w:hint="eastAsia"/>
        </w:rPr>
        <w:t>─</w:t>
      </w:r>
      <w:r w:rsidRPr="00CA584F">
        <w:rPr>
          <w:rFonts w:hint="eastAsia"/>
        </w:rPr>
        <w:t>平台企业</w:t>
      </w:r>
      <w:r w:rsidRPr="003761A3">
        <w:rPr>
          <w:rFonts w:asciiTheme="minorEastAsia" w:hAnsiTheme="minorEastAsia" w:hint="eastAsia"/>
        </w:rPr>
        <w:t>─连结</w:t>
      </w:r>
      <w:r w:rsidRPr="00CA584F">
        <w:rPr>
          <w:rFonts w:hint="eastAsia"/>
        </w:rPr>
        <w:t>两边用户群体间具有交叉</w:t>
      </w:r>
      <w:r w:rsidR="000971FC">
        <w:rPr>
          <w:rFonts w:hint="eastAsia"/>
        </w:rPr>
        <w:t>网络效应</w:t>
      </w:r>
      <w:r w:rsidRPr="00CA584F">
        <w:rPr>
          <w:rFonts w:hint="eastAsia"/>
        </w:rPr>
        <w:t>的各种经济行为。</w:t>
      </w:r>
    </w:p>
    <w:p w14:paraId="075848A1" w14:textId="18005287" w:rsidR="00C3240D" w:rsidRDefault="00C3240D" w:rsidP="00C3240D">
      <w:pPr>
        <w:pStyle w:val="af1"/>
      </w:pPr>
      <w:bookmarkStart w:id="82" w:name="_Toc432531304"/>
      <w:r>
        <w:rPr>
          <w:rFonts w:hint="eastAsia"/>
        </w:rPr>
        <w:t>表2.1</w:t>
      </w:r>
      <w:r>
        <w:rPr>
          <w:rFonts w:eastAsiaTheme="minorEastAsia" w:hint="eastAsia"/>
        </w:rPr>
        <w:t xml:space="preserve">　</w:t>
      </w:r>
      <w:r>
        <w:rPr>
          <w:rFonts w:hint="eastAsia"/>
        </w:rPr>
        <w:t>各家学者对双边市场的定义</w:t>
      </w:r>
      <w:bookmarkEnd w:id="82"/>
    </w:p>
    <w:tbl>
      <w:tblPr>
        <w:tblStyle w:val="PlainTable5"/>
        <w:tblW w:w="5000" w:type="pct"/>
        <w:tblLook w:val="04A0" w:firstRow="1" w:lastRow="0" w:firstColumn="1" w:lastColumn="0" w:noHBand="0" w:noVBand="1"/>
      </w:tblPr>
      <w:tblGrid>
        <w:gridCol w:w="2323"/>
        <w:gridCol w:w="6851"/>
      </w:tblGrid>
      <w:tr w:rsidR="00C3240D" w:rsidRPr="001A1BE9" w14:paraId="00B0ECC9" w14:textId="77777777" w:rsidTr="008E3D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6" w:type="pct"/>
            <w:tcBorders>
              <w:top w:val="single" w:sz="4" w:space="0" w:color="000000"/>
              <w:bottom w:val="single" w:sz="4" w:space="0" w:color="000000"/>
            </w:tcBorders>
          </w:tcPr>
          <w:p w14:paraId="494F769B" w14:textId="3EAE48D7" w:rsidR="00C3240D" w:rsidRPr="001A1BE9" w:rsidRDefault="00C3240D" w:rsidP="008E3DE6">
            <w:pPr>
              <w:pStyle w:val="aff"/>
              <w:jc w:val="center"/>
              <w:rPr>
                <w:rFonts w:ascii="宋体" w:eastAsia="宋体" w:hAnsi="宋体"/>
                <w:b/>
                <w:i w:val="0"/>
              </w:rPr>
            </w:pPr>
            <w:r w:rsidRPr="001A1BE9">
              <w:rPr>
                <w:rFonts w:ascii="宋体" w:eastAsia="宋体" w:hAnsi="宋体" w:hint="eastAsia"/>
                <w:b/>
                <w:i w:val="0"/>
              </w:rPr>
              <w:t>研究学者</w:t>
            </w:r>
          </w:p>
        </w:tc>
        <w:tc>
          <w:tcPr>
            <w:tcW w:w="3734" w:type="pct"/>
            <w:tcBorders>
              <w:top w:val="single" w:sz="4" w:space="0" w:color="000000"/>
              <w:bottom w:val="single" w:sz="4" w:space="0" w:color="000000"/>
            </w:tcBorders>
          </w:tcPr>
          <w:p w14:paraId="0885E723" w14:textId="3F2D3094" w:rsidR="00C3240D" w:rsidRPr="001A1BE9" w:rsidRDefault="00C3240D" w:rsidP="008E3DE6">
            <w:pPr>
              <w:pStyle w:val="aff"/>
              <w:ind w:firstLineChars="100" w:firstLine="221"/>
              <w:cnfStyle w:val="100000000000" w:firstRow="1" w:lastRow="0" w:firstColumn="0" w:lastColumn="0" w:oddVBand="0" w:evenVBand="0" w:oddHBand="0" w:evenHBand="0" w:firstRowFirstColumn="0" w:firstRowLastColumn="0" w:lastRowFirstColumn="0" w:lastRowLastColumn="0"/>
              <w:rPr>
                <w:rFonts w:ascii="宋体" w:eastAsia="宋体" w:hAnsi="宋体"/>
                <w:b/>
                <w:i w:val="0"/>
              </w:rPr>
            </w:pPr>
            <w:r w:rsidRPr="001A1BE9">
              <w:rPr>
                <w:rFonts w:ascii="宋体" w:eastAsia="宋体" w:hAnsi="宋体" w:hint="eastAsia"/>
                <w:b/>
                <w:i w:val="0"/>
              </w:rPr>
              <w:t>定义</w:t>
            </w:r>
          </w:p>
        </w:tc>
      </w:tr>
      <w:tr w:rsidR="00C3240D" w:rsidRPr="001A1BE9" w14:paraId="40337366" w14:textId="77777777" w:rsidTr="008E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pct"/>
            <w:tcBorders>
              <w:top w:val="single" w:sz="4" w:space="0" w:color="000000"/>
              <w:right w:val="single" w:sz="4" w:space="0" w:color="000000"/>
            </w:tcBorders>
          </w:tcPr>
          <w:p w14:paraId="1E78988A" w14:textId="006407F1" w:rsidR="00C3240D" w:rsidRPr="001A1BE9" w:rsidRDefault="00A13B70" w:rsidP="001A1BE9">
            <w:pPr>
              <w:pStyle w:val="aff"/>
              <w:rPr>
                <w:i w:val="0"/>
              </w:rPr>
            </w:pPr>
            <w:r w:rsidRPr="001A1BE9">
              <w:rPr>
                <w:i w:val="0"/>
              </w:rPr>
              <w:t>Rochet</w:t>
            </w:r>
            <w:r w:rsidRPr="001A1BE9">
              <w:rPr>
                <w:rFonts w:hint="eastAsia"/>
                <w:i w:val="0"/>
              </w:rPr>
              <w:t xml:space="preserve"> &amp;</w:t>
            </w:r>
            <w:r w:rsidRPr="001A1BE9">
              <w:rPr>
                <w:i w:val="0"/>
              </w:rPr>
              <w:t xml:space="preserve"> Tirole (2004) </w:t>
            </w:r>
          </w:p>
        </w:tc>
        <w:tc>
          <w:tcPr>
            <w:tcW w:w="3734" w:type="pct"/>
            <w:tcBorders>
              <w:top w:val="single" w:sz="4" w:space="0" w:color="000000"/>
              <w:left w:val="single" w:sz="4" w:space="0" w:color="000000"/>
            </w:tcBorders>
          </w:tcPr>
          <w:p w14:paraId="13809E7C" w14:textId="18652E2C" w:rsidR="00C3240D" w:rsidRPr="001A1BE9" w:rsidRDefault="00A13B70" w:rsidP="008E3DE6">
            <w:pPr>
              <w:pStyle w:val="aff"/>
              <w:ind w:firstLineChars="200" w:firstLine="440"/>
              <w:cnfStyle w:val="000000100000" w:firstRow="0" w:lastRow="0" w:firstColumn="0" w:lastColumn="0" w:oddVBand="0" w:evenVBand="0" w:oddHBand="1" w:evenHBand="0" w:firstRowFirstColumn="0" w:firstRowLastColumn="0" w:lastRowFirstColumn="0" w:lastRowLastColumn="0"/>
            </w:pPr>
            <w:r w:rsidRPr="001A1BE9">
              <w:rPr>
                <w:rFonts w:hint="eastAsia"/>
              </w:rPr>
              <w:t>市场中有一个或多个平台能使终端用户彼此产生互动，并且尝试项双边收取适当的费用。也就是说，平台连结了双边的市场群体，提供他们互动的机制，满足他们的需求，并且能从中获利。</w:t>
            </w:r>
          </w:p>
        </w:tc>
      </w:tr>
      <w:tr w:rsidR="003B7656" w:rsidRPr="001A1BE9" w14:paraId="626028BF" w14:textId="77777777" w:rsidTr="008E3DE6">
        <w:tc>
          <w:tcPr>
            <w:cnfStyle w:val="001000000000" w:firstRow="0" w:lastRow="0" w:firstColumn="1" w:lastColumn="0" w:oddVBand="0" w:evenVBand="0" w:oddHBand="0" w:evenHBand="0" w:firstRowFirstColumn="0" w:firstRowLastColumn="0" w:lastRowFirstColumn="0" w:lastRowLastColumn="0"/>
            <w:tcW w:w="1266" w:type="pct"/>
            <w:tcBorders>
              <w:right w:val="single" w:sz="4" w:space="0" w:color="000000"/>
            </w:tcBorders>
          </w:tcPr>
          <w:p w14:paraId="72459BBE" w14:textId="72603A43" w:rsidR="003B7656" w:rsidRPr="001A1BE9" w:rsidRDefault="003B7656" w:rsidP="001A1BE9">
            <w:pPr>
              <w:pStyle w:val="aff"/>
              <w:rPr>
                <w:i w:val="0"/>
              </w:rPr>
            </w:pPr>
            <w:r w:rsidRPr="001A1BE9">
              <w:rPr>
                <w:rFonts w:hint="eastAsia"/>
                <w:i w:val="0"/>
              </w:rPr>
              <w:t>Wright</w:t>
            </w:r>
            <w:r w:rsidRPr="001A1BE9">
              <w:rPr>
                <w:i w:val="0"/>
              </w:rPr>
              <w:t xml:space="preserve"> </w:t>
            </w:r>
            <w:r w:rsidRPr="001A1BE9">
              <w:rPr>
                <w:rFonts w:hint="eastAsia"/>
                <w:i w:val="0"/>
              </w:rPr>
              <w:t>(2004)</w:t>
            </w:r>
          </w:p>
        </w:tc>
        <w:tc>
          <w:tcPr>
            <w:tcW w:w="3734" w:type="pct"/>
            <w:tcBorders>
              <w:left w:val="single" w:sz="4" w:space="0" w:color="000000"/>
            </w:tcBorders>
          </w:tcPr>
          <w:p w14:paraId="7374C96C" w14:textId="4EAD232A" w:rsidR="003B7656" w:rsidRPr="001A1BE9" w:rsidRDefault="003B7656" w:rsidP="008E3DE6">
            <w:pPr>
              <w:pStyle w:val="aff"/>
              <w:ind w:firstLineChars="200" w:firstLine="440"/>
              <w:cnfStyle w:val="000000000000" w:firstRow="0" w:lastRow="0" w:firstColumn="0" w:lastColumn="0" w:oddVBand="0" w:evenVBand="0" w:oddHBand="0" w:evenHBand="0" w:firstRowFirstColumn="0" w:firstRowLastColumn="0" w:lastRowFirstColumn="0" w:lastRowLastColumn="0"/>
            </w:pPr>
            <w:r w:rsidRPr="001A1BE9">
              <w:rPr>
                <w:rFonts w:hint="eastAsia"/>
              </w:rPr>
              <w:t>双边市场牵涉到两个截然不同类型的用户，每一个类型的用户通过共同使用的平台与另一个类型用户相互作用，从而获得价值。</w:t>
            </w:r>
          </w:p>
        </w:tc>
      </w:tr>
      <w:tr w:rsidR="003B7656" w:rsidRPr="001A1BE9" w14:paraId="5ECE29E4" w14:textId="77777777" w:rsidTr="008E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pct"/>
            <w:tcBorders>
              <w:right w:val="single" w:sz="4" w:space="0" w:color="000000"/>
            </w:tcBorders>
          </w:tcPr>
          <w:p w14:paraId="52E93484" w14:textId="2629F270" w:rsidR="003B7656" w:rsidRPr="001A1BE9" w:rsidRDefault="003B7656" w:rsidP="001A1BE9">
            <w:pPr>
              <w:pStyle w:val="aff"/>
              <w:rPr>
                <w:i w:val="0"/>
              </w:rPr>
            </w:pPr>
            <w:r w:rsidRPr="001A1BE9">
              <w:rPr>
                <w:i w:val="0"/>
              </w:rPr>
              <w:t>Armstrong (2006)</w:t>
            </w:r>
          </w:p>
        </w:tc>
        <w:tc>
          <w:tcPr>
            <w:tcW w:w="3734" w:type="pct"/>
            <w:tcBorders>
              <w:left w:val="single" w:sz="4" w:space="0" w:color="000000"/>
            </w:tcBorders>
          </w:tcPr>
          <w:p w14:paraId="5790886A" w14:textId="30E52F14" w:rsidR="003B7656" w:rsidRPr="001A1BE9" w:rsidRDefault="003B7656" w:rsidP="008E3DE6">
            <w:pPr>
              <w:pStyle w:val="aff"/>
              <w:ind w:firstLineChars="200" w:firstLine="440"/>
              <w:cnfStyle w:val="000000100000" w:firstRow="0" w:lastRow="0" w:firstColumn="0" w:lastColumn="0" w:oddVBand="0" w:evenVBand="0" w:oddHBand="1" w:evenHBand="0" w:firstRowFirstColumn="0" w:firstRowLastColumn="0" w:lastRowFirstColumn="0" w:lastRowLastColumn="0"/>
            </w:pPr>
            <w:r w:rsidRPr="001A1BE9">
              <w:rPr>
                <w:rFonts w:hint="eastAsia"/>
              </w:rPr>
              <w:t>双边市场中的两组参与者需要通过中间平台进行交易，且一组参与者加入平台的收益取决于加入该平台另一组参与者的数量，而这样的市场称作双边市场。</w:t>
            </w:r>
          </w:p>
        </w:tc>
      </w:tr>
      <w:tr w:rsidR="003B7656" w:rsidRPr="001A1BE9" w14:paraId="34BC0DF6" w14:textId="77777777" w:rsidTr="008E3DE6">
        <w:tc>
          <w:tcPr>
            <w:cnfStyle w:val="001000000000" w:firstRow="0" w:lastRow="0" w:firstColumn="1" w:lastColumn="0" w:oddVBand="0" w:evenVBand="0" w:oddHBand="0" w:evenHBand="0" w:firstRowFirstColumn="0" w:firstRowLastColumn="0" w:lastRowFirstColumn="0" w:lastRowLastColumn="0"/>
            <w:tcW w:w="1266" w:type="pct"/>
            <w:tcBorders>
              <w:right w:val="single" w:sz="4" w:space="0" w:color="000000"/>
            </w:tcBorders>
          </w:tcPr>
          <w:p w14:paraId="78197EFF" w14:textId="70A81220" w:rsidR="003B7656" w:rsidRPr="001A1BE9" w:rsidRDefault="003B7656" w:rsidP="001A1BE9">
            <w:pPr>
              <w:pStyle w:val="aff"/>
              <w:rPr>
                <w:i w:val="0"/>
              </w:rPr>
            </w:pPr>
            <w:r w:rsidRPr="001A1BE9">
              <w:rPr>
                <w:i w:val="0"/>
              </w:rPr>
              <w:t>Rysman (2009)</w:t>
            </w:r>
          </w:p>
        </w:tc>
        <w:tc>
          <w:tcPr>
            <w:tcW w:w="3734" w:type="pct"/>
            <w:tcBorders>
              <w:left w:val="single" w:sz="4" w:space="0" w:color="000000"/>
            </w:tcBorders>
          </w:tcPr>
          <w:p w14:paraId="0703A75A" w14:textId="45345E8E" w:rsidR="003B7656" w:rsidRPr="001A1BE9" w:rsidRDefault="003B7656" w:rsidP="008E3DE6">
            <w:pPr>
              <w:pStyle w:val="aff"/>
              <w:ind w:firstLineChars="200" w:firstLine="440"/>
              <w:cnfStyle w:val="000000000000" w:firstRow="0" w:lastRow="0" w:firstColumn="0" w:lastColumn="0" w:oddVBand="0" w:evenVBand="0" w:oddHBand="0" w:evenHBand="0" w:firstRowFirstColumn="0" w:firstRowLastColumn="0" w:lastRowFirstColumn="0" w:lastRowLastColumn="0"/>
            </w:pPr>
            <w:r w:rsidRPr="001A1BE9">
              <w:rPr>
                <w:rFonts w:hint="eastAsia"/>
              </w:rPr>
              <w:t>双边市场必须符合两个条件：</w:t>
            </w:r>
          </w:p>
          <w:p w14:paraId="22562A60" w14:textId="163C520B" w:rsidR="003B7656" w:rsidRPr="001A1BE9" w:rsidRDefault="003B7656" w:rsidP="008E3DE6">
            <w:pPr>
              <w:pStyle w:val="aff"/>
              <w:ind w:firstLineChars="200" w:firstLine="440"/>
              <w:cnfStyle w:val="000000000000" w:firstRow="0" w:lastRow="0" w:firstColumn="0" w:lastColumn="0" w:oddVBand="0" w:evenVBand="0" w:oddHBand="0" w:evenHBand="0" w:firstRowFirstColumn="0" w:firstRowLastColumn="0" w:lastRowFirstColumn="0" w:lastRowLastColumn="0"/>
            </w:pPr>
            <w:r w:rsidRPr="001A1BE9">
              <w:t>(1).</w:t>
            </w:r>
            <w:r w:rsidRPr="001A1BE9">
              <w:rPr>
                <w:rFonts w:hint="eastAsia"/>
              </w:rPr>
              <w:t>市场的两边在同一个平台上进行交易；</w:t>
            </w:r>
          </w:p>
          <w:p w14:paraId="0529EED5" w14:textId="2BC4318D" w:rsidR="003B7656" w:rsidRPr="001A1BE9" w:rsidRDefault="003B7656" w:rsidP="008E3DE6">
            <w:pPr>
              <w:pStyle w:val="aff"/>
              <w:ind w:firstLineChars="200" w:firstLine="440"/>
              <w:cnfStyle w:val="000000000000" w:firstRow="0" w:lastRow="0" w:firstColumn="0" w:lastColumn="0" w:oddVBand="0" w:evenVBand="0" w:oddHBand="0" w:evenHBand="0" w:firstRowFirstColumn="0" w:firstRowLastColumn="0" w:lastRowFirstColumn="0" w:lastRowLastColumn="0"/>
            </w:pPr>
            <w:r w:rsidRPr="001A1BE9">
              <w:t>(2).</w:t>
            </w:r>
            <w:r w:rsidRPr="001A1BE9">
              <w:rPr>
                <w:rFonts w:hint="eastAsia"/>
              </w:rPr>
              <w:t>市场一边的决策会对另一边的决策结果产生影响，特别是通过外部性发生作用。</w:t>
            </w:r>
          </w:p>
        </w:tc>
      </w:tr>
      <w:tr w:rsidR="00A13B70" w:rsidRPr="001A1BE9" w14:paraId="162C888F" w14:textId="77777777" w:rsidTr="008E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6" w:type="pct"/>
            <w:tcBorders>
              <w:bottom w:val="single" w:sz="4" w:space="0" w:color="000000"/>
              <w:right w:val="single" w:sz="4" w:space="0" w:color="000000"/>
            </w:tcBorders>
          </w:tcPr>
          <w:p w14:paraId="10DEF702" w14:textId="2121E6C3" w:rsidR="00A13B70" w:rsidRPr="001A1BE9" w:rsidRDefault="00A13B70" w:rsidP="001A1BE9">
            <w:pPr>
              <w:pStyle w:val="aff"/>
              <w:rPr>
                <w:i w:val="0"/>
              </w:rPr>
            </w:pPr>
            <w:r w:rsidRPr="001A1BE9">
              <w:rPr>
                <w:i w:val="0"/>
              </w:rPr>
              <w:t>Hagiu</w:t>
            </w:r>
            <w:r w:rsidRPr="001A1BE9">
              <w:rPr>
                <w:rFonts w:hint="eastAsia"/>
                <w:i w:val="0"/>
              </w:rPr>
              <w:t xml:space="preserve"> &amp;</w:t>
            </w:r>
            <w:r w:rsidRPr="001A1BE9">
              <w:rPr>
                <w:i w:val="0"/>
              </w:rPr>
              <w:t xml:space="preserve"> Wright (2011)</w:t>
            </w:r>
          </w:p>
        </w:tc>
        <w:tc>
          <w:tcPr>
            <w:tcW w:w="3734" w:type="pct"/>
            <w:tcBorders>
              <w:left w:val="single" w:sz="4" w:space="0" w:color="000000"/>
              <w:bottom w:val="single" w:sz="4" w:space="0" w:color="000000"/>
            </w:tcBorders>
          </w:tcPr>
          <w:p w14:paraId="54B6D13B" w14:textId="7DCFA1C1" w:rsidR="00A13B70" w:rsidRPr="001A1BE9" w:rsidRDefault="00A13B70" w:rsidP="008E3DE6">
            <w:pPr>
              <w:pStyle w:val="aff"/>
              <w:ind w:firstLineChars="200" w:firstLine="440"/>
              <w:cnfStyle w:val="000000100000" w:firstRow="0" w:lastRow="0" w:firstColumn="0" w:lastColumn="0" w:oddVBand="0" w:evenVBand="0" w:oddHBand="1" w:evenHBand="0" w:firstRowFirstColumn="0" w:firstRowLastColumn="0" w:lastRowFirstColumn="0" w:lastRowLastColumn="0"/>
            </w:pPr>
            <w:r w:rsidRPr="001A1BE9">
              <w:rPr>
                <w:rFonts w:hint="eastAsia"/>
              </w:rPr>
              <w:t>一个具两个不同客群的经济平台，这两个</w:t>
            </w:r>
            <w:r w:rsidR="001A1BE9">
              <w:rPr>
                <w:rFonts w:hint="eastAsia"/>
              </w:rPr>
              <w:t>客群能互相提供对方网络利益。若</w:t>
            </w:r>
            <w:proofErr w:type="gramStart"/>
            <w:r w:rsidR="001A1BE9">
              <w:rPr>
                <w:rFonts w:hint="eastAsia"/>
              </w:rPr>
              <w:t>一</w:t>
            </w:r>
            <w:proofErr w:type="gramEnd"/>
            <w:r w:rsidR="001A1BE9">
              <w:rPr>
                <w:rFonts w:hint="eastAsia"/>
              </w:rPr>
              <w:t>组织创造价值的方法主要在于让</w:t>
            </w:r>
            <w:r w:rsidRPr="001A1BE9">
              <w:rPr>
                <w:rFonts w:hint="eastAsia"/>
              </w:rPr>
              <w:t>多个相关联的不同客群能有直接的互动，则称之为多边平台。</w:t>
            </w:r>
          </w:p>
        </w:tc>
      </w:tr>
    </w:tbl>
    <w:p w14:paraId="796AF3CF" w14:textId="77777777" w:rsidR="00C2147D" w:rsidRDefault="00C2147D">
      <w:pPr>
        <w:widowControl/>
        <w:jc w:val="left"/>
        <w:rPr>
          <w:rFonts w:eastAsia="黑体"/>
          <w:bCs/>
          <w:sz w:val="26"/>
          <w:szCs w:val="26"/>
        </w:rPr>
      </w:pPr>
      <w:r>
        <w:br w:type="page"/>
      </w:r>
    </w:p>
    <w:p w14:paraId="4477B7C9" w14:textId="1A102BBF" w:rsidR="00732D2B" w:rsidRPr="00CE34ED" w:rsidRDefault="00932E67" w:rsidP="00CE34ED">
      <w:pPr>
        <w:pStyle w:val="31"/>
      </w:pPr>
      <w:bookmarkStart w:id="83" w:name="_Toc432531356"/>
      <w:r w:rsidRPr="00CE34ED">
        <w:lastRenderedPageBreak/>
        <w:t>2.1.</w:t>
      </w:r>
      <w:r w:rsidR="00CE34ED" w:rsidRPr="00CE34ED">
        <w:t>2</w:t>
      </w:r>
      <w:r w:rsidR="0058790B">
        <w:rPr>
          <w:rFonts w:asciiTheme="minorEastAsia" w:eastAsiaTheme="minorEastAsia" w:hAnsiTheme="minorEastAsia" w:hint="eastAsia"/>
        </w:rPr>
        <w:t xml:space="preserve">　</w:t>
      </w:r>
      <w:r w:rsidRPr="00CE34ED">
        <w:rPr>
          <w:rFonts w:hint="eastAsia"/>
        </w:rPr>
        <w:t>双边市场的分类</w:t>
      </w:r>
      <w:bookmarkEnd w:id="83"/>
    </w:p>
    <w:p w14:paraId="41476C61" w14:textId="3AE00E66" w:rsidR="003761A3" w:rsidRPr="003761A3" w:rsidRDefault="00932E67" w:rsidP="003761A3">
      <w:pPr>
        <w:pStyle w:val="af"/>
        <w:ind w:firstLine="480"/>
      </w:pPr>
      <w:r w:rsidRPr="003761A3">
        <w:rPr>
          <w:rFonts w:hint="eastAsia"/>
        </w:rPr>
        <w:t>从目前现有文献研究来看双边市场</w:t>
      </w:r>
      <w:r w:rsidRPr="00DF43C2">
        <w:rPr>
          <w:rFonts w:hint="eastAsia"/>
        </w:rPr>
        <w:t>的分类，</w:t>
      </w:r>
      <w:r w:rsidRPr="00DF43C2">
        <w:t>Evans (2003</w:t>
      </w:r>
      <w:r w:rsidR="00F250F3">
        <w:t>b</w:t>
      </w:r>
      <w:r w:rsidRPr="00DF43C2">
        <w:t>)</w:t>
      </w:r>
      <w:r w:rsidRPr="00DF43C2">
        <w:rPr>
          <w:rFonts w:hint="eastAsia"/>
        </w:rPr>
        <w:t>从实证的案例中将</w:t>
      </w:r>
      <w:r w:rsidRPr="003761A3">
        <w:rPr>
          <w:rFonts w:hint="eastAsia"/>
        </w:rPr>
        <w:t>双边市场根据其功能分为三种类型：</w:t>
      </w:r>
    </w:p>
    <w:p w14:paraId="6C158D3E" w14:textId="75633CAA" w:rsidR="003761A3" w:rsidRPr="003761A3" w:rsidRDefault="00932E67" w:rsidP="003761A3">
      <w:pPr>
        <w:pStyle w:val="af"/>
        <w:ind w:firstLine="480"/>
      </w:pPr>
      <w:r w:rsidRPr="003761A3">
        <w:t>(</w:t>
      </w:r>
      <w:proofErr w:type="gramStart"/>
      <w:r w:rsidRPr="003761A3">
        <w:rPr>
          <w:rFonts w:hint="eastAsia"/>
        </w:rPr>
        <w:t>一</w:t>
      </w:r>
      <w:proofErr w:type="gramEnd"/>
      <w:r w:rsidRPr="003761A3">
        <w:t>)</w:t>
      </w:r>
      <w:r w:rsidRPr="003761A3">
        <w:rPr>
          <w:rFonts w:hint="eastAsia"/>
        </w:rPr>
        <w:t>、市场创造型</w:t>
      </w:r>
      <w:r w:rsidRPr="003761A3">
        <w:t xml:space="preserve"> (Market-Makers)</w:t>
      </w:r>
    </w:p>
    <w:p w14:paraId="11D872B8" w14:textId="2BAAEAC7" w:rsidR="003761A3" w:rsidRPr="003761A3" w:rsidRDefault="00932E67" w:rsidP="003761A3">
      <w:pPr>
        <w:pStyle w:val="af"/>
        <w:ind w:firstLine="480"/>
      </w:pPr>
      <w:r w:rsidRPr="003761A3">
        <w:rPr>
          <w:rFonts w:hint="eastAsia"/>
        </w:rPr>
        <w:t>市场创造型使得双边的消费群体交易方便，连结双边的平台增加了双边群体搜索成功的可能性，并且减少寻找合适交易对象的时间，换句话说，市场创造型的双边市场能减少用户的成本</w:t>
      </w:r>
      <w:r w:rsidRPr="003761A3">
        <w:rPr>
          <w:rFonts w:asciiTheme="minorEastAsia" w:hAnsiTheme="minorEastAsia" w:hint="eastAsia"/>
        </w:rPr>
        <w:t>、</w:t>
      </w:r>
      <w:r w:rsidRPr="003761A3">
        <w:rPr>
          <w:rFonts w:hint="eastAsia"/>
        </w:rPr>
        <w:t>提高效率及匹配成功的可能性。现实经济生活中，典型的市场有电子商务平台，如</w:t>
      </w:r>
      <w:proofErr w:type="gramStart"/>
      <w:r w:rsidRPr="003761A3">
        <w:rPr>
          <w:rFonts w:hint="eastAsia"/>
        </w:rPr>
        <w:t>淘宝网</w:t>
      </w:r>
      <w:proofErr w:type="gramEnd"/>
      <w:r w:rsidRPr="003761A3">
        <w:rPr>
          <w:rFonts w:hint="eastAsia"/>
        </w:rPr>
        <w:t>等，商品供应方</w:t>
      </w:r>
      <w:proofErr w:type="gramStart"/>
      <w:r w:rsidRPr="003761A3">
        <w:rPr>
          <w:rFonts w:hint="eastAsia"/>
        </w:rPr>
        <w:t>在淘宝网上</w:t>
      </w:r>
      <w:proofErr w:type="gramEnd"/>
      <w:r w:rsidRPr="003761A3">
        <w:rPr>
          <w:rFonts w:hint="eastAsia"/>
        </w:rPr>
        <w:t>贩卖商引，而购物方仅须利用</w:t>
      </w:r>
      <w:proofErr w:type="gramStart"/>
      <w:r w:rsidRPr="003761A3">
        <w:rPr>
          <w:rFonts w:hint="eastAsia"/>
        </w:rPr>
        <w:t>淘宝网</w:t>
      </w:r>
      <w:proofErr w:type="gramEnd"/>
      <w:r w:rsidRPr="003761A3">
        <w:rPr>
          <w:rFonts w:hint="eastAsia"/>
        </w:rPr>
        <w:t>这一平台，便能搜索到不同商家提供的同一产品并进行比价，大大减少购物者的搜寻成本，在线旅游市场中，去哪儿网也属于这类型的双边平台企业。</w:t>
      </w:r>
    </w:p>
    <w:p w14:paraId="37B5C59A" w14:textId="4D25500C" w:rsidR="003761A3" w:rsidRPr="003761A3" w:rsidRDefault="00932E67" w:rsidP="003761A3">
      <w:pPr>
        <w:pStyle w:val="af"/>
        <w:ind w:firstLine="480"/>
      </w:pPr>
      <w:r w:rsidRPr="003761A3">
        <w:t>(</w:t>
      </w:r>
      <w:r w:rsidRPr="003761A3">
        <w:rPr>
          <w:rFonts w:hint="eastAsia"/>
        </w:rPr>
        <w:t>二</w:t>
      </w:r>
      <w:r w:rsidRPr="003761A3">
        <w:t>)</w:t>
      </w:r>
      <w:r w:rsidRPr="003761A3">
        <w:rPr>
          <w:rFonts w:hint="eastAsia"/>
        </w:rPr>
        <w:t>、受众创造型</w:t>
      </w:r>
      <w:r w:rsidRPr="003761A3">
        <w:t xml:space="preserve"> (Audience-Makers)</w:t>
      </w:r>
    </w:p>
    <w:p w14:paraId="536A66BB" w14:textId="5605D366" w:rsidR="003761A3" w:rsidRPr="003761A3" w:rsidRDefault="00932E67" w:rsidP="003761A3">
      <w:pPr>
        <w:pStyle w:val="af"/>
        <w:ind w:firstLine="480"/>
      </w:pPr>
      <w:r w:rsidRPr="003761A3">
        <w:rPr>
          <w:rFonts w:hint="eastAsia"/>
        </w:rPr>
        <w:t>受众创造型的平台主要为媒体产业，像是电视、报章杂志、网站等等，其连结了一般观众和广告商，它们尽可能地吸引大量的观众、读者和网上用户，这样企业才会愿意到该媒体平台上投放更多的广告。由此可以发现，一般情况下平台两边的观众与企业并没有直接的交易关系，且大多与负外部性相关，即观众对于电视上的广告其实抱有较为厌恶的态度。因此平台的定价方式往往是对企业收取较高的费用，对于用户采用免费或是收取注册费的方式，因为很难对用户观看广告的次数向其收费。</w:t>
      </w:r>
    </w:p>
    <w:p w14:paraId="33F40035" w14:textId="7940E4BC" w:rsidR="003761A3" w:rsidRPr="003761A3" w:rsidRDefault="00932E67" w:rsidP="003761A3">
      <w:pPr>
        <w:pStyle w:val="af"/>
        <w:ind w:firstLine="480"/>
      </w:pPr>
      <w:r w:rsidRPr="003761A3">
        <w:t>(</w:t>
      </w:r>
      <w:r w:rsidRPr="003761A3">
        <w:rPr>
          <w:rFonts w:hint="eastAsia"/>
        </w:rPr>
        <w:t>三</w:t>
      </w:r>
      <w:r w:rsidRPr="003761A3">
        <w:t>)</w:t>
      </w:r>
      <w:r w:rsidRPr="003761A3">
        <w:rPr>
          <w:rFonts w:hint="eastAsia"/>
        </w:rPr>
        <w:t>、需求协调型</w:t>
      </w:r>
      <w:r w:rsidRPr="003761A3">
        <w:t xml:space="preserve"> (Demand Coordinators)</w:t>
      </w:r>
    </w:p>
    <w:p w14:paraId="4C6B090F" w14:textId="7653B53F" w:rsidR="003761A3" w:rsidRDefault="00932E67" w:rsidP="003761A3">
      <w:pPr>
        <w:pStyle w:val="af"/>
        <w:ind w:firstLine="480"/>
      </w:pPr>
      <w:r w:rsidRPr="003761A3">
        <w:rPr>
          <w:rFonts w:hint="eastAsia"/>
        </w:rPr>
        <w:t>需求协调型的平台往往作为一个基础平台，帮助存在于市场双边的用户群体通过交易平台来满足相互的需求。该类型的平台主要分布在</w:t>
      </w:r>
      <w:r w:rsidRPr="003761A3">
        <w:t>IT</w:t>
      </w:r>
      <w:r w:rsidRPr="003761A3">
        <w:rPr>
          <w:rFonts w:hint="eastAsia"/>
        </w:rPr>
        <w:t>产业、通信业和银行卡或信用卡系统等。</w:t>
      </w:r>
    </w:p>
    <w:p w14:paraId="7654AC0E" w14:textId="17BF2525" w:rsidR="00444DAA" w:rsidRPr="00CE34ED" w:rsidRDefault="00932E67" w:rsidP="00CE34ED">
      <w:pPr>
        <w:pStyle w:val="31"/>
      </w:pPr>
      <w:bookmarkStart w:id="84" w:name="_Toc432531357"/>
      <w:r w:rsidRPr="00CE34ED">
        <w:t>2.1.</w:t>
      </w:r>
      <w:r w:rsidR="00CE34ED" w:rsidRPr="00CE34ED">
        <w:t>3</w:t>
      </w:r>
      <w:r w:rsidR="0058790B">
        <w:rPr>
          <w:rFonts w:asciiTheme="minorEastAsia" w:eastAsiaTheme="minorEastAsia" w:hAnsiTheme="minorEastAsia" w:hint="eastAsia"/>
        </w:rPr>
        <w:t xml:space="preserve">　</w:t>
      </w:r>
      <w:r w:rsidRPr="00CE34ED">
        <w:rPr>
          <w:rFonts w:hint="eastAsia"/>
        </w:rPr>
        <w:t>双边市场的微观结构特性</w:t>
      </w:r>
      <w:bookmarkEnd w:id="84"/>
    </w:p>
    <w:p w14:paraId="4A76EE4F" w14:textId="6ACCF341" w:rsidR="00E84B43" w:rsidRDefault="000971FC" w:rsidP="00E84B43">
      <w:pPr>
        <w:pStyle w:val="af"/>
        <w:ind w:firstLine="480"/>
        <w:rPr>
          <w:rFonts w:asciiTheme="minorEastAsia" w:hAnsiTheme="minorEastAsia"/>
        </w:rPr>
      </w:pPr>
      <w:r w:rsidRPr="00171413">
        <w:rPr>
          <w:rFonts w:hint="eastAsia"/>
        </w:rPr>
        <w:t>网络效应</w:t>
      </w:r>
      <w:r>
        <w:t>(Network E</w:t>
      </w:r>
      <w:r w:rsidRPr="00171413">
        <w:t>ffect)</w:t>
      </w:r>
      <w:r w:rsidR="00E84B43" w:rsidRPr="00171413">
        <w:rPr>
          <w:rFonts w:hint="eastAsia"/>
        </w:rPr>
        <w:t>，又</w:t>
      </w:r>
      <w:proofErr w:type="gramStart"/>
      <w:r w:rsidR="00E84B43" w:rsidRPr="00171413">
        <w:rPr>
          <w:rFonts w:hint="eastAsia"/>
        </w:rPr>
        <w:t>称</w:t>
      </w:r>
      <w:r w:rsidRPr="00171413">
        <w:rPr>
          <w:rFonts w:hint="eastAsia"/>
        </w:rPr>
        <w:t>网络</w:t>
      </w:r>
      <w:proofErr w:type="gramEnd"/>
      <w:r w:rsidRPr="00171413">
        <w:rPr>
          <w:rFonts w:hint="eastAsia"/>
        </w:rPr>
        <w:t>外部性</w:t>
      </w:r>
      <w:r w:rsidR="00E84B43" w:rsidRPr="00171413">
        <w:rPr>
          <w:rFonts w:hint="eastAsia"/>
        </w:rPr>
        <w:t>。平台企业的</w:t>
      </w:r>
      <w:r>
        <w:rPr>
          <w:rFonts w:hint="eastAsia"/>
        </w:rPr>
        <w:t>网络效应</w:t>
      </w:r>
      <w:r w:rsidR="00E84B43" w:rsidRPr="00171413">
        <w:rPr>
          <w:rFonts w:hint="eastAsia"/>
        </w:rPr>
        <w:t>系指市场中消费者消费某一产品或服务时，其获得的效用依赖于该市</w:t>
      </w:r>
      <w:r w:rsidR="00E84B43" w:rsidRPr="00AC19E6">
        <w:rPr>
          <w:rFonts w:asciiTheme="minorEastAsia" w:hAnsiTheme="minorEastAsia" w:hint="eastAsia"/>
        </w:rPr>
        <w:t>场上用户群体的数量，换言之</w:t>
      </w:r>
      <w:r w:rsidR="00E84B43" w:rsidRPr="002B2D58">
        <w:rPr>
          <w:rFonts w:asciiTheme="minorEastAsia" w:hAnsiTheme="minorEastAsia" w:hint="eastAsia"/>
        </w:rPr>
        <w:t>，</w:t>
      </w:r>
      <w:r w:rsidR="00E84B43" w:rsidRPr="001F2D0D">
        <w:rPr>
          <w:rFonts w:hint="eastAsia"/>
        </w:rPr>
        <w:t>当使用者越来越多时，该使用者使用的平台对其产生的效用就越高。以手机操作系统为例，</w:t>
      </w:r>
      <w:r w:rsidR="00E84B43">
        <w:rPr>
          <w:rFonts w:hint="eastAsia"/>
        </w:rPr>
        <w:t>当越多</w:t>
      </w:r>
      <w:r w:rsidR="00E84B43" w:rsidRPr="001F2D0D">
        <w:rPr>
          <w:rFonts w:hint="eastAsia"/>
        </w:rPr>
        <w:t>使用</w:t>
      </w:r>
      <w:r w:rsidR="00E84B43" w:rsidRPr="00723D61">
        <w:rPr>
          <w:rFonts w:ascii="PMingLiU" w:hAnsi="PMingLiU" w:hint="eastAsia"/>
        </w:rPr>
        <w:t>者使用</w:t>
      </w:r>
      <w:r w:rsidR="00E84B43" w:rsidRPr="001F2D0D">
        <w:rPr>
          <w:rFonts w:hint="eastAsia"/>
        </w:rPr>
        <w:t>某一种操作系统，就会有越多的应用程序</w:t>
      </w:r>
      <w:r w:rsidR="00E84B43">
        <w:t>(APP)</w:t>
      </w:r>
      <w:r w:rsidR="00E84B43" w:rsidRPr="001F2D0D">
        <w:rPr>
          <w:rFonts w:hint="eastAsia"/>
        </w:rPr>
        <w:t>供应商加入；而越多应用程序的手机操作系统，就会创造越多的价值，进而吸引越多的使用者，如此便形成一个正循环的商业体</w:t>
      </w:r>
      <w:r w:rsidR="00E84B43">
        <w:rPr>
          <w:rFonts w:hint="eastAsia"/>
        </w:rPr>
        <w:t>系。</w:t>
      </w:r>
      <w:r w:rsidR="00E84B43" w:rsidRPr="00C05826">
        <w:rPr>
          <w:rFonts w:hint="eastAsia"/>
        </w:rPr>
        <w:t>平台企业便是利用群众关系来建立起无限的可能性，当使用者的人数越来越多，每位用户所的得到的效用也将增加，达到</w:t>
      </w:r>
      <w:r w:rsidR="00E84B43" w:rsidRPr="001F2D0D">
        <w:rPr>
          <w:rFonts w:hint="eastAsia"/>
        </w:rPr>
        <w:t>大者恒大且</w:t>
      </w:r>
      <w:r w:rsidR="00E84B43" w:rsidRPr="00343BF9">
        <w:rPr>
          <w:rFonts w:asciiTheme="minorEastAsia" w:hAnsiTheme="minorEastAsia" w:hint="eastAsia"/>
        </w:rPr>
        <w:t>形成</w:t>
      </w:r>
      <w:r w:rsidR="00E84B43" w:rsidRPr="001F2D0D">
        <w:rPr>
          <w:rFonts w:hint="eastAsia"/>
        </w:rPr>
        <w:t>赢者通吃</w:t>
      </w:r>
      <w:r w:rsidR="00E84B43" w:rsidRPr="001F2D0D">
        <w:t>(Winner takes all)</w:t>
      </w:r>
      <w:r w:rsidR="00B65192">
        <w:rPr>
          <w:rStyle w:val="a9"/>
          <w:rFonts w:asciiTheme="minorEastAsia" w:hAnsiTheme="minorEastAsia"/>
        </w:rPr>
        <w:footnoteReference w:id="2"/>
      </w:r>
      <w:r w:rsidR="00E84B43" w:rsidRPr="00343BF9">
        <w:rPr>
          <w:rFonts w:asciiTheme="minorEastAsia" w:hAnsiTheme="minorEastAsia" w:hint="eastAsia"/>
        </w:rPr>
        <w:t>的现象</w:t>
      </w:r>
      <w:r w:rsidR="00E84B43" w:rsidRPr="001F2D0D">
        <w:rPr>
          <w:rFonts w:hint="eastAsia"/>
        </w:rPr>
        <w:t>。</w:t>
      </w:r>
      <w:r w:rsidR="00FA48CE">
        <w:rPr>
          <w:rFonts w:hint="eastAsia"/>
        </w:rPr>
        <w:t>下表为</w:t>
      </w:r>
      <w:r w:rsidR="00FA48CE" w:rsidRPr="00FA48CE">
        <w:rPr>
          <w:rFonts w:asciiTheme="minorEastAsia" w:hAnsiTheme="minorEastAsia" w:hint="eastAsia"/>
        </w:rPr>
        <w:t>列举</w:t>
      </w:r>
      <w:r w:rsidR="00FA48CE">
        <w:rPr>
          <w:rFonts w:hint="eastAsia"/>
        </w:rPr>
        <w:t>各产业</w:t>
      </w:r>
      <w:r w:rsidR="00FA48CE" w:rsidRPr="001F2D0D">
        <w:rPr>
          <w:rFonts w:hint="eastAsia"/>
        </w:rPr>
        <w:t>赢者通吃</w:t>
      </w:r>
      <w:r w:rsidR="00FA48CE" w:rsidRPr="00343BF9">
        <w:rPr>
          <w:rFonts w:asciiTheme="minorEastAsia" w:hAnsiTheme="minorEastAsia" w:hint="eastAsia"/>
        </w:rPr>
        <w:t>的现象</w:t>
      </w:r>
      <w:r w:rsidR="00FA48CE">
        <w:rPr>
          <w:rFonts w:asciiTheme="minorEastAsia" w:hAnsiTheme="minorEastAsia" w:hint="eastAsia"/>
        </w:rPr>
        <w:t>。</w:t>
      </w:r>
    </w:p>
    <w:p w14:paraId="2385065D" w14:textId="77777777" w:rsidR="00871FF3" w:rsidRDefault="00871FF3">
      <w:pPr>
        <w:widowControl/>
        <w:jc w:val="left"/>
        <w:rPr>
          <w:rFonts w:ascii="宋体" w:hAnsi="宋体"/>
          <w:sz w:val="22"/>
          <w:szCs w:val="22"/>
        </w:rPr>
      </w:pPr>
      <w:r>
        <w:br w:type="page"/>
      </w:r>
    </w:p>
    <w:p w14:paraId="4221C828" w14:textId="2856C309" w:rsidR="00FA48CE" w:rsidRPr="00B65192" w:rsidRDefault="00B65192" w:rsidP="00B65192">
      <w:pPr>
        <w:pStyle w:val="af1"/>
      </w:pPr>
      <w:bookmarkStart w:id="85" w:name="_Toc432531305"/>
      <w:r w:rsidRPr="00EC6DBE">
        <w:rPr>
          <w:rFonts w:hint="eastAsia"/>
        </w:rPr>
        <w:lastRenderedPageBreak/>
        <w:t>表</w:t>
      </w:r>
      <w:r w:rsidRPr="00EC6DBE">
        <w:t>2.</w:t>
      </w:r>
      <w:bookmarkStart w:id="86" w:name="OLE_LINK111"/>
      <w:bookmarkStart w:id="87" w:name="OLE_LINK112"/>
      <w:r w:rsidR="003B7656">
        <w:t>2</w:t>
      </w:r>
      <w:r>
        <w:rPr>
          <w:rFonts w:asciiTheme="minorEastAsia" w:eastAsiaTheme="minorEastAsia" w:hAnsiTheme="minorEastAsia" w:hint="eastAsia"/>
        </w:rPr>
        <w:t xml:space="preserve">　</w:t>
      </w:r>
      <w:bookmarkEnd w:id="86"/>
      <w:bookmarkEnd w:id="87"/>
      <w:r>
        <w:rPr>
          <w:rFonts w:hint="eastAsia"/>
        </w:rPr>
        <w:t>各产业</w:t>
      </w:r>
      <w:r w:rsidRPr="001F2D0D">
        <w:rPr>
          <w:rFonts w:hint="eastAsia"/>
        </w:rPr>
        <w:t>赢者通吃</w:t>
      </w:r>
      <w:r w:rsidRPr="00343BF9">
        <w:rPr>
          <w:rFonts w:asciiTheme="minorEastAsia" w:hAnsiTheme="minorEastAsia" w:hint="eastAsia"/>
        </w:rPr>
        <w:t>的现象</w:t>
      </w:r>
      <w:bookmarkEnd w:id="85"/>
    </w:p>
    <w:tbl>
      <w:tblPr>
        <w:tblStyle w:val="PlainTable5"/>
        <w:tblW w:w="0" w:type="auto"/>
        <w:tblLook w:val="04A0" w:firstRow="1" w:lastRow="0" w:firstColumn="1" w:lastColumn="0" w:noHBand="0" w:noVBand="1"/>
      </w:tblPr>
      <w:tblGrid>
        <w:gridCol w:w="1701"/>
        <w:gridCol w:w="1701"/>
        <w:gridCol w:w="2830"/>
        <w:gridCol w:w="2716"/>
      </w:tblGrid>
      <w:tr w:rsidR="00FA48CE" w:rsidRPr="00F622A7" w14:paraId="5F5C7CB4" w14:textId="77777777" w:rsidTr="00A531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Borders>
              <w:top w:val="single" w:sz="4" w:space="0" w:color="000000"/>
              <w:bottom w:val="single" w:sz="4" w:space="0" w:color="000000"/>
            </w:tcBorders>
            <w:vAlign w:val="center"/>
          </w:tcPr>
          <w:p w14:paraId="10B1F63B" w14:textId="06FAE602" w:rsidR="00FA48CE" w:rsidRPr="00F622A7" w:rsidRDefault="00B65192" w:rsidP="00F622A7">
            <w:pPr>
              <w:pStyle w:val="aff"/>
              <w:jc w:val="center"/>
              <w:rPr>
                <w:rFonts w:ascii="宋体" w:eastAsia="宋体" w:hAnsi="宋体"/>
                <w:b/>
                <w:i w:val="0"/>
              </w:rPr>
            </w:pPr>
            <w:r w:rsidRPr="00F622A7">
              <w:rPr>
                <w:rFonts w:ascii="宋体" w:eastAsia="宋体" w:hAnsi="宋体" w:hint="eastAsia"/>
                <w:b/>
                <w:i w:val="0"/>
              </w:rPr>
              <w:t>产业</w:t>
            </w:r>
          </w:p>
        </w:tc>
        <w:tc>
          <w:tcPr>
            <w:tcW w:w="1701" w:type="dxa"/>
            <w:tcBorders>
              <w:top w:val="single" w:sz="4" w:space="0" w:color="000000"/>
              <w:bottom w:val="single" w:sz="4" w:space="0" w:color="000000"/>
            </w:tcBorders>
            <w:vAlign w:val="center"/>
          </w:tcPr>
          <w:p w14:paraId="163FE7A3" w14:textId="0C7D571D" w:rsidR="00FA48CE" w:rsidRPr="00F622A7" w:rsidRDefault="00B65192" w:rsidP="00F622A7">
            <w:pPr>
              <w:pStyle w:val="aff"/>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i w:val="0"/>
              </w:rPr>
            </w:pPr>
            <w:r w:rsidRPr="00F622A7">
              <w:rPr>
                <w:rFonts w:ascii="宋体" w:eastAsia="宋体" w:hAnsi="宋体" w:hint="eastAsia"/>
                <w:b/>
                <w:i w:val="0"/>
              </w:rPr>
              <w:t>交叉网络效应</w:t>
            </w:r>
          </w:p>
        </w:tc>
        <w:tc>
          <w:tcPr>
            <w:tcW w:w="2830" w:type="dxa"/>
            <w:tcBorders>
              <w:top w:val="single" w:sz="4" w:space="0" w:color="000000"/>
              <w:bottom w:val="single" w:sz="4" w:space="0" w:color="000000"/>
            </w:tcBorders>
            <w:vAlign w:val="center"/>
          </w:tcPr>
          <w:p w14:paraId="2CA62684" w14:textId="4B94715E" w:rsidR="00FA48CE" w:rsidRPr="00F622A7" w:rsidRDefault="00B65192" w:rsidP="00F622A7">
            <w:pPr>
              <w:pStyle w:val="aff"/>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i w:val="0"/>
              </w:rPr>
            </w:pPr>
            <w:r w:rsidRPr="00F622A7">
              <w:rPr>
                <w:rFonts w:ascii="宋体" w:eastAsia="宋体" w:hAnsi="宋体" w:hint="eastAsia"/>
                <w:b/>
                <w:i w:val="0"/>
              </w:rPr>
              <w:t>平台间转换成本</w:t>
            </w:r>
          </w:p>
        </w:tc>
        <w:tc>
          <w:tcPr>
            <w:tcW w:w="2716" w:type="dxa"/>
            <w:tcBorders>
              <w:top w:val="single" w:sz="4" w:space="0" w:color="000000"/>
              <w:bottom w:val="single" w:sz="4" w:space="0" w:color="000000"/>
            </w:tcBorders>
            <w:vAlign w:val="center"/>
          </w:tcPr>
          <w:p w14:paraId="7D2068AC" w14:textId="6A1E640E" w:rsidR="00FA48CE" w:rsidRPr="00F622A7" w:rsidRDefault="00B65192" w:rsidP="00F622A7">
            <w:pPr>
              <w:pStyle w:val="aff"/>
              <w:jc w:val="center"/>
              <w:cnfStyle w:val="100000000000" w:firstRow="1" w:lastRow="0" w:firstColumn="0" w:lastColumn="0" w:oddVBand="0" w:evenVBand="0" w:oddHBand="0" w:evenHBand="0" w:firstRowFirstColumn="0" w:firstRowLastColumn="0" w:lastRowFirstColumn="0" w:lastRowLastColumn="0"/>
              <w:rPr>
                <w:rFonts w:ascii="宋体" w:eastAsia="宋体" w:hAnsi="宋体"/>
                <w:b/>
                <w:i w:val="0"/>
              </w:rPr>
            </w:pPr>
            <w:r w:rsidRPr="00F622A7">
              <w:rPr>
                <w:rFonts w:ascii="宋体" w:eastAsia="宋体" w:hAnsi="宋体" w:hint="eastAsia"/>
                <w:b/>
                <w:i w:val="0"/>
              </w:rPr>
              <w:t>赢者通吃的现象</w:t>
            </w:r>
          </w:p>
        </w:tc>
      </w:tr>
      <w:tr w:rsidR="00B65192" w:rsidRPr="00C2147D" w14:paraId="4DC43F8C" w14:textId="77777777" w:rsidTr="00A53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Borders>
              <w:top w:val="single" w:sz="4" w:space="0" w:color="000000"/>
              <w:right w:val="single" w:sz="4" w:space="0" w:color="000000"/>
            </w:tcBorders>
            <w:vAlign w:val="center"/>
          </w:tcPr>
          <w:p w14:paraId="7A28E6B8" w14:textId="68E55340" w:rsidR="00B65192" w:rsidRPr="00C2147D" w:rsidRDefault="00B65192" w:rsidP="00F622A7">
            <w:pPr>
              <w:pStyle w:val="aff"/>
              <w:jc w:val="center"/>
              <w:rPr>
                <w:rFonts w:ascii="宋体" w:eastAsia="宋体" w:hAnsi="宋体"/>
                <w:i w:val="0"/>
              </w:rPr>
            </w:pPr>
            <w:r w:rsidRPr="00C2147D">
              <w:rPr>
                <w:rFonts w:ascii="宋体" w:eastAsia="宋体" w:hAnsi="宋体"/>
                <w:i w:val="0"/>
              </w:rPr>
              <w:t>PC</w:t>
            </w:r>
            <w:r w:rsidRPr="00C2147D">
              <w:rPr>
                <w:rFonts w:ascii="宋体" w:eastAsia="宋体" w:hAnsi="宋体" w:hint="eastAsia"/>
                <w:i w:val="0"/>
              </w:rPr>
              <w:t>操作系统</w:t>
            </w:r>
          </w:p>
        </w:tc>
        <w:tc>
          <w:tcPr>
            <w:tcW w:w="1701" w:type="dxa"/>
            <w:tcBorders>
              <w:top w:val="single" w:sz="4" w:space="0" w:color="000000"/>
              <w:left w:val="single" w:sz="4" w:space="0" w:color="000000"/>
            </w:tcBorders>
            <w:vAlign w:val="center"/>
          </w:tcPr>
          <w:p w14:paraId="0E281F2D" w14:textId="21009C5B" w:rsidR="00B65192" w:rsidRPr="00C2147D" w:rsidRDefault="00B65192" w:rsidP="00F622A7">
            <w:pPr>
              <w:pStyle w:val="aff"/>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C2147D">
              <w:rPr>
                <w:rFonts w:ascii="宋体" w:hAnsi="宋体"/>
              </w:rPr>
              <w:t>+++</w:t>
            </w:r>
          </w:p>
        </w:tc>
        <w:tc>
          <w:tcPr>
            <w:tcW w:w="2830" w:type="dxa"/>
            <w:tcBorders>
              <w:top w:val="single" w:sz="4" w:space="0" w:color="000000"/>
            </w:tcBorders>
            <w:vAlign w:val="center"/>
          </w:tcPr>
          <w:p w14:paraId="4A0746BD" w14:textId="58B30DCC" w:rsidR="00B65192" w:rsidRPr="00C2147D" w:rsidRDefault="00B65192" w:rsidP="00A531B5">
            <w:pPr>
              <w:pStyle w:val="aff"/>
              <w:ind w:firstLineChars="300" w:firstLine="660"/>
              <w:cnfStyle w:val="000000100000" w:firstRow="0" w:lastRow="0" w:firstColumn="0" w:lastColumn="0" w:oddVBand="0" w:evenVBand="0" w:oddHBand="1" w:evenHBand="0" w:firstRowFirstColumn="0" w:firstRowLastColumn="0" w:lastRowFirstColumn="0" w:lastRowLastColumn="0"/>
              <w:rPr>
                <w:rFonts w:ascii="宋体" w:hAnsi="宋体"/>
              </w:rPr>
            </w:pPr>
            <w:r w:rsidRPr="00C2147D">
              <w:rPr>
                <w:rFonts w:ascii="宋体" w:hAnsi="宋体" w:hint="eastAsia"/>
              </w:rPr>
              <w:t>软件开发商：高</w:t>
            </w:r>
          </w:p>
          <w:p w14:paraId="3440BE6A" w14:textId="6825209A" w:rsidR="00B65192" w:rsidRPr="00C2147D" w:rsidRDefault="00B65192" w:rsidP="00A531B5">
            <w:pPr>
              <w:pStyle w:val="aff"/>
              <w:ind w:firstLineChars="300" w:firstLine="660"/>
              <w:cnfStyle w:val="000000100000" w:firstRow="0" w:lastRow="0" w:firstColumn="0" w:lastColumn="0" w:oddVBand="0" w:evenVBand="0" w:oddHBand="1" w:evenHBand="0" w:firstRowFirstColumn="0" w:firstRowLastColumn="0" w:lastRowFirstColumn="0" w:lastRowLastColumn="0"/>
              <w:rPr>
                <w:rFonts w:ascii="宋体" w:hAnsi="宋体"/>
              </w:rPr>
            </w:pPr>
            <w:r w:rsidRPr="00C2147D">
              <w:rPr>
                <w:rFonts w:ascii="宋体" w:hAnsi="宋体" w:hint="eastAsia"/>
              </w:rPr>
              <w:t>用户：高</w:t>
            </w:r>
          </w:p>
        </w:tc>
        <w:tc>
          <w:tcPr>
            <w:tcW w:w="2716" w:type="dxa"/>
            <w:tcBorders>
              <w:top w:val="single" w:sz="4" w:space="0" w:color="000000"/>
            </w:tcBorders>
            <w:vAlign w:val="center"/>
          </w:tcPr>
          <w:p w14:paraId="32D5C3C6" w14:textId="73609773" w:rsidR="00B65192" w:rsidRPr="00C2147D" w:rsidRDefault="00B65192" w:rsidP="00A531B5">
            <w:pPr>
              <w:pStyle w:val="aff"/>
              <w:ind w:firstLineChars="200" w:firstLine="440"/>
              <w:cnfStyle w:val="000000100000" w:firstRow="0" w:lastRow="0" w:firstColumn="0" w:lastColumn="0" w:oddVBand="0" w:evenVBand="0" w:oddHBand="1" w:evenHBand="0" w:firstRowFirstColumn="0" w:firstRowLastColumn="0" w:lastRowFirstColumn="0" w:lastRowLastColumn="0"/>
              <w:rPr>
                <w:rFonts w:ascii="宋体" w:hAnsi="宋体"/>
              </w:rPr>
            </w:pPr>
            <w:r w:rsidRPr="00C2147D">
              <w:rPr>
                <w:rFonts w:ascii="宋体" w:hAnsi="宋体" w:hint="eastAsia"/>
              </w:rPr>
              <w:t>微软</w:t>
            </w:r>
            <w:r w:rsidRPr="00C2147D">
              <w:rPr>
                <w:rFonts w:ascii="宋体" w:hAnsi="宋体"/>
              </w:rPr>
              <w:t>95%</w:t>
            </w:r>
          </w:p>
        </w:tc>
      </w:tr>
      <w:tr w:rsidR="00B65192" w:rsidRPr="00C2147D" w14:paraId="45ABDFB5" w14:textId="77777777" w:rsidTr="00A531B5">
        <w:tc>
          <w:tcPr>
            <w:cnfStyle w:val="001000000000" w:firstRow="0" w:lastRow="0" w:firstColumn="1" w:lastColumn="0" w:oddVBand="0" w:evenVBand="0" w:oddHBand="0" w:evenHBand="0" w:firstRowFirstColumn="0" w:firstRowLastColumn="0" w:lastRowFirstColumn="0" w:lastRowLastColumn="0"/>
            <w:tcW w:w="1701" w:type="dxa"/>
            <w:tcBorders>
              <w:right w:val="single" w:sz="4" w:space="0" w:color="000000"/>
            </w:tcBorders>
            <w:vAlign w:val="center"/>
          </w:tcPr>
          <w:p w14:paraId="7CC6B5AC" w14:textId="22B63C97" w:rsidR="00B65192" w:rsidRPr="00C2147D" w:rsidRDefault="00B65192" w:rsidP="00F622A7">
            <w:pPr>
              <w:pStyle w:val="aff"/>
              <w:jc w:val="center"/>
              <w:rPr>
                <w:rFonts w:ascii="宋体" w:eastAsia="宋体" w:hAnsi="宋体"/>
                <w:i w:val="0"/>
              </w:rPr>
            </w:pPr>
            <w:r w:rsidRPr="00C2147D">
              <w:rPr>
                <w:rFonts w:ascii="宋体" w:eastAsia="宋体" w:hAnsi="宋体" w:hint="eastAsia"/>
                <w:i w:val="0"/>
              </w:rPr>
              <w:t>在线购物</w:t>
            </w:r>
          </w:p>
        </w:tc>
        <w:tc>
          <w:tcPr>
            <w:tcW w:w="1701" w:type="dxa"/>
            <w:tcBorders>
              <w:left w:val="single" w:sz="4" w:space="0" w:color="000000"/>
            </w:tcBorders>
            <w:vAlign w:val="center"/>
          </w:tcPr>
          <w:p w14:paraId="6E348330" w14:textId="1F7E8CAD" w:rsidR="00B65192" w:rsidRPr="00C2147D" w:rsidRDefault="00B65192" w:rsidP="00F622A7">
            <w:pPr>
              <w:pStyle w:val="aff"/>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C2147D">
              <w:rPr>
                <w:rFonts w:ascii="宋体" w:hAnsi="宋体"/>
              </w:rPr>
              <w:t>+++</w:t>
            </w:r>
          </w:p>
        </w:tc>
        <w:tc>
          <w:tcPr>
            <w:tcW w:w="2830" w:type="dxa"/>
            <w:vAlign w:val="center"/>
          </w:tcPr>
          <w:p w14:paraId="4EFC8F2D" w14:textId="5B9EF902" w:rsidR="00B65192" w:rsidRPr="00C2147D" w:rsidRDefault="00B65192" w:rsidP="00A531B5">
            <w:pPr>
              <w:pStyle w:val="aff"/>
              <w:ind w:firstLineChars="300" w:firstLine="660"/>
              <w:cnfStyle w:val="000000000000" w:firstRow="0" w:lastRow="0" w:firstColumn="0" w:lastColumn="0" w:oddVBand="0" w:evenVBand="0" w:oddHBand="0" w:evenHBand="0" w:firstRowFirstColumn="0" w:firstRowLastColumn="0" w:lastRowFirstColumn="0" w:lastRowLastColumn="0"/>
              <w:rPr>
                <w:rFonts w:ascii="宋体" w:hAnsi="宋体"/>
              </w:rPr>
            </w:pPr>
            <w:r w:rsidRPr="00C2147D">
              <w:rPr>
                <w:rFonts w:ascii="宋体" w:hAnsi="宋体" w:hint="eastAsia"/>
              </w:rPr>
              <w:t>商家：高</w:t>
            </w:r>
          </w:p>
          <w:p w14:paraId="6F99C471" w14:textId="7CC3A0A8" w:rsidR="00B65192" w:rsidRPr="00C2147D" w:rsidRDefault="00B65192" w:rsidP="00A531B5">
            <w:pPr>
              <w:pStyle w:val="aff"/>
              <w:ind w:firstLineChars="300" w:firstLine="660"/>
              <w:cnfStyle w:val="000000000000" w:firstRow="0" w:lastRow="0" w:firstColumn="0" w:lastColumn="0" w:oddVBand="0" w:evenVBand="0" w:oddHBand="0" w:evenHBand="0" w:firstRowFirstColumn="0" w:firstRowLastColumn="0" w:lastRowFirstColumn="0" w:lastRowLastColumn="0"/>
              <w:rPr>
                <w:rFonts w:ascii="宋体" w:hAnsi="宋体"/>
              </w:rPr>
            </w:pPr>
            <w:r w:rsidRPr="00C2147D">
              <w:rPr>
                <w:rFonts w:ascii="宋体" w:hAnsi="宋体" w:hint="eastAsia"/>
              </w:rPr>
              <w:t>買家：中</w:t>
            </w:r>
          </w:p>
        </w:tc>
        <w:tc>
          <w:tcPr>
            <w:tcW w:w="2716" w:type="dxa"/>
            <w:vAlign w:val="center"/>
          </w:tcPr>
          <w:p w14:paraId="79121490" w14:textId="77F7528D" w:rsidR="00B65192" w:rsidRPr="00C2147D" w:rsidRDefault="00B65192" w:rsidP="00A531B5">
            <w:pPr>
              <w:pStyle w:val="aff"/>
              <w:ind w:firstLineChars="200" w:firstLine="440"/>
              <w:cnfStyle w:val="000000000000" w:firstRow="0" w:lastRow="0" w:firstColumn="0" w:lastColumn="0" w:oddVBand="0" w:evenVBand="0" w:oddHBand="0" w:evenHBand="0" w:firstRowFirstColumn="0" w:firstRowLastColumn="0" w:lastRowFirstColumn="0" w:lastRowLastColumn="0"/>
              <w:rPr>
                <w:rFonts w:ascii="宋体" w:hAnsi="宋体"/>
              </w:rPr>
            </w:pPr>
            <w:proofErr w:type="gramStart"/>
            <w:r w:rsidRPr="00C2147D">
              <w:rPr>
                <w:rFonts w:ascii="宋体" w:hAnsi="宋体" w:hint="eastAsia"/>
              </w:rPr>
              <w:t>淘宝大于</w:t>
            </w:r>
            <w:proofErr w:type="gramEnd"/>
            <w:r w:rsidRPr="00C2147D">
              <w:rPr>
                <w:rFonts w:ascii="宋体" w:hAnsi="宋体"/>
              </w:rPr>
              <w:t>70%</w:t>
            </w:r>
          </w:p>
        </w:tc>
      </w:tr>
      <w:tr w:rsidR="00B65192" w:rsidRPr="00C2147D" w14:paraId="47B31960" w14:textId="77777777" w:rsidTr="00A53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Borders>
              <w:right w:val="single" w:sz="4" w:space="0" w:color="000000"/>
            </w:tcBorders>
            <w:vAlign w:val="center"/>
          </w:tcPr>
          <w:p w14:paraId="6DB20548" w14:textId="78315780" w:rsidR="00B65192" w:rsidRPr="00C2147D" w:rsidRDefault="00B65192" w:rsidP="00F622A7">
            <w:pPr>
              <w:pStyle w:val="aff"/>
              <w:jc w:val="center"/>
              <w:rPr>
                <w:rFonts w:ascii="宋体" w:eastAsia="宋体" w:hAnsi="宋体"/>
                <w:i w:val="0"/>
              </w:rPr>
            </w:pPr>
            <w:r w:rsidRPr="00C2147D">
              <w:rPr>
                <w:rFonts w:ascii="宋体" w:eastAsia="宋体" w:hAnsi="宋体" w:hint="eastAsia"/>
                <w:i w:val="0"/>
              </w:rPr>
              <w:t>社交平台</w:t>
            </w:r>
          </w:p>
        </w:tc>
        <w:tc>
          <w:tcPr>
            <w:tcW w:w="1701" w:type="dxa"/>
            <w:tcBorders>
              <w:left w:val="single" w:sz="4" w:space="0" w:color="000000"/>
            </w:tcBorders>
            <w:vAlign w:val="center"/>
          </w:tcPr>
          <w:p w14:paraId="618195E3" w14:textId="1AE72C6D" w:rsidR="00B65192" w:rsidRPr="00C2147D" w:rsidRDefault="00B65192" w:rsidP="00F622A7">
            <w:pPr>
              <w:pStyle w:val="aff"/>
              <w:jc w:val="center"/>
              <w:cnfStyle w:val="000000100000" w:firstRow="0" w:lastRow="0" w:firstColumn="0" w:lastColumn="0" w:oddVBand="0" w:evenVBand="0" w:oddHBand="1" w:evenHBand="0" w:firstRowFirstColumn="0" w:firstRowLastColumn="0" w:lastRowFirstColumn="0" w:lastRowLastColumn="0"/>
              <w:rPr>
                <w:rFonts w:ascii="宋体" w:hAnsi="宋体"/>
              </w:rPr>
            </w:pPr>
            <w:r w:rsidRPr="00C2147D">
              <w:rPr>
                <w:rFonts w:ascii="宋体" w:hAnsi="宋体"/>
              </w:rPr>
              <w:t>++</w:t>
            </w:r>
          </w:p>
        </w:tc>
        <w:tc>
          <w:tcPr>
            <w:tcW w:w="2830" w:type="dxa"/>
            <w:vAlign w:val="center"/>
          </w:tcPr>
          <w:p w14:paraId="205F621E" w14:textId="6626DF6F" w:rsidR="00B65192" w:rsidRPr="00C2147D" w:rsidRDefault="00B65192" w:rsidP="00A531B5">
            <w:pPr>
              <w:pStyle w:val="aff"/>
              <w:ind w:firstLineChars="300" w:firstLine="660"/>
              <w:cnfStyle w:val="000000100000" w:firstRow="0" w:lastRow="0" w:firstColumn="0" w:lastColumn="0" w:oddVBand="0" w:evenVBand="0" w:oddHBand="1" w:evenHBand="0" w:firstRowFirstColumn="0" w:firstRowLastColumn="0" w:lastRowFirstColumn="0" w:lastRowLastColumn="0"/>
              <w:rPr>
                <w:rFonts w:ascii="宋体" w:hAnsi="宋体"/>
                <w:lang w:eastAsia="zh-TW"/>
              </w:rPr>
            </w:pPr>
            <w:r w:rsidRPr="00C2147D">
              <w:rPr>
                <w:rFonts w:ascii="宋体" w:hAnsi="宋体" w:hint="eastAsia"/>
                <w:lang w:eastAsia="zh-TW"/>
              </w:rPr>
              <w:t>第三方應用：中</w:t>
            </w:r>
          </w:p>
          <w:p w14:paraId="436013AF" w14:textId="7C569B09" w:rsidR="00B65192" w:rsidRPr="00C2147D" w:rsidRDefault="00B65192" w:rsidP="00A531B5">
            <w:pPr>
              <w:pStyle w:val="aff"/>
              <w:ind w:firstLineChars="300" w:firstLine="660"/>
              <w:cnfStyle w:val="000000100000" w:firstRow="0" w:lastRow="0" w:firstColumn="0" w:lastColumn="0" w:oddVBand="0" w:evenVBand="0" w:oddHBand="1" w:evenHBand="0" w:firstRowFirstColumn="0" w:firstRowLastColumn="0" w:lastRowFirstColumn="0" w:lastRowLastColumn="0"/>
              <w:rPr>
                <w:rFonts w:ascii="宋体" w:hAnsi="宋体"/>
                <w:lang w:eastAsia="zh-TW"/>
              </w:rPr>
            </w:pPr>
            <w:r w:rsidRPr="00C2147D">
              <w:rPr>
                <w:rFonts w:ascii="宋体" w:hAnsi="宋体" w:hint="eastAsia"/>
                <w:lang w:eastAsia="zh-TW"/>
              </w:rPr>
              <w:t>用戶：高</w:t>
            </w:r>
          </w:p>
        </w:tc>
        <w:tc>
          <w:tcPr>
            <w:tcW w:w="2716" w:type="dxa"/>
            <w:vAlign w:val="center"/>
          </w:tcPr>
          <w:p w14:paraId="57E001D4" w14:textId="21868FD3" w:rsidR="00B65192" w:rsidRPr="00C2147D" w:rsidRDefault="00B65192" w:rsidP="00A531B5">
            <w:pPr>
              <w:pStyle w:val="aff"/>
              <w:ind w:firstLineChars="200" w:firstLine="440"/>
              <w:cnfStyle w:val="000000100000" w:firstRow="0" w:lastRow="0" w:firstColumn="0" w:lastColumn="0" w:oddVBand="0" w:evenVBand="0" w:oddHBand="1" w:evenHBand="0" w:firstRowFirstColumn="0" w:firstRowLastColumn="0" w:lastRowFirstColumn="0" w:lastRowLastColumn="0"/>
              <w:rPr>
                <w:rFonts w:ascii="宋体" w:hAnsi="宋体"/>
              </w:rPr>
            </w:pPr>
            <w:r w:rsidRPr="00C2147D">
              <w:rPr>
                <w:rFonts w:ascii="宋体" w:hAnsi="宋体" w:hint="eastAsia"/>
              </w:rPr>
              <w:t xml:space="preserve">美国Facebook </w:t>
            </w:r>
            <w:r w:rsidRPr="00C2147D">
              <w:rPr>
                <w:rFonts w:ascii="宋体" w:hAnsi="宋体"/>
              </w:rPr>
              <w:t>62%</w:t>
            </w:r>
          </w:p>
        </w:tc>
      </w:tr>
      <w:tr w:rsidR="00B65192" w:rsidRPr="00C2147D" w14:paraId="7787A215" w14:textId="77777777" w:rsidTr="008E3DE6">
        <w:tc>
          <w:tcPr>
            <w:cnfStyle w:val="001000000000" w:firstRow="0" w:lastRow="0" w:firstColumn="1" w:lastColumn="0" w:oddVBand="0" w:evenVBand="0" w:oddHBand="0" w:evenHBand="0" w:firstRowFirstColumn="0" w:firstRowLastColumn="0" w:lastRowFirstColumn="0" w:lastRowLastColumn="0"/>
            <w:tcW w:w="1701" w:type="dxa"/>
            <w:tcBorders>
              <w:bottom w:val="single" w:sz="4" w:space="0" w:color="000000"/>
              <w:right w:val="single" w:sz="4" w:space="0" w:color="000000"/>
            </w:tcBorders>
            <w:vAlign w:val="center"/>
          </w:tcPr>
          <w:p w14:paraId="1DE7C4D8" w14:textId="1F8B6DE3" w:rsidR="00B65192" w:rsidRPr="00C2147D" w:rsidRDefault="00B65192" w:rsidP="00F622A7">
            <w:pPr>
              <w:pStyle w:val="aff"/>
              <w:jc w:val="center"/>
              <w:rPr>
                <w:rFonts w:ascii="宋体" w:eastAsia="宋体" w:hAnsi="宋体"/>
                <w:i w:val="0"/>
              </w:rPr>
            </w:pPr>
            <w:r w:rsidRPr="00C2147D">
              <w:rPr>
                <w:rFonts w:ascii="宋体" w:eastAsia="宋体" w:hAnsi="宋体" w:hint="eastAsia"/>
                <w:i w:val="0"/>
              </w:rPr>
              <w:t>团购平台</w:t>
            </w:r>
          </w:p>
        </w:tc>
        <w:tc>
          <w:tcPr>
            <w:tcW w:w="1701" w:type="dxa"/>
            <w:tcBorders>
              <w:left w:val="single" w:sz="4" w:space="0" w:color="000000"/>
              <w:bottom w:val="single" w:sz="4" w:space="0" w:color="000000"/>
            </w:tcBorders>
            <w:vAlign w:val="center"/>
          </w:tcPr>
          <w:p w14:paraId="5F775501" w14:textId="01163AF9" w:rsidR="00B65192" w:rsidRPr="00C2147D" w:rsidRDefault="00B65192" w:rsidP="00F622A7">
            <w:pPr>
              <w:pStyle w:val="aff"/>
              <w:jc w:val="center"/>
              <w:cnfStyle w:val="000000000000" w:firstRow="0" w:lastRow="0" w:firstColumn="0" w:lastColumn="0" w:oddVBand="0" w:evenVBand="0" w:oddHBand="0" w:evenHBand="0" w:firstRowFirstColumn="0" w:firstRowLastColumn="0" w:lastRowFirstColumn="0" w:lastRowLastColumn="0"/>
              <w:rPr>
                <w:rFonts w:ascii="宋体" w:hAnsi="宋体"/>
              </w:rPr>
            </w:pPr>
            <w:r w:rsidRPr="00C2147D">
              <w:rPr>
                <w:rFonts w:ascii="宋体" w:hAnsi="宋体"/>
              </w:rPr>
              <w:t>+++</w:t>
            </w:r>
          </w:p>
        </w:tc>
        <w:tc>
          <w:tcPr>
            <w:tcW w:w="2830" w:type="dxa"/>
            <w:tcBorders>
              <w:bottom w:val="single" w:sz="4" w:space="0" w:color="000000"/>
            </w:tcBorders>
            <w:vAlign w:val="center"/>
          </w:tcPr>
          <w:p w14:paraId="02324B26" w14:textId="42484654" w:rsidR="00B65192" w:rsidRPr="00C2147D" w:rsidRDefault="00B65192" w:rsidP="00A531B5">
            <w:pPr>
              <w:pStyle w:val="aff"/>
              <w:ind w:firstLineChars="300" w:firstLine="660"/>
              <w:cnfStyle w:val="000000000000" w:firstRow="0" w:lastRow="0" w:firstColumn="0" w:lastColumn="0" w:oddVBand="0" w:evenVBand="0" w:oddHBand="0" w:evenHBand="0" w:firstRowFirstColumn="0" w:firstRowLastColumn="0" w:lastRowFirstColumn="0" w:lastRowLastColumn="0"/>
              <w:rPr>
                <w:rFonts w:ascii="宋体" w:hAnsi="宋体"/>
              </w:rPr>
            </w:pPr>
            <w:r w:rsidRPr="00C2147D">
              <w:rPr>
                <w:rFonts w:ascii="宋体" w:hAnsi="宋体" w:hint="eastAsia"/>
              </w:rPr>
              <w:t>商家：中</w:t>
            </w:r>
          </w:p>
          <w:p w14:paraId="0004EC98" w14:textId="69BED297" w:rsidR="00B65192" w:rsidRPr="00C2147D" w:rsidRDefault="00B65192" w:rsidP="00A531B5">
            <w:pPr>
              <w:pStyle w:val="aff"/>
              <w:ind w:firstLineChars="300" w:firstLine="660"/>
              <w:cnfStyle w:val="000000000000" w:firstRow="0" w:lastRow="0" w:firstColumn="0" w:lastColumn="0" w:oddVBand="0" w:evenVBand="0" w:oddHBand="0" w:evenHBand="0" w:firstRowFirstColumn="0" w:firstRowLastColumn="0" w:lastRowFirstColumn="0" w:lastRowLastColumn="0"/>
              <w:rPr>
                <w:rFonts w:ascii="宋体" w:hAnsi="宋体"/>
              </w:rPr>
            </w:pPr>
            <w:r w:rsidRPr="00C2147D">
              <w:rPr>
                <w:rFonts w:ascii="宋体" w:hAnsi="宋体" w:hint="eastAsia"/>
              </w:rPr>
              <w:t>消費者：低</w:t>
            </w:r>
          </w:p>
        </w:tc>
        <w:tc>
          <w:tcPr>
            <w:tcW w:w="2716" w:type="dxa"/>
            <w:tcBorders>
              <w:bottom w:val="single" w:sz="4" w:space="0" w:color="000000"/>
            </w:tcBorders>
            <w:vAlign w:val="center"/>
          </w:tcPr>
          <w:p w14:paraId="57F545E7" w14:textId="58A1CF09" w:rsidR="00B65192" w:rsidRPr="00C2147D" w:rsidRDefault="00B65192" w:rsidP="00A531B5">
            <w:pPr>
              <w:pStyle w:val="aff"/>
              <w:ind w:firstLineChars="200" w:firstLine="440"/>
              <w:cnfStyle w:val="000000000000" w:firstRow="0" w:lastRow="0" w:firstColumn="0" w:lastColumn="0" w:oddVBand="0" w:evenVBand="0" w:oddHBand="0" w:evenHBand="0" w:firstRowFirstColumn="0" w:firstRowLastColumn="0" w:lastRowFirstColumn="0" w:lastRowLastColumn="0"/>
              <w:rPr>
                <w:rFonts w:ascii="宋体" w:hAnsi="宋体"/>
              </w:rPr>
            </w:pPr>
            <w:r w:rsidRPr="00C2147D">
              <w:rPr>
                <w:rFonts w:ascii="宋体" w:hAnsi="宋体" w:hint="eastAsia"/>
              </w:rPr>
              <w:t>美国</w:t>
            </w:r>
            <w:r w:rsidRPr="00C2147D">
              <w:rPr>
                <w:rFonts w:ascii="宋体" w:hAnsi="宋体"/>
              </w:rPr>
              <w:t>Groupon 55%</w:t>
            </w:r>
          </w:p>
        </w:tc>
      </w:tr>
    </w:tbl>
    <w:p w14:paraId="5290607D" w14:textId="77777777" w:rsidR="00F622A7" w:rsidRDefault="00F622A7" w:rsidP="00E84B43">
      <w:pPr>
        <w:pStyle w:val="af"/>
        <w:ind w:firstLine="480"/>
      </w:pPr>
    </w:p>
    <w:p w14:paraId="4FA11E85" w14:textId="05855A36" w:rsidR="00E84B43" w:rsidRDefault="00E84B43" w:rsidP="00E84B43">
      <w:pPr>
        <w:pStyle w:val="af"/>
        <w:ind w:firstLine="480"/>
      </w:pPr>
      <w:r w:rsidRPr="002B2D58">
        <w:t>Katz</w:t>
      </w:r>
      <w:r w:rsidRPr="002B2D58">
        <w:rPr>
          <w:rFonts w:hint="eastAsia"/>
        </w:rPr>
        <w:t>和</w:t>
      </w:r>
      <w:r w:rsidRPr="002B2D58">
        <w:t xml:space="preserve">Shapiro (1985) </w:t>
      </w:r>
      <w:r w:rsidRPr="00CA584F">
        <w:rPr>
          <w:rFonts w:asciiTheme="minorEastAsia" w:hAnsiTheme="minorEastAsia" w:hint="eastAsia"/>
        </w:rPr>
        <w:t>最早</w:t>
      </w:r>
      <w:r w:rsidRPr="002B2D58">
        <w:rPr>
          <w:rFonts w:hint="eastAsia"/>
        </w:rPr>
        <w:t>将网络外部性分成直接外部性和间接外部性两类，直接</w:t>
      </w:r>
      <w:r w:rsidR="000971FC">
        <w:rPr>
          <w:rFonts w:hint="eastAsia"/>
        </w:rPr>
        <w:t>网络效应</w:t>
      </w:r>
      <w:r w:rsidRPr="002B2D58">
        <w:rPr>
          <w:rFonts w:hint="eastAsia"/>
        </w:rPr>
        <w:t>是指当用户消费某一产品或服务时，其价值将随着消费同这一产品或服务相兼容产品的其他用户数量增加而增加。比如</w:t>
      </w:r>
      <w:r w:rsidRPr="00EA181C">
        <w:rPr>
          <w:rFonts w:asciiTheme="minorEastAsia" w:hAnsiTheme="minorEastAsia" w:hint="eastAsia"/>
        </w:rPr>
        <w:t>固定电话</w:t>
      </w:r>
      <w:r w:rsidRPr="002B2D58">
        <w:rPr>
          <w:rFonts w:hint="eastAsia"/>
        </w:rPr>
        <w:t>，每当新增加一个</w:t>
      </w:r>
      <w:r w:rsidRPr="00EA181C">
        <w:rPr>
          <w:rFonts w:asciiTheme="minorEastAsia" w:hAnsiTheme="minorEastAsia" w:hint="eastAsia"/>
        </w:rPr>
        <w:t>电话的</w:t>
      </w:r>
      <w:r w:rsidRPr="002B2D58">
        <w:rPr>
          <w:rFonts w:hint="eastAsia"/>
        </w:rPr>
        <w:t>用户，对于已存在于市场中的每一个</w:t>
      </w:r>
      <w:r w:rsidRPr="00EA181C">
        <w:rPr>
          <w:rFonts w:asciiTheme="minorEastAsia" w:hAnsiTheme="minorEastAsia" w:hint="eastAsia"/>
        </w:rPr>
        <w:t>电话的</w:t>
      </w:r>
      <w:r w:rsidRPr="002B2D58">
        <w:rPr>
          <w:rFonts w:hint="eastAsia"/>
        </w:rPr>
        <w:t>用户而言，都将增加一种新的通讯可能，通过这一关系将增加所有使用</w:t>
      </w:r>
      <w:r w:rsidRPr="00EA181C">
        <w:rPr>
          <w:rFonts w:asciiTheme="minorEastAsia" w:hAnsiTheme="minorEastAsia" w:hint="eastAsia"/>
        </w:rPr>
        <w:t>固定电话</w:t>
      </w:r>
      <w:r w:rsidRPr="002B2D58">
        <w:rPr>
          <w:rFonts w:hint="eastAsia"/>
        </w:rPr>
        <w:t>用户的价值。</w:t>
      </w:r>
      <w:r w:rsidRPr="001C096E">
        <w:rPr>
          <w:rFonts w:asciiTheme="minorEastAsia" w:hAnsiTheme="minorEastAsia" w:hint="eastAsia"/>
        </w:rPr>
        <w:t>比如计算器产业中，当某一特定型号的计算器的使用者增加时，因为厂商会大量制造生产适合该型号的计算器的软件，这将使得使用该型号计算器的用户得到</w:t>
      </w:r>
      <w:proofErr w:type="gramStart"/>
      <w:r w:rsidRPr="001C096E">
        <w:rPr>
          <w:rFonts w:asciiTheme="minorEastAsia" w:hAnsiTheme="minorEastAsia" w:hint="eastAsia"/>
        </w:rPr>
        <w:t>更多且</w:t>
      </w:r>
      <w:proofErr w:type="gramEnd"/>
      <w:r w:rsidRPr="001C096E">
        <w:rPr>
          <w:rFonts w:asciiTheme="minorEastAsia" w:hAnsiTheme="minorEastAsia" w:hint="eastAsia"/>
        </w:rPr>
        <w:t>质量更好、价格更低的软件，其获得额外的效用。</w:t>
      </w:r>
      <w:r w:rsidRPr="002B2D58">
        <w:rPr>
          <w:rFonts w:asciiTheme="minorEastAsia" w:hAnsiTheme="minorEastAsia" w:hint="eastAsia"/>
        </w:rPr>
        <w:t>间接</w:t>
      </w:r>
      <w:r w:rsidR="000971FC">
        <w:rPr>
          <w:rFonts w:asciiTheme="minorEastAsia" w:hAnsiTheme="minorEastAsia" w:hint="eastAsia"/>
        </w:rPr>
        <w:t>网络效应</w:t>
      </w:r>
      <w:r w:rsidRPr="002B2D58">
        <w:rPr>
          <w:rFonts w:asciiTheme="minorEastAsia" w:hAnsiTheme="minorEastAsia" w:hint="eastAsia"/>
        </w:rPr>
        <w:t>则指用户消费某一</w:t>
      </w:r>
      <w:r w:rsidRPr="002B2D58">
        <w:rPr>
          <w:rFonts w:hint="eastAsia"/>
        </w:rPr>
        <w:t>产品或服务时，其价值将随着</w:t>
      </w:r>
      <w:r w:rsidRPr="002B2D58">
        <w:rPr>
          <w:rFonts w:asciiTheme="minorEastAsia" w:hAnsiTheme="minorEastAsia" w:hint="eastAsia"/>
        </w:rPr>
        <w:t>与该产品或服务</w:t>
      </w:r>
      <w:r w:rsidRPr="002B2D58">
        <w:rPr>
          <w:rFonts w:hint="eastAsia"/>
        </w:rPr>
        <w:t>相兼容的</w:t>
      </w:r>
      <w:r w:rsidRPr="002B2D58">
        <w:rPr>
          <w:rFonts w:asciiTheme="minorEastAsia" w:hAnsiTheme="minorEastAsia" w:hint="eastAsia"/>
        </w:rPr>
        <w:t>互补</w:t>
      </w:r>
      <w:r w:rsidRPr="002B2D58">
        <w:rPr>
          <w:rFonts w:hint="eastAsia"/>
        </w:rPr>
        <w:t>产品</w:t>
      </w:r>
      <w:r w:rsidRPr="002B2D58">
        <w:rPr>
          <w:rFonts w:asciiTheme="minorEastAsia" w:hAnsiTheme="minorEastAsia" w:hint="eastAsia"/>
        </w:rPr>
        <w:t>种类的增加而增加。</w:t>
      </w:r>
    </w:p>
    <w:p w14:paraId="731CBBA4" w14:textId="08F18388" w:rsidR="00E84B43" w:rsidRDefault="00E84B43" w:rsidP="00E84B43">
      <w:pPr>
        <w:pStyle w:val="af"/>
        <w:ind w:firstLine="480"/>
      </w:pPr>
      <w:r w:rsidRPr="00A94B8D">
        <w:rPr>
          <w:rFonts w:hint="eastAsia"/>
        </w:rPr>
        <w:t>而交叉</w:t>
      </w:r>
      <w:r w:rsidR="000971FC">
        <w:rPr>
          <w:rFonts w:hint="eastAsia"/>
        </w:rPr>
        <w:t>网络效应</w:t>
      </w:r>
      <w:r w:rsidRPr="00A94B8D">
        <w:rPr>
          <w:rFonts w:hint="eastAsia"/>
        </w:rPr>
        <w:t>与其他类型的外部</w:t>
      </w:r>
      <w:proofErr w:type="gramStart"/>
      <w:r w:rsidRPr="00A94B8D">
        <w:rPr>
          <w:rFonts w:hint="eastAsia"/>
        </w:rPr>
        <w:t>性</w:t>
      </w:r>
      <w:r w:rsidRPr="002B2D58">
        <w:rPr>
          <w:rFonts w:asciiTheme="minorEastAsia" w:hAnsiTheme="minorEastAsia" w:hint="eastAsia"/>
        </w:rPr>
        <w:t>类似</w:t>
      </w:r>
      <w:proofErr w:type="gramEnd"/>
      <w:r w:rsidRPr="002B2D58">
        <w:rPr>
          <w:rFonts w:asciiTheme="minorEastAsia" w:hAnsiTheme="minorEastAsia" w:hint="eastAsia"/>
        </w:rPr>
        <w:t>之处在于都是</w:t>
      </w:r>
      <w:r w:rsidRPr="00A94B8D">
        <w:rPr>
          <w:rFonts w:hint="eastAsia"/>
        </w:rPr>
        <w:t>从需求方的规模经济中受益，</w:t>
      </w:r>
      <w:r w:rsidRPr="002B2D58">
        <w:rPr>
          <w:rFonts w:asciiTheme="minorEastAsia" w:hAnsiTheme="minorEastAsia" w:hint="eastAsia"/>
        </w:rPr>
        <w:t>但却又不太相同，</w:t>
      </w:r>
      <w:bookmarkStart w:id="88" w:name="OLE_LINK27"/>
      <w:bookmarkStart w:id="89" w:name="OLE_LINK28"/>
      <w:r w:rsidRPr="00A94B8D">
        <w:rPr>
          <w:rFonts w:hint="eastAsia"/>
        </w:rPr>
        <w:t>交叉</w:t>
      </w:r>
      <w:r w:rsidR="000971FC">
        <w:rPr>
          <w:rFonts w:hint="eastAsia"/>
        </w:rPr>
        <w:t>网络效应</w:t>
      </w:r>
      <w:r w:rsidRPr="00A94B8D">
        <w:rPr>
          <w:rFonts w:hint="eastAsia"/>
        </w:rPr>
        <w:t>是双边市场的主要特征，其强调的是双边市场</w:t>
      </w:r>
      <w:proofErr w:type="gramStart"/>
      <w:r w:rsidRPr="00A94B8D">
        <w:rPr>
          <w:rFonts w:hint="eastAsia"/>
        </w:rPr>
        <w:t>中跨边的</w:t>
      </w:r>
      <w:proofErr w:type="gramEnd"/>
      <w:r w:rsidRPr="00A94B8D">
        <w:rPr>
          <w:rFonts w:hint="eastAsia"/>
        </w:rPr>
        <w:t>效用溢出，体现在双边不同的用户群体之间，而非仅有单边用户群体间的内部效用溢出</w:t>
      </w:r>
      <w:r w:rsidRPr="002B2D58">
        <w:rPr>
          <w:rFonts w:hint="eastAsia"/>
        </w:rPr>
        <w:t>或是依赖其互补产品数量的效用溢出</w:t>
      </w:r>
      <w:r w:rsidRPr="00A94B8D">
        <w:rPr>
          <w:rFonts w:hint="eastAsia"/>
        </w:rPr>
        <w:t>，且交叉</w:t>
      </w:r>
      <w:r w:rsidR="000971FC">
        <w:rPr>
          <w:rFonts w:hint="eastAsia"/>
        </w:rPr>
        <w:t>网络效应</w:t>
      </w:r>
      <w:r w:rsidRPr="00A94B8D">
        <w:rPr>
          <w:rFonts w:hint="eastAsia"/>
        </w:rPr>
        <w:t>的溢出效用难以被市场内的用户内部化。</w:t>
      </w:r>
    </w:p>
    <w:p w14:paraId="60FB1121" w14:textId="16F9952A" w:rsidR="00E84B43" w:rsidRPr="00EC6DBE" w:rsidRDefault="00E84B43" w:rsidP="00EC6DBE">
      <w:pPr>
        <w:pStyle w:val="af1"/>
      </w:pPr>
      <w:bookmarkStart w:id="90" w:name="_Toc432531306"/>
      <w:bookmarkEnd w:id="88"/>
      <w:bookmarkEnd w:id="89"/>
      <w:r w:rsidRPr="00EC6DBE">
        <w:rPr>
          <w:rFonts w:hint="eastAsia"/>
        </w:rPr>
        <w:t>表</w:t>
      </w:r>
      <w:r w:rsidRPr="00EC6DBE">
        <w:t>2.</w:t>
      </w:r>
      <w:r w:rsidR="00285545">
        <w:t>3</w:t>
      </w:r>
      <w:r w:rsidR="00EC6DBE">
        <w:rPr>
          <w:rFonts w:asciiTheme="minorEastAsia" w:eastAsiaTheme="minorEastAsia" w:hAnsiTheme="minorEastAsia" w:hint="eastAsia"/>
        </w:rPr>
        <w:t xml:space="preserve">　</w:t>
      </w:r>
      <w:r w:rsidRPr="00EC6DBE">
        <w:rPr>
          <w:rFonts w:hint="eastAsia"/>
        </w:rPr>
        <w:t>三种</w:t>
      </w:r>
      <w:r w:rsidR="000971FC" w:rsidRPr="00EC6DBE">
        <w:rPr>
          <w:rFonts w:hint="eastAsia"/>
        </w:rPr>
        <w:t>网络效应</w:t>
      </w:r>
      <w:r w:rsidRPr="00EC6DBE">
        <w:rPr>
          <w:rFonts w:hint="eastAsia"/>
        </w:rPr>
        <w:t>的不同点比较</w:t>
      </w:r>
      <w:bookmarkEnd w:id="90"/>
    </w:p>
    <w:tbl>
      <w:tblPr>
        <w:tblStyle w:val="PlainTable5"/>
        <w:tblpPr w:leftFromText="180" w:rightFromText="180" w:vertAnchor="text" w:tblpXSpec="center" w:tblpY="199"/>
        <w:tblW w:w="0" w:type="auto"/>
        <w:tblLook w:val="04A0" w:firstRow="1" w:lastRow="0" w:firstColumn="1" w:lastColumn="0" w:noHBand="0" w:noVBand="1"/>
      </w:tblPr>
      <w:tblGrid>
        <w:gridCol w:w="1980"/>
        <w:gridCol w:w="2126"/>
        <w:gridCol w:w="4683"/>
      </w:tblGrid>
      <w:tr w:rsidR="00EC6DBE" w:rsidRPr="00F622A7" w14:paraId="0DD3C593" w14:textId="77777777" w:rsidTr="00A531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Borders>
              <w:top w:val="single" w:sz="4" w:space="0" w:color="000000"/>
              <w:bottom w:val="single" w:sz="4" w:space="0" w:color="000000"/>
            </w:tcBorders>
          </w:tcPr>
          <w:p w14:paraId="38035B3C" w14:textId="77777777" w:rsidR="00EC6DBE" w:rsidRPr="00F622A7" w:rsidRDefault="00EC6DBE" w:rsidP="00F622A7">
            <w:pPr>
              <w:pStyle w:val="aff"/>
              <w:jc w:val="center"/>
              <w:rPr>
                <w:rFonts w:ascii="宋体" w:eastAsia="宋体" w:hAnsi="宋体"/>
                <w:b/>
                <w:i w:val="0"/>
              </w:rPr>
            </w:pPr>
            <w:r w:rsidRPr="00F622A7">
              <w:rPr>
                <w:rFonts w:ascii="宋体" w:eastAsia="宋体" w:hAnsi="宋体" w:hint="eastAsia"/>
                <w:b/>
                <w:i w:val="0"/>
              </w:rPr>
              <w:t>网络效应</w:t>
            </w:r>
          </w:p>
        </w:tc>
        <w:tc>
          <w:tcPr>
            <w:tcW w:w="2126" w:type="dxa"/>
            <w:tcBorders>
              <w:top w:val="single" w:sz="4" w:space="0" w:color="000000"/>
              <w:bottom w:val="single" w:sz="4" w:space="0" w:color="000000"/>
            </w:tcBorders>
          </w:tcPr>
          <w:p w14:paraId="73CFE582" w14:textId="77777777" w:rsidR="00EC6DBE" w:rsidRPr="00F622A7" w:rsidRDefault="00EC6DBE" w:rsidP="00F622A7">
            <w:pPr>
              <w:pStyle w:val="aff"/>
              <w:ind w:firstLineChars="100" w:firstLine="221"/>
              <w:jc w:val="left"/>
              <w:cnfStyle w:val="100000000000" w:firstRow="1" w:lastRow="0" w:firstColumn="0" w:lastColumn="0" w:oddVBand="0" w:evenVBand="0" w:oddHBand="0" w:evenHBand="0" w:firstRowFirstColumn="0" w:firstRowLastColumn="0" w:lastRowFirstColumn="0" w:lastRowLastColumn="0"/>
              <w:rPr>
                <w:rFonts w:ascii="宋体" w:eastAsia="宋体" w:hAnsi="宋体"/>
                <w:b/>
                <w:i w:val="0"/>
              </w:rPr>
            </w:pPr>
            <w:r w:rsidRPr="00F622A7">
              <w:rPr>
                <w:rFonts w:ascii="宋体" w:eastAsia="宋体" w:hAnsi="宋体" w:hint="eastAsia"/>
                <w:b/>
                <w:i w:val="0"/>
              </w:rPr>
              <w:t>衡量主体</w:t>
            </w:r>
          </w:p>
        </w:tc>
        <w:tc>
          <w:tcPr>
            <w:tcW w:w="4683" w:type="dxa"/>
            <w:tcBorders>
              <w:top w:val="single" w:sz="4" w:space="0" w:color="000000"/>
              <w:bottom w:val="single" w:sz="4" w:space="0" w:color="000000"/>
            </w:tcBorders>
          </w:tcPr>
          <w:p w14:paraId="09A4AED5" w14:textId="77777777" w:rsidR="00EC6DBE" w:rsidRPr="00F622A7" w:rsidRDefault="00EC6DBE" w:rsidP="00F622A7">
            <w:pPr>
              <w:pStyle w:val="aff"/>
              <w:ind w:firstLineChars="100" w:firstLine="221"/>
              <w:cnfStyle w:val="100000000000" w:firstRow="1" w:lastRow="0" w:firstColumn="0" w:lastColumn="0" w:oddVBand="0" w:evenVBand="0" w:oddHBand="0" w:evenHBand="0" w:firstRowFirstColumn="0" w:firstRowLastColumn="0" w:lastRowFirstColumn="0" w:lastRowLastColumn="0"/>
              <w:rPr>
                <w:rFonts w:ascii="宋体" w:eastAsia="宋体" w:hAnsi="宋体"/>
                <w:b/>
                <w:i w:val="0"/>
              </w:rPr>
            </w:pPr>
            <w:r w:rsidRPr="00F622A7">
              <w:rPr>
                <w:rFonts w:ascii="宋体" w:eastAsia="宋体" w:hAnsi="宋体" w:hint="eastAsia"/>
                <w:b/>
                <w:i w:val="0"/>
              </w:rPr>
              <w:t>举例</w:t>
            </w:r>
          </w:p>
        </w:tc>
      </w:tr>
      <w:tr w:rsidR="00EC6DBE" w:rsidRPr="00F622A7" w14:paraId="6D9D9337" w14:textId="77777777" w:rsidTr="00A53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000000"/>
              <w:right w:val="single" w:sz="4" w:space="0" w:color="000000"/>
            </w:tcBorders>
          </w:tcPr>
          <w:p w14:paraId="104F419E" w14:textId="77777777" w:rsidR="00EC6DBE" w:rsidRPr="00F622A7" w:rsidRDefault="00EC6DBE" w:rsidP="00F622A7">
            <w:pPr>
              <w:pStyle w:val="aff"/>
              <w:jc w:val="center"/>
              <w:rPr>
                <w:rFonts w:ascii="宋体" w:eastAsia="宋体" w:hAnsi="宋体"/>
                <w:i w:val="0"/>
              </w:rPr>
            </w:pPr>
            <w:r w:rsidRPr="00F622A7">
              <w:rPr>
                <w:rFonts w:ascii="宋体" w:eastAsia="宋体" w:hAnsi="宋体" w:hint="eastAsia"/>
                <w:i w:val="0"/>
              </w:rPr>
              <w:t>直接网络效应</w:t>
            </w:r>
          </w:p>
        </w:tc>
        <w:tc>
          <w:tcPr>
            <w:tcW w:w="2126" w:type="dxa"/>
            <w:tcBorders>
              <w:top w:val="single" w:sz="4" w:space="0" w:color="000000"/>
              <w:left w:val="single" w:sz="4" w:space="0" w:color="000000"/>
            </w:tcBorders>
          </w:tcPr>
          <w:p w14:paraId="4B94FA21" w14:textId="77777777" w:rsidR="00EC6DBE" w:rsidRPr="00F622A7" w:rsidRDefault="00EC6DBE" w:rsidP="00EA3F54">
            <w:pPr>
              <w:pStyle w:val="aff"/>
              <w:cnfStyle w:val="000000100000" w:firstRow="0" w:lastRow="0" w:firstColumn="0" w:lastColumn="0" w:oddVBand="0" w:evenVBand="0" w:oddHBand="1" w:evenHBand="0" w:firstRowFirstColumn="0" w:firstRowLastColumn="0" w:lastRowFirstColumn="0" w:lastRowLastColumn="0"/>
              <w:rPr>
                <w:rFonts w:ascii="宋体" w:hAnsi="宋体"/>
              </w:rPr>
            </w:pPr>
            <w:r w:rsidRPr="00F622A7">
              <w:rPr>
                <w:rFonts w:ascii="宋体" w:hAnsi="宋体" w:hint="eastAsia"/>
              </w:rPr>
              <w:t>同一用户群体间</w:t>
            </w:r>
          </w:p>
        </w:tc>
        <w:tc>
          <w:tcPr>
            <w:tcW w:w="4683" w:type="dxa"/>
            <w:tcBorders>
              <w:top w:val="single" w:sz="4" w:space="0" w:color="000000"/>
            </w:tcBorders>
          </w:tcPr>
          <w:p w14:paraId="2D4C9284" w14:textId="77777777" w:rsidR="00EC6DBE" w:rsidRPr="00F622A7" w:rsidRDefault="00EC6DBE" w:rsidP="00EA3F54">
            <w:pPr>
              <w:pStyle w:val="aff"/>
              <w:cnfStyle w:val="000000100000" w:firstRow="0" w:lastRow="0" w:firstColumn="0" w:lastColumn="0" w:oddVBand="0" w:evenVBand="0" w:oddHBand="1" w:evenHBand="0" w:firstRowFirstColumn="0" w:firstRowLastColumn="0" w:lastRowFirstColumn="0" w:lastRowLastColumn="0"/>
              <w:rPr>
                <w:rFonts w:ascii="宋体" w:hAnsi="宋体"/>
              </w:rPr>
            </w:pPr>
            <w:r w:rsidRPr="00F622A7">
              <w:rPr>
                <w:rFonts w:ascii="宋体" w:hAnsi="宋体" w:hint="eastAsia"/>
              </w:rPr>
              <w:t>使用固定电话的用户</w:t>
            </w:r>
          </w:p>
        </w:tc>
      </w:tr>
      <w:tr w:rsidR="00EC6DBE" w:rsidRPr="00F622A7" w14:paraId="53851F2E" w14:textId="77777777" w:rsidTr="00A531B5">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000000"/>
            </w:tcBorders>
          </w:tcPr>
          <w:p w14:paraId="512586D6" w14:textId="77777777" w:rsidR="00EC6DBE" w:rsidRPr="00F622A7" w:rsidRDefault="00EC6DBE" w:rsidP="00F622A7">
            <w:pPr>
              <w:pStyle w:val="aff"/>
              <w:jc w:val="center"/>
              <w:rPr>
                <w:rFonts w:ascii="宋体" w:eastAsia="宋体" w:hAnsi="宋体"/>
                <w:i w:val="0"/>
              </w:rPr>
            </w:pPr>
            <w:r w:rsidRPr="00F622A7">
              <w:rPr>
                <w:rFonts w:ascii="宋体" w:eastAsia="宋体" w:hAnsi="宋体" w:hint="eastAsia"/>
                <w:i w:val="0"/>
              </w:rPr>
              <w:t>间接网络效应</w:t>
            </w:r>
          </w:p>
        </w:tc>
        <w:tc>
          <w:tcPr>
            <w:tcW w:w="2126" w:type="dxa"/>
            <w:tcBorders>
              <w:left w:val="single" w:sz="4" w:space="0" w:color="000000"/>
            </w:tcBorders>
          </w:tcPr>
          <w:p w14:paraId="27B2A246" w14:textId="6A1D3F24" w:rsidR="00EC6DBE" w:rsidRPr="00F622A7" w:rsidRDefault="00EC6DBE" w:rsidP="00EA3F54">
            <w:pPr>
              <w:pStyle w:val="aff"/>
              <w:cnfStyle w:val="000000000000" w:firstRow="0" w:lastRow="0" w:firstColumn="0" w:lastColumn="0" w:oddVBand="0" w:evenVBand="0" w:oddHBand="0" w:evenHBand="0" w:firstRowFirstColumn="0" w:firstRowLastColumn="0" w:lastRowFirstColumn="0" w:lastRowLastColumn="0"/>
              <w:rPr>
                <w:rFonts w:ascii="宋体" w:hAnsi="宋体"/>
              </w:rPr>
            </w:pPr>
            <w:r w:rsidRPr="00F622A7">
              <w:rPr>
                <w:rFonts w:ascii="宋体" w:hAnsi="宋体" w:hint="eastAsia"/>
              </w:rPr>
              <w:t>互补产品</w:t>
            </w:r>
            <w:r w:rsidR="00F622A7">
              <w:rPr>
                <w:rFonts w:ascii="宋体" w:hAnsi="宋体" w:hint="eastAsia"/>
              </w:rPr>
              <w:t>之</w:t>
            </w:r>
            <w:r w:rsidRPr="00F622A7">
              <w:rPr>
                <w:rFonts w:ascii="宋体" w:hAnsi="宋体" w:hint="eastAsia"/>
              </w:rPr>
              <w:t>间</w:t>
            </w:r>
          </w:p>
        </w:tc>
        <w:tc>
          <w:tcPr>
            <w:tcW w:w="4683" w:type="dxa"/>
          </w:tcPr>
          <w:p w14:paraId="0B082BCD" w14:textId="77777777" w:rsidR="00EC6DBE" w:rsidRPr="00F622A7" w:rsidRDefault="00EC6DBE" w:rsidP="00EA3F54">
            <w:pPr>
              <w:pStyle w:val="aff"/>
              <w:cnfStyle w:val="000000000000" w:firstRow="0" w:lastRow="0" w:firstColumn="0" w:lastColumn="0" w:oddVBand="0" w:evenVBand="0" w:oddHBand="0" w:evenHBand="0" w:firstRowFirstColumn="0" w:firstRowLastColumn="0" w:lastRowFirstColumn="0" w:lastRowLastColumn="0"/>
              <w:rPr>
                <w:rFonts w:ascii="宋体" w:hAnsi="宋体"/>
              </w:rPr>
            </w:pPr>
            <w:r w:rsidRPr="00F622A7">
              <w:rPr>
                <w:rFonts w:ascii="宋体" w:hAnsi="宋体" w:hint="eastAsia"/>
              </w:rPr>
              <w:t>计算器使用者增加，相应软件也随之增加</w:t>
            </w:r>
          </w:p>
        </w:tc>
      </w:tr>
      <w:tr w:rsidR="00EC6DBE" w:rsidRPr="00F622A7" w14:paraId="74DD29B6" w14:textId="77777777" w:rsidTr="008E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000000"/>
              <w:right w:val="single" w:sz="4" w:space="0" w:color="000000"/>
            </w:tcBorders>
          </w:tcPr>
          <w:p w14:paraId="3509FB08" w14:textId="77777777" w:rsidR="00EC6DBE" w:rsidRPr="00F622A7" w:rsidRDefault="00EC6DBE" w:rsidP="00F622A7">
            <w:pPr>
              <w:pStyle w:val="aff"/>
              <w:jc w:val="center"/>
              <w:rPr>
                <w:rFonts w:ascii="宋体" w:eastAsia="宋体" w:hAnsi="宋体"/>
                <w:i w:val="0"/>
              </w:rPr>
            </w:pPr>
            <w:r w:rsidRPr="00F622A7">
              <w:rPr>
                <w:rFonts w:ascii="宋体" w:eastAsia="宋体" w:hAnsi="宋体" w:hint="eastAsia"/>
                <w:i w:val="0"/>
              </w:rPr>
              <w:t>交叉网络效应</w:t>
            </w:r>
          </w:p>
        </w:tc>
        <w:tc>
          <w:tcPr>
            <w:tcW w:w="2126" w:type="dxa"/>
            <w:tcBorders>
              <w:left w:val="single" w:sz="4" w:space="0" w:color="000000"/>
              <w:bottom w:val="single" w:sz="4" w:space="0" w:color="000000"/>
            </w:tcBorders>
          </w:tcPr>
          <w:p w14:paraId="5AF03B25" w14:textId="77777777" w:rsidR="00EC6DBE" w:rsidRPr="00F622A7" w:rsidRDefault="00EC6DBE" w:rsidP="00EA3F54">
            <w:pPr>
              <w:pStyle w:val="aff"/>
              <w:cnfStyle w:val="000000100000" w:firstRow="0" w:lastRow="0" w:firstColumn="0" w:lastColumn="0" w:oddVBand="0" w:evenVBand="0" w:oddHBand="1" w:evenHBand="0" w:firstRowFirstColumn="0" w:firstRowLastColumn="0" w:lastRowFirstColumn="0" w:lastRowLastColumn="0"/>
              <w:rPr>
                <w:rFonts w:ascii="宋体" w:hAnsi="宋体"/>
              </w:rPr>
            </w:pPr>
            <w:r w:rsidRPr="00F622A7">
              <w:rPr>
                <w:rFonts w:ascii="宋体" w:hAnsi="宋体" w:hint="eastAsia"/>
              </w:rPr>
              <w:t>不同用户群体间</w:t>
            </w:r>
          </w:p>
        </w:tc>
        <w:tc>
          <w:tcPr>
            <w:tcW w:w="4683" w:type="dxa"/>
            <w:tcBorders>
              <w:bottom w:val="single" w:sz="4" w:space="0" w:color="000000"/>
            </w:tcBorders>
          </w:tcPr>
          <w:p w14:paraId="4D19E118" w14:textId="77777777" w:rsidR="00EC6DBE" w:rsidRPr="00F622A7" w:rsidRDefault="00EC6DBE" w:rsidP="00EA3F54">
            <w:pPr>
              <w:pStyle w:val="aff"/>
              <w:cnfStyle w:val="000000100000" w:firstRow="0" w:lastRow="0" w:firstColumn="0" w:lastColumn="0" w:oddVBand="0" w:evenVBand="0" w:oddHBand="1" w:evenHBand="0" w:firstRowFirstColumn="0" w:firstRowLastColumn="0" w:lastRowFirstColumn="0" w:lastRowLastColumn="0"/>
              <w:rPr>
                <w:rFonts w:ascii="宋体" w:hAnsi="宋体"/>
              </w:rPr>
            </w:pPr>
            <w:r w:rsidRPr="00F622A7">
              <w:rPr>
                <w:rFonts w:ascii="宋体" w:hAnsi="宋体" w:hint="eastAsia"/>
              </w:rPr>
              <w:t>操作系统、在线旅游等平台企业的双边用户</w:t>
            </w:r>
          </w:p>
        </w:tc>
      </w:tr>
    </w:tbl>
    <w:p w14:paraId="4D18C342" w14:textId="77777777" w:rsidR="00871FF3" w:rsidRDefault="00871FF3">
      <w:pPr>
        <w:widowControl/>
        <w:jc w:val="left"/>
        <w:rPr>
          <w:rFonts w:eastAsia="黑体"/>
          <w:bCs/>
          <w:sz w:val="28"/>
          <w:szCs w:val="28"/>
        </w:rPr>
      </w:pPr>
      <w:r>
        <w:br w:type="page"/>
      </w:r>
    </w:p>
    <w:p w14:paraId="148ADEA7" w14:textId="77D8A401" w:rsidR="00B1336C" w:rsidRDefault="00932E67" w:rsidP="00732D2B">
      <w:pPr>
        <w:pStyle w:val="21"/>
      </w:pPr>
      <w:bookmarkStart w:id="91" w:name="_Toc432531358"/>
      <w:r>
        <w:lastRenderedPageBreak/>
        <w:t>2.2</w:t>
      </w:r>
      <w:r w:rsidR="0058790B">
        <w:rPr>
          <w:rFonts w:asciiTheme="minorEastAsia" w:eastAsiaTheme="minorEastAsia" w:hAnsiTheme="minorEastAsia" w:hint="eastAsia"/>
        </w:rPr>
        <w:t xml:space="preserve">　</w:t>
      </w:r>
      <w:r w:rsidRPr="00732D2B">
        <w:rPr>
          <w:rFonts w:hint="eastAsia"/>
        </w:rPr>
        <w:t>平台企业价格理论</w:t>
      </w:r>
      <w:bookmarkEnd w:id="91"/>
    </w:p>
    <w:p w14:paraId="3E7391F6" w14:textId="4879A0B5" w:rsidR="00EA3078" w:rsidRPr="00EA3078" w:rsidRDefault="00EA3078" w:rsidP="00EA3078">
      <w:pPr>
        <w:pStyle w:val="af"/>
        <w:ind w:firstLine="480"/>
      </w:pPr>
      <w:r w:rsidRPr="000325AF">
        <w:rPr>
          <w:rFonts w:hint="eastAsia"/>
        </w:rPr>
        <w:t>双边市场模式框架下赋予平台企业采用定价方式的弹性，而此</w:t>
      </w:r>
      <w:proofErr w:type="gramStart"/>
      <w:r w:rsidRPr="000325AF">
        <w:rPr>
          <w:rFonts w:hint="eastAsia"/>
        </w:rPr>
        <w:t>一</w:t>
      </w:r>
      <w:proofErr w:type="gramEnd"/>
      <w:r w:rsidRPr="000325AF">
        <w:rPr>
          <w:rFonts w:hint="eastAsia"/>
        </w:rPr>
        <w:t>定价是平台企业获取利润的主要方式。在双边市场中，定价模式可以千变万化，这也是为什么平台企业在决定采用何种定价模式</w:t>
      </w:r>
      <w:proofErr w:type="gramStart"/>
      <w:r w:rsidRPr="000325AF">
        <w:rPr>
          <w:rFonts w:hint="eastAsia"/>
        </w:rPr>
        <w:t>做为</w:t>
      </w:r>
      <w:proofErr w:type="gramEnd"/>
      <w:r w:rsidRPr="000325AF">
        <w:rPr>
          <w:rFonts w:hint="eastAsia"/>
        </w:rPr>
        <w:t>其获利来源时，需要比单边市场考虑得更多、更为复杂的原因。在各种市场理论的研究中，价格问题是分析行为主体的开始，分析企业如何利用各种价格工具来实现交易的途径及手段，因此在分析双边市场中的平台企业其他经济行为之前，首先要对其价格理论进行基础客观地研究。</w:t>
      </w:r>
    </w:p>
    <w:p w14:paraId="5A00C0BC" w14:textId="62B8A2C8" w:rsidR="00444DAA" w:rsidRDefault="00932E67" w:rsidP="00732D2B">
      <w:pPr>
        <w:pStyle w:val="31"/>
      </w:pPr>
      <w:bookmarkStart w:id="92" w:name="_Toc432531359"/>
      <w:r>
        <w:t>2.2</w:t>
      </w:r>
      <w:r w:rsidRPr="00732D2B">
        <w:t>.1</w:t>
      </w:r>
      <w:r w:rsidR="0058790B">
        <w:rPr>
          <w:rFonts w:asciiTheme="minorEastAsia" w:eastAsiaTheme="minorEastAsia" w:hAnsiTheme="minorEastAsia" w:hint="eastAsia"/>
        </w:rPr>
        <w:t xml:space="preserve">　</w:t>
      </w:r>
      <w:r w:rsidRPr="00732D2B">
        <w:rPr>
          <w:rFonts w:hint="eastAsia"/>
        </w:rPr>
        <w:t>平台企业价格理论的来源</w:t>
      </w:r>
      <w:bookmarkEnd w:id="92"/>
    </w:p>
    <w:p w14:paraId="195E4DAF" w14:textId="77777777" w:rsidR="00EA3078" w:rsidRPr="000325AF" w:rsidRDefault="00EA3078" w:rsidP="00EA3078">
      <w:pPr>
        <w:pStyle w:val="af"/>
        <w:ind w:firstLine="480"/>
      </w:pPr>
      <w:r w:rsidRPr="000325AF">
        <w:rPr>
          <w:rFonts w:hint="eastAsia"/>
        </w:rPr>
        <w:t>由于双边市场不同于单边市场有着不一样的微观特征，由</w:t>
      </w:r>
      <w:r w:rsidRPr="000325AF">
        <w:t>2.1</w:t>
      </w:r>
      <w:r w:rsidRPr="000325AF">
        <w:rPr>
          <w:rFonts w:hint="eastAsia"/>
        </w:rPr>
        <w:t>对于文献探讨可以发现，双边市场在以下两个方面有着与传统单边市场不一样的特征：第一是双边市场中，两</w:t>
      </w:r>
      <w:proofErr w:type="gramStart"/>
      <w:r w:rsidRPr="000325AF">
        <w:rPr>
          <w:rFonts w:hint="eastAsia"/>
        </w:rPr>
        <w:t>方用户</w:t>
      </w:r>
      <w:proofErr w:type="gramEnd"/>
      <w:r w:rsidRPr="000325AF">
        <w:rPr>
          <w:rFonts w:hint="eastAsia"/>
        </w:rPr>
        <w:t>群体的间接网络效应；第二是双边用户之间的相互依存的特性。从平台企业的视角来看，这两个特征表现在该企业需要同时为两方群体提供产品或服务，方能创在价值进一步获取利润。因此，网络效应理论与多产品价格理论是分析平台企业价格理论的来源。</w:t>
      </w:r>
    </w:p>
    <w:p w14:paraId="51D6F7BB" w14:textId="77777777" w:rsidR="00EA3078" w:rsidRPr="000325AF" w:rsidRDefault="00EA3078" w:rsidP="00EA3078">
      <w:pPr>
        <w:pStyle w:val="af"/>
        <w:ind w:firstLine="480"/>
      </w:pPr>
      <w:r w:rsidRPr="000325AF">
        <w:rPr>
          <w:rFonts w:hint="eastAsia"/>
        </w:rPr>
        <w:t>平台双边用户群体间的网络效应包括两大类：直接网络效应与交叉网络效应，而如</w:t>
      </w:r>
      <w:r w:rsidRPr="000325AF">
        <w:t>2.1</w:t>
      </w:r>
      <w:r w:rsidRPr="000325AF">
        <w:rPr>
          <w:rFonts w:hint="eastAsia"/>
        </w:rPr>
        <w:t>所述，交叉网络效应属于双边市场中平台企业独有的特征。当某一边市场群体的用户规模成长时，直接网络效应影响的是同边用户，而交叉网络效应则是影响另一边群体的使用效益。</w:t>
      </w:r>
    </w:p>
    <w:p w14:paraId="3EEAB3E0" w14:textId="1E16F248" w:rsidR="00EA3078" w:rsidRPr="000325AF" w:rsidRDefault="00EA3078" w:rsidP="00EA3078">
      <w:pPr>
        <w:pStyle w:val="af"/>
        <w:ind w:firstLine="480"/>
      </w:pPr>
      <w:r w:rsidRPr="000325AF">
        <w:rPr>
          <w:rFonts w:hint="eastAsia"/>
        </w:rPr>
        <w:t>多产品定价</w:t>
      </w:r>
      <w:r>
        <w:t xml:space="preserve">(Multi </w:t>
      </w:r>
      <w:r>
        <w:rPr>
          <w:rFonts w:hint="eastAsia"/>
        </w:rPr>
        <w:t>P</w:t>
      </w:r>
      <w:r>
        <w:t>roduct P</w:t>
      </w:r>
      <w:r w:rsidRPr="000325AF">
        <w:t>ricing)</w:t>
      </w:r>
      <w:r w:rsidRPr="000325AF">
        <w:rPr>
          <w:rFonts w:hint="eastAsia"/>
        </w:rPr>
        <w:t>理论是指企业用某一产品的低价吸收消费者，用更多产品的较高价格收回损失并获得利润，让企业产品之间，部门之间相互影响，从而给产品定价准确定价的有效途径。因此，企业对某一产品或服务价格的确定将会随着该产品或服务的需求价格弹性和其边际成本的变化而改变。从文献中来看，许多学者在研究平台价格时都有对平台企业的价格歧视、捆绑</w:t>
      </w:r>
      <w:r w:rsidRPr="000325AF">
        <w:t>(</w:t>
      </w:r>
      <w:r>
        <w:rPr>
          <w:rFonts w:hint="eastAsia"/>
        </w:rPr>
        <w:t>B</w:t>
      </w:r>
      <w:r w:rsidRPr="000325AF">
        <w:t>undling)</w:t>
      </w:r>
      <w:r w:rsidRPr="000325AF">
        <w:rPr>
          <w:rFonts w:hint="eastAsia"/>
        </w:rPr>
        <w:t>和搭售</w:t>
      </w:r>
      <w:r>
        <w:t>(T</w:t>
      </w:r>
      <w:r w:rsidRPr="000325AF">
        <w:t>ying)</w:t>
      </w:r>
      <w:r w:rsidRPr="000325AF">
        <w:rPr>
          <w:rFonts w:hint="eastAsia"/>
        </w:rPr>
        <w:t>等行为有较深入的研究，因此可以发现，学术界在探讨平台企业价格行为的研究时多引入了分析传统市场的多产品定价理论，其主要原因还是因为平台企业会同时提供多种产品及服务。</w:t>
      </w:r>
    </w:p>
    <w:p w14:paraId="159A8AD5" w14:textId="79C34F55" w:rsidR="008B0A91" w:rsidRPr="008B0A91" w:rsidRDefault="00EA3078" w:rsidP="008B0A91">
      <w:pPr>
        <w:pStyle w:val="af"/>
        <w:ind w:firstLine="480"/>
      </w:pPr>
      <w:r w:rsidRPr="000325AF">
        <w:rPr>
          <w:rFonts w:hint="eastAsia"/>
        </w:rPr>
        <w:t>综上所述，由于多产品价格理论缺少外部性这一项双边市场重要的因子，本文研究平台企业定价时，借鉴传统市场中的多产品价格理论，同时需要结合网络效应理论，方能进行双边市场平台的定价研究。</w:t>
      </w:r>
    </w:p>
    <w:p w14:paraId="6E66B129" w14:textId="77777777" w:rsidR="00A531B5" w:rsidRDefault="00A531B5">
      <w:pPr>
        <w:widowControl/>
        <w:jc w:val="left"/>
        <w:rPr>
          <w:rFonts w:eastAsia="黑体"/>
          <w:bCs/>
          <w:sz w:val="26"/>
          <w:szCs w:val="26"/>
        </w:rPr>
      </w:pPr>
      <w:r>
        <w:br w:type="page"/>
      </w:r>
    </w:p>
    <w:p w14:paraId="69EEC5FC" w14:textId="1FE34F52" w:rsidR="00444DAA" w:rsidRDefault="00932E67" w:rsidP="00732D2B">
      <w:pPr>
        <w:pStyle w:val="31"/>
      </w:pPr>
      <w:bookmarkStart w:id="93" w:name="_Toc432531360"/>
      <w:r>
        <w:lastRenderedPageBreak/>
        <w:t>2.2</w:t>
      </w:r>
      <w:r w:rsidRPr="00732D2B">
        <w:t>.2</w:t>
      </w:r>
      <w:r w:rsidR="0058790B">
        <w:rPr>
          <w:rFonts w:asciiTheme="minorEastAsia" w:eastAsiaTheme="minorEastAsia" w:hAnsiTheme="minorEastAsia" w:hint="eastAsia"/>
        </w:rPr>
        <w:t xml:space="preserve">　</w:t>
      </w:r>
      <w:r w:rsidRPr="00732D2B">
        <w:rPr>
          <w:rFonts w:hint="eastAsia"/>
        </w:rPr>
        <w:t>平台企业的定价方式</w:t>
      </w:r>
      <w:bookmarkEnd w:id="93"/>
    </w:p>
    <w:p w14:paraId="6E4DB20E" w14:textId="39B486F2" w:rsidR="001C7EDA" w:rsidRPr="00DC7BC6" w:rsidRDefault="00932E67" w:rsidP="00DC7BC6">
      <w:pPr>
        <w:pStyle w:val="af"/>
        <w:ind w:firstLine="480"/>
      </w:pPr>
      <w:r w:rsidRPr="00DC7BC6">
        <w:rPr>
          <w:rFonts w:hint="eastAsia"/>
        </w:rPr>
        <w:t>定价问题一直是经济学范畴研究的重要课题，双边市场理论基于产业组织理论的研究，其与传统单边市场理论相同，在平台企业追求企业利润最大化或社会福利最大化的情况下，平台企业的定价问题在互联网时代，激起国内外学者对于双边市场的定价问题研究的了极大的兴趣。从现实经济环境中观察各类平台企业的定价方式，平台企业的定价方式较为复杂，也不具有一致性。</w:t>
      </w:r>
      <w:r>
        <w:rPr>
          <w:rFonts w:hint="eastAsia"/>
        </w:rPr>
        <w:t>通俗来说</w:t>
      </w:r>
      <w:r w:rsidRPr="00DC7BC6">
        <w:rPr>
          <w:rFonts w:hint="eastAsia"/>
        </w:rPr>
        <w:t>可以将平台企业的价格工具分为三种形式：</w:t>
      </w:r>
    </w:p>
    <w:p w14:paraId="28F5190C" w14:textId="38A503D0" w:rsidR="001C7EDA" w:rsidRPr="00B57198" w:rsidRDefault="00932E67" w:rsidP="001C7EDA">
      <w:pPr>
        <w:pStyle w:val="af"/>
        <w:ind w:firstLine="480"/>
      </w:pPr>
      <w:bookmarkStart w:id="94" w:name="OLE_LINK3"/>
      <w:bookmarkStart w:id="95" w:name="OLE_LINK4"/>
      <w:r w:rsidRPr="00B57198">
        <w:t>(</w:t>
      </w:r>
      <w:proofErr w:type="gramStart"/>
      <w:r w:rsidRPr="00B57198">
        <w:rPr>
          <w:rFonts w:hint="eastAsia"/>
        </w:rPr>
        <w:t>一</w:t>
      </w:r>
      <w:proofErr w:type="gramEnd"/>
      <w:r w:rsidRPr="00B57198">
        <w:t>)</w:t>
      </w:r>
      <w:r w:rsidRPr="00B57198">
        <w:rPr>
          <w:rFonts w:hint="eastAsia"/>
        </w:rPr>
        <w:t>、</w:t>
      </w:r>
      <w:r w:rsidRPr="009572BA">
        <w:rPr>
          <w:rFonts w:hint="eastAsia"/>
        </w:rPr>
        <w:t>注册</w:t>
      </w:r>
      <w:r w:rsidRPr="00E321C2">
        <w:rPr>
          <w:rFonts w:hint="eastAsia"/>
        </w:rPr>
        <w:t>费：也可称为会员费</w:t>
      </w:r>
      <w:r w:rsidRPr="00E321C2">
        <w:t>(Membership Charges)</w:t>
      </w:r>
      <w:r w:rsidRPr="00E321C2">
        <w:rPr>
          <w:rFonts w:hint="eastAsia"/>
        </w:rPr>
        <w:t>、</w:t>
      </w:r>
      <w:proofErr w:type="gramStart"/>
      <w:r w:rsidRPr="00E321C2">
        <w:rPr>
          <w:rFonts w:hint="eastAsia"/>
        </w:rPr>
        <w:t>接入费</w:t>
      </w:r>
      <w:proofErr w:type="gramEnd"/>
      <w:r w:rsidRPr="00E321C2">
        <w:t>(Access Fee)</w:t>
      </w:r>
      <w:r w:rsidRPr="00E321C2">
        <w:rPr>
          <w:rFonts w:hint="eastAsia"/>
        </w:rPr>
        <w:t>，指平台在一个固定时间段内对用户收取一个固定的费用，通常来说，注册费只影响注册或接入平台的双边用户规模，而与</w:t>
      </w:r>
      <w:proofErr w:type="gramStart"/>
      <w:r w:rsidRPr="00E321C2">
        <w:rPr>
          <w:rFonts w:hint="eastAsia"/>
        </w:rPr>
        <w:t>与</w:t>
      </w:r>
      <w:proofErr w:type="gramEnd"/>
      <w:r w:rsidRPr="00E321C2">
        <w:rPr>
          <w:rFonts w:hint="eastAsia"/>
        </w:rPr>
        <w:t>两边用户群体的交易无关的费用，例如</w:t>
      </w:r>
    </w:p>
    <w:p w14:paraId="5DCE9D86" w14:textId="374F32D6" w:rsidR="001C7EDA" w:rsidRPr="00662E43" w:rsidRDefault="00932E67" w:rsidP="001C7EDA">
      <w:pPr>
        <w:pStyle w:val="af"/>
        <w:ind w:firstLine="480"/>
      </w:pPr>
      <w:r w:rsidRPr="00662E43">
        <w:t>(</w:t>
      </w:r>
      <w:r w:rsidRPr="00662E43">
        <w:rPr>
          <w:rFonts w:hint="eastAsia"/>
        </w:rPr>
        <w:t>二</w:t>
      </w:r>
      <w:r w:rsidRPr="00662E43">
        <w:t>)</w:t>
      </w:r>
      <w:r w:rsidRPr="00662E43">
        <w:rPr>
          <w:rFonts w:hint="eastAsia"/>
        </w:rPr>
        <w:t>、交易费：也可称为使用费</w:t>
      </w:r>
      <w:r w:rsidRPr="00662E43">
        <w:t>(Usage Fee)</w:t>
      </w:r>
      <w:r w:rsidRPr="00662E43">
        <w:rPr>
          <w:rFonts w:hint="eastAsia"/>
        </w:rPr>
        <w:t>，指平台企业按照两边用户所进行的交易次数向消费者收取费用</w:t>
      </w:r>
      <w:r w:rsidRPr="00E321C2">
        <w:rPr>
          <w:rFonts w:asciiTheme="minorEastAsia" w:hAnsiTheme="minorEastAsia" w:hint="eastAsia"/>
        </w:rPr>
        <w:t>，因此交易</w:t>
      </w:r>
      <w:proofErr w:type="gramStart"/>
      <w:r w:rsidRPr="00E321C2">
        <w:rPr>
          <w:rFonts w:asciiTheme="minorEastAsia" w:hAnsiTheme="minorEastAsia" w:hint="eastAsia"/>
        </w:rPr>
        <w:t>费影响</w:t>
      </w:r>
      <w:proofErr w:type="gramEnd"/>
      <w:r w:rsidRPr="00E321C2">
        <w:rPr>
          <w:rFonts w:asciiTheme="minorEastAsia" w:hAnsiTheme="minorEastAsia" w:hint="eastAsia"/>
        </w:rPr>
        <w:t>的是平台双边的用户交易总量</w:t>
      </w:r>
      <w:r w:rsidRPr="00662E43">
        <w:rPr>
          <w:rFonts w:hint="eastAsia"/>
        </w:rPr>
        <w:t>。例如</w:t>
      </w:r>
      <w:r w:rsidRPr="00662E43">
        <w:t>PC</w:t>
      </w:r>
      <w:r w:rsidRPr="00662E43">
        <w:rPr>
          <w:rFonts w:hint="eastAsia"/>
        </w:rPr>
        <w:t>用户需要为操作系统的购买付出一次费用将其安装在计算机上，此</w:t>
      </w:r>
      <w:proofErr w:type="gramStart"/>
      <w:r w:rsidRPr="00662E43">
        <w:rPr>
          <w:rFonts w:hint="eastAsia"/>
        </w:rPr>
        <w:t>一</w:t>
      </w:r>
      <w:proofErr w:type="gramEnd"/>
      <w:r w:rsidRPr="00662E43">
        <w:rPr>
          <w:rFonts w:hint="eastAsia"/>
        </w:rPr>
        <w:t>费用涉及到两边用户的交互行为，按照交易次数收费，为交易费的概念。</w:t>
      </w:r>
    </w:p>
    <w:bookmarkEnd w:id="94"/>
    <w:bookmarkEnd w:id="95"/>
    <w:p w14:paraId="5A7E1869" w14:textId="5CF64566" w:rsidR="001C7EDA" w:rsidRDefault="00986706" w:rsidP="001C7EDA">
      <w:pPr>
        <w:pStyle w:val="af"/>
        <w:ind w:firstLine="480"/>
      </w:pPr>
      <w:r>
        <w:rPr>
          <w:noProof/>
        </w:rPr>
        <w:drawing>
          <wp:anchor distT="0" distB="0" distL="114300" distR="114300" simplePos="0" relativeHeight="251681792" behindDoc="0" locked="0" layoutInCell="1" allowOverlap="1" wp14:anchorId="4FC8D05A" wp14:editId="4515B561">
            <wp:simplePos x="0" y="0"/>
            <wp:positionH relativeFrom="margin">
              <wp:align>center</wp:align>
            </wp:positionH>
            <wp:positionV relativeFrom="paragraph">
              <wp:posOffset>1038273</wp:posOffset>
            </wp:positionV>
            <wp:extent cx="3268980" cy="1711325"/>
            <wp:effectExtent l="0" t="0" r="7620" b="3175"/>
            <wp:wrapTopAndBottom/>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種定價方式.png"/>
                    <pic:cNvPicPr/>
                  </pic:nvPicPr>
                  <pic:blipFill>
                    <a:blip r:embed="rId20">
                      <a:extLst>
                        <a:ext uri="{28A0092B-C50C-407E-A947-70E740481C1C}">
                          <a14:useLocalDpi xmlns:a14="http://schemas.microsoft.com/office/drawing/2010/main" val="0"/>
                        </a:ext>
                      </a:extLst>
                    </a:blip>
                    <a:stretch>
                      <a:fillRect/>
                    </a:stretch>
                  </pic:blipFill>
                  <pic:spPr>
                    <a:xfrm>
                      <a:off x="0" y="0"/>
                      <a:ext cx="3268980" cy="1711325"/>
                    </a:xfrm>
                    <a:prstGeom prst="rect">
                      <a:avLst/>
                    </a:prstGeom>
                  </pic:spPr>
                </pic:pic>
              </a:graphicData>
            </a:graphic>
            <wp14:sizeRelH relativeFrom="page">
              <wp14:pctWidth>0</wp14:pctWidth>
            </wp14:sizeRelH>
            <wp14:sizeRelV relativeFrom="page">
              <wp14:pctHeight>0</wp14:pctHeight>
            </wp14:sizeRelV>
          </wp:anchor>
        </w:drawing>
      </w:r>
      <w:r w:rsidR="00932E67" w:rsidRPr="00B57198">
        <w:t>(</w:t>
      </w:r>
      <w:r w:rsidR="00932E67" w:rsidRPr="00B57198">
        <w:rPr>
          <w:rFonts w:hint="eastAsia"/>
        </w:rPr>
        <w:t>三</w:t>
      </w:r>
      <w:r w:rsidR="00932E67" w:rsidRPr="00B57198">
        <w:t>)</w:t>
      </w:r>
      <w:r w:rsidR="00932E67" w:rsidRPr="00B57198">
        <w:rPr>
          <w:rFonts w:hint="eastAsia"/>
        </w:rPr>
        <w:t>、两部收费制：</w:t>
      </w:r>
      <w:r w:rsidR="00932E67" w:rsidRPr="009572BA">
        <w:rPr>
          <w:rFonts w:asciiTheme="minorEastAsia" w:hAnsiTheme="minorEastAsia" w:hint="eastAsia"/>
        </w:rPr>
        <w:t>上述</w:t>
      </w:r>
      <w:r w:rsidR="00932E67" w:rsidRPr="00E321C2">
        <w:rPr>
          <w:rFonts w:asciiTheme="minorEastAsia" w:hAnsiTheme="minorEastAsia" w:hint="eastAsia"/>
        </w:rPr>
        <w:t>的注册费与</w:t>
      </w:r>
      <w:proofErr w:type="gramStart"/>
      <w:r w:rsidR="00932E67" w:rsidRPr="009572BA">
        <w:rPr>
          <w:rFonts w:asciiTheme="minorEastAsia" w:hAnsiTheme="minorEastAsia" w:hint="eastAsia"/>
        </w:rPr>
        <w:t>交易费</w:t>
      </w:r>
      <w:r w:rsidR="00932E67" w:rsidRPr="00E321C2">
        <w:rPr>
          <w:rFonts w:asciiTheme="minorEastAsia" w:hAnsiTheme="minorEastAsia" w:hint="eastAsia"/>
        </w:rPr>
        <w:t>既</w:t>
      </w:r>
      <w:r w:rsidR="00932E67" w:rsidRPr="009572BA">
        <w:rPr>
          <w:rFonts w:asciiTheme="minorEastAsia" w:hAnsiTheme="minorEastAsia" w:hint="eastAsia"/>
        </w:rPr>
        <w:t>可以</w:t>
      </w:r>
      <w:proofErr w:type="gramEnd"/>
      <w:r w:rsidR="00932E67" w:rsidRPr="009572BA">
        <w:rPr>
          <w:rFonts w:asciiTheme="minorEastAsia" w:hAnsiTheme="minorEastAsia" w:hint="eastAsia"/>
        </w:rPr>
        <w:t>单独使用一种，或是同时使用，</w:t>
      </w:r>
      <w:r w:rsidR="00932E67" w:rsidRPr="00E321C2">
        <w:rPr>
          <w:rFonts w:asciiTheme="minorEastAsia" w:hAnsiTheme="minorEastAsia" w:hint="eastAsia"/>
        </w:rPr>
        <w:t>而</w:t>
      </w:r>
      <w:r w:rsidR="00932E67" w:rsidRPr="009572BA">
        <w:rPr>
          <w:rFonts w:asciiTheme="minorEastAsia" w:hAnsiTheme="minorEastAsia" w:hint="eastAsia"/>
        </w:rPr>
        <w:t>同时兼有的情况便是两部收费，其</w:t>
      </w:r>
      <w:r w:rsidR="00932E67" w:rsidRPr="00B57198">
        <w:rPr>
          <w:rFonts w:hint="eastAsia"/>
        </w:rPr>
        <w:t>指用户第一次使用平台时，平台企业先向用户收取了注册费，用户得以获得使用平台的权利，随后按照用户在平台上的交易次数予以收取交易费。</w:t>
      </w:r>
    </w:p>
    <w:p w14:paraId="6215B261" w14:textId="62291422" w:rsidR="00117705" w:rsidRPr="00EA3078" w:rsidRDefault="00932E67" w:rsidP="00EA3078">
      <w:pPr>
        <w:pStyle w:val="ad"/>
      </w:pPr>
      <w:bookmarkStart w:id="96" w:name="_Toc432531326"/>
      <w:r w:rsidRPr="00EA3078">
        <w:rPr>
          <w:rFonts w:hint="eastAsia"/>
        </w:rPr>
        <w:t>图</w:t>
      </w:r>
      <w:r w:rsidRPr="00EA3078">
        <w:t>2.1</w:t>
      </w:r>
      <w:r w:rsidR="00B65192">
        <w:rPr>
          <w:rFonts w:asciiTheme="minorEastAsia" w:eastAsiaTheme="minorEastAsia" w:hAnsiTheme="minorEastAsia" w:hint="eastAsia"/>
        </w:rPr>
        <w:t xml:space="preserve">　</w:t>
      </w:r>
      <w:r w:rsidRPr="00EA3078">
        <w:rPr>
          <w:rFonts w:hint="eastAsia"/>
        </w:rPr>
        <w:t>平台企业三种基本定价方式</w:t>
      </w:r>
      <w:r w:rsidR="00073A3F" w:rsidRPr="00EA3078">
        <w:br/>
      </w:r>
      <w:r w:rsidRPr="00EA3078">
        <w:t>(</w:t>
      </w:r>
      <w:r w:rsidRPr="00EA3078">
        <w:rPr>
          <w:rFonts w:hint="eastAsia"/>
        </w:rPr>
        <w:t>箭头方向为现金流方向</w:t>
      </w:r>
      <w:r w:rsidRPr="00EA3078">
        <w:t>)</w:t>
      </w:r>
      <w:bookmarkEnd w:id="96"/>
      <w:r w:rsidR="00117705" w:rsidRPr="00EA3078">
        <w:rPr>
          <w:rFonts w:hint="eastAsia"/>
        </w:rPr>
        <w:t xml:space="preserve"> </w:t>
      </w:r>
    </w:p>
    <w:p w14:paraId="7B46FBC8" w14:textId="6E9DBF9D" w:rsidR="00930F46" w:rsidRDefault="00932E67" w:rsidP="006D5D31">
      <w:pPr>
        <w:pStyle w:val="af"/>
        <w:ind w:firstLine="480"/>
      </w:pPr>
      <w:r w:rsidRPr="006D5D31">
        <w:rPr>
          <w:rFonts w:hint="eastAsia"/>
        </w:rPr>
        <w:t>如图</w:t>
      </w:r>
      <w:r w:rsidRPr="006D5D31">
        <w:t>2.1</w:t>
      </w:r>
      <w:r w:rsidRPr="006D5D31">
        <w:rPr>
          <w:rFonts w:hint="eastAsia"/>
        </w:rPr>
        <w:t>所示，当平台企业对一次接入平台的市场群体收取一次性的固定费用，就是所谓的注册费；而针对以接入平台中的市场群体，按照两边群体所进行的交易行为所收取的费用则为交易费；若平台企业同时在用户群体接入平台时收取注册费，并且依照之后的交易行为收取交易费，便是两部收费制。</w:t>
      </w:r>
    </w:p>
    <w:p w14:paraId="726988F0" w14:textId="41FC57B8" w:rsidR="00872A91" w:rsidRDefault="00932E67" w:rsidP="00872A91">
      <w:pPr>
        <w:pStyle w:val="31"/>
      </w:pPr>
      <w:bookmarkStart w:id="97" w:name="_Toc432531361"/>
      <w:r>
        <w:lastRenderedPageBreak/>
        <w:t>2.2</w:t>
      </w:r>
      <w:r w:rsidRPr="00732D2B">
        <w:t>.3</w:t>
      </w:r>
      <w:r w:rsidR="0058790B">
        <w:rPr>
          <w:rFonts w:asciiTheme="minorEastAsia" w:eastAsiaTheme="minorEastAsia" w:hAnsiTheme="minorEastAsia" w:hint="eastAsia"/>
        </w:rPr>
        <w:t xml:space="preserve">　</w:t>
      </w:r>
      <w:r w:rsidRPr="00732D2B">
        <w:rPr>
          <w:rFonts w:hint="eastAsia"/>
        </w:rPr>
        <w:t>平台企业定价方</w:t>
      </w:r>
      <w:r w:rsidRPr="00023C28">
        <w:rPr>
          <w:rFonts w:hint="eastAsia"/>
        </w:rPr>
        <w:t>式</w:t>
      </w:r>
      <w:r w:rsidR="009E3480">
        <w:rPr>
          <w:rFonts w:hint="eastAsia"/>
        </w:rPr>
        <w:t>的</w:t>
      </w:r>
      <w:r w:rsidR="009E3480" w:rsidRPr="00732D2B">
        <w:rPr>
          <w:rFonts w:hint="eastAsia"/>
        </w:rPr>
        <w:t>影响因素</w:t>
      </w:r>
      <w:bookmarkEnd w:id="97"/>
    </w:p>
    <w:p w14:paraId="5F67F260" w14:textId="77777777" w:rsidR="00216138" w:rsidRPr="004621C5" w:rsidRDefault="009E3480" w:rsidP="00216138">
      <w:pPr>
        <w:pStyle w:val="af"/>
        <w:ind w:firstLine="480"/>
      </w:pPr>
      <w:r w:rsidRPr="009E3480">
        <w:rPr>
          <w:rFonts w:asciiTheme="minorEastAsia" w:hAnsiTheme="minorEastAsia" w:hint="eastAsia"/>
        </w:rPr>
        <w:t>在产业经济学理论中，对于企业的定价策略都是一个重要且不可避免、需要深入探讨的问题，单边市场是如此、双边市场亦不例外。</w:t>
      </w:r>
      <w:r w:rsidR="00216138" w:rsidRPr="004621C5">
        <w:rPr>
          <w:rFonts w:hint="eastAsia"/>
        </w:rPr>
        <w:t>现有关于双边市场定价的文献皆表明，双边市场与传统市场的定价方式不同，双边市场的价格结构往往取决于三个因素：</w:t>
      </w:r>
      <w:r w:rsidR="00216138" w:rsidRPr="004621C5">
        <w:t>(1)</w:t>
      </w:r>
      <w:r w:rsidR="00216138">
        <w:rPr>
          <w:rFonts w:asciiTheme="minorEastAsia" w:eastAsiaTheme="minorEastAsia" w:hAnsiTheme="minorEastAsia" w:hint="eastAsia"/>
        </w:rPr>
        <w:t xml:space="preserve"> </w:t>
      </w:r>
      <w:r w:rsidR="00216138" w:rsidRPr="004621C5">
        <w:rPr>
          <w:rFonts w:hint="eastAsia"/>
        </w:rPr>
        <w:t>每边用户的需求价格弹性大小；</w:t>
      </w:r>
      <w:r w:rsidR="00216138" w:rsidRPr="004621C5">
        <w:t>(2)</w:t>
      </w:r>
      <w:r w:rsidR="00216138">
        <w:rPr>
          <w:rFonts w:asciiTheme="minorEastAsia" w:eastAsiaTheme="minorEastAsia" w:hAnsiTheme="minorEastAsia" w:hint="eastAsia"/>
        </w:rPr>
        <w:t xml:space="preserve"> </w:t>
      </w:r>
      <w:r w:rsidR="00216138" w:rsidRPr="004621C5">
        <w:rPr>
          <w:rFonts w:hint="eastAsia"/>
        </w:rPr>
        <w:t>平台两边的交叉</w:t>
      </w:r>
      <w:r w:rsidR="00216138">
        <w:rPr>
          <w:rFonts w:hint="eastAsia"/>
        </w:rPr>
        <w:t>网络效应</w:t>
      </w:r>
      <w:r w:rsidR="00216138" w:rsidRPr="004621C5">
        <w:rPr>
          <w:rFonts w:hint="eastAsia"/>
        </w:rPr>
        <w:t>大小；</w:t>
      </w:r>
      <w:r w:rsidR="00216138" w:rsidRPr="004621C5">
        <w:t>(3)</w:t>
      </w:r>
      <w:r w:rsidR="00216138">
        <w:rPr>
          <w:rFonts w:asciiTheme="minorEastAsia" w:eastAsiaTheme="minorEastAsia" w:hAnsiTheme="minorEastAsia" w:hint="eastAsia"/>
        </w:rPr>
        <w:t xml:space="preserve"> </w:t>
      </w:r>
      <w:r w:rsidR="00216138" w:rsidRPr="004621C5">
        <w:rPr>
          <w:rFonts w:hint="eastAsia"/>
        </w:rPr>
        <w:t>平台两边的边际成本。</w:t>
      </w:r>
    </w:p>
    <w:p w14:paraId="21CA1446" w14:textId="65228EB0" w:rsidR="009E3480" w:rsidRDefault="009E3480" w:rsidP="009E3480">
      <w:pPr>
        <w:pStyle w:val="af"/>
        <w:ind w:firstLine="480"/>
      </w:pPr>
      <w:r w:rsidRPr="009E3480">
        <w:rPr>
          <w:rFonts w:asciiTheme="minorEastAsia" w:hAnsiTheme="minorEastAsia" w:hint="eastAsia"/>
        </w:rPr>
        <w:t>然而，</w:t>
      </w:r>
      <w:r w:rsidRPr="00EA3F54">
        <w:rPr>
          <w:rFonts w:asciiTheme="minorEastAsia" w:hAnsiTheme="minorEastAsia" w:hint="eastAsia"/>
        </w:rPr>
        <w:t>不同性质的平台企业会有不同的收费策略</w:t>
      </w:r>
      <w:r w:rsidRPr="009E3480">
        <w:rPr>
          <w:rFonts w:asciiTheme="minorEastAsia" w:hAnsiTheme="minorEastAsia" w:hint="eastAsia"/>
        </w:rPr>
        <w:t>及方式</w:t>
      </w:r>
      <w:r w:rsidRPr="00EA3F54">
        <w:rPr>
          <w:rFonts w:asciiTheme="minorEastAsia" w:hAnsiTheme="minorEastAsia" w:hint="eastAsia"/>
        </w:rPr>
        <w:t>，以下为学者归纳出的五</w:t>
      </w:r>
      <w:r w:rsidRPr="00D621E5">
        <w:rPr>
          <w:rFonts w:hint="eastAsia"/>
        </w:rPr>
        <w:t>个</w:t>
      </w:r>
      <w:r w:rsidRPr="00EA3F54">
        <w:rPr>
          <w:rFonts w:asciiTheme="minorEastAsia" w:hAnsiTheme="minorEastAsia" w:hint="eastAsia"/>
        </w:rPr>
        <w:t>参考</w:t>
      </w:r>
      <w:r w:rsidRPr="00D621E5">
        <w:rPr>
          <w:rFonts w:hint="eastAsia"/>
        </w:rPr>
        <w:t>因素</w:t>
      </w:r>
      <w:r w:rsidRPr="00EA3F54">
        <w:rPr>
          <w:rFonts w:asciiTheme="minorEastAsia" w:hAnsiTheme="minorEastAsia" w:hint="eastAsia"/>
        </w:rPr>
        <w:t>，如何设定市场哪一方为被补贴方、谁又为付费方</w:t>
      </w:r>
      <w:r w:rsidRPr="00D621E5">
        <w:rPr>
          <w:rFonts w:hint="eastAsia"/>
        </w:rPr>
        <w:t>：</w:t>
      </w:r>
    </w:p>
    <w:p w14:paraId="60788131" w14:textId="42448675" w:rsidR="009E3480" w:rsidRPr="00D621E5" w:rsidRDefault="009E3480" w:rsidP="009E3480">
      <w:pPr>
        <w:pStyle w:val="af1"/>
        <w:rPr>
          <w:lang w:eastAsia="zh-TW"/>
        </w:rPr>
      </w:pPr>
      <w:bookmarkStart w:id="98" w:name="_Toc432531307"/>
      <w:r>
        <w:rPr>
          <w:rFonts w:hint="eastAsia"/>
          <w:lang w:eastAsia="zh-TW"/>
        </w:rPr>
        <w:t xml:space="preserve">表2.4　</w:t>
      </w:r>
      <w:ins w:id="99" w:author="LiJie" w:date="2015-10-16T10:21:00Z">
        <w:r w:rsidR="00D5794C">
          <w:rPr>
            <w:rFonts w:hint="eastAsia"/>
          </w:rPr>
          <w:t>平台收费模式的</w:t>
        </w:r>
      </w:ins>
      <w:ins w:id="100" w:author="LiJie" w:date="2015-10-16T10:22:00Z">
        <w:r w:rsidR="00D5794C">
          <w:rPr>
            <w:rFonts w:hint="eastAsia"/>
          </w:rPr>
          <w:t>五项参考因素</w:t>
        </w:r>
      </w:ins>
      <w:del w:id="101" w:author="LiJie" w:date="2015-10-16T10:22:00Z">
        <w:r w:rsidDel="00D5794C">
          <w:rPr>
            <w:rFonts w:hint="eastAsia"/>
            <w:lang w:eastAsia="zh-TW"/>
          </w:rPr>
          <w:delText>平台收費模式的五項參考</w:delText>
        </w:r>
        <w:bookmarkStart w:id="102" w:name="OLE_LINK261"/>
        <w:r w:rsidDel="00D5794C">
          <w:rPr>
            <w:rFonts w:hint="eastAsia"/>
            <w:lang w:eastAsia="zh-TW"/>
          </w:rPr>
          <w:delText>因素</w:delText>
        </w:r>
      </w:del>
      <w:bookmarkEnd w:id="98"/>
      <w:bookmarkEnd w:id="102"/>
    </w:p>
    <w:tbl>
      <w:tblPr>
        <w:tblStyle w:val="PlainTable5"/>
        <w:tblW w:w="0" w:type="auto"/>
        <w:tblLook w:val="04A0" w:firstRow="1" w:lastRow="0" w:firstColumn="1" w:lastColumn="0" w:noHBand="0" w:noVBand="1"/>
      </w:tblPr>
      <w:tblGrid>
        <w:gridCol w:w="4962"/>
        <w:gridCol w:w="1828"/>
        <w:gridCol w:w="1921"/>
      </w:tblGrid>
      <w:tr w:rsidR="00A531B5" w:rsidRPr="00A531B5" w14:paraId="69BF109E" w14:textId="77777777" w:rsidTr="00A531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962" w:type="dxa"/>
            <w:tcBorders>
              <w:top w:val="single" w:sz="4" w:space="0" w:color="000000"/>
              <w:bottom w:val="single" w:sz="4" w:space="0" w:color="000000"/>
            </w:tcBorders>
          </w:tcPr>
          <w:p w14:paraId="6C1922AD" w14:textId="724C0309" w:rsidR="00A531B5" w:rsidRPr="00A531B5" w:rsidRDefault="00A531B5" w:rsidP="005A1743">
            <w:pPr>
              <w:pStyle w:val="aff"/>
              <w:jc w:val="center"/>
              <w:rPr>
                <w:rFonts w:ascii="宋体" w:eastAsia="宋体" w:hAnsi="宋体"/>
                <w:b/>
                <w:i w:val="0"/>
                <w:iCs w:val="0"/>
              </w:rPr>
            </w:pPr>
            <w:r w:rsidRPr="00A531B5">
              <w:rPr>
                <w:rFonts w:ascii="宋体" w:eastAsia="宋体" w:hAnsi="宋体" w:hint="eastAsia"/>
                <w:b/>
                <w:i w:val="0"/>
                <w:lang w:eastAsia="zh-TW"/>
              </w:rPr>
              <w:t>因素</w:t>
            </w:r>
          </w:p>
        </w:tc>
        <w:tc>
          <w:tcPr>
            <w:tcW w:w="1828" w:type="dxa"/>
            <w:tcBorders>
              <w:top w:val="single" w:sz="4" w:space="0" w:color="000000"/>
              <w:bottom w:val="single" w:sz="4" w:space="0" w:color="000000"/>
            </w:tcBorders>
          </w:tcPr>
          <w:p w14:paraId="68EB7519" w14:textId="48B5E073" w:rsidR="00A531B5" w:rsidRPr="00A531B5" w:rsidRDefault="00A531B5" w:rsidP="005A1743">
            <w:pPr>
              <w:pStyle w:val="aff"/>
              <w:jc w:val="center"/>
              <w:cnfStyle w:val="100000000000" w:firstRow="1" w:lastRow="0" w:firstColumn="0" w:lastColumn="0" w:oddVBand="0" w:evenVBand="0" w:oddHBand="0" w:evenHBand="0" w:firstRowFirstColumn="0" w:firstRowLastColumn="0" w:lastRowFirstColumn="0" w:lastRowLastColumn="0"/>
              <w:rPr>
                <w:b/>
                <w:i w:val="0"/>
              </w:rPr>
            </w:pPr>
            <w:r w:rsidRPr="00A531B5">
              <w:rPr>
                <w:rFonts w:asciiTheme="minorEastAsia" w:eastAsiaTheme="minorEastAsia" w:hAnsiTheme="minorEastAsia" w:hint="eastAsia"/>
                <w:b/>
                <w:i w:val="0"/>
                <w:lang w:eastAsia="zh-TW"/>
              </w:rPr>
              <w:t>被補貼方</w:t>
            </w:r>
          </w:p>
        </w:tc>
        <w:tc>
          <w:tcPr>
            <w:tcW w:w="1921" w:type="dxa"/>
            <w:tcBorders>
              <w:top w:val="single" w:sz="4" w:space="0" w:color="000000"/>
              <w:bottom w:val="single" w:sz="4" w:space="0" w:color="000000"/>
            </w:tcBorders>
          </w:tcPr>
          <w:p w14:paraId="2BF82563" w14:textId="77777777" w:rsidR="00A531B5" w:rsidRPr="00A531B5" w:rsidRDefault="00A531B5" w:rsidP="005A1743">
            <w:pPr>
              <w:pStyle w:val="aff"/>
              <w:jc w:val="center"/>
              <w:cnfStyle w:val="100000000000" w:firstRow="1" w:lastRow="0" w:firstColumn="0" w:lastColumn="0" w:oddVBand="0" w:evenVBand="0" w:oddHBand="0" w:evenHBand="0" w:firstRowFirstColumn="0" w:firstRowLastColumn="0" w:lastRowFirstColumn="0" w:lastRowLastColumn="0"/>
              <w:rPr>
                <w:b/>
                <w:i w:val="0"/>
              </w:rPr>
            </w:pPr>
            <w:r w:rsidRPr="00A531B5">
              <w:rPr>
                <w:rFonts w:asciiTheme="minorEastAsia" w:eastAsiaTheme="minorEastAsia" w:hAnsiTheme="minorEastAsia" w:hint="eastAsia"/>
                <w:b/>
                <w:i w:val="0"/>
                <w:lang w:eastAsia="zh-TW"/>
              </w:rPr>
              <w:t>付費方</w:t>
            </w:r>
          </w:p>
        </w:tc>
      </w:tr>
      <w:tr w:rsidR="009E3480" w:rsidRPr="00A531B5" w14:paraId="149B412D" w14:textId="77777777" w:rsidTr="00A53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Borders>
              <w:top w:val="single" w:sz="4" w:space="0" w:color="000000"/>
              <w:right w:val="single" w:sz="4" w:space="0" w:color="000000"/>
            </w:tcBorders>
          </w:tcPr>
          <w:p w14:paraId="61ED6C71" w14:textId="66E3C5EB" w:rsidR="009E3480" w:rsidRPr="008E3DE6" w:rsidRDefault="009E3480" w:rsidP="005A1743">
            <w:pPr>
              <w:pStyle w:val="aff"/>
              <w:rPr>
                <w:i w:val="0"/>
              </w:rPr>
            </w:pPr>
            <w:r w:rsidRPr="008E3DE6">
              <w:rPr>
                <w:rFonts w:hint="eastAsia"/>
                <w:i w:val="0"/>
              </w:rPr>
              <w:t>双边用户的需求价格弹性</w:t>
            </w:r>
            <w:r w:rsidR="00A531B5" w:rsidRPr="008E3DE6">
              <w:rPr>
                <w:rFonts w:ascii="MS Mincho" w:eastAsia="MS Mincho" w:hAnsi="MS Mincho" w:hint="eastAsia"/>
                <w:i w:val="0"/>
                <w:lang w:eastAsia="ja-JP"/>
              </w:rPr>
              <w:t xml:space="preserve">　</w:t>
            </w:r>
            <w:r w:rsidRPr="008E3DE6">
              <w:rPr>
                <w:i w:val="0"/>
              </w:rPr>
              <w:t>(Price Elasticity)</w:t>
            </w:r>
          </w:p>
        </w:tc>
        <w:tc>
          <w:tcPr>
            <w:tcW w:w="1828" w:type="dxa"/>
            <w:tcBorders>
              <w:top w:val="single" w:sz="4" w:space="0" w:color="000000"/>
              <w:left w:val="single" w:sz="4" w:space="0" w:color="000000"/>
            </w:tcBorders>
          </w:tcPr>
          <w:p w14:paraId="6C660C3B" w14:textId="77777777" w:rsidR="009E3480" w:rsidRPr="00A531B5" w:rsidRDefault="009E3480" w:rsidP="005A1743">
            <w:pPr>
              <w:pStyle w:val="aff"/>
              <w:jc w:val="center"/>
              <w:cnfStyle w:val="000000100000" w:firstRow="0" w:lastRow="0" w:firstColumn="0" w:lastColumn="0" w:oddVBand="0" w:evenVBand="0" w:oddHBand="1" w:evenHBand="0" w:firstRowFirstColumn="0" w:firstRowLastColumn="0" w:lastRowFirstColumn="0" w:lastRowLastColumn="0"/>
            </w:pPr>
            <w:r w:rsidRPr="00A531B5">
              <w:rPr>
                <w:rFonts w:asciiTheme="minorEastAsia" w:eastAsiaTheme="minorEastAsia" w:hAnsiTheme="minorEastAsia" w:hint="eastAsia"/>
                <w:lang w:eastAsia="zh-TW"/>
              </w:rPr>
              <w:t>高</w:t>
            </w:r>
          </w:p>
        </w:tc>
        <w:tc>
          <w:tcPr>
            <w:tcW w:w="1921" w:type="dxa"/>
            <w:tcBorders>
              <w:top w:val="single" w:sz="4" w:space="0" w:color="000000"/>
            </w:tcBorders>
          </w:tcPr>
          <w:p w14:paraId="21F023D4" w14:textId="77777777" w:rsidR="009E3480" w:rsidRPr="00A531B5" w:rsidRDefault="009E3480" w:rsidP="005A1743">
            <w:pPr>
              <w:pStyle w:val="aff"/>
              <w:jc w:val="center"/>
              <w:cnfStyle w:val="000000100000" w:firstRow="0" w:lastRow="0" w:firstColumn="0" w:lastColumn="0" w:oddVBand="0" w:evenVBand="0" w:oddHBand="1" w:evenHBand="0" w:firstRowFirstColumn="0" w:firstRowLastColumn="0" w:lastRowFirstColumn="0" w:lastRowLastColumn="0"/>
            </w:pPr>
            <w:r w:rsidRPr="00A531B5">
              <w:rPr>
                <w:rFonts w:asciiTheme="minorEastAsia" w:eastAsiaTheme="minorEastAsia" w:hAnsiTheme="minorEastAsia" w:hint="eastAsia"/>
                <w:lang w:eastAsia="zh-TW"/>
              </w:rPr>
              <w:t>低</w:t>
            </w:r>
          </w:p>
        </w:tc>
      </w:tr>
      <w:tr w:rsidR="009E3480" w:rsidRPr="00A531B5" w14:paraId="7E2851A5" w14:textId="77777777" w:rsidTr="00A531B5">
        <w:tc>
          <w:tcPr>
            <w:cnfStyle w:val="001000000000" w:firstRow="0" w:lastRow="0" w:firstColumn="1" w:lastColumn="0" w:oddVBand="0" w:evenVBand="0" w:oddHBand="0" w:evenHBand="0" w:firstRowFirstColumn="0" w:firstRowLastColumn="0" w:lastRowFirstColumn="0" w:lastRowLastColumn="0"/>
            <w:tcW w:w="4962" w:type="dxa"/>
            <w:tcBorders>
              <w:right w:val="single" w:sz="4" w:space="0" w:color="000000"/>
            </w:tcBorders>
          </w:tcPr>
          <w:p w14:paraId="232027ED" w14:textId="52191A59" w:rsidR="009E3480" w:rsidRPr="008E3DE6" w:rsidRDefault="009E3480" w:rsidP="00A531B5">
            <w:pPr>
              <w:pStyle w:val="aff"/>
              <w:rPr>
                <w:i w:val="0"/>
              </w:rPr>
            </w:pPr>
            <w:r w:rsidRPr="008E3DE6">
              <w:rPr>
                <w:rFonts w:hint="eastAsia"/>
                <w:i w:val="0"/>
              </w:rPr>
              <w:t>成长时的边际成本</w:t>
            </w:r>
            <w:r w:rsidR="00A531B5" w:rsidRPr="008E3DE6">
              <w:rPr>
                <w:rFonts w:ascii="MS Mincho" w:eastAsia="MS Mincho" w:hAnsi="MS Mincho" w:hint="eastAsia"/>
                <w:i w:val="0"/>
                <w:lang w:eastAsia="ja-JP"/>
              </w:rPr>
              <w:t xml:space="preserve">　</w:t>
            </w:r>
            <w:r w:rsidRPr="008E3DE6">
              <w:rPr>
                <w:i w:val="0"/>
              </w:rPr>
              <w:t>(Marginal Cost)</w:t>
            </w:r>
          </w:p>
        </w:tc>
        <w:tc>
          <w:tcPr>
            <w:tcW w:w="1828" w:type="dxa"/>
            <w:tcBorders>
              <w:left w:val="single" w:sz="4" w:space="0" w:color="000000"/>
            </w:tcBorders>
          </w:tcPr>
          <w:p w14:paraId="23A87B01" w14:textId="77777777" w:rsidR="009E3480" w:rsidRPr="00A531B5" w:rsidRDefault="009E3480" w:rsidP="005A1743">
            <w:pPr>
              <w:pStyle w:val="aff"/>
              <w:jc w:val="center"/>
              <w:cnfStyle w:val="000000000000" w:firstRow="0" w:lastRow="0" w:firstColumn="0" w:lastColumn="0" w:oddVBand="0" w:evenVBand="0" w:oddHBand="0" w:evenHBand="0" w:firstRowFirstColumn="0" w:firstRowLastColumn="0" w:lastRowFirstColumn="0" w:lastRowLastColumn="0"/>
            </w:pPr>
            <w:r w:rsidRPr="00A531B5">
              <w:rPr>
                <w:rFonts w:asciiTheme="minorEastAsia" w:eastAsiaTheme="minorEastAsia" w:hAnsiTheme="minorEastAsia" w:hint="eastAsia"/>
                <w:lang w:eastAsia="zh-TW"/>
              </w:rPr>
              <w:t>低</w:t>
            </w:r>
          </w:p>
        </w:tc>
        <w:tc>
          <w:tcPr>
            <w:tcW w:w="1921" w:type="dxa"/>
          </w:tcPr>
          <w:p w14:paraId="118388EB" w14:textId="77777777" w:rsidR="009E3480" w:rsidRPr="00A531B5" w:rsidRDefault="009E3480" w:rsidP="005A1743">
            <w:pPr>
              <w:pStyle w:val="aff"/>
              <w:jc w:val="center"/>
              <w:cnfStyle w:val="000000000000" w:firstRow="0" w:lastRow="0" w:firstColumn="0" w:lastColumn="0" w:oddVBand="0" w:evenVBand="0" w:oddHBand="0" w:evenHBand="0" w:firstRowFirstColumn="0" w:firstRowLastColumn="0" w:lastRowFirstColumn="0" w:lastRowLastColumn="0"/>
            </w:pPr>
            <w:r w:rsidRPr="00A531B5">
              <w:rPr>
                <w:rFonts w:asciiTheme="minorEastAsia" w:eastAsiaTheme="minorEastAsia" w:hAnsiTheme="minorEastAsia" w:hint="eastAsia"/>
                <w:lang w:eastAsia="zh-TW"/>
              </w:rPr>
              <w:t>高</w:t>
            </w:r>
          </w:p>
        </w:tc>
      </w:tr>
      <w:tr w:rsidR="009E3480" w:rsidRPr="00A531B5" w14:paraId="6AB77E9B" w14:textId="77777777" w:rsidTr="00A53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Borders>
              <w:right w:val="single" w:sz="4" w:space="0" w:color="000000"/>
            </w:tcBorders>
          </w:tcPr>
          <w:p w14:paraId="6BD12292" w14:textId="28149AAE" w:rsidR="009E3480" w:rsidRPr="008E3DE6" w:rsidRDefault="009E3480" w:rsidP="00A531B5">
            <w:pPr>
              <w:pStyle w:val="aff"/>
              <w:rPr>
                <w:i w:val="0"/>
              </w:rPr>
            </w:pPr>
            <w:r w:rsidRPr="008E3DE6">
              <w:rPr>
                <w:rFonts w:hint="eastAsia"/>
                <w:i w:val="0"/>
              </w:rPr>
              <w:t>同</w:t>
            </w:r>
            <w:proofErr w:type="gramStart"/>
            <w:r w:rsidRPr="008E3DE6">
              <w:rPr>
                <w:rFonts w:hint="eastAsia"/>
                <w:i w:val="0"/>
              </w:rPr>
              <w:t>边网络</w:t>
            </w:r>
            <w:proofErr w:type="gramEnd"/>
            <w:r w:rsidRPr="008E3DE6">
              <w:rPr>
                <w:rFonts w:hint="eastAsia"/>
                <w:i w:val="0"/>
              </w:rPr>
              <w:t>效益</w:t>
            </w:r>
            <w:r w:rsidR="00A531B5" w:rsidRPr="008E3DE6">
              <w:rPr>
                <w:rFonts w:ascii="MS Mincho" w:eastAsia="MS Mincho" w:hAnsi="MS Mincho" w:hint="eastAsia"/>
                <w:i w:val="0"/>
                <w:lang w:eastAsia="ja-JP"/>
              </w:rPr>
              <w:t xml:space="preserve">　</w:t>
            </w:r>
            <w:r w:rsidRPr="008E3DE6">
              <w:rPr>
                <w:i w:val="0"/>
              </w:rPr>
              <w:t>(Same-side Network Effect)</w:t>
            </w:r>
          </w:p>
        </w:tc>
        <w:tc>
          <w:tcPr>
            <w:tcW w:w="1828" w:type="dxa"/>
            <w:tcBorders>
              <w:left w:val="single" w:sz="4" w:space="0" w:color="000000"/>
            </w:tcBorders>
          </w:tcPr>
          <w:p w14:paraId="51283027" w14:textId="77777777" w:rsidR="009E3480" w:rsidRPr="00A531B5" w:rsidRDefault="009E3480" w:rsidP="005A1743">
            <w:pPr>
              <w:pStyle w:val="aff"/>
              <w:jc w:val="center"/>
              <w:cnfStyle w:val="000000100000" w:firstRow="0" w:lastRow="0" w:firstColumn="0" w:lastColumn="0" w:oddVBand="0" w:evenVBand="0" w:oddHBand="1" w:evenHBand="0" w:firstRowFirstColumn="0" w:firstRowLastColumn="0" w:lastRowFirstColumn="0" w:lastRowLastColumn="0"/>
            </w:pPr>
            <w:r w:rsidRPr="00A531B5">
              <w:rPr>
                <w:rFonts w:asciiTheme="minorEastAsia" w:eastAsiaTheme="minorEastAsia" w:hAnsiTheme="minorEastAsia" w:hint="eastAsia"/>
                <w:lang w:eastAsia="zh-TW"/>
              </w:rPr>
              <w:t>正向</w:t>
            </w:r>
          </w:p>
        </w:tc>
        <w:tc>
          <w:tcPr>
            <w:tcW w:w="1921" w:type="dxa"/>
          </w:tcPr>
          <w:p w14:paraId="0DCC1E6A" w14:textId="77777777" w:rsidR="009E3480" w:rsidRPr="00A531B5" w:rsidRDefault="009E3480" w:rsidP="005A1743">
            <w:pPr>
              <w:pStyle w:val="aff"/>
              <w:jc w:val="center"/>
              <w:cnfStyle w:val="000000100000" w:firstRow="0" w:lastRow="0" w:firstColumn="0" w:lastColumn="0" w:oddVBand="0" w:evenVBand="0" w:oddHBand="1" w:evenHBand="0" w:firstRowFirstColumn="0" w:firstRowLastColumn="0" w:lastRowFirstColumn="0" w:lastRowLastColumn="0"/>
            </w:pPr>
            <w:r w:rsidRPr="00A531B5">
              <w:rPr>
                <w:rFonts w:asciiTheme="minorEastAsia" w:eastAsiaTheme="minorEastAsia" w:hAnsiTheme="minorEastAsia" w:hint="eastAsia"/>
                <w:lang w:eastAsia="zh-TW"/>
              </w:rPr>
              <w:t>負向</w:t>
            </w:r>
          </w:p>
        </w:tc>
      </w:tr>
      <w:tr w:rsidR="009E3480" w:rsidRPr="00A531B5" w14:paraId="18805D5A" w14:textId="77777777" w:rsidTr="00A531B5">
        <w:tc>
          <w:tcPr>
            <w:cnfStyle w:val="001000000000" w:firstRow="0" w:lastRow="0" w:firstColumn="1" w:lastColumn="0" w:oddVBand="0" w:evenVBand="0" w:oddHBand="0" w:evenHBand="0" w:firstRowFirstColumn="0" w:firstRowLastColumn="0" w:lastRowFirstColumn="0" w:lastRowLastColumn="0"/>
            <w:tcW w:w="4962" w:type="dxa"/>
            <w:tcBorders>
              <w:right w:val="single" w:sz="4" w:space="0" w:color="000000"/>
            </w:tcBorders>
          </w:tcPr>
          <w:p w14:paraId="1C80DFB2" w14:textId="5115005B" w:rsidR="009E3480" w:rsidRPr="008E3DE6" w:rsidRDefault="009E3480" w:rsidP="00A531B5">
            <w:pPr>
              <w:pStyle w:val="aff"/>
              <w:rPr>
                <w:i w:val="0"/>
              </w:rPr>
            </w:pPr>
            <w:r w:rsidRPr="008E3DE6">
              <w:rPr>
                <w:rFonts w:hint="eastAsia"/>
                <w:i w:val="0"/>
              </w:rPr>
              <w:t>用户多归属的可能性</w:t>
            </w:r>
            <w:r w:rsidR="00A531B5" w:rsidRPr="008E3DE6">
              <w:rPr>
                <w:rFonts w:ascii="MS Mincho" w:eastAsia="MS Mincho" w:hAnsi="MS Mincho" w:hint="eastAsia"/>
                <w:i w:val="0"/>
                <w:lang w:eastAsia="ja-JP"/>
              </w:rPr>
              <w:t xml:space="preserve">　</w:t>
            </w:r>
            <w:r w:rsidR="00A531B5" w:rsidRPr="008E3DE6">
              <w:rPr>
                <w:i w:val="0"/>
              </w:rPr>
              <w:t xml:space="preserve"> </w:t>
            </w:r>
            <w:r w:rsidRPr="008E3DE6">
              <w:rPr>
                <w:i w:val="0"/>
              </w:rPr>
              <w:t>(Multi-homing Ability)</w:t>
            </w:r>
          </w:p>
        </w:tc>
        <w:tc>
          <w:tcPr>
            <w:tcW w:w="1828" w:type="dxa"/>
            <w:tcBorders>
              <w:left w:val="single" w:sz="4" w:space="0" w:color="000000"/>
            </w:tcBorders>
          </w:tcPr>
          <w:p w14:paraId="17126BE9" w14:textId="77777777" w:rsidR="009E3480" w:rsidRPr="00A531B5" w:rsidRDefault="009E3480" w:rsidP="005A1743">
            <w:pPr>
              <w:pStyle w:val="aff"/>
              <w:jc w:val="center"/>
              <w:cnfStyle w:val="000000000000" w:firstRow="0" w:lastRow="0" w:firstColumn="0" w:lastColumn="0" w:oddVBand="0" w:evenVBand="0" w:oddHBand="0" w:evenHBand="0" w:firstRowFirstColumn="0" w:firstRowLastColumn="0" w:lastRowFirstColumn="0" w:lastRowLastColumn="0"/>
            </w:pPr>
            <w:r w:rsidRPr="00A531B5">
              <w:rPr>
                <w:rFonts w:asciiTheme="minorEastAsia" w:eastAsiaTheme="minorEastAsia" w:hAnsiTheme="minorEastAsia" w:hint="eastAsia"/>
                <w:lang w:eastAsia="zh-TW"/>
              </w:rPr>
              <w:t>高</w:t>
            </w:r>
          </w:p>
        </w:tc>
        <w:tc>
          <w:tcPr>
            <w:tcW w:w="1921" w:type="dxa"/>
          </w:tcPr>
          <w:p w14:paraId="38C27E9F" w14:textId="77777777" w:rsidR="009E3480" w:rsidRPr="00A531B5" w:rsidRDefault="009E3480" w:rsidP="005A1743">
            <w:pPr>
              <w:pStyle w:val="aff"/>
              <w:jc w:val="center"/>
              <w:cnfStyle w:val="000000000000" w:firstRow="0" w:lastRow="0" w:firstColumn="0" w:lastColumn="0" w:oddVBand="0" w:evenVBand="0" w:oddHBand="0" w:evenHBand="0" w:firstRowFirstColumn="0" w:firstRowLastColumn="0" w:lastRowFirstColumn="0" w:lastRowLastColumn="0"/>
            </w:pPr>
            <w:r w:rsidRPr="00A531B5">
              <w:rPr>
                <w:rFonts w:asciiTheme="minorEastAsia" w:eastAsiaTheme="minorEastAsia" w:hAnsiTheme="minorEastAsia" w:hint="eastAsia"/>
                <w:lang w:eastAsia="zh-TW"/>
              </w:rPr>
              <w:t>低</w:t>
            </w:r>
          </w:p>
        </w:tc>
      </w:tr>
      <w:tr w:rsidR="009E3480" w:rsidRPr="00A531B5" w14:paraId="4F5BC8D5" w14:textId="77777777" w:rsidTr="00A53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62" w:type="dxa"/>
            <w:tcBorders>
              <w:bottom w:val="single" w:sz="4" w:space="0" w:color="000000"/>
              <w:right w:val="single" w:sz="4" w:space="0" w:color="000000"/>
            </w:tcBorders>
          </w:tcPr>
          <w:p w14:paraId="0F89F308" w14:textId="0B1847B9" w:rsidR="009E3480" w:rsidRPr="008E3DE6" w:rsidRDefault="009E3480" w:rsidP="00A531B5">
            <w:pPr>
              <w:pStyle w:val="aff"/>
              <w:rPr>
                <w:i w:val="0"/>
              </w:rPr>
            </w:pPr>
            <w:r w:rsidRPr="008E3DE6">
              <w:rPr>
                <w:rFonts w:hint="eastAsia"/>
                <w:i w:val="0"/>
              </w:rPr>
              <w:t>现金流汇集的方便程度</w:t>
            </w:r>
            <w:r w:rsidR="00A531B5" w:rsidRPr="008E3DE6">
              <w:rPr>
                <w:rFonts w:ascii="MS Mincho" w:eastAsia="MS Mincho" w:hAnsi="MS Mincho" w:hint="eastAsia"/>
                <w:i w:val="0"/>
                <w:lang w:eastAsia="ja-JP"/>
              </w:rPr>
              <w:t xml:space="preserve">　</w:t>
            </w:r>
            <w:r w:rsidR="00A531B5" w:rsidRPr="008E3DE6">
              <w:rPr>
                <w:i w:val="0"/>
              </w:rPr>
              <w:t xml:space="preserve"> </w:t>
            </w:r>
            <w:r w:rsidRPr="008E3DE6">
              <w:rPr>
                <w:i w:val="0"/>
              </w:rPr>
              <w:t>(Ease of Collection)</w:t>
            </w:r>
          </w:p>
        </w:tc>
        <w:tc>
          <w:tcPr>
            <w:tcW w:w="1828" w:type="dxa"/>
            <w:tcBorders>
              <w:left w:val="single" w:sz="4" w:space="0" w:color="000000"/>
              <w:bottom w:val="single" w:sz="4" w:space="0" w:color="000000"/>
            </w:tcBorders>
          </w:tcPr>
          <w:p w14:paraId="3A3D2943" w14:textId="77777777" w:rsidR="009E3480" w:rsidRPr="00A531B5" w:rsidRDefault="009E3480" w:rsidP="005A1743">
            <w:pPr>
              <w:pStyle w:val="aff"/>
              <w:jc w:val="center"/>
              <w:cnfStyle w:val="000000100000" w:firstRow="0" w:lastRow="0" w:firstColumn="0" w:lastColumn="0" w:oddVBand="0" w:evenVBand="0" w:oddHBand="1" w:evenHBand="0" w:firstRowFirstColumn="0" w:firstRowLastColumn="0" w:lastRowFirstColumn="0" w:lastRowLastColumn="0"/>
            </w:pPr>
            <w:r w:rsidRPr="00A531B5">
              <w:rPr>
                <w:rFonts w:asciiTheme="minorEastAsia" w:eastAsiaTheme="minorEastAsia" w:hAnsiTheme="minorEastAsia" w:hint="eastAsia"/>
                <w:lang w:eastAsia="zh-TW"/>
              </w:rPr>
              <w:t>困難</w:t>
            </w:r>
          </w:p>
        </w:tc>
        <w:tc>
          <w:tcPr>
            <w:tcW w:w="1921" w:type="dxa"/>
            <w:tcBorders>
              <w:bottom w:val="single" w:sz="4" w:space="0" w:color="000000"/>
            </w:tcBorders>
          </w:tcPr>
          <w:p w14:paraId="5764C163" w14:textId="77777777" w:rsidR="009E3480" w:rsidRPr="00A531B5" w:rsidRDefault="009E3480" w:rsidP="005A1743">
            <w:pPr>
              <w:pStyle w:val="aff"/>
              <w:jc w:val="center"/>
              <w:cnfStyle w:val="000000100000" w:firstRow="0" w:lastRow="0" w:firstColumn="0" w:lastColumn="0" w:oddVBand="0" w:evenVBand="0" w:oddHBand="1" w:evenHBand="0" w:firstRowFirstColumn="0" w:firstRowLastColumn="0" w:lastRowFirstColumn="0" w:lastRowLastColumn="0"/>
            </w:pPr>
            <w:r w:rsidRPr="00A531B5">
              <w:rPr>
                <w:rFonts w:asciiTheme="minorEastAsia" w:eastAsiaTheme="minorEastAsia" w:hAnsiTheme="minorEastAsia" w:hint="eastAsia"/>
                <w:lang w:eastAsia="zh-TW"/>
              </w:rPr>
              <w:t>容易</w:t>
            </w:r>
          </w:p>
        </w:tc>
      </w:tr>
    </w:tbl>
    <w:p w14:paraId="0F34735E" w14:textId="77777777" w:rsidR="009E3480" w:rsidRDefault="009E3480" w:rsidP="009E3480">
      <w:pPr>
        <w:pStyle w:val="aff3"/>
        <w:jc w:val="right"/>
        <w:rPr>
          <w:lang w:eastAsia="zh-CN"/>
        </w:rPr>
      </w:pPr>
      <w:r>
        <w:rPr>
          <w:rFonts w:hint="eastAsia"/>
          <w:lang w:eastAsia="zh-CN"/>
        </w:rPr>
        <w:t>资料来源：陈威如、余卓轩《平台革命》</w:t>
      </w:r>
    </w:p>
    <w:p w14:paraId="79B6B6D9" w14:textId="50892978" w:rsidR="00734229" w:rsidRDefault="00932E67" w:rsidP="00734229">
      <w:pPr>
        <w:pStyle w:val="21"/>
      </w:pPr>
      <w:bookmarkStart w:id="103" w:name="_Toc432531362"/>
      <w:r>
        <w:t>2.3</w:t>
      </w:r>
      <w:r w:rsidR="0058790B">
        <w:rPr>
          <w:rFonts w:asciiTheme="minorEastAsia" w:eastAsiaTheme="minorEastAsia" w:hAnsiTheme="minorEastAsia" w:hint="eastAsia"/>
        </w:rPr>
        <w:t xml:space="preserve">　</w:t>
      </w:r>
      <w:r>
        <w:rPr>
          <w:rFonts w:hint="eastAsia"/>
        </w:rPr>
        <w:t>双边市场竞争中的定价机制</w:t>
      </w:r>
      <w:bookmarkEnd w:id="103"/>
    </w:p>
    <w:p w14:paraId="0510DEEC" w14:textId="224EDEAF" w:rsidR="00734229" w:rsidRDefault="00932E67" w:rsidP="00734229">
      <w:pPr>
        <w:pStyle w:val="31"/>
      </w:pPr>
      <w:bookmarkStart w:id="104" w:name="_Toc432531363"/>
      <w:r w:rsidRPr="00734229">
        <w:t>2.3.1</w:t>
      </w:r>
      <w:r w:rsidR="0058790B">
        <w:rPr>
          <w:rFonts w:asciiTheme="minorEastAsia" w:eastAsiaTheme="minorEastAsia" w:hAnsiTheme="minorEastAsia" w:hint="eastAsia"/>
        </w:rPr>
        <w:t xml:space="preserve">　</w:t>
      </w:r>
      <w:r w:rsidRPr="00734229">
        <w:rPr>
          <w:rFonts w:hint="eastAsia"/>
        </w:rPr>
        <w:t>用户归属行为</w:t>
      </w:r>
      <w:bookmarkEnd w:id="104"/>
    </w:p>
    <w:p w14:paraId="0965649C" w14:textId="7177AABF" w:rsidR="00640D2F" w:rsidRDefault="00932E67" w:rsidP="002344AD">
      <w:pPr>
        <w:pStyle w:val="af"/>
        <w:ind w:firstLine="480"/>
      </w:pPr>
      <w:r w:rsidRPr="002344AD">
        <w:rPr>
          <w:rFonts w:hint="eastAsia"/>
        </w:rPr>
        <w:t>在竞争市场结构下的双边市场存在着一个这样的问题：用户是</w:t>
      </w:r>
      <w:r w:rsidRPr="00640D2F">
        <w:rPr>
          <w:rFonts w:asciiTheme="minorEastAsia" w:hAnsiTheme="minorEastAsia" w:hint="eastAsia"/>
        </w:rPr>
        <w:t>选择一个</w:t>
      </w:r>
      <w:r>
        <w:rPr>
          <w:rFonts w:hint="eastAsia"/>
        </w:rPr>
        <w:t>平台</w:t>
      </w:r>
      <w:r w:rsidRPr="00640D2F">
        <w:rPr>
          <w:rFonts w:asciiTheme="minorEastAsia" w:hAnsiTheme="minorEastAsia" w:hint="eastAsia"/>
        </w:rPr>
        <w:t>并在这唯一的平台中完成交易</w:t>
      </w:r>
      <w:r>
        <w:rPr>
          <w:rFonts w:hint="eastAsia"/>
        </w:rPr>
        <w:t>，或是</w:t>
      </w:r>
      <w:r w:rsidRPr="00640D2F">
        <w:rPr>
          <w:rFonts w:asciiTheme="minorEastAsia" w:hAnsiTheme="minorEastAsia" w:hint="eastAsia"/>
        </w:rPr>
        <w:t>选择加入两个或两个以上的</w:t>
      </w:r>
      <w:r w:rsidRPr="002344AD">
        <w:rPr>
          <w:rFonts w:hint="eastAsia"/>
        </w:rPr>
        <w:t>平台</w:t>
      </w:r>
      <w:r w:rsidRPr="00640D2F">
        <w:rPr>
          <w:rFonts w:asciiTheme="minorEastAsia" w:hAnsiTheme="minorEastAsia" w:hint="eastAsia"/>
        </w:rPr>
        <w:t>来达到自身的交易需求</w:t>
      </w:r>
      <w:r w:rsidRPr="00932E67">
        <w:rPr>
          <w:rFonts w:asciiTheme="minorEastAsia" w:hAnsiTheme="minorEastAsia" w:hint="eastAsia"/>
        </w:rPr>
        <w:t>。</w:t>
      </w:r>
      <w:r w:rsidRPr="00EC7E35">
        <w:rPr>
          <w:rFonts w:asciiTheme="minorEastAsia" w:hAnsiTheme="minorEastAsia" w:hint="eastAsia"/>
        </w:rPr>
        <w:t>因此</w:t>
      </w:r>
      <w:r w:rsidRPr="00DC38D3">
        <w:rPr>
          <w:rFonts w:asciiTheme="minorEastAsia" w:hAnsiTheme="minorEastAsia" w:hint="eastAsia"/>
        </w:rPr>
        <w:t>，</w:t>
      </w:r>
      <w:r w:rsidRPr="00640D2F">
        <w:rPr>
          <w:rFonts w:asciiTheme="minorEastAsia" w:hAnsiTheme="minorEastAsia" w:hint="eastAsia"/>
        </w:rPr>
        <w:t>双边市场中的</w:t>
      </w:r>
      <w:r w:rsidRPr="002344AD">
        <w:rPr>
          <w:rFonts w:hint="eastAsia"/>
        </w:rPr>
        <w:t>用户归属行为分为两类：</w:t>
      </w:r>
      <w:r w:rsidRPr="002344AD">
        <w:t xml:space="preserve">(1) </w:t>
      </w:r>
      <w:r w:rsidRPr="002344AD">
        <w:rPr>
          <w:rFonts w:hint="eastAsia"/>
        </w:rPr>
        <w:t>单归属行为</w:t>
      </w:r>
      <w:r w:rsidRPr="002344AD">
        <w:t>(Single-homing</w:t>
      </w:r>
      <w:r w:rsidRPr="002344AD">
        <w:rPr>
          <w:rFonts w:hint="eastAsia"/>
        </w:rPr>
        <w:t>，或称单平台接入行为</w:t>
      </w:r>
      <w:r w:rsidRPr="002344AD">
        <w:t>)</w:t>
      </w:r>
      <w:r w:rsidRPr="002344AD">
        <w:rPr>
          <w:rFonts w:hint="eastAsia"/>
        </w:rPr>
        <w:t>；</w:t>
      </w:r>
      <w:r w:rsidRPr="002344AD">
        <w:t xml:space="preserve">(2) </w:t>
      </w:r>
      <w:r w:rsidRPr="002344AD">
        <w:rPr>
          <w:rFonts w:hint="eastAsia"/>
        </w:rPr>
        <w:t>多归属行为</w:t>
      </w:r>
      <w:r w:rsidRPr="002344AD">
        <w:t>(Multi-homing</w:t>
      </w:r>
      <w:r w:rsidRPr="002344AD">
        <w:rPr>
          <w:rFonts w:hint="eastAsia"/>
        </w:rPr>
        <w:t>，或称多平台接入行为</w:t>
      </w:r>
      <w:r w:rsidRPr="002344AD">
        <w:t>)</w:t>
      </w:r>
      <w:r w:rsidRPr="00640D2F">
        <w:rPr>
          <w:rFonts w:asciiTheme="minorEastAsia" w:hAnsiTheme="minorEastAsia" w:hint="eastAsia"/>
        </w:rPr>
        <w:t>。</w:t>
      </w:r>
    </w:p>
    <w:p w14:paraId="70F818DD" w14:textId="4AD2F557" w:rsidR="002344AD" w:rsidRDefault="00932E67" w:rsidP="002344AD">
      <w:pPr>
        <w:pStyle w:val="af"/>
        <w:ind w:firstLine="480"/>
        <w:rPr>
          <w:rFonts w:asciiTheme="minorEastAsia" w:hAnsiTheme="minorEastAsia"/>
        </w:rPr>
      </w:pPr>
      <w:r w:rsidRPr="00DC38D3">
        <w:rPr>
          <w:rFonts w:asciiTheme="minorEastAsia" w:hAnsiTheme="minorEastAsia" w:hint="eastAsia"/>
        </w:rPr>
        <w:lastRenderedPageBreak/>
        <w:t>当</w:t>
      </w:r>
      <w:r w:rsidRPr="002344AD">
        <w:rPr>
          <w:rFonts w:hint="eastAsia"/>
        </w:rPr>
        <w:t>用户</w:t>
      </w:r>
      <w:r w:rsidRPr="00DC38D3">
        <w:rPr>
          <w:rFonts w:asciiTheme="minorEastAsia" w:hAnsiTheme="minorEastAsia" w:hint="eastAsia"/>
        </w:rPr>
        <w:t>选择加入</w:t>
      </w:r>
      <w:r w:rsidRPr="002344AD">
        <w:rPr>
          <w:rFonts w:hint="eastAsia"/>
        </w:rPr>
        <w:t>平台企</w:t>
      </w:r>
      <w:r>
        <w:rPr>
          <w:rFonts w:hint="eastAsia"/>
        </w:rPr>
        <w:t>业</w:t>
      </w:r>
      <w:r w:rsidRPr="00DC38D3">
        <w:rPr>
          <w:rFonts w:asciiTheme="minorEastAsia" w:hAnsiTheme="minorEastAsia" w:hint="eastAsia"/>
        </w:rPr>
        <w:t>并</w:t>
      </w:r>
      <w:r w:rsidRPr="002344AD">
        <w:rPr>
          <w:rFonts w:hint="eastAsia"/>
        </w:rPr>
        <w:t>缴纳一</w:t>
      </w:r>
      <w:r>
        <w:rPr>
          <w:rFonts w:hint="eastAsia"/>
        </w:rPr>
        <w:t>次注册费</w:t>
      </w:r>
      <w:r w:rsidRPr="00DC38D3">
        <w:rPr>
          <w:rFonts w:asciiTheme="minorEastAsia" w:hAnsiTheme="minorEastAsia" w:hint="eastAsia"/>
        </w:rPr>
        <w:t>时</w:t>
      </w:r>
      <w:r w:rsidRPr="002344AD">
        <w:rPr>
          <w:rFonts w:hint="eastAsia"/>
        </w:rPr>
        <w:t>，单归属就是指用户在一个</w:t>
      </w:r>
      <w:r w:rsidRPr="009B7843">
        <w:rPr>
          <w:rFonts w:hint="eastAsia"/>
        </w:rPr>
        <w:t>平台上注册交易并只缴</w:t>
      </w:r>
      <w:r>
        <w:rPr>
          <w:rFonts w:hint="eastAsia"/>
        </w:rPr>
        <w:t>纳一次注册费</w:t>
      </w:r>
      <w:r w:rsidRPr="003C7A0C">
        <w:rPr>
          <w:rFonts w:asciiTheme="minorEastAsia" w:hAnsiTheme="minorEastAsia" w:hint="eastAsia"/>
        </w:rPr>
        <w:t>，而</w:t>
      </w:r>
      <w:r w:rsidRPr="009B7843">
        <w:rPr>
          <w:rFonts w:hint="eastAsia"/>
        </w:rPr>
        <w:t>多归属行为</w:t>
      </w:r>
      <w:r w:rsidRPr="00DC38D3">
        <w:rPr>
          <w:rFonts w:asciiTheme="minorEastAsia" w:hAnsiTheme="minorEastAsia" w:hint="eastAsia"/>
        </w:rPr>
        <w:t>则是指</w:t>
      </w:r>
      <w:r w:rsidRPr="009B7843">
        <w:rPr>
          <w:rFonts w:hint="eastAsia"/>
        </w:rPr>
        <w:t>用户在</w:t>
      </w:r>
      <w:r>
        <w:rPr>
          <w:rFonts w:hint="eastAsia"/>
        </w:rPr>
        <w:t>有两个或者多个平台可以选择且竞争平台企业没有采取排他性策略</w:t>
      </w:r>
      <w:r w:rsidRPr="00DC38D3">
        <w:rPr>
          <w:rFonts w:asciiTheme="minorEastAsia" w:hAnsiTheme="minorEastAsia" w:hint="eastAsia"/>
        </w:rPr>
        <w:t>时</w:t>
      </w:r>
      <w:r w:rsidRPr="009B7843">
        <w:rPr>
          <w:rFonts w:hint="eastAsia"/>
        </w:rPr>
        <w:t>，用户会在追求自身利益</w:t>
      </w:r>
      <w:proofErr w:type="gramStart"/>
      <w:r w:rsidRPr="009B7843">
        <w:rPr>
          <w:rFonts w:hint="eastAsia"/>
        </w:rPr>
        <w:t>最大化</w:t>
      </w:r>
      <w:proofErr w:type="gramEnd"/>
      <w:r w:rsidR="002344AD" w:rsidRPr="009B7843">
        <w:rPr>
          <w:rStyle w:val="a9"/>
        </w:rPr>
        <w:footnoteReference w:id="3"/>
      </w:r>
      <w:r>
        <w:rPr>
          <w:rFonts w:hint="eastAsia"/>
        </w:rPr>
        <w:t>的情况下，有了多归属的可能</w:t>
      </w:r>
      <w:r w:rsidRPr="002B2D58">
        <w:rPr>
          <w:rFonts w:asciiTheme="minorEastAsia" w:hAnsiTheme="minorEastAsia" w:hint="eastAsia"/>
        </w:rPr>
        <w:t>。</w:t>
      </w:r>
      <w:r w:rsidRPr="003C7A0C">
        <w:rPr>
          <w:rFonts w:asciiTheme="minorEastAsia" w:hAnsiTheme="minorEastAsia" w:hint="eastAsia"/>
        </w:rPr>
        <w:t>在</w:t>
      </w:r>
      <w:r w:rsidRPr="00DC38D3">
        <w:rPr>
          <w:rFonts w:asciiTheme="minorEastAsia" w:hAnsiTheme="minorEastAsia" w:hint="eastAsia"/>
        </w:rPr>
        <w:t>国内，</w:t>
      </w:r>
      <w:r w:rsidRPr="003C7A0C">
        <w:rPr>
          <w:rFonts w:asciiTheme="minorEastAsia" w:hAnsiTheme="minorEastAsia" w:hint="eastAsia"/>
        </w:rPr>
        <w:t>手机用户</w:t>
      </w:r>
      <w:r>
        <w:rPr>
          <w:rFonts w:asciiTheme="minorEastAsia" w:hAnsiTheme="minorEastAsia" w:hint="eastAsia"/>
        </w:rPr>
        <w:t>选择</w:t>
      </w:r>
      <w:r w:rsidRPr="003C7A0C">
        <w:rPr>
          <w:rFonts w:asciiTheme="minorEastAsia" w:hAnsiTheme="minorEastAsia" w:hint="eastAsia"/>
        </w:rPr>
        <w:t>运营商时，一般来说都是属于单归属行为，</w:t>
      </w:r>
      <w:r w:rsidRPr="00DC38D3">
        <w:rPr>
          <w:rFonts w:asciiTheme="minorEastAsia" w:hAnsiTheme="minorEastAsia" w:hint="eastAsia"/>
        </w:rPr>
        <w:t>用户</w:t>
      </w:r>
      <w:r w:rsidRPr="003C7A0C">
        <w:rPr>
          <w:rFonts w:asciiTheme="minorEastAsia" w:hAnsiTheme="minorEastAsia" w:hint="eastAsia"/>
        </w:rPr>
        <w:t>只在市场中选择一个手机运营商，</w:t>
      </w:r>
      <w:r w:rsidRPr="00EC7E35">
        <w:rPr>
          <w:rFonts w:asciiTheme="minorEastAsia" w:hAnsiTheme="minorEastAsia" w:hint="eastAsia"/>
        </w:rPr>
        <w:t>要不是选择</w:t>
      </w:r>
      <w:r>
        <w:rPr>
          <w:rFonts w:asciiTheme="minorEastAsia" w:hAnsiTheme="minorEastAsia" w:hint="eastAsia"/>
        </w:rPr>
        <w:t>移动</w:t>
      </w:r>
      <w:r w:rsidRPr="00EC7E35">
        <w:rPr>
          <w:rFonts w:asciiTheme="minorEastAsia" w:hAnsiTheme="minorEastAsia" w:hint="eastAsia"/>
        </w:rPr>
        <w:t>就是</w:t>
      </w:r>
      <w:r>
        <w:rPr>
          <w:rFonts w:asciiTheme="minorEastAsia" w:hAnsiTheme="minorEastAsia" w:hint="eastAsia"/>
        </w:rPr>
        <w:t>联通</w:t>
      </w:r>
      <w:r w:rsidRPr="00EC7E35">
        <w:rPr>
          <w:rFonts w:asciiTheme="minorEastAsia" w:hAnsiTheme="minorEastAsia" w:hint="eastAsia"/>
        </w:rPr>
        <w:t>、</w:t>
      </w:r>
      <w:r w:rsidRPr="003C7A0C">
        <w:rPr>
          <w:rFonts w:asciiTheme="minorEastAsia" w:hAnsiTheme="minorEastAsia" w:hint="eastAsia"/>
        </w:rPr>
        <w:t>电信，作为其服务的提供商</w:t>
      </w:r>
      <w:r w:rsidRPr="003B6B06">
        <w:rPr>
          <w:rFonts w:asciiTheme="minorEastAsia" w:hAnsiTheme="minorEastAsia" w:hint="eastAsia"/>
        </w:rPr>
        <w:t>。</w:t>
      </w:r>
      <w:r w:rsidRPr="00EC7E35">
        <w:rPr>
          <w:rFonts w:asciiTheme="minorEastAsia" w:hAnsiTheme="minorEastAsia" w:hint="eastAsia"/>
        </w:rPr>
        <w:t>当用户在进行在线购物时，可能同时选择天猫、京东、一号店等等多个交易平</w:t>
      </w:r>
      <w:r w:rsidR="00A531B5" w:rsidRPr="002344AD">
        <w:rPr>
          <w:noProof/>
        </w:rPr>
        <mc:AlternateContent>
          <mc:Choice Requires="wpg">
            <w:drawing>
              <wp:anchor distT="0" distB="0" distL="114300" distR="114300" simplePos="0" relativeHeight="251662336" behindDoc="0" locked="0" layoutInCell="1" allowOverlap="1" wp14:anchorId="66F9E744" wp14:editId="78648D96">
                <wp:simplePos x="0" y="0"/>
                <wp:positionH relativeFrom="margin">
                  <wp:align>center</wp:align>
                </wp:positionH>
                <wp:positionV relativeFrom="paragraph">
                  <wp:posOffset>387265</wp:posOffset>
                </wp:positionV>
                <wp:extent cx="3208655" cy="1695450"/>
                <wp:effectExtent l="19050" t="0" r="29845" b="19050"/>
                <wp:wrapTopAndBottom/>
                <wp:docPr id="4" name="群組 4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208655" cy="1695450"/>
                          <a:chOff x="0" y="0"/>
                          <a:chExt cx="4259318" cy="2250000"/>
                        </a:xfrm>
                      </wpg:grpSpPr>
                      <wpg:grpSp>
                        <wpg:cNvPr id="6" name="群組 6"/>
                        <wpg:cNvGrpSpPr/>
                        <wpg:grpSpPr>
                          <a:xfrm>
                            <a:off x="1" y="0"/>
                            <a:ext cx="4259317" cy="900000"/>
                            <a:chOff x="1" y="0"/>
                            <a:chExt cx="4259317" cy="900000"/>
                          </a:xfrm>
                        </wpg:grpSpPr>
                        <wps:wsp>
                          <wps:cNvPr id="7" name="橢圓 7"/>
                          <wps:cNvSpPr/>
                          <wps:spPr>
                            <a:xfrm>
                              <a:off x="1661744" y="0"/>
                              <a:ext cx="936000" cy="90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B43EF" w14:textId="3AA695C2" w:rsidR="001D719A" w:rsidRPr="00FF5654" w:rsidRDefault="001D719A" w:rsidP="002344AD">
                                <w:pPr>
                                  <w:pStyle w:val="af6"/>
                                  <w:spacing w:before="0" w:beforeAutospacing="0" w:after="0" w:afterAutospacing="0"/>
                                  <w:jc w:val="center"/>
                                  <w:rPr>
                                    <w:rFonts w:ascii="Times New Roman" w:eastAsia="宋体" w:hAnsi="Times New Roman" w:cs="Times New Roman"/>
                                    <w:sz w:val="20"/>
                                    <w:szCs w:val="20"/>
                                  </w:rPr>
                                </w:pPr>
                                <w:r w:rsidRPr="00FF5654">
                                  <w:rPr>
                                    <w:rFonts w:ascii="Times New Roman" w:eastAsia="宋体" w:hAnsi="Times New Roman" w:cs="Times New Roman" w:hint="eastAsia"/>
                                    <w:color w:val="000000"/>
                                    <w:kern w:val="2"/>
                                    <w:sz w:val="20"/>
                                    <w:szCs w:val="20"/>
                                    <w:lang w:eastAsia="zh-CN"/>
                                  </w:rPr>
                                  <w:t>平台</w:t>
                                </w:r>
                                <w:r w:rsidRPr="00FF5654">
                                  <w:rPr>
                                    <w:rFonts w:ascii="Times New Roman" w:eastAsia="宋体" w:hAnsi="Times New Roman" w:cs="Times New Roman"/>
                                    <w:color w:val="000000"/>
                                    <w:kern w:val="2"/>
                                    <w:sz w:val="20"/>
                                    <w:szCs w:val="20"/>
                                    <w:lang w:eastAsia="zh-CN"/>
                                  </w:rPr>
                                  <w:t xml:space="preserve"> 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9" name="群組 9"/>
                          <wpg:cNvGrpSpPr>
                            <a:grpSpLocks noChangeAspect="1"/>
                          </wpg:cNvGrpSpPr>
                          <wpg:grpSpPr>
                            <a:xfrm>
                              <a:off x="3409887" y="152399"/>
                              <a:ext cx="849431" cy="713578"/>
                              <a:chOff x="3409887" y="150917"/>
                              <a:chExt cx="911325" cy="821181"/>
                            </a:xfrm>
                          </wpg:grpSpPr>
                          <wps:wsp>
                            <wps:cNvPr id="10" name="流程圖: 人工作業 10"/>
                            <wps:cNvSpPr>
                              <a:spLocks noChangeAspect="1"/>
                            </wps:cNvSpPr>
                            <wps:spPr>
                              <a:xfrm rot="10800000">
                                <a:off x="3409887" y="162229"/>
                                <a:ext cx="911325" cy="809869"/>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CADA34" w14:textId="62C39527" w:rsidR="001D719A" w:rsidRPr="00FF5654" w:rsidRDefault="001D719A" w:rsidP="002344AD">
                                  <w:pPr>
                                    <w:pStyle w:val="af6"/>
                                    <w:spacing w:before="0" w:beforeAutospacing="0" w:after="0" w:afterAutospacing="0"/>
                                    <w:rPr>
                                      <w:rFonts w:ascii="Times New Roman" w:eastAsia="宋体" w:hAnsi="Times New Roman" w:cs="Times New Roman"/>
                                      <w:sz w:val="20"/>
                                      <w:szCs w:val="20"/>
                                    </w:rPr>
                                  </w:pPr>
                                  <w:r w:rsidRPr="00FF5654">
                                    <w:rPr>
                                      <w:rFonts w:ascii="Times New Roman" w:eastAsia="宋体" w:hAnsi="Times New Roman" w:cs="Times New Roman"/>
                                      <w:color w:val="000000"/>
                                      <w:kern w:val="2"/>
                                      <w:sz w:val="20"/>
                                      <w:szCs w:val="20"/>
                                      <w:lang w:eastAsia="zh-C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文字方塊 5"/>
                            <wps:cNvSpPr txBox="1"/>
                            <wps:spPr>
                              <a:xfrm>
                                <a:off x="3446887" y="150917"/>
                                <a:ext cx="837324" cy="821180"/>
                              </a:xfrm>
                              <a:prstGeom prst="rect">
                                <a:avLst/>
                              </a:prstGeom>
                              <a:noFill/>
                              <a:ln w="6350">
                                <a:noFill/>
                              </a:ln>
                              <a:effectLst/>
                            </wps:spPr>
                            <wps:txbx>
                              <w:txbxContent>
                                <w:p w14:paraId="58348A39" w14:textId="554D28F2" w:rsidR="001D719A" w:rsidRPr="00FF5654" w:rsidRDefault="001D719A" w:rsidP="002344AD">
                                  <w:pPr>
                                    <w:pStyle w:val="af6"/>
                                    <w:spacing w:before="0" w:beforeAutospacing="0" w:after="0" w:afterAutospacing="0"/>
                                    <w:jc w:val="center"/>
                                    <w:rPr>
                                      <w:rFonts w:ascii="Times New Roman" w:eastAsiaTheme="minorEastAsia" w:hAnsi="Times New Roman" w:cs="Times New Roman"/>
                                      <w:sz w:val="20"/>
                                      <w:szCs w:val="20"/>
                                    </w:rPr>
                                  </w:pPr>
                                  <w:r w:rsidRPr="00932E67">
                                    <w:rPr>
                                      <w:rFonts w:ascii="Times New Roman" w:eastAsia="宋体" w:hAnsi="Times New Roman" w:cs="Times New Roman" w:hint="eastAsia"/>
                                      <w:color w:val="000000"/>
                                      <w:kern w:val="2"/>
                                      <w:sz w:val="20"/>
                                      <w:szCs w:val="20"/>
                                      <w:lang w:eastAsia="zh-CN"/>
                                    </w:rPr>
                                    <w:t>用户</w:t>
                                  </w:r>
                                </w:p>
                                <w:p w14:paraId="72A79B13" w14:textId="1076D740" w:rsidR="001D719A" w:rsidRPr="00FF5654" w:rsidRDefault="001D719A" w:rsidP="002344AD">
                                  <w:pPr>
                                    <w:pStyle w:val="af6"/>
                                    <w:spacing w:before="0" w:beforeAutospacing="0" w:after="0" w:afterAutospacing="0"/>
                                    <w:jc w:val="center"/>
                                    <w:rPr>
                                      <w:rFonts w:ascii="Times New Roman" w:eastAsia="宋体" w:hAnsi="Times New Roman" w:cs="Times New Roman"/>
                                      <w:sz w:val="20"/>
                                      <w:szCs w:val="20"/>
                                    </w:rPr>
                                  </w:pPr>
                                  <w:r w:rsidRPr="00FF5654">
                                    <w:rPr>
                                      <w:rFonts w:ascii="Times New Roman" w:eastAsia="宋体" w:hAnsi="Times New Roman" w:cs="Times New Roman"/>
                                      <w:color w:val="000000"/>
                                      <w:kern w:val="2"/>
                                      <w:sz w:val="20"/>
                                      <w:szCs w:val="20"/>
                                      <w:lang w:eastAsia="zh-CN"/>
                                    </w:rPr>
                                    <w:t>B1</w:t>
                                  </w:r>
                                </w:p>
                              </w:txbxContent>
                            </wps:txbx>
                            <wps:bodyPr rot="0" spcFirstLastPara="0" vert="horz" wrap="square" lIns="91440" tIns="45720" rIns="91440" bIns="45720" numCol="1" spcCol="0" rtlCol="0" fromWordArt="0" anchor="b" anchorCtr="0" forceAA="0" compatLnSpc="1">
                              <a:prstTxWarp prst="textNoShape">
                                <a:avLst/>
                              </a:prstTxWarp>
                              <a:noAutofit/>
                            </wps:bodyPr>
                          </wps:wsp>
                        </wpg:grpSp>
                        <wpg:grpSp>
                          <wpg:cNvPr id="12" name="群組 12"/>
                          <wpg:cNvGrpSpPr>
                            <a:grpSpLocks noChangeAspect="1"/>
                          </wpg:cNvGrpSpPr>
                          <wpg:grpSpPr>
                            <a:xfrm>
                              <a:off x="1" y="176852"/>
                              <a:ext cx="849600" cy="703889"/>
                              <a:chOff x="1" y="176852"/>
                              <a:chExt cx="911506" cy="810031"/>
                            </a:xfrm>
                          </wpg:grpSpPr>
                          <wps:wsp>
                            <wps:cNvPr id="13" name="流程圖: 人工作業 13"/>
                            <wps:cNvSpPr>
                              <a:spLocks noChangeAspect="1"/>
                            </wps:cNvSpPr>
                            <wps:spPr>
                              <a:xfrm rot="10800000">
                                <a:off x="1" y="176852"/>
                                <a:ext cx="911506" cy="810030"/>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83E2D7" w14:textId="56CB4546" w:rsidR="001D719A" w:rsidRPr="00FF5654" w:rsidRDefault="001D719A" w:rsidP="002344AD">
                                  <w:pPr>
                                    <w:pStyle w:val="af6"/>
                                    <w:spacing w:before="0" w:beforeAutospacing="0" w:after="0" w:afterAutospacing="0"/>
                                    <w:rPr>
                                      <w:rFonts w:ascii="Times New Roman" w:eastAsia="宋体" w:hAnsi="Times New Roman" w:cs="Times New Roman"/>
                                      <w:sz w:val="20"/>
                                      <w:szCs w:val="20"/>
                                    </w:rPr>
                                  </w:pPr>
                                  <w:r w:rsidRPr="00FF5654">
                                    <w:rPr>
                                      <w:rFonts w:ascii="Times New Roman" w:eastAsia="宋体" w:hAnsi="Times New Roman" w:cs="Times New Roman"/>
                                      <w:color w:val="000000"/>
                                      <w:kern w:val="2"/>
                                      <w:sz w:val="20"/>
                                      <w:szCs w:val="20"/>
                                      <w:lang w:eastAsia="zh-C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文字方塊 11"/>
                            <wps:cNvSpPr txBox="1"/>
                            <wps:spPr>
                              <a:xfrm>
                                <a:off x="33105" y="176853"/>
                                <a:ext cx="838122" cy="810030"/>
                              </a:xfrm>
                              <a:prstGeom prst="rect">
                                <a:avLst/>
                              </a:prstGeom>
                              <a:noFill/>
                              <a:ln w="6350">
                                <a:noFill/>
                              </a:ln>
                              <a:effectLst/>
                            </wps:spPr>
                            <wps:txbx>
                              <w:txbxContent>
                                <w:p w14:paraId="71E1FE19" w14:textId="1B98B5A8" w:rsidR="001D719A" w:rsidRPr="00FF5654" w:rsidRDefault="001D719A" w:rsidP="002344AD">
                                  <w:pPr>
                                    <w:pStyle w:val="af6"/>
                                    <w:spacing w:before="0" w:beforeAutospacing="0" w:after="0" w:afterAutospacing="0"/>
                                    <w:jc w:val="center"/>
                                    <w:rPr>
                                      <w:rFonts w:ascii="Times New Roman" w:eastAsiaTheme="minorEastAsia" w:hAnsi="Times New Roman" w:cs="Times New Roman"/>
                                      <w:sz w:val="20"/>
                                      <w:szCs w:val="20"/>
                                    </w:rPr>
                                  </w:pPr>
                                  <w:r w:rsidRPr="00932E67">
                                    <w:rPr>
                                      <w:rFonts w:ascii="Times New Roman" w:eastAsia="宋体" w:hAnsi="Times New Roman" w:cs="Times New Roman" w:hint="eastAsia"/>
                                      <w:color w:val="000000"/>
                                      <w:kern w:val="2"/>
                                      <w:sz w:val="20"/>
                                      <w:szCs w:val="20"/>
                                      <w:lang w:eastAsia="zh-CN"/>
                                    </w:rPr>
                                    <w:t>用户</w:t>
                                  </w:r>
                                </w:p>
                                <w:p w14:paraId="05DDF10F" w14:textId="0B11453F" w:rsidR="001D719A" w:rsidRPr="00FF5654" w:rsidRDefault="001D719A" w:rsidP="002344AD">
                                  <w:pPr>
                                    <w:pStyle w:val="af6"/>
                                    <w:spacing w:before="0" w:beforeAutospacing="0" w:after="0" w:afterAutospacing="0"/>
                                    <w:jc w:val="center"/>
                                    <w:rPr>
                                      <w:rFonts w:ascii="Times New Roman" w:eastAsia="宋体" w:hAnsi="Times New Roman" w:cs="Times New Roman"/>
                                      <w:sz w:val="20"/>
                                      <w:szCs w:val="20"/>
                                    </w:rPr>
                                  </w:pPr>
                                  <w:r w:rsidRPr="00FF5654">
                                    <w:rPr>
                                      <w:rFonts w:ascii="Times New Roman" w:eastAsia="宋体" w:hAnsi="Times New Roman" w:cs="Times New Roman"/>
                                      <w:color w:val="000000"/>
                                      <w:kern w:val="2"/>
                                      <w:sz w:val="20"/>
                                      <w:szCs w:val="20"/>
                                      <w:lang w:eastAsia="zh-CN"/>
                                    </w:rPr>
                                    <w:t>S1</w:t>
                                  </w:r>
                                </w:p>
                              </w:txbxContent>
                            </wps:txbx>
                            <wps:bodyPr rot="0" spcFirstLastPara="0" vert="horz" wrap="square" lIns="91440" tIns="45720" rIns="91440" bIns="45720" numCol="1" spcCol="0" rtlCol="0" fromWordArt="0" anchor="b" anchorCtr="0" forceAA="0" compatLnSpc="1">
                              <a:prstTxWarp prst="textNoShape">
                                <a:avLst/>
                              </a:prstTxWarp>
                              <a:noAutofit/>
                            </wps:bodyPr>
                          </wps:wsp>
                        </wpg:grpSp>
                        <wps:wsp>
                          <wps:cNvPr id="15" name="直線接點 15"/>
                          <wps:cNvCnPr>
                            <a:stCxn id="7" idx="6"/>
                            <a:endCxn id="10" idx="3"/>
                          </wps:cNvCnPr>
                          <wps:spPr>
                            <a:xfrm>
                              <a:off x="2597744" y="450000"/>
                              <a:ext cx="897086" cy="64103"/>
                            </a:xfrm>
                            <a:prstGeom prst="line">
                              <a:avLst/>
                            </a:prstGeom>
                          </wps:spPr>
                          <wps:style>
                            <a:lnRef idx="1">
                              <a:schemeClr val="dk1"/>
                            </a:lnRef>
                            <a:fillRef idx="0">
                              <a:schemeClr val="dk1"/>
                            </a:fillRef>
                            <a:effectRef idx="0">
                              <a:schemeClr val="dk1"/>
                            </a:effectRef>
                            <a:fontRef idx="minor">
                              <a:schemeClr val="tx1"/>
                            </a:fontRef>
                          </wps:style>
                          <wps:bodyPr/>
                        </wps:wsp>
                        <wps:wsp>
                          <wps:cNvPr id="16" name="直線接點 16"/>
                          <wps:cNvCnPr>
                            <a:stCxn id="13" idx="1"/>
                            <a:endCxn id="7" idx="2"/>
                          </wps:cNvCnPr>
                          <wps:spPr>
                            <a:xfrm flipV="1">
                              <a:off x="764641" y="450000"/>
                              <a:ext cx="897103" cy="78796"/>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7" name="群組 17"/>
                        <wpg:cNvGrpSpPr/>
                        <wpg:grpSpPr>
                          <a:xfrm>
                            <a:off x="0" y="1350000"/>
                            <a:ext cx="4259317" cy="900000"/>
                            <a:chOff x="0" y="1350000"/>
                            <a:chExt cx="4259317" cy="900000"/>
                          </a:xfrm>
                        </wpg:grpSpPr>
                        <wps:wsp>
                          <wps:cNvPr id="18" name="橢圓 18"/>
                          <wps:cNvSpPr/>
                          <wps:spPr>
                            <a:xfrm>
                              <a:off x="1661743" y="1350000"/>
                              <a:ext cx="936000" cy="900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43C994" w14:textId="67035AFC" w:rsidR="001D719A" w:rsidRPr="00FF5654" w:rsidRDefault="001D719A" w:rsidP="002344AD">
                                <w:pPr>
                                  <w:pStyle w:val="af6"/>
                                  <w:spacing w:before="0" w:beforeAutospacing="0" w:after="0" w:afterAutospacing="0"/>
                                  <w:jc w:val="center"/>
                                  <w:rPr>
                                    <w:rFonts w:ascii="Times New Roman" w:eastAsia="宋体" w:hAnsi="Times New Roman" w:cs="Times New Roman"/>
                                    <w:sz w:val="20"/>
                                    <w:szCs w:val="20"/>
                                  </w:rPr>
                                </w:pPr>
                                <w:r w:rsidRPr="00FF5654">
                                  <w:rPr>
                                    <w:rFonts w:ascii="Times New Roman" w:eastAsia="宋体" w:hAnsi="Times New Roman" w:cs="Times New Roman" w:hint="eastAsia"/>
                                    <w:color w:val="000000"/>
                                    <w:kern w:val="2"/>
                                    <w:sz w:val="20"/>
                                    <w:szCs w:val="20"/>
                                    <w:lang w:eastAsia="zh-CN"/>
                                  </w:rPr>
                                  <w:t>平台</w:t>
                                </w:r>
                                <w:r w:rsidRPr="00FF5654">
                                  <w:rPr>
                                    <w:rFonts w:ascii="Times New Roman" w:eastAsia="宋体" w:hAnsi="Times New Roman" w:cs="Times New Roman"/>
                                    <w:color w:val="000000"/>
                                    <w:kern w:val="2"/>
                                    <w:sz w:val="20"/>
                                    <w:szCs w:val="20"/>
                                    <w:lang w:eastAsia="zh-CN"/>
                                  </w:rPr>
                                  <w:t xml:space="preserve"> j</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cNvPr id="19" name="群組 19"/>
                          <wpg:cNvGrpSpPr>
                            <a:grpSpLocks noChangeAspect="1"/>
                          </wpg:cNvGrpSpPr>
                          <wpg:grpSpPr>
                            <a:xfrm>
                              <a:off x="3409886" y="1512229"/>
                              <a:ext cx="849431" cy="703748"/>
                              <a:chOff x="3409886" y="1512229"/>
                              <a:chExt cx="911325" cy="809869"/>
                            </a:xfrm>
                          </wpg:grpSpPr>
                          <wps:wsp>
                            <wps:cNvPr id="20" name="流程圖: 人工作業 20"/>
                            <wps:cNvSpPr>
                              <a:spLocks noChangeAspect="1"/>
                            </wps:cNvSpPr>
                            <wps:spPr>
                              <a:xfrm rot="10800000">
                                <a:off x="3409886" y="1512229"/>
                                <a:ext cx="911325" cy="809869"/>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A0028F1" w14:textId="0649DC4E" w:rsidR="001D719A" w:rsidRPr="00FF5654" w:rsidRDefault="001D719A" w:rsidP="002344AD">
                                  <w:pPr>
                                    <w:pStyle w:val="af6"/>
                                    <w:spacing w:before="0" w:beforeAutospacing="0" w:after="0" w:afterAutospacing="0"/>
                                    <w:rPr>
                                      <w:rFonts w:ascii="Times New Roman" w:eastAsia="宋体" w:hAnsi="Times New Roman" w:cs="Times New Roman"/>
                                      <w:sz w:val="20"/>
                                      <w:szCs w:val="20"/>
                                    </w:rPr>
                                  </w:pPr>
                                  <w:r w:rsidRPr="00FF5654">
                                    <w:rPr>
                                      <w:rFonts w:ascii="Times New Roman" w:eastAsia="宋体" w:hAnsi="Times New Roman" w:cs="Times New Roman"/>
                                      <w:color w:val="000000"/>
                                      <w:kern w:val="2"/>
                                      <w:sz w:val="20"/>
                                      <w:szCs w:val="20"/>
                                      <w:lang w:eastAsia="zh-C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文字方塊 5"/>
                            <wps:cNvSpPr txBox="1"/>
                            <wps:spPr>
                              <a:xfrm>
                                <a:off x="3446886" y="1512229"/>
                                <a:ext cx="837324" cy="809869"/>
                              </a:xfrm>
                              <a:prstGeom prst="rect">
                                <a:avLst/>
                              </a:prstGeom>
                              <a:noFill/>
                              <a:ln w="6350">
                                <a:noFill/>
                              </a:ln>
                              <a:effectLst/>
                            </wps:spPr>
                            <wps:txbx>
                              <w:txbxContent>
                                <w:p w14:paraId="50BEEC13" w14:textId="2E5A2245" w:rsidR="001D719A" w:rsidRPr="00FF5654" w:rsidRDefault="001D719A" w:rsidP="00DC38D3">
                                  <w:pPr>
                                    <w:pStyle w:val="af6"/>
                                    <w:spacing w:before="0" w:beforeAutospacing="0" w:after="0" w:afterAutospacing="0"/>
                                    <w:jc w:val="center"/>
                                    <w:rPr>
                                      <w:rFonts w:ascii="Times New Roman" w:eastAsiaTheme="minorEastAsia" w:hAnsi="Times New Roman" w:cs="Times New Roman"/>
                                      <w:color w:val="000000"/>
                                      <w:kern w:val="2"/>
                                      <w:sz w:val="20"/>
                                      <w:szCs w:val="20"/>
                                    </w:rPr>
                                  </w:pPr>
                                  <w:r w:rsidRPr="00932E67">
                                    <w:rPr>
                                      <w:rFonts w:ascii="Times New Roman" w:eastAsia="宋体" w:hAnsi="Times New Roman" w:cs="Times New Roman" w:hint="eastAsia"/>
                                      <w:color w:val="000000"/>
                                      <w:kern w:val="2"/>
                                      <w:sz w:val="20"/>
                                      <w:szCs w:val="20"/>
                                      <w:lang w:eastAsia="zh-CN"/>
                                    </w:rPr>
                                    <w:t>用户</w:t>
                                  </w:r>
                                </w:p>
                                <w:p w14:paraId="0220D284" w14:textId="7AB7D276" w:rsidR="001D719A" w:rsidRPr="00FF5654" w:rsidRDefault="001D719A" w:rsidP="00DC38D3">
                                  <w:pPr>
                                    <w:pStyle w:val="af6"/>
                                    <w:spacing w:before="0" w:beforeAutospacing="0" w:after="0" w:afterAutospacing="0"/>
                                    <w:jc w:val="center"/>
                                    <w:rPr>
                                      <w:rFonts w:ascii="Times New Roman" w:eastAsia="宋体" w:hAnsi="Times New Roman" w:cs="Times New Roman"/>
                                      <w:sz w:val="20"/>
                                      <w:szCs w:val="20"/>
                                    </w:rPr>
                                  </w:pPr>
                                  <w:r w:rsidRPr="00932E67">
                                    <w:rPr>
                                      <w:rFonts w:ascii="Times New Roman" w:eastAsia="宋体" w:hAnsi="Times New Roman" w:cs="Times New Roman"/>
                                      <w:color w:val="000000"/>
                                      <w:kern w:val="2"/>
                                      <w:sz w:val="20"/>
                                      <w:szCs w:val="20"/>
                                      <w:lang w:eastAsia="zh-CN"/>
                                    </w:rPr>
                                    <w:t>B</w:t>
                                  </w:r>
                                  <w:r w:rsidRPr="00FF5654">
                                    <w:rPr>
                                      <w:rFonts w:ascii="Times New Roman" w:eastAsia="宋体" w:hAnsi="Times New Roman" w:cs="Times New Roman"/>
                                      <w:color w:val="000000"/>
                                      <w:kern w:val="2"/>
                                      <w:sz w:val="20"/>
                                      <w:szCs w:val="20"/>
                                      <w:lang w:eastAsia="zh-CN"/>
                                    </w:rPr>
                                    <w:t>2</w:t>
                                  </w:r>
                                </w:p>
                              </w:txbxContent>
                            </wps:txbx>
                            <wps:bodyPr rot="0" spcFirstLastPara="0" vert="horz" wrap="square" lIns="91440" tIns="45720" rIns="91440" bIns="45720" numCol="1" spcCol="0" rtlCol="0" fromWordArt="0" anchor="b" anchorCtr="0" forceAA="0" compatLnSpc="1">
                              <a:prstTxWarp prst="textNoShape">
                                <a:avLst/>
                              </a:prstTxWarp>
                              <a:noAutofit/>
                            </wps:bodyPr>
                          </wps:wsp>
                        </wpg:grpSp>
                        <wpg:grpSp>
                          <wpg:cNvPr id="22" name="群組 22"/>
                          <wpg:cNvGrpSpPr>
                            <a:grpSpLocks noChangeAspect="1"/>
                          </wpg:cNvGrpSpPr>
                          <wpg:grpSpPr>
                            <a:xfrm>
                              <a:off x="0" y="1526852"/>
                              <a:ext cx="849600" cy="703888"/>
                              <a:chOff x="0" y="1526852"/>
                              <a:chExt cx="911506" cy="810030"/>
                            </a:xfrm>
                          </wpg:grpSpPr>
                          <wps:wsp>
                            <wps:cNvPr id="23" name="流程圖: 人工作業 23"/>
                            <wps:cNvSpPr>
                              <a:spLocks noChangeAspect="1"/>
                            </wps:cNvSpPr>
                            <wps:spPr>
                              <a:xfrm rot="10800000">
                                <a:off x="0" y="1526852"/>
                                <a:ext cx="911506" cy="810030"/>
                              </a:xfrm>
                              <a:prstGeom prst="flowChartManualOperat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7EC1AA" w14:textId="3E6DDD3D" w:rsidR="001D719A" w:rsidRPr="00FF5654" w:rsidRDefault="001D719A" w:rsidP="002344AD">
                                  <w:pPr>
                                    <w:pStyle w:val="af6"/>
                                    <w:spacing w:before="0" w:beforeAutospacing="0" w:after="0" w:afterAutospacing="0"/>
                                    <w:rPr>
                                      <w:rFonts w:ascii="Times New Roman" w:eastAsia="宋体" w:hAnsi="Times New Roman" w:cs="Times New Roman"/>
                                      <w:sz w:val="20"/>
                                      <w:szCs w:val="20"/>
                                    </w:rPr>
                                  </w:pPr>
                                  <w:r w:rsidRPr="00FF5654">
                                    <w:rPr>
                                      <w:rFonts w:ascii="Times New Roman" w:eastAsia="宋体" w:hAnsi="Times New Roman" w:cs="Times New Roman"/>
                                      <w:color w:val="000000"/>
                                      <w:kern w:val="2"/>
                                      <w:sz w:val="20"/>
                                      <w:szCs w:val="20"/>
                                      <w:lang w:eastAsia="zh-C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文字方塊 11"/>
                            <wps:cNvSpPr txBox="1"/>
                            <wps:spPr>
                              <a:xfrm>
                                <a:off x="33104" y="1526852"/>
                                <a:ext cx="838122" cy="810030"/>
                              </a:xfrm>
                              <a:prstGeom prst="rect">
                                <a:avLst/>
                              </a:prstGeom>
                              <a:noFill/>
                              <a:ln w="6350">
                                <a:noFill/>
                              </a:ln>
                              <a:effectLst/>
                            </wps:spPr>
                            <wps:txbx>
                              <w:txbxContent>
                                <w:p w14:paraId="3969AC77" w14:textId="395D5A58" w:rsidR="001D719A" w:rsidRPr="00FF5654" w:rsidRDefault="001D719A" w:rsidP="002344AD">
                                  <w:pPr>
                                    <w:pStyle w:val="af6"/>
                                    <w:spacing w:before="0" w:beforeAutospacing="0" w:after="0" w:afterAutospacing="0"/>
                                    <w:jc w:val="center"/>
                                    <w:rPr>
                                      <w:rFonts w:ascii="Times New Roman" w:eastAsiaTheme="minorEastAsia" w:hAnsi="Times New Roman" w:cs="Times New Roman"/>
                                      <w:sz w:val="20"/>
                                      <w:szCs w:val="20"/>
                                    </w:rPr>
                                  </w:pPr>
                                  <w:r w:rsidRPr="00932E67">
                                    <w:rPr>
                                      <w:rFonts w:ascii="Times New Roman" w:eastAsia="宋体" w:hAnsi="Times New Roman" w:cs="Times New Roman" w:hint="eastAsia"/>
                                      <w:color w:val="000000"/>
                                      <w:kern w:val="2"/>
                                      <w:sz w:val="20"/>
                                      <w:szCs w:val="20"/>
                                      <w:lang w:eastAsia="zh-CN"/>
                                    </w:rPr>
                                    <w:t>用户</w:t>
                                  </w:r>
                                </w:p>
                                <w:p w14:paraId="260A2E98" w14:textId="6D05423F" w:rsidR="001D719A" w:rsidRPr="00FF5654" w:rsidRDefault="001D719A" w:rsidP="002344AD">
                                  <w:pPr>
                                    <w:pStyle w:val="af6"/>
                                    <w:spacing w:before="0" w:beforeAutospacing="0" w:after="0" w:afterAutospacing="0"/>
                                    <w:jc w:val="center"/>
                                    <w:rPr>
                                      <w:rFonts w:ascii="Times New Roman" w:eastAsia="宋体" w:hAnsi="Times New Roman" w:cs="Times New Roman"/>
                                      <w:sz w:val="20"/>
                                      <w:szCs w:val="20"/>
                                    </w:rPr>
                                  </w:pPr>
                                  <w:r w:rsidRPr="00FF5654">
                                    <w:rPr>
                                      <w:rFonts w:ascii="Times New Roman" w:eastAsia="宋体" w:hAnsi="Times New Roman" w:cs="Times New Roman"/>
                                      <w:color w:val="000000"/>
                                      <w:kern w:val="2"/>
                                      <w:sz w:val="20"/>
                                      <w:szCs w:val="20"/>
                                      <w:lang w:eastAsia="zh-CN"/>
                                    </w:rPr>
                                    <w:t>S2</w:t>
                                  </w:r>
                                </w:p>
                              </w:txbxContent>
                            </wps:txbx>
                            <wps:bodyPr rot="0" spcFirstLastPara="0" vert="horz" wrap="square" lIns="91440" tIns="45720" rIns="91440" bIns="45720" numCol="1" spcCol="0" rtlCol="0" fromWordArt="0" anchor="b" anchorCtr="0" forceAA="0" compatLnSpc="1">
                              <a:prstTxWarp prst="textNoShape">
                                <a:avLst/>
                              </a:prstTxWarp>
                              <a:noAutofit/>
                            </wps:bodyPr>
                          </wps:wsp>
                        </wpg:grpSp>
                        <wps:wsp>
                          <wps:cNvPr id="25" name="直線接點 25"/>
                          <wps:cNvCnPr>
                            <a:stCxn id="18" idx="6"/>
                            <a:endCxn id="20" idx="3"/>
                          </wps:cNvCnPr>
                          <wps:spPr>
                            <a:xfrm>
                              <a:off x="2597743" y="1800000"/>
                              <a:ext cx="897086" cy="64103"/>
                            </a:xfrm>
                            <a:prstGeom prst="line">
                              <a:avLst/>
                            </a:prstGeom>
                          </wps:spPr>
                          <wps:style>
                            <a:lnRef idx="1">
                              <a:schemeClr val="dk1"/>
                            </a:lnRef>
                            <a:fillRef idx="0">
                              <a:schemeClr val="dk1"/>
                            </a:fillRef>
                            <a:effectRef idx="0">
                              <a:schemeClr val="dk1"/>
                            </a:effectRef>
                            <a:fontRef idx="minor">
                              <a:schemeClr val="tx1"/>
                            </a:fontRef>
                          </wps:style>
                          <wps:bodyPr/>
                        </wps:wsp>
                        <wps:wsp>
                          <wps:cNvPr id="26" name="直線接點 26"/>
                          <wps:cNvCnPr>
                            <a:stCxn id="23" idx="1"/>
                            <a:endCxn id="18" idx="2"/>
                          </wps:cNvCnPr>
                          <wps:spPr>
                            <a:xfrm flipV="1">
                              <a:off x="764640" y="1800000"/>
                              <a:ext cx="897103" cy="78796"/>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直線接點 27"/>
                        <wps:cNvCnPr>
                          <a:stCxn id="13" idx="1"/>
                          <a:endCxn id="18" idx="2"/>
                        </wps:cNvCnPr>
                        <wps:spPr>
                          <a:xfrm>
                            <a:off x="764641" y="528796"/>
                            <a:ext cx="897102" cy="1271204"/>
                          </a:xfrm>
                          <a:prstGeom prst="line">
                            <a:avLst/>
                          </a:prstGeom>
                        </wps:spPr>
                        <wps:style>
                          <a:lnRef idx="1">
                            <a:schemeClr val="dk1"/>
                          </a:lnRef>
                          <a:fillRef idx="0">
                            <a:schemeClr val="dk1"/>
                          </a:fillRef>
                          <a:effectRef idx="0">
                            <a:schemeClr val="dk1"/>
                          </a:effectRef>
                          <a:fontRef idx="minor">
                            <a:schemeClr val="tx1"/>
                          </a:fontRef>
                        </wps:style>
                        <wps:bodyPr/>
                      </wps:wsp>
                      <wps:wsp>
                        <wps:cNvPr id="28" name="直線接點 28"/>
                        <wps:cNvCnPr>
                          <a:stCxn id="10" idx="3"/>
                          <a:endCxn id="18" idx="6"/>
                        </wps:cNvCnPr>
                        <wps:spPr>
                          <a:xfrm flipH="1">
                            <a:off x="2597743" y="514103"/>
                            <a:ext cx="897087" cy="1285897"/>
                          </a:xfrm>
                          <a:prstGeom prst="line">
                            <a:avLst/>
                          </a:prstGeom>
                        </wps:spPr>
                        <wps:style>
                          <a:lnRef idx="1">
                            <a:schemeClr val="dk1"/>
                          </a:lnRef>
                          <a:fillRef idx="0">
                            <a:schemeClr val="dk1"/>
                          </a:fillRef>
                          <a:effectRef idx="0">
                            <a:schemeClr val="dk1"/>
                          </a:effectRef>
                          <a:fontRef idx="minor">
                            <a:schemeClr val="tx1"/>
                          </a:fontRef>
                        </wps:style>
                        <wps:bodyPr/>
                      </wps:wsp>
                      <wps:wsp>
                        <wps:cNvPr id="29" name="直線接點 29"/>
                        <wps:cNvCnPr>
                          <a:stCxn id="7" idx="2"/>
                          <a:endCxn id="23" idx="1"/>
                        </wps:cNvCnPr>
                        <wps:spPr>
                          <a:xfrm flipH="1">
                            <a:off x="764640" y="450000"/>
                            <a:ext cx="897104" cy="1428796"/>
                          </a:xfrm>
                          <a:prstGeom prst="line">
                            <a:avLst/>
                          </a:prstGeom>
                        </wps:spPr>
                        <wps:style>
                          <a:lnRef idx="1">
                            <a:schemeClr val="dk1"/>
                          </a:lnRef>
                          <a:fillRef idx="0">
                            <a:schemeClr val="dk1"/>
                          </a:fillRef>
                          <a:effectRef idx="0">
                            <a:schemeClr val="dk1"/>
                          </a:effectRef>
                          <a:fontRef idx="minor">
                            <a:schemeClr val="tx1"/>
                          </a:fontRef>
                        </wps:style>
                        <wps:bodyPr/>
                      </wps:wsp>
                      <wps:wsp>
                        <wps:cNvPr id="30" name="直線接點 30"/>
                        <wps:cNvCnPr>
                          <a:stCxn id="7" idx="6"/>
                          <a:endCxn id="20" idx="3"/>
                        </wps:cNvCnPr>
                        <wps:spPr>
                          <a:xfrm>
                            <a:off x="2597744" y="450000"/>
                            <a:ext cx="897085" cy="1414103"/>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6F9E744" id="群組 48" o:spid="_x0000_s1026" style="position:absolute;left:0;text-align:left;margin-left:0;margin-top:30.5pt;width:252.65pt;height:133.5pt;z-index:251662336;mso-position-horizontal:center;mso-position-horizontal-relative:margin;mso-width-relative:margin;mso-height-relative:margin" coordsize="42593,22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">
                <o:lock v:ext="edit" aspectratio="t"/>
                <v:group id="群組 6" o:spid="_x0000_s1027" style="position:absolute;width:42593;height:9000" coordorigin="" coordsize="42593,9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oval id="橢圓 7" o:spid="_x0000_s1028" style="position:absolute;left:16617;width:936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wEsMA&#10;AADaAAAADwAAAGRycy9kb3ducmV2LnhtbESPQWvCQBSE70L/w/IKvZlNWzA2ZpW2NNSjxhx6fGZf&#10;k2D2bchuY/rvXUHwOMzMN0y2mUwnRhpca1nBcxSDIK6sbrlWUB7y+RKE88gaO8uk4J8cbNYPswxT&#10;bc+8p7HwtQgQdikqaLzvUyld1ZBBF9meOHi/djDogxxqqQc8B7jp5EscL6TBlsNCgz19NlSdij+j&#10;QE/7r5/RJLs8Ph3Lt7J+/Rj1t1JPj9P7CoSnyd/Dt/ZWK0jgeiXcA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wEsMAAADaAAAADwAAAAAAAAAAAAAAAACYAgAAZHJzL2Rv&#10;d25yZXYueG1sUEsFBgAAAAAEAAQA9QAAAIgDAAAAAA==&#10;" filled="f" strokecolor="black [3213]" strokeweight="1pt">
                    <v:stroke joinstyle="miter"/>
                    <v:textbox>
                      <w:txbxContent>
                        <w:p w14:paraId="67BB43EF" w14:textId="3AA695C2" w:rsidR="008E3DE6" w:rsidRPr="00FF5654" w:rsidRDefault="008E3DE6" w:rsidP="002344AD">
                          <w:pPr>
                            <w:pStyle w:val="Web"/>
                            <w:spacing w:before="0" w:beforeAutospacing="0" w:after="0" w:afterAutospacing="0"/>
                            <w:jc w:val="center"/>
                            <w:rPr>
                              <w:rFonts w:ascii="Times New Roman" w:eastAsia="SimSun" w:hAnsi="Times New Roman" w:cs="Times New Roman"/>
                              <w:sz w:val="20"/>
                              <w:szCs w:val="20"/>
                            </w:rPr>
                          </w:pPr>
                          <w:r w:rsidRPr="00FF5654">
                            <w:rPr>
                              <w:rFonts w:ascii="Times New Roman" w:eastAsia="SimSun" w:hAnsi="Times New Roman" w:cs="Times New Roman" w:hint="eastAsia"/>
                              <w:color w:val="000000"/>
                              <w:kern w:val="2"/>
                              <w:sz w:val="20"/>
                              <w:szCs w:val="20"/>
                              <w:lang w:eastAsia="zh-CN"/>
                            </w:rPr>
                            <w:t>平台</w:t>
                          </w:r>
                          <w:r w:rsidRPr="00FF5654">
                            <w:rPr>
                              <w:rFonts w:ascii="Times New Roman" w:eastAsia="SimSun" w:hAnsi="Times New Roman" w:cs="Times New Roman"/>
                              <w:color w:val="000000"/>
                              <w:kern w:val="2"/>
                              <w:sz w:val="20"/>
                              <w:szCs w:val="20"/>
                              <w:lang w:eastAsia="zh-CN"/>
                            </w:rPr>
                            <w:t xml:space="preserve"> i</w:t>
                          </w:r>
                        </w:p>
                      </w:txbxContent>
                    </v:textbox>
                  </v:oval>
                  <v:group id="群組 9" o:spid="_x0000_s1029" style="position:absolute;left:34098;top:1523;width:8495;height:7136" coordorigin="34098,1509" coordsize="9113,82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SJLcUAAADaAAAADwAAAGRycy9kb3ducmV2LnhtbESPT2vCQBTE7wW/w/KE&#10;3uomSkuNrhJCLT2EQlUQb4/sMwlm34bsNn++fbdQ6HGYmd8w2/1oGtFT52rLCuJFBIK4sLrmUsH5&#10;dHh6BeE8ssbGMimYyMF+N3vYYqLtwF/UH30pAoRdggoq79tESldUZNAtbEscvJvtDPogu1LqDocA&#10;N41cRtGLNFhzWKiwpayi4n78NgreBxzSVfzW5/dbNl1Pz5+XPCalHudjugHhafT/4b/2h1aw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yUiS3FAAAA2gAA&#10;AA8AAAAAAAAAAAAAAAAAqgIAAGRycy9kb3ducmV2LnhtbFBLBQYAAAAABAAEAPoAAACcAwAAAAA=&#10;">
                    <o:lock v:ext="edit" aspectratio="t"/>
                    <v:shapetype id="_x0000_t119" coordsize="21600,21600" o:spt="119" path="m,l21600,,17240,21600r-12880,xe">
                      <v:stroke joinstyle="miter"/>
                      <v:path gradientshapeok="t" o:connecttype="custom" o:connectlocs="10800,0;2180,10800;10800,21600;19420,10800" textboxrect="4321,0,17204,21600"/>
                    </v:shapetype>
                    <v:shape id="流程圖: 人工作業 10" o:spid="_x0000_s1030" type="#_x0000_t119" style="position:absolute;left:34098;top:1622;width:9114;height:8098;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BRJsMA&#10;AADbAAAADwAAAGRycy9kb3ducmV2LnhtbESPQW/CMAyF75P4D5GRdhtpOUyjI6BpAokr3TTBzWtM&#10;U9E4VRKg/Ht8mLSbrff83uflevS9ulJMXWAD5awARdwE23Fr4Ptr+/IGKmVki31gMnCnBOvV5GmJ&#10;lQ033tO1zq2SEE4VGnA5D5XWqXHkMc3CQCzaKUSPWdbYahvxJuG+1/OieNUeO5YGhwN9OmrO9cUb&#10;SMdFfbSnQ7kYNr9l/HHFtj9vjHmejh/voDKN+d/8d72zgi/08osMo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7BRJsMAAADbAAAADwAAAAAAAAAAAAAAAACYAgAAZHJzL2Rv&#10;d25yZXYueG1sUEsFBgAAAAAEAAQA9QAAAIgDAAAAAA==&#10;" filled="f" strokecolor="black [3213]" strokeweight="1pt">
                      <v:path arrowok="t"/>
                      <o:lock v:ext="edit" aspectratio="t"/>
                      <v:textbox>
                        <w:txbxContent>
                          <w:p w14:paraId="65CADA34" w14:textId="62C39527" w:rsidR="008E3DE6" w:rsidRPr="00FF5654" w:rsidRDefault="008E3DE6" w:rsidP="002344AD">
                            <w:pPr>
                              <w:pStyle w:val="Web"/>
                              <w:spacing w:before="0" w:beforeAutospacing="0" w:after="0" w:afterAutospacing="0"/>
                              <w:rPr>
                                <w:rFonts w:ascii="Times New Roman" w:eastAsia="SimSun" w:hAnsi="Times New Roman" w:cs="Times New Roman"/>
                                <w:sz w:val="20"/>
                                <w:szCs w:val="20"/>
                              </w:rPr>
                            </w:pPr>
                            <w:r w:rsidRPr="00FF5654">
                              <w:rPr>
                                <w:rFonts w:ascii="Times New Roman" w:eastAsia="SimSun" w:hAnsi="Times New Roman" w:cs="Times New Roman"/>
                                <w:color w:val="000000"/>
                                <w:kern w:val="2"/>
                                <w:sz w:val="20"/>
                                <w:szCs w:val="20"/>
                                <w:lang w:eastAsia="zh-CN"/>
                              </w:rPr>
                              <w:t> </w:t>
                            </w:r>
                          </w:p>
                        </w:txbxContent>
                      </v:textbox>
                    </v:shape>
                    <v:shapetype id="_x0000_t202" coordsize="21600,21600" o:spt="202" path="m,l,21600r21600,l21600,xe">
                      <v:stroke joinstyle="miter"/>
                      <v:path gradientshapeok="t" o:connecttype="rect"/>
                    </v:shapetype>
                    <v:shape id="文字方塊 5" o:spid="_x0000_s1031" type="#_x0000_t202" style="position:absolute;left:34468;top:1509;width:8374;height:8211;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hQJsIA&#10;AADbAAAADwAAAGRycy9kb3ducmV2LnhtbERPS2vCQBC+F/wPywi91Y1Ki0Q3QQSpl0J9Id7G7JgN&#10;ZmdDdpuk/75bKPQ2H99zVvlga9FR6yvHCqaTBARx4XTFpYLTcfuyAOEDssbaMSn4Jg95NnpaYapd&#10;z3vqDqEUMYR9igpMCE0qpS8MWfQT1xBH7u5aiyHCtpS6xT6G21rOkuRNWqw4NhhsaGOoeBy+rIKr&#10;fb35+6bYfpy79/68n18+TXlR6nk8rJcgAg3hX/zn3uk4fwq/v8QDZPY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WFAmwgAAANsAAAAPAAAAAAAAAAAAAAAAAJgCAABkcnMvZG93&#10;bnJldi54bWxQSwUGAAAAAAQABAD1AAAAhwMAAAAA&#10;" filled="f" stroked="f" strokeweight=".5pt">
                      <v:textbox>
                        <w:txbxContent>
                          <w:p w14:paraId="58348A39" w14:textId="554D28F2" w:rsidR="008E3DE6" w:rsidRPr="00FF5654" w:rsidRDefault="008E3DE6" w:rsidP="002344AD">
                            <w:pPr>
                              <w:pStyle w:val="Web"/>
                              <w:spacing w:before="0" w:beforeAutospacing="0" w:after="0" w:afterAutospacing="0"/>
                              <w:jc w:val="center"/>
                              <w:rPr>
                                <w:rFonts w:ascii="Times New Roman" w:eastAsiaTheme="minorEastAsia" w:hAnsi="Times New Roman" w:cs="Times New Roman"/>
                                <w:sz w:val="20"/>
                                <w:szCs w:val="20"/>
                              </w:rPr>
                            </w:pPr>
                            <w:r w:rsidRPr="00932E67">
                              <w:rPr>
                                <w:rFonts w:ascii="Times New Roman" w:eastAsia="SimSun" w:hAnsi="Times New Roman" w:cs="Times New Roman" w:hint="eastAsia"/>
                                <w:color w:val="000000"/>
                                <w:kern w:val="2"/>
                                <w:sz w:val="20"/>
                                <w:szCs w:val="20"/>
                                <w:lang w:eastAsia="zh-CN"/>
                              </w:rPr>
                              <w:t>用户</w:t>
                            </w:r>
                          </w:p>
                          <w:p w14:paraId="72A79B13" w14:textId="1076D740" w:rsidR="008E3DE6" w:rsidRPr="00FF5654" w:rsidRDefault="008E3DE6" w:rsidP="002344AD">
                            <w:pPr>
                              <w:pStyle w:val="Web"/>
                              <w:spacing w:before="0" w:beforeAutospacing="0" w:after="0" w:afterAutospacing="0"/>
                              <w:jc w:val="center"/>
                              <w:rPr>
                                <w:rFonts w:ascii="Times New Roman" w:eastAsia="SimSun" w:hAnsi="Times New Roman" w:cs="Times New Roman"/>
                                <w:sz w:val="20"/>
                                <w:szCs w:val="20"/>
                              </w:rPr>
                            </w:pPr>
                            <w:r w:rsidRPr="00FF5654">
                              <w:rPr>
                                <w:rFonts w:ascii="Times New Roman" w:eastAsia="SimSun" w:hAnsi="Times New Roman" w:cs="Times New Roman"/>
                                <w:color w:val="000000"/>
                                <w:kern w:val="2"/>
                                <w:sz w:val="20"/>
                                <w:szCs w:val="20"/>
                                <w:lang w:eastAsia="zh-CN"/>
                              </w:rPr>
                              <w:t>B1</w:t>
                            </w:r>
                          </w:p>
                        </w:txbxContent>
                      </v:textbox>
                    </v:shape>
                  </v:group>
                  <v:group id="群組 12" o:spid="_x0000_s1032" style="position:absolute;top:1768;width:8496;height:7039" coordorigin=",1768" coordsize="9115,8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cqP59sEAAADbAAAADwAA&#10;AAAAAAAAAAAAAACqAgAAZHJzL2Rvd25yZXYueG1sUEsFBgAAAAAEAAQA+gAAAJgDAAAAAA==&#10;">
                    <o:lock v:ext="edit" aspectratio="t"/>
                    <v:shape id="流程圖: 人工作業 13" o:spid="_x0000_s1033" type="#_x0000_t119" style="position:absolute;top:1768;width:9115;height:810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LPUcAA&#10;AADbAAAADwAAAGRycy9kb3ducmV2LnhtbERPTYvCMBC9L/gfwgje1rQKy1qNIqKw162L6G1sxqbY&#10;TEqS1e6/3wiCt3m8z1msetuKG/nQOFaQjzMQxJXTDdcKfva7908QISJrbB2Tgj8KsFoO3hZYaHfn&#10;b7qVsRYphEOBCkyMXSFlqAxZDGPXESfu4rzFmKCvpfZ4T+G2lZMs+5AWG04NBjvaGKqu5a9VEE6z&#10;8qQvx3zWbc+5P5hs1163So2G/XoOIlIfX+Kn+0un+VN4/JIO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2LPUcAAAADbAAAADwAAAAAAAAAAAAAAAACYAgAAZHJzL2Rvd25y&#10;ZXYueG1sUEsFBgAAAAAEAAQA9QAAAIUDAAAAAA==&#10;" filled="f" strokecolor="black [3213]" strokeweight="1pt">
                      <v:path arrowok="t"/>
                      <o:lock v:ext="edit" aspectratio="t"/>
                      <v:textbox>
                        <w:txbxContent>
                          <w:p w14:paraId="2F83E2D7" w14:textId="56CB4546" w:rsidR="008E3DE6" w:rsidRPr="00FF5654" w:rsidRDefault="008E3DE6" w:rsidP="002344AD">
                            <w:pPr>
                              <w:pStyle w:val="Web"/>
                              <w:spacing w:before="0" w:beforeAutospacing="0" w:after="0" w:afterAutospacing="0"/>
                              <w:rPr>
                                <w:rFonts w:ascii="Times New Roman" w:eastAsia="SimSun" w:hAnsi="Times New Roman" w:cs="Times New Roman"/>
                                <w:sz w:val="20"/>
                                <w:szCs w:val="20"/>
                              </w:rPr>
                            </w:pPr>
                            <w:r w:rsidRPr="00FF5654">
                              <w:rPr>
                                <w:rFonts w:ascii="Times New Roman" w:eastAsia="SimSun" w:hAnsi="Times New Roman" w:cs="Times New Roman"/>
                                <w:color w:val="000000"/>
                                <w:kern w:val="2"/>
                                <w:sz w:val="20"/>
                                <w:szCs w:val="20"/>
                                <w:lang w:eastAsia="zh-CN"/>
                              </w:rPr>
                              <w:t> </w:t>
                            </w:r>
                          </w:p>
                        </w:txbxContent>
                      </v:textbox>
                    </v:shape>
                    <v:shape id="文字方塊 11" o:spid="_x0000_s1034" type="#_x0000_t202" style="position:absolute;left:331;top:1768;width:8381;height:810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zvsMA&#10;AADbAAAADwAAAGRycy9kb3ducmV2LnhtbERPTWvCQBC9F/wPyxS81U3VSkndiAiiF6FqRXqbZifZ&#10;0OxsyK5J+u+7hYK3ebzPWa4GW4uOWl85VvA8SUAQ505XXCr4OG+fXkH4gKyxdkwKfsjDKhs9LDHV&#10;rucjdadQihjCPkUFJoQmldLnhiz6iWuII1e41mKIsC2lbrGP4baW0yRZSIsVxwaDDW0M5d+nm1Xw&#10;aV++fLHJt4dLt+svx9n13ZRXpcaPw/oNRKAh3MX/7r2O8+fw90s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zvsMAAADbAAAADwAAAAAAAAAAAAAAAACYAgAAZHJzL2Rv&#10;d25yZXYueG1sUEsFBgAAAAAEAAQA9QAAAIgDAAAAAA==&#10;" filled="f" stroked="f" strokeweight=".5pt">
                      <v:textbox>
                        <w:txbxContent>
                          <w:p w14:paraId="71E1FE19" w14:textId="1B98B5A8" w:rsidR="008E3DE6" w:rsidRPr="00FF5654" w:rsidRDefault="008E3DE6" w:rsidP="002344AD">
                            <w:pPr>
                              <w:pStyle w:val="Web"/>
                              <w:spacing w:before="0" w:beforeAutospacing="0" w:after="0" w:afterAutospacing="0"/>
                              <w:jc w:val="center"/>
                              <w:rPr>
                                <w:rFonts w:ascii="Times New Roman" w:eastAsiaTheme="minorEastAsia" w:hAnsi="Times New Roman" w:cs="Times New Roman"/>
                                <w:sz w:val="20"/>
                                <w:szCs w:val="20"/>
                              </w:rPr>
                            </w:pPr>
                            <w:r w:rsidRPr="00932E67">
                              <w:rPr>
                                <w:rFonts w:ascii="Times New Roman" w:eastAsia="SimSun" w:hAnsi="Times New Roman" w:cs="Times New Roman" w:hint="eastAsia"/>
                                <w:color w:val="000000"/>
                                <w:kern w:val="2"/>
                                <w:sz w:val="20"/>
                                <w:szCs w:val="20"/>
                                <w:lang w:eastAsia="zh-CN"/>
                              </w:rPr>
                              <w:t>用户</w:t>
                            </w:r>
                          </w:p>
                          <w:p w14:paraId="05DDF10F" w14:textId="0B11453F" w:rsidR="008E3DE6" w:rsidRPr="00FF5654" w:rsidRDefault="008E3DE6" w:rsidP="002344AD">
                            <w:pPr>
                              <w:pStyle w:val="Web"/>
                              <w:spacing w:before="0" w:beforeAutospacing="0" w:after="0" w:afterAutospacing="0"/>
                              <w:jc w:val="center"/>
                              <w:rPr>
                                <w:rFonts w:ascii="Times New Roman" w:eastAsia="SimSun" w:hAnsi="Times New Roman" w:cs="Times New Roman"/>
                                <w:sz w:val="20"/>
                                <w:szCs w:val="20"/>
                              </w:rPr>
                            </w:pPr>
                            <w:r w:rsidRPr="00FF5654">
                              <w:rPr>
                                <w:rFonts w:ascii="Times New Roman" w:eastAsia="SimSun" w:hAnsi="Times New Roman" w:cs="Times New Roman"/>
                                <w:color w:val="000000"/>
                                <w:kern w:val="2"/>
                                <w:sz w:val="20"/>
                                <w:szCs w:val="20"/>
                                <w:lang w:eastAsia="zh-CN"/>
                              </w:rPr>
                              <w:t>S1</w:t>
                            </w:r>
                          </w:p>
                        </w:txbxContent>
                      </v:textbox>
                    </v:shape>
                  </v:group>
                  <v:line id="直線接點 15" o:spid="_x0000_s1035" style="position:absolute;visibility:visible;mso-wrap-style:square" from="25977,4500" to="34948,5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bcK8MAAADbAAAADwAAAGRycy9kb3ducmV2LnhtbERP22rCQBB9L/gPywi+lLrRUrGpq4hY&#10;KFi8xKXPQ3ZMgtnZkF01/Xu3UPBtDuc6s0Vna3Gl1leOFYyGCQji3JmKCwX6+PkyBeEDssHaMSn4&#10;JQ+Lee9phqlxNz7QNQuFiCHsU1RQhtCkUvq8JIt+6BriyJ1cazFE2BbStHiL4baW4ySZSIsVx4YS&#10;G1qVlJ+zi1Ww0e8/z6+7qdb2mG1xr6v17nul1KDfLT9ABOrCQ/zv/jJx/hv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23CvDAAAA2wAAAA8AAAAAAAAAAAAA&#10;AAAAoQIAAGRycy9kb3ducmV2LnhtbFBLBQYAAAAABAAEAPkAAACRAwAAAAA=&#10;" strokecolor="black [3200]" strokeweight=".5pt">
                    <v:stroke joinstyle="miter"/>
                  </v:line>
                  <v:line id="直線接點 16" o:spid="_x0000_s1036" style="position:absolute;flip:y;visibility:visible;mso-wrap-style:square" from="7646,4500" to="16617,5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lM47sAAADbAAAADwAAAGRycy9kb3ducmV2LnhtbERPSwrCMBDdC94hjOBOUwWLVKOIoLhS&#10;/BxgaMa02ExKE2u9vREEd/N431muO1uJlhpfOlYwGScgiHOnSzYKbtfdaA7CB2SNlWNS8CYP61W/&#10;t8RMuxefqb0EI2II+wwVFCHUmZQ+L8iiH7uaOHJ311gMETZG6gZfMdxWcpokqbRYcmwosKZtQfnj&#10;8rQKtDmS3DjTziYmve1yc8LjvlVqOOg2CxCBuvAX/9wHHeen8P0lHiBXHwA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xuUzjuwAAANsAAAAPAAAAAAAAAAAAAAAAAKECAABk&#10;cnMvZG93bnJldi54bWxQSwUGAAAAAAQABAD5AAAAiQMAAAAA&#10;" strokecolor="black [3200]" strokeweight=".5pt">
                    <v:stroke joinstyle="miter"/>
                  </v:line>
                </v:group>
                <v:group id="群組 17" o:spid="_x0000_s1037" style="position:absolute;top:13500;width:42593;height:9000" coordorigin=",13500" coordsize="42593,9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RabsEAAADbAAAADwAAAGRycy9kb3ducmV2LnhtbERPTYvCMBC9C/sfwix4&#10;07S7qEvXKCKueBBBXRBvQzO2xWZSmtjWf28Ewds83udM550pRUO1KywriIcRCOLU6oIzBf/Hv8EP&#10;COeRNZaWScGdHMxnH70pJtq2vKfm4DMRQtglqCD3vkqkdGlOBt3QVsSBu9jaoA+wzqSusQ3hppRf&#10;UTSWBgsODTlWtMwpvR5uRsG6xXbxHa+a7fWyvJ+Po91pG5NS/c9u8QvCU+ff4pd7o8P8C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YtRabsEAAADbAAAADwAA&#10;AAAAAAAAAAAAAACqAgAAZHJzL2Rvd25yZXYueG1sUEsFBgAAAAAEAAQA+gAAAJgDAAAAAA==&#10;">
                  <v:oval id="橢圓 18" o:spid="_x0000_s1038" style="position:absolute;left:16617;top:13500;width:9360;height:9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l52MQA&#10;AADbAAAADwAAAGRycy9kb3ducmV2LnhtbESPQW/CMAyF75P2HyJP4jbSbRJjhRRtaAiOg/XA0TSm&#10;rdo4VRNK+ff4MGk3W+/5vc/L1ehaNVAfas8GXqYJKOLC25pLA/nv5nkOKkRki61nMnCjAKvs8WGJ&#10;qfVX3tNwiKWSEA4pGqhi7FKtQ1GRwzD1HbFoZ987jLL2pbY9XiXctfo1SWbaYc3SUGFH64qK5nBx&#10;Buy4/z4O7v1nkzSn/CMv374GuzVm8jR+LkBFGuO/+e96ZwVfYOUXGU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JedjEAAAA2wAAAA8AAAAAAAAAAAAAAAAAmAIAAGRycy9k&#10;b3ducmV2LnhtbFBLBQYAAAAABAAEAPUAAACJAwAAAAA=&#10;" filled="f" strokecolor="black [3213]" strokeweight="1pt">
                    <v:stroke joinstyle="miter"/>
                    <v:textbox>
                      <w:txbxContent>
                        <w:p w14:paraId="6B43C994" w14:textId="67035AFC" w:rsidR="008E3DE6" w:rsidRPr="00FF5654" w:rsidRDefault="008E3DE6" w:rsidP="002344AD">
                          <w:pPr>
                            <w:pStyle w:val="Web"/>
                            <w:spacing w:before="0" w:beforeAutospacing="0" w:after="0" w:afterAutospacing="0"/>
                            <w:jc w:val="center"/>
                            <w:rPr>
                              <w:rFonts w:ascii="Times New Roman" w:eastAsia="SimSun" w:hAnsi="Times New Roman" w:cs="Times New Roman"/>
                              <w:sz w:val="20"/>
                              <w:szCs w:val="20"/>
                            </w:rPr>
                          </w:pPr>
                          <w:r w:rsidRPr="00FF5654">
                            <w:rPr>
                              <w:rFonts w:ascii="Times New Roman" w:eastAsia="SimSun" w:hAnsi="Times New Roman" w:cs="Times New Roman" w:hint="eastAsia"/>
                              <w:color w:val="000000"/>
                              <w:kern w:val="2"/>
                              <w:sz w:val="20"/>
                              <w:szCs w:val="20"/>
                              <w:lang w:eastAsia="zh-CN"/>
                            </w:rPr>
                            <w:t>平台</w:t>
                          </w:r>
                          <w:r w:rsidRPr="00FF5654">
                            <w:rPr>
                              <w:rFonts w:ascii="Times New Roman" w:eastAsia="SimSun" w:hAnsi="Times New Roman" w:cs="Times New Roman"/>
                              <w:color w:val="000000"/>
                              <w:kern w:val="2"/>
                              <w:sz w:val="20"/>
                              <w:szCs w:val="20"/>
                              <w:lang w:eastAsia="zh-CN"/>
                            </w:rPr>
                            <w:t xml:space="preserve"> j</w:t>
                          </w:r>
                        </w:p>
                      </w:txbxContent>
                    </v:textbox>
                  </v:oval>
                  <v:group id="群組 19" o:spid="_x0000_s1039" style="position:absolute;left:34098;top:15122;width:8495;height:7037" coordorigin="34098,15122" coordsize="9113,80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o:lock v:ext="edit" aspectratio="t"/>
                    <v:shape id="流程圖: 人工作業 20" o:spid="_x0000_s1040" type="#_x0000_t119" style="position:absolute;left:34098;top:15122;width:9114;height:8098;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ybm74A&#10;AADbAAAADwAAAGRycy9kb3ducmV2LnhtbERPTYvCMBC9C/6HMAveNK0H0a5RlkVhr1tF9DY2Y1Ns&#10;JiWJWv+9OQgeH+97ue5tK+7kQ+NYQT7JQBBXTjdcK9jvtuM5iBCRNbaOScGTAqxXw8ESC+0e/E/3&#10;MtYihXAoUIGJsSukDJUhi2HiOuLEXZy3GBP0tdQeHynctnKaZTNpseHUYLCjX0PVtbxZBeG0KE/6&#10;cswX3eac+4PJtu11o9Toq//5BhGpjx/x2/2nFUzT+vQl/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3cm5u+AAAA2wAAAA8AAAAAAAAAAAAAAAAAmAIAAGRycy9kb3ducmV2&#10;LnhtbFBLBQYAAAAABAAEAPUAAACDAwAAAAA=&#10;" filled="f" strokecolor="black [3213]" strokeweight="1pt">
                      <v:path arrowok="t"/>
                      <o:lock v:ext="edit" aspectratio="t"/>
                      <v:textbox>
                        <w:txbxContent>
                          <w:p w14:paraId="6A0028F1" w14:textId="0649DC4E" w:rsidR="008E3DE6" w:rsidRPr="00FF5654" w:rsidRDefault="008E3DE6" w:rsidP="002344AD">
                            <w:pPr>
                              <w:pStyle w:val="Web"/>
                              <w:spacing w:before="0" w:beforeAutospacing="0" w:after="0" w:afterAutospacing="0"/>
                              <w:rPr>
                                <w:rFonts w:ascii="Times New Roman" w:eastAsia="SimSun" w:hAnsi="Times New Roman" w:cs="Times New Roman"/>
                                <w:sz w:val="20"/>
                                <w:szCs w:val="20"/>
                              </w:rPr>
                            </w:pPr>
                            <w:r w:rsidRPr="00FF5654">
                              <w:rPr>
                                <w:rFonts w:ascii="Times New Roman" w:eastAsia="SimSun" w:hAnsi="Times New Roman" w:cs="Times New Roman"/>
                                <w:color w:val="000000"/>
                                <w:kern w:val="2"/>
                                <w:sz w:val="20"/>
                                <w:szCs w:val="20"/>
                                <w:lang w:eastAsia="zh-CN"/>
                              </w:rPr>
                              <w:t> </w:t>
                            </w:r>
                          </w:p>
                        </w:txbxContent>
                      </v:textbox>
                    </v:shape>
                    <v:shape id="文字方塊 5" o:spid="_x0000_s1041" type="#_x0000_t202" style="position:absolute;left:34468;top:15122;width:8374;height:809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Sam8QA&#10;AADbAAAADwAAAGRycy9kb3ducmV2LnhtbESPT2vCQBTE70K/w/IKvZmNFqVEVxFB2kuh/kN6e2af&#10;2WD2bchuk/Tbu4LgcZiZ3zDzZW8r0VLjS8cKRkkKgjh3uuRCwWG/GX6A8AFZY+WYFPyTh+XiZTDH&#10;TLuOt9TuQiEihH2GCkwIdSalzw1Z9ImriaN3cY3FEGVTSN1gF+G2kuM0nUqLJccFgzWtDeXX3Z9V&#10;8GsnZ39Z55vvY/vZHbfvpx9TnJR6e+1XMxCB+vAMP9pfWsF4BPcv8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0mpvEAAAA2wAAAA8AAAAAAAAAAAAAAAAAmAIAAGRycy9k&#10;b3ducmV2LnhtbFBLBQYAAAAABAAEAPUAAACJAwAAAAA=&#10;" filled="f" stroked="f" strokeweight=".5pt">
                      <v:textbox>
                        <w:txbxContent>
                          <w:p w14:paraId="50BEEC13" w14:textId="2E5A2245" w:rsidR="008E3DE6" w:rsidRPr="00FF5654" w:rsidRDefault="008E3DE6" w:rsidP="00DC38D3">
                            <w:pPr>
                              <w:pStyle w:val="Web"/>
                              <w:spacing w:before="0" w:beforeAutospacing="0" w:after="0" w:afterAutospacing="0"/>
                              <w:jc w:val="center"/>
                              <w:rPr>
                                <w:rFonts w:ascii="Times New Roman" w:eastAsiaTheme="minorEastAsia" w:hAnsi="Times New Roman" w:cs="Times New Roman"/>
                                <w:color w:val="000000"/>
                                <w:kern w:val="2"/>
                                <w:sz w:val="20"/>
                                <w:szCs w:val="20"/>
                              </w:rPr>
                            </w:pPr>
                            <w:r w:rsidRPr="00932E67">
                              <w:rPr>
                                <w:rFonts w:ascii="Times New Roman" w:eastAsia="SimSun" w:hAnsi="Times New Roman" w:cs="Times New Roman" w:hint="eastAsia"/>
                                <w:color w:val="000000"/>
                                <w:kern w:val="2"/>
                                <w:sz w:val="20"/>
                                <w:szCs w:val="20"/>
                                <w:lang w:eastAsia="zh-CN"/>
                              </w:rPr>
                              <w:t>用户</w:t>
                            </w:r>
                          </w:p>
                          <w:p w14:paraId="0220D284" w14:textId="7AB7D276" w:rsidR="008E3DE6" w:rsidRPr="00FF5654" w:rsidRDefault="008E3DE6" w:rsidP="00DC38D3">
                            <w:pPr>
                              <w:pStyle w:val="Web"/>
                              <w:spacing w:before="0" w:beforeAutospacing="0" w:after="0" w:afterAutospacing="0"/>
                              <w:jc w:val="center"/>
                              <w:rPr>
                                <w:rFonts w:ascii="Times New Roman" w:eastAsia="SimSun" w:hAnsi="Times New Roman" w:cs="Times New Roman"/>
                                <w:sz w:val="20"/>
                                <w:szCs w:val="20"/>
                              </w:rPr>
                            </w:pPr>
                            <w:r w:rsidRPr="00932E67">
                              <w:rPr>
                                <w:rFonts w:ascii="Times New Roman" w:eastAsia="SimSun" w:hAnsi="Times New Roman" w:cs="Times New Roman"/>
                                <w:color w:val="000000"/>
                                <w:kern w:val="2"/>
                                <w:sz w:val="20"/>
                                <w:szCs w:val="20"/>
                                <w:lang w:eastAsia="zh-CN"/>
                              </w:rPr>
                              <w:t>B</w:t>
                            </w:r>
                            <w:r w:rsidRPr="00FF5654">
                              <w:rPr>
                                <w:rFonts w:ascii="Times New Roman" w:eastAsia="SimSun" w:hAnsi="Times New Roman" w:cs="Times New Roman"/>
                                <w:color w:val="000000"/>
                                <w:kern w:val="2"/>
                                <w:sz w:val="20"/>
                                <w:szCs w:val="20"/>
                                <w:lang w:eastAsia="zh-CN"/>
                              </w:rPr>
                              <w:t>2</w:t>
                            </w:r>
                          </w:p>
                        </w:txbxContent>
                      </v:textbox>
                    </v:shape>
                  </v:group>
                  <v:group id="群組 22" o:spid="_x0000_s1042" style="position:absolute;top:15268;width:8496;height:7039" coordorigin=",15268" coordsize="9115,8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o:lock v:ext="edit" aspectratio="t"/>
                    <v:shape id="流程圖: 人工作業 23" o:spid="_x0000_s1043" type="#_x0000_t119" style="position:absolute;top:15268;width:9115;height:8100;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4F7MIA&#10;AADbAAAADwAAAGRycy9kb3ducmV2LnhtbESPQWsCMRSE74L/ITzBm5tdBdGtUUQUeu1WSr29bp6b&#10;xc3LkqS6/femUOhxmJlvmM1usJ24kw+tYwVFloMgrp1uuVFwfj/NViBCRNbYOSYFPxRgtx2PNlhq&#10;9+A3ulexEQnCoUQFJsa+lDLUhiyGzPXEybs6bzEm6RupPT4S3HZynudLabHltGCwp4Oh+lZ9WwXh&#10;sq4u+vpZrPvjV+E/TH7qbkelppNh/wIi0hD/w3/tV61gvoDfL+kHyO0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DgXswgAAANsAAAAPAAAAAAAAAAAAAAAAAJgCAABkcnMvZG93&#10;bnJldi54bWxQSwUGAAAAAAQABAD1AAAAhwMAAAAA&#10;" filled="f" strokecolor="black [3213]" strokeweight="1pt">
                      <v:path arrowok="t"/>
                      <o:lock v:ext="edit" aspectratio="t"/>
                      <v:textbox>
                        <w:txbxContent>
                          <w:p w14:paraId="5F7EC1AA" w14:textId="3E6DDD3D" w:rsidR="008E3DE6" w:rsidRPr="00FF5654" w:rsidRDefault="008E3DE6" w:rsidP="002344AD">
                            <w:pPr>
                              <w:pStyle w:val="Web"/>
                              <w:spacing w:before="0" w:beforeAutospacing="0" w:after="0" w:afterAutospacing="0"/>
                              <w:rPr>
                                <w:rFonts w:ascii="Times New Roman" w:eastAsia="SimSun" w:hAnsi="Times New Roman" w:cs="Times New Roman"/>
                                <w:sz w:val="20"/>
                                <w:szCs w:val="20"/>
                              </w:rPr>
                            </w:pPr>
                            <w:r w:rsidRPr="00FF5654">
                              <w:rPr>
                                <w:rFonts w:ascii="Times New Roman" w:eastAsia="SimSun" w:hAnsi="Times New Roman" w:cs="Times New Roman"/>
                                <w:color w:val="000000"/>
                                <w:kern w:val="2"/>
                                <w:sz w:val="20"/>
                                <w:szCs w:val="20"/>
                                <w:lang w:eastAsia="zh-CN"/>
                              </w:rPr>
                              <w:t> </w:t>
                            </w:r>
                          </w:p>
                        </w:txbxContent>
                      </v:textbox>
                    </v:shape>
                    <v:shape id="文字方塊 11" o:spid="_x0000_s1044" type="#_x0000_t202" style="position:absolute;left:331;top:15268;width:8381;height:8100;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M5A8UA&#10;AADbAAAADwAAAGRycy9kb3ducmV2LnhtbESPzWrDMBCE74W8g9hAb42cNA3FjRxCIKSXQPNH6G1r&#10;rS0Ta2Us1XbfvioUchxm5htmuRpsLTpqfeVYwXSSgCDOna64VHA+bZ9eQfiArLF2TAp+yMMqGz0s&#10;MdWu5wN1x1CKCGGfogITQpNK6XNDFv3ENcTRK1xrMUTZllK32Ee4reUsSRbSYsVxwWBDG0P57fht&#10;FXzaly9fbPLt/tLt+svh+fphyqtSj+Nh/QYi0BDu4f/2u1Ywm8Pfl/g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QzkDxQAAANsAAAAPAAAAAAAAAAAAAAAAAJgCAABkcnMv&#10;ZG93bnJldi54bWxQSwUGAAAAAAQABAD1AAAAigMAAAAA&#10;" filled="f" stroked="f" strokeweight=".5pt">
                      <v:textbox>
                        <w:txbxContent>
                          <w:p w14:paraId="3969AC77" w14:textId="395D5A58" w:rsidR="008E3DE6" w:rsidRPr="00FF5654" w:rsidRDefault="008E3DE6" w:rsidP="002344AD">
                            <w:pPr>
                              <w:pStyle w:val="Web"/>
                              <w:spacing w:before="0" w:beforeAutospacing="0" w:after="0" w:afterAutospacing="0"/>
                              <w:jc w:val="center"/>
                              <w:rPr>
                                <w:rFonts w:ascii="Times New Roman" w:eastAsiaTheme="minorEastAsia" w:hAnsi="Times New Roman" w:cs="Times New Roman"/>
                                <w:sz w:val="20"/>
                                <w:szCs w:val="20"/>
                              </w:rPr>
                            </w:pPr>
                            <w:r w:rsidRPr="00932E67">
                              <w:rPr>
                                <w:rFonts w:ascii="Times New Roman" w:eastAsia="SimSun" w:hAnsi="Times New Roman" w:cs="Times New Roman" w:hint="eastAsia"/>
                                <w:color w:val="000000"/>
                                <w:kern w:val="2"/>
                                <w:sz w:val="20"/>
                                <w:szCs w:val="20"/>
                                <w:lang w:eastAsia="zh-CN"/>
                              </w:rPr>
                              <w:t>用户</w:t>
                            </w:r>
                          </w:p>
                          <w:p w14:paraId="260A2E98" w14:textId="6D05423F" w:rsidR="008E3DE6" w:rsidRPr="00FF5654" w:rsidRDefault="008E3DE6" w:rsidP="002344AD">
                            <w:pPr>
                              <w:pStyle w:val="Web"/>
                              <w:spacing w:before="0" w:beforeAutospacing="0" w:after="0" w:afterAutospacing="0"/>
                              <w:jc w:val="center"/>
                              <w:rPr>
                                <w:rFonts w:ascii="Times New Roman" w:eastAsia="SimSun" w:hAnsi="Times New Roman" w:cs="Times New Roman"/>
                                <w:sz w:val="20"/>
                                <w:szCs w:val="20"/>
                              </w:rPr>
                            </w:pPr>
                            <w:r w:rsidRPr="00FF5654">
                              <w:rPr>
                                <w:rFonts w:ascii="Times New Roman" w:eastAsia="SimSun" w:hAnsi="Times New Roman" w:cs="Times New Roman"/>
                                <w:color w:val="000000"/>
                                <w:kern w:val="2"/>
                                <w:sz w:val="20"/>
                                <w:szCs w:val="20"/>
                                <w:lang w:eastAsia="zh-CN"/>
                              </w:rPr>
                              <w:t>S2</w:t>
                            </w:r>
                          </w:p>
                        </w:txbxContent>
                      </v:textbox>
                    </v:shape>
                  </v:group>
                  <v:line id="直線接點 25" o:spid="_x0000_s1045" style="position:absolute;visibility:visible;mso-wrap-style:square" from="25977,18000" to="34948,18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oWlsUAAADbAAAADwAAAGRycy9kb3ducmV2LnhtbESPQWvCQBSE74X+h+UVvBTdqLRo6ipF&#10;FASL1rh4fmRfk9Ds25BdNf57t1DwOMzMN8xs0dlaXKj1lWMFw0ECgjh3puJCgT6u+xMQPiAbrB2T&#10;ght5WMyfn2aYGnflA12yUIgIYZ+igjKEJpXS5yVZ9APXEEfvx7UWQ5RtIU2L1wi3tRwlybu0WHFc&#10;KLGhZUn5b3a2CrZ6enod7yda22O2w29drfZfS6V6L93nB4hAXXiE/9sbo2D0B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9oWlsUAAADbAAAADwAAAAAAAAAA&#10;AAAAAAChAgAAZHJzL2Rvd25yZXYueG1sUEsFBgAAAAAEAAQA+QAAAJMDAAAAAA==&#10;" strokecolor="black [3200]" strokeweight=".5pt">
                    <v:stroke joinstyle="miter"/>
                  </v:line>
                  <v:line id="直線接點 26" o:spid="_x0000_s1046" style="position:absolute;flip:y;visibility:visible;mso-wrap-style:square" from="7646,18000" to="16617,18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GXr0AAADbAAAADwAAAGRycy9kb3ducmV2LnhtbESPzQrCMBCE74LvEFbwpqmCRapRRFA8&#10;Kf48wNKsabHZlCbW+vZGEDwOM/MNs1x3thItNb50rGAyTkAQ506XbBTcrrvRHIQPyBorx6TgTR7W&#10;q35viZl2Lz5TewlGRAj7DBUUIdSZlD4vyKIfu5o4enfXWAxRNkbqBl8Rbis5TZJUWiw5LhRY07ag&#10;/HF5WgXaHElunGlnE5Pedrk54XHfKjUcdJsFiEBd+Id/7YNWME3h+yX+ALn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Vhl69AAAA2wAAAA8AAAAAAAAAAAAAAAAAoQIA&#10;AGRycy9kb3ducmV2LnhtbFBLBQYAAAAABAAEAPkAAACLAwAAAAA=&#10;" strokecolor="black [3200]" strokeweight=".5pt">
                    <v:stroke joinstyle="miter"/>
                  </v:line>
                </v:group>
                <v:line id="直線接點 27" o:spid="_x0000_s1047" style="position:absolute;visibility:visible;mso-wrap-style:square" from="7646,5287" to="16617,1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QtesUAAADbAAAADwAAAGRycy9kb3ducmV2LnhtbESPQWvCQBSE74X+h+UVvBTdqNBq6ipF&#10;FASL1rh4fmRfk9Ds25BdNf57t1DwOMzMN8xs0dlaXKj1lWMFw0ECgjh3puJCgT6u+xMQPiAbrB2T&#10;ght5WMyfn2aYGnflA12yUIgIYZ+igjKEJpXS5yVZ9APXEEfvx7UWQ5RtIU2L1wi3tRwlyZu0WHFc&#10;KLGhZUn5b3a2CrZ6enod7yda22O2w29drfZfS6V6L93nB4hAXXiE/9sbo2D0Dn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QtesUAAADbAAAADwAAAAAAAAAA&#10;AAAAAAChAgAAZHJzL2Rvd25yZXYueG1sUEsFBgAAAAAEAAQA+QAAAJMDAAAAAA==&#10;" strokecolor="black [3200]" strokeweight=".5pt">
                  <v:stroke joinstyle="miter"/>
                </v:line>
                <v:line id="直線接點 28" o:spid="_x0000_s1048" style="position:absolute;flip:x;visibility:visible;mso-wrap-style:square" from="25977,5141" to="34948,18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" strokecolor="black [3200]" strokeweight=".5pt">
                  <v:stroke joinstyle="miter"/>
                </v:line>
                <v:line id="直線接點 29" o:spid="_x0000_s1049" style="position:absolute;flip:x;visibility:visible;mso-wrap-style:square" from="7646,4500" to="16617,18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SLL0AAADbAAAADwAAAGRycy9kb3ducmV2LnhtbESPzQrCMBCE74LvEFbwpqmCotUoIiie&#10;FH8eYGnWtNhsShNrfXsjCB6HmfmGWa5bW4qGal84VjAaJiCIM6cLNgpu191gBsIHZI2lY1LwJg/r&#10;VbezxFS7F5+puQQjIoR9igryEKpUSp/lZNEPXUUcvburLYYoayN1ja8It6UcJ8lUWiw4LuRY0Tan&#10;7HF5WgXaHElunGkmIzO97TJzwuO+UarfazcLEIHa8A//2getYDyH75f4A+TqA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5KEiy9AAAA2wAAAA8AAAAAAAAAAAAAAAAAoQIA&#10;AGRycy9kb3ducmV2LnhtbFBLBQYAAAAABAAEAPkAAACLAwAAAAA=&#10;" strokecolor="black [3200]" strokeweight=".5pt">
                  <v:stroke joinstyle="miter"/>
                </v:line>
                <v:line id="直線接點 30" o:spid="_x0000_s1050" style="position:absolute;visibility:visible;mso-wrap-style:square" from="25977,4500" to="34948,186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w10:wrap type="topAndBottom" anchorx="margin"/>
              </v:group>
            </w:pict>
          </mc:Fallback>
        </mc:AlternateContent>
      </w:r>
      <w:r w:rsidRPr="00EC7E35">
        <w:rPr>
          <w:rFonts w:asciiTheme="minorEastAsia" w:hAnsiTheme="minorEastAsia" w:hint="eastAsia"/>
        </w:rPr>
        <w:t>台</w:t>
      </w:r>
      <w:r w:rsidRPr="003B6B06">
        <w:rPr>
          <w:rFonts w:asciiTheme="minorEastAsia" w:hAnsiTheme="minorEastAsia" w:hint="eastAsia"/>
        </w:rPr>
        <w:t>并在其中进行消费行为</w:t>
      </w:r>
      <w:r w:rsidRPr="00EC7E35">
        <w:rPr>
          <w:rFonts w:asciiTheme="minorEastAsia" w:hAnsiTheme="minorEastAsia" w:hint="eastAsia"/>
        </w:rPr>
        <w:t>，此时用户就有了</w:t>
      </w:r>
      <w:r w:rsidRPr="003B6B06">
        <w:rPr>
          <w:rFonts w:asciiTheme="minorEastAsia" w:hAnsiTheme="minorEastAsia" w:hint="eastAsia"/>
        </w:rPr>
        <w:t>多归属行</w:t>
      </w:r>
      <w:r w:rsidRPr="003B6B06">
        <w:rPr>
          <w:rFonts w:hint="eastAsia"/>
        </w:rPr>
        <w:t>为</w:t>
      </w:r>
      <w:r w:rsidRPr="003B6B06">
        <w:rPr>
          <w:rFonts w:asciiTheme="minorEastAsia" w:hAnsiTheme="minorEastAsia" w:hint="eastAsia"/>
        </w:rPr>
        <w:t>。</w:t>
      </w:r>
    </w:p>
    <w:p w14:paraId="78DEDC7B" w14:textId="3A32D2EF" w:rsidR="002344AD" w:rsidRPr="00073A3F" w:rsidRDefault="00932E67" w:rsidP="00073A3F">
      <w:pPr>
        <w:pStyle w:val="ad"/>
        <w:rPr>
          <w:rStyle w:val="ae"/>
        </w:rPr>
      </w:pPr>
      <w:bookmarkStart w:id="105" w:name="_Toc432531327"/>
      <w:r w:rsidRPr="00073A3F">
        <w:rPr>
          <w:rStyle w:val="ae"/>
          <w:rFonts w:hint="eastAsia"/>
        </w:rPr>
        <w:t>图</w:t>
      </w:r>
      <w:r w:rsidR="00073A3F" w:rsidRPr="00073A3F">
        <w:rPr>
          <w:rStyle w:val="ae"/>
        </w:rPr>
        <w:t>2.</w:t>
      </w:r>
      <w:r w:rsidR="00073A3F">
        <w:rPr>
          <w:rStyle w:val="ae"/>
        </w:rPr>
        <w:t>2</w:t>
      </w:r>
      <w:r w:rsidR="00B65192">
        <w:rPr>
          <w:rFonts w:asciiTheme="minorEastAsia" w:eastAsiaTheme="minorEastAsia" w:hAnsiTheme="minorEastAsia" w:hint="eastAsia"/>
        </w:rPr>
        <w:t xml:space="preserve">　</w:t>
      </w:r>
      <w:r w:rsidRPr="00073A3F">
        <w:rPr>
          <w:rStyle w:val="ae"/>
          <w:rFonts w:hint="eastAsia"/>
        </w:rPr>
        <w:t>用户多归属行为</w:t>
      </w:r>
      <w:bookmarkEnd w:id="105"/>
    </w:p>
    <w:p w14:paraId="5BABBD06" w14:textId="3F9BC3B0" w:rsidR="00FF5654" w:rsidRPr="00080D37" w:rsidRDefault="00932E67" w:rsidP="00080D37">
      <w:pPr>
        <w:pStyle w:val="af"/>
        <w:ind w:firstLine="480"/>
      </w:pPr>
      <w:r>
        <w:rPr>
          <w:rFonts w:hint="eastAsia"/>
        </w:rPr>
        <w:t>单归属用户接入一个平台上</w:t>
      </w:r>
      <w:r w:rsidRPr="00080D37">
        <w:rPr>
          <w:rFonts w:hint="eastAsia"/>
        </w:rPr>
        <w:t>进行交</w:t>
      </w:r>
      <w:r>
        <w:rPr>
          <w:rFonts w:hint="eastAsia"/>
        </w:rPr>
        <w:t>易，多归属用户至少接入两个或两个以上的平台，在进行交易时选择其中一个平台为交易场所。</w:t>
      </w:r>
      <w:r w:rsidRPr="00080D37">
        <w:rPr>
          <w:rFonts w:hint="eastAsia"/>
        </w:rPr>
        <w:t>如图</w:t>
      </w:r>
      <w:r w:rsidRPr="00080D37">
        <w:t>4.2</w:t>
      </w:r>
      <w:r>
        <w:rPr>
          <w:rFonts w:hint="eastAsia"/>
        </w:rPr>
        <w:t>所示，</w:t>
      </w:r>
      <w:r w:rsidRPr="00080D37">
        <w:rPr>
          <w:rFonts w:hint="eastAsia"/>
        </w:rPr>
        <w:t>平台</w:t>
      </w:r>
      <w:r w:rsidRPr="00080D37">
        <w:t>i</w:t>
      </w:r>
      <w:r w:rsidRPr="00080D37">
        <w:rPr>
          <w:rFonts w:hint="eastAsia"/>
        </w:rPr>
        <w:t>与平台</w:t>
      </w:r>
      <w:r w:rsidRPr="00080D37">
        <w:t>j</w:t>
      </w:r>
      <w:r>
        <w:rPr>
          <w:rFonts w:hint="eastAsia"/>
        </w:rPr>
        <w:t>是竞争关系，当两个竞争平台</w:t>
      </w:r>
      <w:r w:rsidRPr="00080D37">
        <w:rPr>
          <w:rFonts w:hint="eastAsia"/>
        </w:rPr>
        <w:t>没有采取排他策略</w:t>
      </w:r>
      <w:r>
        <w:rPr>
          <w:rFonts w:hint="eastAsia"/>
        </w:rPr>
        <w:t>时，产品供给方</w:t>
      </w:r>
      <w:r w:rsidRPr="00080D37">
        <w:t>S1(S2)</w:t>
      </w:r>
      <w:r w:rsidRPr="00080D37">
        <w:rPr>
          <w:rFonts w:hint="eastAsia"/>
        </w:rPr>
        <w:t>会同时选择平台</w:t>
      </w:r>
      <w:r w:rsidRPr="00080D37">
        <w:t>i</w:t>
      </w:r>
      <w:r w:rsidRPr="00080D37">
        <w:rPr>
          <w:rFonts w:hint="eastAsia"/>
        </w:rPr>
        <w:t>与平台</w:t>
      </w:r>
      <w:r w:rsidRPr="00080D37">
        <w:t>j</w:t>
      </w:r>
      <w:r>
        <w:rPr>
          <w:rFonts w:hint="eastAsia"/>
        </w:rPr>
        <w:t>作为其贩卖商品的渠道，而产品需求方</w:t>
      </w:r>
      <w:r w:rsidRPr="00080D37">
        <w:t>B1(B2)</w:t>
      </w:r>
      <w:r w:rsidRPr="00080D37">
        <w:rPr>
          <w:rFonts w:hint="eastAsia"/>
        </w:rPr>
        <w:t>也会同时选择平台</w:t>
      </w:r>
      <w:r w:rsidRPr="00080D37">
        <w:t>i</w:t>
      </w:r>
      <w:r w:rsidRPr="00080D37">
        <w:rPr>
          <w:rFonts w:hint="eastAsia"/>
        </w:rPr>
        <w:t>与平台</w:t>
      </w:r>
      <w:r w:rsidRPr="00080D37">
        <w:t>j</w:t>
      </w:r>
      <w:r w:rsidRPr="00080D37">
        <w:rPr>
          <w:rFonts w:hint="eastAsia"/>
        </w:rPr>
        <w:t>作为其在购买商品的平台，我们称该用户有多归属行为。</w:t>
      </w:r>
    </w:p>
    <w:p w14:paraId="18BD40D0" w14:textId="2F01CD06" w:rsidR="002344AD" w:rsidRPr="00080D37" w:rsidRDefault="00EA3078" w:rsidP="00080D37">
      <w:pPr>
        <w:pStyle w:val="af"/>
        <w:ind w:firstLine="480"/>
      </w:pPr>
      <w:r>
        <w:rPr>
          <w:rFonts w:hint="eastAsia"/>
        </w:rPr>
        <w:t>下</w:t>
      </w:r>
      <w:r w:rsidR="00932E67" w:rsidRPr="00080D37">
        <w:rPr>
          <w:rFonts w:hint="eastAsia"/>
        </w:rPr>
        <w:t>表</w:t>
      </w:r>
      <w:r w:rsidR="00073A3F">
        <w:t>2.</w:t>
      </w:r>
      <w:r>
        <w:t>2</w:t>
      </w:r>
      <w:r>
        <w:t>列举</w:t>
      </w:r>
      <w:r w:rsidR="00932E67" w:rsidRPr="00080D37">
        <w:rPr>
          <w:rFonts w:hint="eastAsia"/>
        </w:rPr>
        <w:t>现实经济环境双边市场中的平台企业双边用户的多归属行为。</w:t>
      </w:r>
    </w:p>
    <w:p w14:paraId="2F6C3538" w14:textId="005D1FA0" w:rsidR="002344AD" w:rsidRPr="00FF5654" w:rsidRDefault="00932E67" w:rsidP="00FF5654">
      <w:pPr>
        <w:pStyle w:val="af1"/>
      </w:pPr>
      <w:bookmarkStart w:id="106" w:name="_Toc432531308"/>
      <w:r w:rsidRPr="00FF5654">
        <w:rPr>
          <w:rFonts w:hint="eastAsia"/>
        </w:rPr>
        <w:t>表</w:t>
      </w:r>
      <w:r w:rsidR="00073A3F">
        <w:t>2.</w:t>
      </w:r>
      <w:r w:rsidR="00650855">
        <w:t>5</w:t>
      </w:r>
      <w:r w:rsidR="00B65192">
        <w:rPr>
          <w:rFonts w:asciiTheme="minorEastAsia" w:eastAsiaTheme="minorEastAsia" w:hAnsiTheme="minorEastAsia" w:hint="eastAsia"/>
        </w:rPr>
        <w:t xml:space="preserve">　</w:t>
      </w:r>
      <w:r w:rsidRPr="00FF5654">
        <w:rPr>
          <w:rFonts w:hint="eastAsia"/>
        </w:rPr>
        <w:t>双边市场中存在的用户多归属行为</w:t>
      </w:r>
      <w:bookmarkEnd w:id="106"/>
    </w:p>
    <w:tbl>
      <w:tblPr>
        <w:tblStyle w:val="PlainTable5"/>
        <w:tblW w:w="0" w:type="auto"/>
        <w:tblLook w:val="04A0" w:firstRow="1" w:lastRow="0" w:firstColumn="1" w:lastColumn="0" w:noHBand="0" w:noVBand="1"/>
      </w:tblPr>
      <w:tblGrid>
        <w:gridCol w:w="1555"/>
        <w:gridCol w:w="1158"/>
        <w:gridCol w:w="2268"/>
        <w:gridCol w:w="1559"/>
        <w:gridCol w:w="2408"/>
      </w:tblGrid>
      <w:tr w:rsidR="002344AD" w:rsidRPr="00A531B5" w14:paraId="0ECA5DF2" w14:textId="77777777" w:rsidTr="00A531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Borders>
              <w:top w:val="single" w:sz="4" w:space="0" w:color="000000"/>
              <w:bottom w:val="single" w:sz="4" w:space="0" w:color="000000"/>
            </w:tcBorders>
          </w:tcPr>
          <w:p w14:paraId="65426E06" w14:textId="05B6AF8D" w:rsidR="002344AD" w:rsidRPr="00A531B5" w:rsidRDefault="00932E67" w:rsidP="006D5D31">
            <w:pPr>
              <w:pStyle w:val="aff"/>
              <w:jc w:val="center"/>
              <w:rPr>
                <w:rFonts w:eastAsia="宋体" w:cs="Times New Roman"/>
                <w:b/>
                <w:i w:val="0"/>
              </w:rPr>
            </w:pPr>
            <w:r w:rsidRPr="00A531B5">
              <w:rPr>
                <w:rFonts w:eastAsia="宋体" w:cs="Times New Roman"/>
                <w:b/>
                <w:i w:val="0"/>
              </w:rPr>
              <w:t>平台企业</w:t>
            </w:r>
          </w:p>
        </w:tc>
        <w:tc>
          <w:tcPr>
            <w:tcW w:w="1158" w:type="dxa"/>
            <w:tcBorders>
              <w:top w:val="single" w:sz="4" w:space="0" w:color="000000"/>
              <w:bottom w:val="single" w:sz="4" w:space="0" w:color="000000"/>
            </w:tcBorders>
          </w:tcPr>
          <w:p w14:paraId="4083BD5D" w14:textId="0EA5DA1E" w:rsidR="002344AD" w:rsidRPr="00A531B5" w:rsidRDefault="00932E67" w:rsidP="006D5D31">
            <w:pPr>
              <w:pStyle w:val="aff"/>
              <w:jc w:val="center"/>
              <w:cnfStyle w:val="100000000000" w:firstRow="1" w:lastRow="0" w:firstColumn="0" w:lastColumn="0" w:oddVBand="0" w:evenVBand="0" w:oddHBand="0" w:evenHBand="0" w:firstRowFirstColumn="0" w:firstRowLastColumn="0" w:lastRowFirstColumn="0" w:lastRowLastColumn="0"/>
              <w:rPr>
                <w:rFonts w:eastAsia="宋体" w:cs="Times New Roman"/>
                <w:b/>
                <w:i w:val="0"/>
              </w:rPr>
            </w:pPr>
            <w:r w:rsidRPr="00A531B5">
              <w:rPr>
                <w:rFonts w:eastAsia="宋体" w:cs="Times New Roman"/>
                <w:b/>
                <w:i w:val="0"/>
              </w:rPr>
              <w:t>B</w:t>
            </w:r>
            <w:proofErr w:type="gramStart"/>
            <w:r w:rsidRPr="00A531B5">
              <w:rPr>
                <w:rFonts w:eastAsia="宋体" w:cs="Times New Roman"/>
                <w:b/>
                <w:i w:val="0"/>
              </w:rPr>
              <w:t>边用户</w:t>
            </w:r>
            <w:proofErr w:type="gramEnd"/>
          </w:p>
        </w:tc>
        <w:tc>
          <w:tcPr>
            <w:tcW w:w="2268" w:type="dxa"/>
            <w:tcBorders>
              <w:top w:val="single" w:sz="4" w:space="0" w:color="000000"/>
              <w:bottom w:val="single" w:sz="4" w:space="0" w:color="000000"/>
            </w:tcBorders>
          </w:tcPr>
          <w:p w14:paraId="190462D1" w14:textId="18210F55" w:rsidR="002344AD" w:rsidRPr="00A531B5" w:rsidRDefault="00932E67" w:rsidP="006D5D31">
            <w:pPr>
              <w:pStyle w:val="aff"/>
              <w:jc w:val="center"/>
              <w:cnfStyle w:val="100000000000" w:firstRow="1" w:lastRow="0" w:firstColumn="0" w:lastColumn="0" w:oddVBand="0" w:evenVBand="0" w:oddHBand="0" w:evenHBand="0" w:firstRowFirstColumn="0" w:firstRowLastColumn="0" w:lastRowFirstColumn="0" w:lastRowLastColumn="0"/>
              <w:rPr>
                <w:rFonts w:eastAsia="宋体" w:cs="Times New Roman"/>
                <w:b/>
                <w:i w:val="0"/>
              </w:rPr>
            </w:pPr>
            <w:r w:rsidRPr="00A531B5">
              <w:rPr>
                <w:rFonts w:eastAsia="宋体" w:cs="Times New Roman"/>
                <w:b/>
                <w:i w:val="0"/>
              </w:rPr>
              <w:t>用户多归属行为</w:t>
            </w:r>
          </w:p>
        </w:tc>
        <w:tc>
          <w:tcPr>
            <w:tcW w:w="1559" w:type="dxa"/>
            <w:tcBorders>
              <w:top w:val="single" w:sz="4" w:space="0" w:color="000000"/>
              <w:bottom w:val="single" w:sz="4" w:space="0" w:color="000000"/>
            </w:tcBorders>
          </w:tcPr>
          <w:p w14:paraId="584FB115" w14:textId="41BD58A3" w:rsidR="002344AD" w:rsidRPr="00A531B5" w:rsidRDefault="00932E67" w:rsidP="006D5D31">
            <w:pPr>
              <w:pStyle w:val="aff"/>
              <w:jc w:val="center"/>
              <w:cnfStyle w:val="100000000000" w:firstRow="1" w:lastRow="0" w:firstColumn="0" w:lastColumn="0" w:oddVBand="0" w:evenVBand="0" w:oddHBand="0" w:evenHBand="0" w:firstRowFirstColumn="0" w:firstRowLastColumn="0" w:lastRowFirstColumn="0" w:lastRowLastColumn="0"/>
              <w:rPr>
                <w:rFonts w:eastAsia="宋体" w:cs="Times New Roman"/>
                <w:b/>
                <w:i w:val="0"/>
              </w:rPr>
            </w:pPr>
            <w:r w:rsidRPr="00A531B5">
              <w:rPr>
                <w:rFonts w:eastAsia="宋体" w:cs="Times New Roman"/>
                <w:b/>
                <w:i w:val="0"/>
              </w:rPr>
              <w:t>S</w:t>
            </w:r>
            <w:proofErr w:type="gramStart"/>
            <w:r w:rsidRPr="00A531B5">
              <w:rPr>
                <w:rFonts w:eastAsia="宋体" w:cs="Times New Roman"/>
                <w:b/>
                <w:i w:val="0"/>
              </w:rPr>
              <w:t>边用户</w:t>
            </w:r>
            <w:proofErr w:type="gramEnd"/>
          </w:p>
        </w:tc>
        <w:tc>
          <w:tcPr>
            <w:tcW w:w="2408" w:type="dxa"/>
            <w:tcBorders>
              <w:top w:val="single" w:sz="4" w:space="0" w:color="000000"/>
              <w:bottom w:val="single" w:sz="4" w:space="0" w:color="000000"/>
            </w:tcBorders>
          </w:tcPr>
          <w:p w14:paraId="04496593" w14:textId="0E13C14A" w:rsidR="002344AD" w:rsidRPr="00A531B5" w:rsidRDefault="00932E67" w:rsidP="006D5D31">
            <w:pPr>
              <w:pStyle w:val="aff"/>
              <w:jc w:val="center"/>
              <w:cnfStyle w:val="100000000000" w:firstRow="1" w:lastRow="0" w:firstColumn="0" w:lastColumn="0" w:oddVBand="0" w:evenVBand="0" w:oddHBand="0" w:evenHBand="0" w:firstRowFirstColumn="0" w:firstRowLastColumn="0" w:lastRowFirstColumn="0" w:lastRowLastColumn="0"/>
              <w:rPr>
                <w:rFonts w:eastAsia="宋体" w:cs="Times New Roman"/>
                <w:b/>
                <w:i w:val="0"/>
              </w:rPr>
            </w:pPr>
            <w:r w:rsidRPr="00A531B5">
              <w:rPr>
                <w:rFonts w:eastAsia="宋体" w:cs="Times New Roman"/>
                <w:b/>
                <w:i w:val="0"/>
              </w:rPr>
              <w:t>用户多归属行为</w:t>
            </w:r>
          </w:p>
        </w:tc>
      </w:tr>
      <w:tr w:rsidR="002344AD" w:rsidRPr="00A531B5" w14:paraId="000FC47E" w14:textId="77777777" w:rsidTr="00A53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000000"/>
              <w:right w:val="single" w:sz="4" w:space="0" w:color="000000"/>
            </w:tcBorders>
          </w:tcPr>
          <w:p w14:paraId="0482C078" w14:textId="1DEE1842" w:rsidR="002344AD" w:rsidRPr="008E3DE6" w:rsidRDefault="00932E67" w:rsidP="006D5D31">
            <w:pPr>
              <w:pStyle w:val="aff"/>
              <w:jc w:val="center"/>
              <w:rPr>
                <w:rFonts w:eastAsia="宋体" w:cs="Times New Roman"/>
                <w:i w:val="0"/>
              </w:rPr>
            </w:pPr>
            <w:r w:rsidRPr="008E3DE6">
              <w:rPr>
                <w:rFonts w:eastAsia="宋体" w:cs="Times New Roman"/>
                <w:i w:val="0"/>
              </w:rPr>
              <w:t>信用卡组织</w:t>
            </w:r>
          </w:p>
        </w:tc>
        <w:tc>
          <w:tcPr>
            <w:tcW w:w="1158" w:type="dxa"/>
            <w:tcBorders>
              <w:top w:val="single" w:sz="4" w:space="0" w:color="000000"/>
              <w:left w:val="single" w:sz="4" w:space="0" w:color="000000"/>
            </w:tcBorders>
          </w:tcPr>
          <w:p w14:paraId="271E6DDF" w14:textId="7F3D2617" w:rsidR="002344AD" w:rsidRPr="00A531B5" w:rsidRDefault="00932E67" w:rsidP="006D5D31">
            <w:pPr>
              <w:pStyle w:val="aff"/>
              <w:jc w:val="center"/>
              <w:cnfStyle w:val="000000100000" w:firstRow="0" w:lastRow="0" w:firstColumn="0" w:lastColumn="0" w:oddVBand="0" w:evenVBand="0" w:oddHBand="1" w:evenHBand="0" w:firstRowFirstColumn="0" w:firstRowLastColumn="0" w:lastRowFirstColumn="0" w:lastRowLastColumn="0"/>
            </w:pPr>
            <w:r w:rsidRPr="00A531B5">
              <w:t>持卡人</w:t>
            </w:r>
          </w:p>
        </w:tc>
        <w:tc>
          <w:tcPr>
            <w:tcW w:w="2268" w:type="dxa"/>
            <w:tcBorders>
              <w:top w:val="single" w:sz="4" w:space="0" w:color="000000"/>
            </w:tcBorders>
          </w:tcPr>
          <w:p w14:paraId="5569D947" w14:textId="4601AC51" w:rsidR="002344AD" w:rsidRPr="00A531B5" w:rsidRDefault="00932E67" w:rsidP="006D5D31">
            <w:pPr>
              <w:pStyle w:val="aff"/>
              <w:jc w:val="center"/>
              <w:cnfStyle w:val="000000100000" w:firstRow="0" w:lastRow="0" w:firstColumn="0" w:lastColumn="0" w:oddVBand="0" w:evenVBand="0" w:oddHBand="1" w:evenHBand="0" w:firstRowFirstColumn="0" w:firstRowLastColumn="0" w:lastRowFirstColumn="0" w:lastRowLastColumn="0"/>
            </w:pPr>
            <w:r w:rsidRPr="00A531B5">
              <w:t>民众持有不同信用卡组织的信用卡</w:t>
            </w:r>
          </w:p>
        </w:tc>
        <w:tc>
          <w:tcPr>
            <w:tcW w:w="1559" w:type="dxa"/>
            <w:tcBorders>
              <w:top w:val="single" w:sz="4" w:space="0" w:color="000000"/>
            </w:tcBorders>
          </w:tcPr>
          <w:p w14:paraId="58C16DC1" w14:textId="2EB4A682" w:rsidR="002344AD" w:rsidRPr="00A531B5" w:rsidRDefault="00932E67" w:rsidP="006D5D31">
            <w:pPr>
              <w:pStyle w:val="aff"/>
              <w:jc w:val="center"/>
              <w:cnfStyle w:val="000000100000" w:firstRow="0" w:lastRow="0" w:firstColumn="0" w:lastColumn="0" w:oddVBand="0" w:evenVBand="0" w:oddHBand="1" w:evenHBand="0" w:firstRowFirstColumn="0" w:firstRowLastColumn="0" w:lastRowFirstColumn="0" w:lastRowLastColumn="0"/>
            </w:pPr>
            <w:r w:rsidRPr="00A531B5">
              <w:t>特约商户</w:t>
            </w:r>
          </w:p>
        </w:tc>
        <w:tc>
          <w:tcPr>
            <w:tcW w:w="2408" w:type="dxa"/>
            <w:tcBorders>
              <w:top w:val="single" w:sz="4" w:space="0" w:color="000000"/>
            </w:tcBorders>
          </w:tcPr>
          <w:p w14:paraId="0F9C73B6" w14:textId="24441235" w:rsidR="002344AD" w:rsidRPr="00A531B5" w:rsidRDefault="00932E67" w:rsidP="006D5D31">
            <w:pPr>
              <w:pStyle w:val="aff"/>
              <w:jc w:val="center"/>
              <w:cnfStyle w:val="000000100000" w:firstRow="0" w:lastRow="0" w:firstColumn="0" w:lastColumn="0" w:oddVBand="0" w:evenVBand="0" w:oddHBand="1" w:evenHBand="0" w:firstRowFirstColumn="0" w:firstRowLastColumn="0" w:lastRowFirstColumn="0" w:lastRowLastColumn="0"/>
            </w:pPr>
            <w:r w:rsidRPr="00A531B5">
              <w:t>商户受理不同信用卡组织的信用卡</w:t>
            </w:r>
          </w:p>
        </w:tc>
      </w:tr>
      <w:tr w:rsidR="002344AD" w:rsidRPr="00A531B5" w14:paraId="0494B44E" w14:textId="77777777" w:rsidTr="00A531B5">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000000"/>
            </w:tcBorders>
          </w:tcPr>
          <w:p w14:paraId="77F1D22A" w14:textId="2CE194E8" w:rsidR="002344AD" w:rsidRPr="008E3DE6" w:rsidRDefault="00932E67" w:rsidP="006D5D31">
            <w:pPr>
              <w:pStyle w:val="aff"/>
              <w:jc w:val="center"/>
              <w:rPr>
                <w:rFonts w:eastAsia="宋体" w:cs="Times New Roman"/>
                <w:i w:val="0"/>
              </w:rPr>
            </w:pPr>
            <w:r w:rsidRPr="008E3DE6">
              <w:rPr>
                <w:rFonts w:eastAsia="宋体" w:cs="Times New Roman"/>
                <w:i w:val="0"/>
              </w:rPr>
              <w:t>操作系统</w:t>
            </w:r>
          </w:p>
        </w:tc>
        <w:tc>
          <w:tcPr>
            <w:tcW w:w="1158" w:type="dxa"/>
            <w:tcBorders>
              <w:left w:val="single" w:sz="4" w:space="0" w:color="000000"/>
            </w:tcBorders>
          </w:tcPr>
          <w:p w14:paraId="13187E89" w14:textId="3D2813FB" w:rsidR="002344AD" w:rsidRPr="00A531B5" w:rsidRDefault="00932E67" w:rsidP="006D5D31">
            <w:pPr>
              <w:pStyle w:val="aff"/>
              <w:jc w:val="center"/>
              <w:cnfStyle w:val="000000000000" w:firstRow="0" w:lastRow="0" w:firstColumn="0" w:lastColumn="0" w:oddVBand="0" w:evenVBand="0" w:oddHBand="0" w:evenHBand="0" w:firstRowFirstColumn="0" w:firstRowLastColumn="0" w:lastRowFirstColumn="0" w:lastRowLastColumn="0"/>
            </w:pPr>
            <w:r w:rsidRPr="00A531B5">
              <w:t>消费者</w:t>
            </w:r>
          </w:p>
        </w:tc>
        <w:tc>
          <w:tcPr>
            <w:tcW w:w="2268" w:type="dxa"/>
          </w:tcPr>
          <w:p w14:paraId="2DBB16D3" w14:textId="421D7742" w:rsidR="002344AD" w:rsidRPr="00A531B5" w:rsidRDefault="00932E67" w:rsidP="006D5D31">
            <w:pPr>
              <w:pStyle w:val="aff"/>
              <w:jc w:val="center"/>
              <w:cnfStyle w:val="000000000000" w:firstRow="0" w:lastRow="0" w:firstColumn="0" w:lastColumn="0" w:oddVBand="0" w:evenVBand="0" w:oddHBand="0" w:evenHBand="0" w:firstRowFirstColumn="0" w:firstRowLastColumn="0" w:lastRowFirstColumn="0" w:lastRowLastColumn="0"/>
            </w:pPr>
            <w:r w:rsidRPr="00A531B5">
              <w:t>消费者或有可能同时使用两种操作系统</w:t>
            </w:r>
          </w:p>
        </w:tc>
        <w:tc>
          <w:tcPr>
            <w:tcW w:w="1559" w:type="dxa"/>
          </w:tcPr>
          <w:p w14:paraId="7D677A4F" w14:textId="42A8BC0F" w:rsidR="002344AD" w:rsidRPr="00A531B5" w:rsidRDefault="00932E67" w:rsidP="006D5D31">
            <w:pPr>
              <w:pStyle w:val="aff"/>
              <w:jc w:val="center"/>
              <w:cnfStyle w:val="000000000000" w:firstRow="0" w:lastRow="0" w:firstColumn="0" w:lastColumn="0" w:oddVBand="0" w:evenVBand="0" w:oddHBand="0" w:evenHBand="0" w:firstRowFirstColumn="0" w:firstRowLastColumn="0" w:lastRowFirstColumn="0" w:lastRowLastColumn="0"/>
            </w:pPr>
            <w:r w:rsidRPr="00A531B5">
              <w:t>软件开发商</w:t>
            </w:r>
          </w:p>
        </w:tc>
        <w:tc>
          <w:tcPr>
            <w:tcW w:w="2408" w:type="dxa"/>
          </w:tcPr>
          <w:p w14:paraId="05CC2ADB" w14:textId="7976812D" w:rsidR="002344AD" w:rsidRPr="00A531B5" w:rsidRDefault="00932E67" w:rsidP="006D5D31">
            <w:pPr>
              <w:pStyle w:val="aff"/>
              <w:jc w:val="center"/>
              <w:cnfStyle w:val="000000000000" w:firstRow="0" w:lastRow="0" w:firstColumn="0" w:lastColumn="0" w:oddVBand="0" w:evenVBand="0" w:oddHBand="0" w:evenHBand="0" w:firstRowFirstColumn="0" w:firstRowLastColumn="0" w:lastRowFirstColumn="0" w:lastRowLastColumn="0"/>
            </w:pPr>
            <w:r w:rsidRPr="00A531B5">
              <w:t>开发商将产品放到不同的操作系统中进行贩卖</w:t>
            </w:r>
          </w:p>
        </w:tc>
      </w:tr>
      <w:tr w:rsidR="002344AD" w:rsidRPr="00A531B5" w14:paraId="617B2182" w14:textId="77777777" w:rsidTr="00A53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000000"/>
            </w:tcBorders>
          </w:tcPr>
          <w:p w14:paraId="57D5D646" w14:textId="78D8CCD4" w:rsidR="002344AD" w:rsidRPr="008E3DE6" w:rsidRDefault="00932E67" w:rsidP="006D5D31">
            <w:pPr>
              <w:pStyle w:val="aff"/>
              <w:jc w:val="center"/>
              <w:rPr>
                <w:rFonts w:eastAsia="宋体" w:cs="Times New Roman"/>
                <w:i w:val="0"/>
              </w:rPr>
            </w:pPr>
            <w:r w:rsidRPr="008E3DE6">
              <w:rPr>
                <w:rFonts w:eastAsia="宋体" w:cs="Times New Roman"/>
                <w:i w:val="0"/>
              </w:rPr>
              <w:t>网络招聘平台</w:t>
            </w:r>
          </w:p>
        </w:tc>
        <w:tc>
          <w:tcPr>
            <w:tcW w:w="1158" w:type="dxa"/>
            <w:tcBorders>
              <w:left w:val="single" w:sz="4" w:space="0" w:color="000000"/>
            </w:tcBorders>
          </w:tcPr>
          <w:p w14:paraId="418A0F46" w14:textId="4587865D" w:rsidR="002344AD" w:rsidRPr="00A531B5" w:rsidRDefault="00932E67" w:rsidP="006D5D31">
            <w:pPr>
              <w:pStyle w:val="aff"/>
              <w:jc w:val="center"/>
              <w:cnfStyle w:val="000000100000" w:firstRow="0" w:lastRow="0" w:firstColumn="0" w:lastColumn="0" w:oddVBand="0" w:evenVBand="0" w:oddHBand="1" w:evenHBand="0" w:firstRowFirstColumn="0" w:firstRowLastColumn="0" w:lastRowFirstColumn="0" w:lastRowLastColumn="0"/>
            </w:pPr>
            <w:r w:rsidRPr="00A531B5">
              <w:t>求职者</w:t>
            </w:r>
          </w:p>
        </w:tc>
        <w:tc>
          <w:tcPr>
            <w:tcW w:w="2268" w:type="dxa"/>
          </w:tcPr>
          <w:p w14:paraId="6878D415" w14:textId="52769EE6" w:rsidR="002344AD" w:rsidRPr="00A531B5" w:rsidRDefault="00932E67" w:rsidP="006D5D31">
            <w:pPr>
              <w:pStyle w:val="aff"/>
              <w:jc w:val="center"/>
              <w:cnfStyle w:val="000000100000" w:firstRow="0" w:lastRow="0" w:firstColumn="0" w:lastColumn="0" w:oddVBand="0" w:evenVBand="0" w:oddHBand="1" w:evenHBand="0" w:firstRowFirstColumn="0" w:firstRowLastColumn="0" w:lastRowFirstColumn="0" w:lastRowLastColumn="0"/>
            </w:pPr>
            <w:r w:rsidRPr="00A531B5">
              <w:t>求职者在不同平台上投放简历并找寻工作机会</w:t>
            </w:r>
          </w:p>
        </w:tc>
        <w:tc>
          <w:tcPr>
            <w:tcW w:w="1559" w:type="dxa"/>
          </w:tcPr>
          <w:p w14:paraId="7E6D19CB" w14:textId="352BAE97" w:rsidR="002344AD" w:rsidRPr="00A531B5" w:rsidRDefault="00932E67" w:rsidP="006D5D31">
            <w:pPr>
              <w:pStyle w:val="aff"/>
              <w:jc w:val="center"/>
              <w:cnfStyle w:val="000000100000" w:firstRow="0" w:lastRow="0" w:firstColumn="0" w:lastColumn="0" w:oddVBand="0" w:evenVBand="0" w:oddHBand="1" w:evenHBand="0" w:firstRowFirstColumn="0" w:firstRowLastColumn="0" w:lastRowFirstColumn="0" w:lastRowLastColumn="0"/>
            </w:pPr>
            <w:r w:rsidRPr="00A531B5">
              <w:t>人才需求方</w:t>
            </w:r>
          </w:p>
        </w:tc>
        <w:tc>
          <w:tcPr>
            <w:tcW w:w="2408" w:type="dxa"/>
          </w:tcPr>
          <w:p w14:paraId="3A837DBA" w14:textId="082299CB" w:rsidR="002344AD" w:rsidRPr="00A531B5" w:rsidRDefault="00932E67" w:rsidP="006D5D31">
            <w:pPr>
              <w:pStyle w:val="aff"/>
              <w:jc w:val="center"/>
              <w:cnfStyle w:val="000000100000" w:firstRow="0" w:lastRow="0" w:firstColumn="0" w:lastColumn="0" w:oddVBand="0" w:evenVBand="0" w:oddHBand="1" w:evenHBand="0" w:firstRowFirstColumn="0" w:firstRowLastColumn="0" w:lastRowFirstColumn="0" w:lastRowLastColumn="0"/>
            </w:pPr>
            <w:r w:rsidRPr="00A531B5">
              <w:t>企业会在不同的平台上发布招聘信息</w:t>
            </w:r>
          </w:p>
        </w:tc>
      </w:tr>
      <w:tr w:rsidR="002344AD" w:rsidRPr="00A531B5" w14:paraId="0462B2A6" w14:textId="77777777" w:rsidTr="00A531B5">
        <w:tc>
          <w:tcPr>
            <w:cnfStyle w:val="001000000000" w:firstRow="0" w:lastRow="0" w:firstColumn="1" w:lastColumn="0" w:oddVBand="0" w:evenVBand="0" w:oddHBand="0" w:evenHBand="0" w:firstRowFirstColumn="0" w:firstRowLastColumn="0" w:lastRowFirstColumn="0" w:lastRowLastColumn="0"/>
            <w:tcW w:w="1555" w:type="dxa"/>
            <w:tcBorders>
              <w:right w:val="single" w:sz="4" w:space="0" w:color="000000"/>
            </w:tcBorders>
          </w:tcPr>
          <w:p w14:paraId="4BC1695E" w14:textId="75F17AF2" w:rsidR="002344AD" w:rsidRPr="008E3DE6" w:rsidRDefault="00932E67" w:rsidP="006D5D31">
            <w:pPr>
              <w:pStyle w:val="aff"/>
              <w:jc w:val="center"/>
              <w:rPr>
                <w:rFonts w:eastAsia="宋体" w:cs="Times New Roman"/>
                <w:i w:val="0"/>
              </w:rPr>
            </w:pPr>
            <w:r w:rsidRPr="008E3DE6">
              <w:rPr>
                <w:rFonts w:eastAsia="宋体" w:cs="Times New Roman"/>
                <w:i w:val="0"/>
              </w:rPr>
              <w:lastRenderedPageBreak/>
              <w:t>社交媒体平台</w:t>
            </w:r>
          </w:p>
        </w:tc>
        <w:tc>
          <w:tcPr>
            <w:tcW w:w="1158" w:type="dxa"/>
            <w:tcBorders>
              <w:left w:val="single" w:sz="4" w:space="0" w:color="000000"/>
            </w:tcBorders>
          </w:tcPr>
          <w:p w14:paraId="55F41FA0" w14:textId="30B7714E" w:rsidR="002344AD" w:rsidRPr="00A531B5" w:rsidRDefault="00932E67" w:rsidP="006D5D31">
            <w:pPr>
              <w:pStyle w:val="aff"/>
              <w:jc w:val="center"/>
              <w:cnfStyle w:val="000000000000" w:firstRow="0" w:lastRow="0" w:firstColumn="0" w:lastColumn="0" w:oddVBand="0" w:evenVBand="0" w:oddHBand="0" w:evenHBand="0" w:firstRowFirstColumn="0" w:firstRowLastColumn="0" w:lastRowFirstColumn="0" w:lastRowLastColumn="0"/>
            </w:pPr>
            <w:r w:rsidRPr="00A531B5">
              <w:t>使用者</w:t>
            </w:r>
          </w:p>
        </w:tc>
        <w:tc>
          <w:tcPr>
            <w:tcW w:w="2268" w:type="dxa"/>
          </w:tcPr>
          <w:p w14:paraId="116E2D39" w14:textId="14B20DBD" w:rsidR="002344AD" w:rsidRPr="00A531B5" w:rsidRDefault="00932E67" w:rsidP="006D5D31">
            <w:pPr>
              <w:pStyle w:val="aff"/>
              <w:jc w:val="center"/>
              <w:cnfStyle w:val="000000000000" w:firstRow="0" w:lastRow="0" w:firstColumn="0" w:lastColumn="0" w:oddVBand="0" w:evenVBand="0" w:oddHBand="0" w:evenHBand="0" w:firstRowFirstColumn="0" w:firstRowLastColumn="0" w:lastRowFirstColumn="0" w:lastRowLastColumn="0"/>
            </w:pPr>
            <w:r w:rsidRPr="00A531B5">
              <w:t>用户使用多种不同的社交媒体平台</w:t>
            </w:r>
          </w:p>
        </w:tc>
        <w:tc>
          <w:tcPr>
            <w:tcW w:w="1559" w:type="dxa"/>
          </w:tcPr>
          <w:p w14:paraId="4AC98CFE" w14:textId="77A9C338" w:rsidR="002344AD" w:rsidRPr="00A531B5" w:rsidRDefault="00932E67" w:rsidP="006D5D31">
            <w:pPr>
              <w:pStyle w:val="aff"/>
              <w:jc w:val="center"/>
              <w:cnfStyle w:val="000000000000" w:firstRow="0" w:lastRow="0" w:firstColumn="0" w:lastColumn="0" w:oddVBand="0" w:evenVBand="0" w:oddHBand="0" w:evenHBand="0" w:firstRowFirstColumn="0" w:firstRowLastColumn="0" w:lastRowFirstColumn="0" w:lastRowLastColumn="0"/>
            </w:pPr>
            <w:r w:rsidRPr="00A531B5">
              <w:t>广告商</w:t>
            </w:r>
          </w:p>
        </w:tc>
        <w:tc>
          <w:tcPr>
            <w:tcW w:w="2408" w:type="dxa"/>
          </w:tcPr>
          <w:p w14:paraId="3132C956" w14:textId="627978C7" w:rsidR="002344AD" w:rsidRPr="00A531B5" w:rsidRDefault="00932E67" w:rsidP="006D5D31">
            <w:pPr>
              <w:pStyle w:val="aff"/>
              <w:jc w:val="center"/>
              <w:cnfStyle w:val="000000000000" w:firstRow="0" w:lastRow="0" w:firstColumn="0" w:lastColumn="0" w:oddVBand="0" w:evenVBand="0" w:oddHBand="0" w:evenHBand="0" w:firstRowFirstColumn="0" w:firstRowLastColumn="0" w:lastRowFirstColumn="0" w:lastRowLastColumn="0"/>
            </w:pPr>
            <w:r w:rsidRPr="00A531B5">
              <w:t>广告商会投放广告在不同的平台上</w:t>
            </w:r>
          </w:p>
        </w:tc>
      </w:tr>
      <w:tr w:rsidR="002344AD" w:rsidRPr="00A531B5" w14:paraId="5D5F6C7A" w14:textId="77777777" w:rsidTr="00A531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bottom w:val="single" w:sz="4" w:space="0" w:color="000000"/>
              <w:right w:val="single" w:sz="4" w:space="0" w:color="000000"/>
            </w:tcBorders>
          </w:tcPr>
          <w:p w14:paraId="596C4BF1" w14:textId="59111B7E" w:rsidR="002344AD" w:rsidRPr="008E3DE6" w:rsidRDefault="00932E67" w:rsidP="006D5D31">
            <w:pPr>
              <w:pStyle w:val="aff"/>
              <w:jc w:val="center"/>
              <w:rPr>
                <w:rFonts w:eastAsia="宋体" w:cs="Times New Roman"/>
                <w:i w:val="0"/>
              </w:rPr>
            </w:pPr>
            <w:r w:rsidRPr="008E3DE6">
              <w:rPr>
                <w:rFonts w:eastAsia="宋体" w:cs="Times New Roman"/>
                <w:i w:val="0"/>
              </w:rPr>
              <w:t>在线旅游平台</w:t>
            </w:r>
          </w:p>
        </w:tc>
        <w:tc>
          <w:tcPr>
            <w:tcW w:w="1158" w:type="dxa"/>
            <w:tcBorders>
              <w:left w:val="single" w:sz="4" w:space="0" w:color="000000"/>
              <w:bottom w:val="single" w:sz="4" w:space="0" w:color="000000"/>
            </w:tcBorders>
          </w:tcPr>
          <w:p w14:paraId="2AAA3AE3" w14:textId="618DC667" w:rsidR="002344AD" w:rsidRPr="00A531B5" w:rsidRDefault="00932E67" w:rsidP="006D5D31">
            <w:pPr>
              <w:pStyle w:val="aff"/>
              <w:jc w:val="center"/>
              <w:cnfStyle w:val="000000100000" w:firstRow="0" w:lastRow="0" w:firstColumn="0" w:lastColumn="0" w:oddVBand="0" w:evenVBand="0" w:oddHBand="1" w:evenHBand="0" w:firstRowFirstColumn="0" w:firstRowLastColumn="0" w:lastRowFirstColumn="0" w:lastRowLastColumn="0"/>
            </w:pPr>
            <w:r w:rsidRPr="00A531B5">
              <w:t>旅行者</w:t>
            </w:r>
          </w:p>
        </w:tc>
        <w:tc>
          <w:tcPr>
            <w:tcW w:w="2268" w:type="dxa"/>
            <w:tcBorders>
              <w:bottom w:val="single" w:sz="4" w:space="0" w:color="000000"/>
            </w:tcBorders>
          </w:tcPr>
          <w:p w14:paraId="5FA1E43D" w14:textId="645C07AB" w:rsidR="002344AD" w:rsidRPr="00A531B5" w:rsidRDefault="00932E67" w:rsidP="006D5D31">
            <w:pPr>
              <w:pStyle w:val="aff"/>
              <w:jc w:val="center"/>
              <w:cnfStyle w:val="000000100000" w:firstRow="0" w:lastRow="0" w:firstColumn="0" w:lastColumn="0" w:oddVBand="0" w:evenVBand="0" w:oddHBand="1" w:evenHBand="0" w:firstRowFirstColumn="0" w:firstRowLastColumn="0" w:lastRowFirstColumn="0" w:lastRowLastColumn="0"/>
            </w:pPr>
            <w:r w:rsidRPr="00A531B5">
              <w:t>用户会在多个平台上比较旅行产品的价格</w:t>
            </w:r>
          </w:p>
        </w:tc>
        <w:tc>
          <w:tcPr>
            <w:tcW w:w="1559" w:type="dxa"/>
            <w:tcBorders>
              <w:bottom w:val="single" w:sz="4" w:space="0" w:color="000000"/>
            </w:tcBorders>
          </w:tcPr>
          <w:p w14:paraId="60BDE6D4" w14:textId="28BB72EE" w:rsidR="002344AD" w:rsidRPr="00A531B5" w:rsidRDefault="00932E67" w:rsidP="006D5D31">
            <w:pPr>
              <w:pStyle w:val="aff"/>
              <w:jc w:val="center"/>
              <w:cnfStyle w:val="000000100000" w:firstRow="0" w:lastRow="0" w:firstColumn="0" w:lastColumn="0" w:oddVBand="0" w:evenVBand="0" w:oddHBand="1" w:evenHBand="0" w:firstRowFirstColumn="0" w:firstRowLastColumn="0" w:lastRowFirstColumn="0" w:lastRowLastColumn="0"/>
            </w:pPr>
            <w:r w:rsidRPr="00A531B5">
              <w:t>供应商</w:t>
            </w:r>
          </w:p>
        </w:tc>
        <w:tc>
          <w:tcPr>
            <w:tcW w:w="2408" w:type="dxa"/>
            <w:tcBorders>
              <w:bottom w:val="single" w:sz="4" w:space="0" w:color="000000"/>
            </w:tcBorders>
          </w:tcPr>
          <w:p w14:paraId="704D37B7" w14:textId="1BCF0FD6" w:rsidR="002344AD" w:rsidRPr="00A531B5" w:rsidRDefault="00932E67" w:rsidP="006D5D31">
            <w:pPr>
              <w:pStyle w:val="aff"/>
              <w:jc w:val="center"/>
              <w:cnfStyle w:val="000000100000" w:firstRow="0" w:lastRow="0" w:firstColumn="0" w:lastColumn="0" w:oddVBand="0" w:evenVBand="0" w:oddHBand="1" w:evenHBand="0" w:firstRowFirstColumn="0" w:firstRowLastColumn="0" w:lastRowFirstColumn="0" w:lastRowLastColumn="0"/>
            </w:pPr>
            <w:r w:rsidRPr="00A531B5">
              <w:t>供应商会与多个平台签订代理合约</w:t>
            </w:r>
          </w:p>
        </w:tc>
      </w:tr>
    </w:tbl>
    <w:p w14:paraId="6B69EF3A" w14:textId="77777777" w:rsidR="00871FF3" w:rsidRDefault="00871FF3">
      <w:pPr>
        <w:widowControl/>
        <w:jc w:val="left"/>
        <w:rPr>
          <w:rFonts w:eastAsia="黑体"/>
          <w:bCs/>
          <w:sz w:val="26"/>
          <w:szCs w:val="26"/>
        </w:rPr>
      </w:pPr>
      <w:r>
        <w:br w:type="page"/>
      </w:r>
    </w:p>
    <w:p w14:paraId="5C7A0EFB" w14:textId="0903A1FC" w:rsidR="00DD31B7" w:rsidRPr="00EF2E79" w:rsidRDefault="00E5363E" w:rsidP="00EF2E79">
      <w:pPr>
        <w:pStyle w:val="31"/>
      </w:pPr>
      <w:bookmarkStart w:id="107" w:name="_Toc432531364"/>
      <w:r w:rsidRPr="00EF2E79">
        <w:lastRenderedPageBreak/>
        <w:t>2.3.2</w:t>
      </w:r>
      <w:r w:rsidR="0058790B" w:rsidRPr="00EF2E79">
        <w:rPr>
          <w:rFonts w:hint="eastAsia"/>
        </w:rPr>
        <w:t xml:space="preserve">　</w:t>
      </w:r>
      <w:r w:rsidR="00EF2E79" w:rsidRPr="00EF2E79">
        <w:rPr>
          <w:rFonts w:hint="eastAsia"/>
        </w:rPr>
        <w:t>平台</w:t>
      </w:r>
      <w:r w:rsidR="00EA3078" w:rsidRPr="00EF2E79">
        <w:rPr>
          <w:rFonts w:hint="eastAsia"/>
        </w:rPr>
        <w:t>企业战略行为</w:t>
      </w:r>
      <w:bookmarkEnd w:id="107"/>
    </w:p>
    <w:p w14:paraId="42F01B44" w14:textId="54CE6EEC" w:rsidR="00F25709" w:rsidRDefault="005478E1" w:rsidP="00F25709">
      <w:pPr>
        <w:pStyle w:val="af"/>
        <w:ind w:firstLine="480"/>
        <w:rPr>
          <w:rFonts w:asciiTheme="minorEastAsia" w:hAnsiTheme="minorEastAsia"/>
        </w:rPr>
      </w:pPr>
      <w:bookmarkStart w:id="108" w:name="OLE_LINK102"/>
      <w:bookmarkStart w:id="109" w:name="OLE_LINK103"/>
      <w:r>
        <w:rPr>
          <w:rFonts w:hint="eastAsia"/>
        </w:rPr>
        <w:t>Economides</w:t>
      </w:r>
      <w:bookmarkEnd w:id="108"/>
      <w:bookmarkEnd w:id="109"/>
      <w:r>
        <w:t>和</w:t>
      </w:r>
      <w:r>
        <w:t>Salop</w:t>
      </w:r>
      <w:r w:rsidR="00E03687">
        <w:t xml:space="preserve"> </w:t>
      </w:r>
      <w:r>
        <w:rPr>
          <w:rFonts w:eastAsiaTheme="minorEastAsia" w:hint="eastAsia"/>
        </w:rPr>
        <w:t>(19</w:t>
      </w:r>
      <w:r w:rsidR="00B25614" w:rsidRPr="00B25614">
        <w:t>92)</w:t>
      </w:r>
      <w:r w:rsidR="00981132">
        <w:rPr>
          <w:rFonts w:asciiTheme="minorEastAsia" w:eastAsiaTheme="minorEastAsia" w:hAnsiTheme="minorEastAsia" w:hint="eastAsia"/>
        </w:rPr>
        <w:t xml:space="preserve"> </w:t>
      </w:r>
      <w:r w:rsidR="00B25614">
        <w:rPr>
          <w:rFonts w:hint="eastAsia"/>
        </w:rPr>
        <w:t>观察在</w:t>
      </w:r>
      <w:r w:rsidR="00B25614" w:rsidRPr="005478E1">
        <w:rPr>
          <w:rFonts w:hint="eastAsia"/>
        </w:rPr>
        <w:t>双寡头市场中不同产权结构的</w:t>
      </w:r>
      <w:r w:rsidR="00B25614" w:rsidRPr="00B25614">
        <w:rPr>
          <w:rFonts w:asciiTheme="minorEastAsia" w:hAnsiTheme="minorEastAsia" w:hint="eastAsia"/>
        </w:rPr>
        <w:t>定价方式，联合产权可以视为纵</w:t>
      </w:r>
      <w:r w:rsidR="00B25614" w:rsidRPr="00DF24A2">
        <w:rPr>
          <w:rFonts w:hint="eastAsia"/>
        </w:rPr>
        <w:t>向一体化</w:t>
      </w:r>
      <w:r w:rsidR="00B25614" w:rsidRPr="00DF24A2">
        <w:t>(</w:t>
      </w:r>
      <w:r w:rsidR="00DF24A2" w:rsidRPr="00DF24A2">
        <w:t>Vertical Integration</w:t>
      </w:r>
      <w:r w:rsidR="00DF24A2" w:rsidRPr="00DF24A2">
        <w:t>，即</w:t>
      </w:r>
      <w:r w:rsidR="00B25614" w:rsidRPr="00DF24A2">
        <w:rPr>
          <w:rFonts w:hint="eastAsia"/>
        </w:rPr>
        <w:t>系统内部的</w:t>
      </w:r>
      <w:r w:rsidR="00B25614" w:rsidRPr="00B25614">
        <w:rPr>
          <w:rFonts w:asciiTheme="minorEastAsia" w:hAnsiTheme="minorEastAsia" w:hint="eastAsia"/>
        </w:rPr>
        <w:t>纵向一体化</w:t>
      </w:r>
      <w:r w:rsidR="00B25614" w:rsidRPr="00B25614">
        <w:rPr>
          <w:rFonts w:asciiTheme="minorEastAsia" w:hAnsiTheme="minorEastAsia"/>
        </w:rPr>
        <w:t>)</w:t>
      </w:r>
      <w:r w:rsidR="00B25614" w:rsidRPr="00B25614">
        <w:rPr>
          <w:rFonts w:asciiTheme="minorEastAsia" w:hAnsiTheme="minorEastAsia" w:hint="eastAsia"/>
        </w:rPr>
        <w:t>，该研究结果显示，企业实施纵向一体化会使得自身降低所收</w:t>
      </w:r>
      <w:r w:rsidR="00E03687" w:rsidRPr="00B25614">
        <w:rPr>
          <w:rFonts w:asciiTheme="minorEastAsia" w:hAnsiTheme="minorEastAsia" w:hint="eastAsia"/>
        </w:rPr>
        <w:t>取的费用，</w:t>
      </w:r>
      <w:r w:rsidR="00E03687" w:rsidRPr="00E03687">
        <w:rPr>
          <w:rFonts w:hint="eastAsia"/>
        </w:rPr>
        <w:t>但</w:t>
      </w:r>
      <w:r w:rsidR="00E03687" w:rsidRPr="00B25614">
        <w:rPr>
          <w:rFonts w:asciiTheme="minorEastAsia" w:hAnsiTheme="minorEastAsia" w:hint="eastAsia"/>
        </w:rPr>
        <w:t>横向一体化则会</w:t>
      </w:r>
      <w:r w:rsidR="00B25614" w:rsidRPr="00B25614">
        <w:rPr>
          <w:rFonts w:asciiTheme="minorEastAsia" w:hAnsiTheme="minorEastAsia" w:hint="eastAsia"/>
        </w:rPr>
        <w:t>提高费用。</w:t>
      </w:r>
      <w:proofErr w:type="gramStart"/>
      <w:r w:rsidR="00B25614" w:rsidRPr="00B25614">
        <w:rPr>
          <w:rFonts w:asciiTheme="minorEastAsia" w:hAnsiTheme="minorEastAsia" w:hint="eastAsia"/>
        </w:rPr>
        <w:t>且联合</w:t>
      </w:r>
      <w:proofErr w:type="gramEnd"/>
      <w:r w:rsidR="00B25614" w:rsidRPr="00B25614">
        <w:rPr>
          <w:rFonts w:asciiTheme="minorEastAsia" w:hAnsiTheme="minorEastAsia" w:hint="eastAsia"/>
        </w:rPr>
        <w:t>产权结构下的定价会高于独立产权结构下的定价。</w:t>
      </w:r>
    </w:p>
    <w:p w14:paraId="6F37D092" w14:textId="07D2290B" w:rsidR="001E05B4" w:rsidRDefault="0081539B" w:rsidP="0081539B">
      <w:pPr>
        <w:pStyle w:val="af"/>
        <w:ind w:firstLine="480"/>
      </w:pPr>
      <w:bookmarkStart w:id="110" w:name="OLE_LINK109"/>
      <w:bookmarkStart w:id="111" w:name="OLE_LINK110"/>
      <w:r w:rsidRPr="0081539B">
        <w:t>Economides</w:t>
      </w:r>
      <w:r w:rsidRPr="0081539B">
        <w:rPr>
          <w:rFonts w:hint="eastAsia"/>
        </w:rPr>
        <w:t>和</w:t>
      </w:r>
      <w:r w:rsidRPr="0081539B">
        <w:t>Katsamakas</w:t>
      </w:r>
      <w:r w:rsidR="004257F3">
        <w:t xml:space="preserve"> </w:t>
      </w:r>
      <w:r w:rsidRPr="0081539B">
        <w:t>(2005)</w:t>
      </w:r>
      <w:r w:rsidR="004257F3">
        <w:t xml:space="preserve"> </w:t>
      </w:r>
      <w:r w:rsidRPr="0081539B">
        <w:rPr>
          <w:rFonts w:hint="eastAsia"/>
        </w:rPr>
        <w:t>以封闭</w:t>
      </w:r>
      <w:r w:rsidRPr="0081539B">
        <w:t>(Windows)</w:t>
      </w:r>
      <w:r w:rsidRPr="0081539B">
        <w:rPr>
          <w:rFonts w:hint="eastAsia"/>
        </w:rPr>
        <w:t>以及开放性</w:t>
      </w:r>
      <w:r w:rsidRPr="0081539B">
        <w:t>(Linus)</w:t>
      </w:r>
      <w:r w:rsidRPr="0081539B">
        <w:rPr>
          <w:rFonts w:hint="eastAsia"/>
        </w:rPr>
        <w:t>操作系统为例，比较了</w:t>
      </w:r>
      <w:proofErr w:type="gramStart"/>
      <w:r w:rsidRPr="0081539B">
        <w:rPr>
          <w:rFonts w:hint="eastAsia"/>
        </w:rPr>
        <w:t>两着</w:t>
      </w:r>
      <w:proofErr w:type="gramEnd"/>
      <w:r w:rsidRPr="0081539B">
        <w:rPr>
          <w:rFonts w:hint="eastAsia"/>
        </w:rPr>
        <w:t>在定价、收益和社会福利上的不同。该研究结果显示，在三种不同的市场结构中，实施纵向一体化的封闭操作系统平台</w:t>
      </w:r>
      <w:r w:rsidRPr="0081539B">
        <w:t>(Windows</w:t>
      </w:r>
      <w:r w:rsidRPr="0081539B">
        <w:rPr>
          <w:rFonts w:hint="eastAsia"/>
        </w:rPr>
        <w:t>系统</w:t>
      </w:r>
      <w:r w:rsidRPr="0081539B">
        <w:t>)</w:t>
      </w:r>
      <w:r w:rsidRPr="0081539B">
        <w:rPr>
          <w:rFonts w:hint="eastAsia"/>
        </w:rPr>
        <w:t>即不论是在市场份额</w:t>
      </w:r>
      <w:proofErr w:type="gramStart"/>
      <w:r w:rsidRPr="0081539B">
        <w:rPr>
          <w:rFonts w:hint="eastAsia"/>
        </w:rPr>
        <w:t>亦或</w:t>
      </w:r>
      <w:proofErr w:type="gramEnd"/>
      <w:r w:rsidRPr="0081539B">
        <w:rPr>
          <w:rFonts w:hint="eastAsia"/>
        </w:rPr>
        <w:t>是收益上都具有绝对优势。</w:t>
      </w:r>
    </w:p>
    <w:p w14:paraId="6A9AA692" w14:textId="37C46024" w:rsidR="000B67D4" w:rsidRPr="000B67D4" w:rsidRDefault="000B67D4" w:rsidP="000B67D4">
      <w:pPr>
        <w:pStyle w:val="af"/>
        <w:ind w:firstLine="480"/>
      </w:pPr>
      <w:r w:rsidRPr="000B67D4">
        <w:t>Derdenger</w:t>
      </w:r>
      <w:r w:rsidR="004257F3">
        <w:t xml:space="preserve"> </w:t>
      </w:r>
      <w:r w:rsidRPr="000B67D4">
        <w:t>(2008)</w:t>
      </w:r>
      <w:r w:rsidR="004257F3">
        <w:t xml:space="preserve"> </w:t>
      </w:r>
      <w:r w:rsidRPr="000B67D4">
        <w:t>对视频游戏平台的纵向一体化的两组效应</w:t>
      </w:r>
      <w:r w:rsidRPr="000B67D4">
        <w:rPr>
          <w:rFonts w:hint="eastAsia"/>
        </w:rPr>
        <w:t>，需求及市场结构效应做了实证分析，结果显示当</w:t>
      </w:r>
      <w:r w:rsidRPr="000B67D4">
        <w:t>视频游戏平台采取纵向一体化的策略时，</w:t>
      </w:r>
      <w:r w:rsidRPr="000B67D4">
        <w:rPr>
          <w:rFonts w:hint="eastAsia"/>
        </w:rPr>
        <w:t>市场结构效应会主导需求</w:t>
      </w:r>
      <w:r w:rsidRPr="000B67D4">
        <w:t>效应，导致平台竞争增加</w:t>
      </w:r>
      <w:r w:rsidRPr="000B67D4">
        <w:rPr>
          <w:rFonts w:hint="eastAsia"/>
        </w:rPr>
        <w:t>、收取费用下降。</w:t>
      </w:r>
    </w:p>
    <w:bookmarkEnd w:id="110"/>
    <w:bookmarkEnd w:id="111"/>
    <w:p w14:paraId="55B7F2D4" w14:textId="3A296CAB" w:rsidR="00B25614" w:rsidRPr="00B25614" w:rsidRDefault="00B25614" w:rsidP="00B25614">
      <w:pPr>
        <w:pStyle w:val="af"/>
        <w:ind w:firstLine="480"/>
      </w:pPr>
      <w:r w:rsidRPr="00B25614">
        <w:rPr>
          <w:rFonts w:hint="eastAsia"/>
        </w:rPr>
        <w:t>纪汉霖和管</w:t>
      </w:r>
      <w:r w:rsidRPr="0081539B">
        <w:rPr>
          <w:rFonts w:hint="eastAsia"/>
        </w:rPr>
        <w:t>锡展</w:t>
      </w:r>
      <w:r w:rsidRPr="0081539B">
        <w:t>(2008)</w:t>
      </w:r>
      <w:r w:rsidRPr="0081539B">
        <w:rPr>
          <w:rFonts w:hint="eastAsia"/>
        </w:rPr>
        <w:t>鉴于以往研</w:t>
      </w:r>
      <w:r w:rsidRPr="00B25614">
        <w:rPr>
          <w:rFonts w:hint="eastAsia"/>
        </w:rPr>
        <w:t>究未考虑到平台收取接入费用和企业采取补贴形式的状况，建立一个一般性模型，考虑双边平台企业实施纵向一体化策略的行为，对于平台自身定价、利润以及市场份额的影响。结果显示</w:t>
      </w:r>
      <w:r w:rsidRPr="00B25614">
        <w:rPr>
          <w:rFonts w:asciiTheme="minorEastAsia" w:hAnsiTheme="minorEastAsia" w:hint="eastAsia"/>
        </w:rPr>
        <w:t>不论是在垄断或竞争的环境下，平台企业都有与后方</w:t>
      </w:r>
      <w:r w:rsidRPr="00B25614">
        <w:rPr>
          <w:rFonts w:asciiTheme="minorEastAsia" w:hAnsiTheme="minorEastAsia"/>
        </w:rPr>
        <w:t>(</w:t>
      </w:r>
      <w:r w:rsidR="00E347AB">
        <w:rPr>
          <w:rFonts w:asciiTheme="minorEastAsia" w:hAnsiTheme="minorEastAsia" w:hint="eastAsia"/>
        </w:rPr>
        <w:t>供应商</w:t>
      </w:r>
      <w:r w:rsidRPr="00B25614">
        <w:rPr>
          <w:rFonts w:asciiTheme="minorEastAsia" w:hAnsiTheme="minorEastAsia"/>
        </w:rPr>
        <w:t>)</w:t>
      </w:r>
      <w:r w:rsidRPr="00B25614">
        <w:rPr>
          <w:rFonts w:asciiTheme="minorEastAsia" w:hAnsiTheme="minorEastAsia" w:hint="eastAsia"/>
        </w:rPr>
        <w:t>进行一体化的内在激励，且</w:t>
      </w:r>
      <w:r w:rsidRPr="00B25614">
        <w:rPr>
          <w:rFonts w:hint="eastAsia"/>
        </w:rPr>
        <w:t>实施纵向一体化的平台企业在一般情况下会降低互补</w:t>
      </w:r>
      <w:proofErr w:type="gramStart"/>
      <w:r w:rsidRPr="00B25614">
        <w:rPr>
          <w:rFonts w:hint="eastAsia"/>
        </w:rPr>
        <w:t>品企业</w:t>
      </w:r>
      <w:proofErr w:type="gramEnd"/>
      <w:r w:rsidRPr="00B25614">
        <w:rPr>
          <w:rFonts w:hint="eastAsia"/>
        </w:rPr>
        <w:t>对于用户的定价。</w:t>
      </w:r>
    </w:p>
    <w:p w14:paraId="29883DE1" w14:textId="6EC9C8C3" w:rsidR="00344756" w:rsidRDefault="00344756" w:rsidP="009E3480">
      <w:pPr>
        <w:pStyle w:val="31"/>
      </w:pPr>
      <w:bookmarkStart w:id="112" w:name="_Toc432531365"/>
      <w:r>
        <w:rPr>
          <w:rFonts w:hint="eastAsia"/>
        </w:rPr>
        <w:t>2.3.3</w:t>
      </w:r>
      <w:r>
        <w:rPr>
          <w:rFonts w:asciiTheme="minorEastAsia" w:eastAsiaTheme="minorEastAsia" w:hAnsiTheme="minorEastAsia" w:hint="eastAsia"/>
        </w:rPr>
        <w:t xml:space="preserve">　</w:t>
      </w:r>
      <w:r w:rsidRPr="00732D2B">
        <w:rPr>
          <w:rFonts w:hint="eastAsia"/>
        </w:rPr>
        <w:t>平台企业定价</w:t>
      </w:r>
      <w:r>
        <w:rPr>
          <w:rFonts w:hint="eastAsia"/>
        </w:rPr>
        <w:t>机制</w:t>
      </w:r>
      <w:r w:rsidRPr="00023C28">
        <w:rPr>
          <w:rFonts w:hint="eastAsia"/>
        </w:rPr>
        <w:t>的</w:t>
      </w:r>
      <w:r>
        <w:rPr>
          <w:rFonts w:hint="eastAsia"/>
        </w:rPr>
        <w:t>模型基础</w:t>
      </w:r>
      <w:bookmarkEnd w:id="112"/>
    </w:p>
    <w:p w14:paraId="4E27DC3F" w14:textId="5623E655" w:rsidR="00344756" w:rsidRDefault="00344756" w:rsidP="00344756">
      <w:pPr>
        <w:pStyle w:val="af"/>
        <w:ind w:firstLine="480"/>
      </w:pPr>
      <w:r w:rsidRPr="00E321C2">
        <w:rPr>
          <w:rFonts w:hint="eastAsia"/>
        </w:rPr>
        <w:t>综观大部分国内研究双边市场理论的文献，</w:t>
      </w:r>
      <w:r>
        <w:rPr>
          <w:rFonts w:hint="eastAsia"/>
        </w:rPr>
        <w:t>大多数学者基于</w:t>
      </w:r>
      <w:r w:rsidRPr="00E321C2">
        <w:t>Armstrong</w:t>
      </w:r>
      <w:r>
        <w:t>以</w:t>
      </w:r>
      <w:r>
        <w:t>Hotelling</w:t>
      </w:r>
      <w:r>
        <w:t>模型为基础所建立的定价机制进行扩展</w:t>
      </w:r>
      <w:r>
        <w:rPr>
          <w:rFonts w:hint="eastAsia"/>
        </w:rPr>
        <w:t>。但也有部分学者以</w:t>
      </w:r>
      <w:r>
        <w:rPr>
          <w:rFonts w:hint="eastAsia"/>
        </w:rPr>
        <w:t>Salop</w:t>
      </w:r>
      <w:r>
        <w:rPr>
          <w:rFonts w:hint="eastAsia"/>
        </w:rPr>
        <w:t>环形模型进行分析研究。</w:t>
      </w:r>
    </w:p>
    <w:p w14:paraId="701F2FEE" w14:textId="02095566" w:rsidR="00766D8E" w:rsidRPr="00766D8E" w:rsidRDefault="00871FF3" w:rsidP="00344756">
      <w:pPr>
        <w:pStyle w:val="af"/>
        <w:ind w:firstLine="480"/>
        <w:rPr>
          <w:rFonts w:eastAsiaTheme="minorEastAsia"/>
        </w:rPr>
      </w:pPr>
      <w:bookmarkStart w:id="113" w:name="OLE_LINK170"/>
      <w:bookmarkStart w:id="114" w:name="OLE_LINK173"/>
      <w:r>
        <w:t>Hotelling</w:t>
      </w:r>
      <w:r>
        <w:rPr>
          <w:rFonts w:hint="eastAsia"/>
        </w:rPr>
        <w:t>于</w:t>
      </w:r>
      <w:r>
        <w:t>1929</w:t>
      </w:r>
      <w:r>
        <w:rPr>
          <w:rFonts w:hint="eastAsia"/>
        </w:rPr>
        <w:t>年提出</w:t>
      </w:r>
      <w:r>
        <w:t>Hotelling</w:t>
      </w:r>
      <w:r>
        <w:rPr>
          <w:rFonts w:hint="eastAsia"/>
        </w:rPr>
        <w:t>线性城市模型</w:t>
      </w:r>
      <w:r w:rsidRPr="000D400A">
        <w:t>(Hotelling</w:t>
      </w:r>
      <w:proofErr w:type="gramStart"/>
      <w:r w:rsidRPr="000D400A">
        <w:t>’</w:t>
      </w:r>
      <w:proofErr w:type="gramEnd"/>
      <w:r w:rsidRPr="000D400A">
        <w:t>s Location Model)</w:t>
      </w:r>
      <w:r>
        <w:rPr>
          <w:rFonts w:hint="eastAsia"/>
        </w:rPr>
        <w:t>，</w:t>
      </w:r>
      <w:r w:rsidRPr="00871FF3">
        <w:rPr>
          <w:rFonts w:asciiTheme="minorEastAsia" w:hAnsiTheme="minorEastAsia" w:hint="eastAsia"/>
        </w:rPr>
        <w:t>起初</w:t>
      </w:r>
      <w:r>
        <w:rPr>
          <w:rFonts w:hint="eastAsia"/>
        </w:rPr>
        <w:t>该模型</w:t>
      </w:r>
      <w:r w:rsidRPr="00871FF3">
        <w:rPr>
          <w:rFonts w:asciiTheme="minorEastAsia" w:hAnsiTheme="minorEastAsia" w:hint="eastAsia"/>
        </w:rPr>
        <w:t>是用来探讨厂商区位的问题，后来则渐渐被学者用</w:t>
      </w:r>
      <w:r>
        <w:rPr>
          <w:rFonts w:hint="eastAsia"/>
        </w:rPr>
        <w:t>在产业经济学、区域经济学中</w:t>
      </w:r>
      <w:r w:rsidRPr="00871FF3">
        <w:rPr>
          <w:rFonts w:asciiTheme="minorEastAsia" w:hAnsiTheme="minorEastAsia" w:hint="eastAsia"/>
        </w:rPr>
        <w:t>，</w:t>
      </w:r>
      <w:proofErr w:type="gramStart"/>
      <w:r w:rsidRPr="00871FF3">
        <w:rPr>
          <w:rFonts w:asciiTheme="minorEastAsia" w:hAnsiTheme="minorEastAsia" w:hint="eastAsia"/>
        </w:rPr>
        <w:t>做为</w:t>
      </w:r>
      <w:proofErr w:type="gramEnd"/>
      <w:r w:rsidRPr="00871FF3">
        <w:rPr>
          <w:rFonts w:asciiTheme="minorEastAsia" w:hAnsiTheme="minorEastAsia" w:hint="eastAsia"/>
        </w:rPr>
        <w:t>讨论定价行为的</w:t>
      </w:r>
      <w:r>
        <w:rPr>
          <w:rFonts w:hint="eastAsia"/>
        </w:rPr>
        <w:t>一个极为重要的模型</w:t>
      </w:r>
      <w:r w:rsidR="00766D8E">
        <w:rPr>
          <w:rFonts w:hint="eastAsia"/>
        </w:rPr>
        <w:t>。模型假设市场为一有限长度的线性市场，两个同质厂商生产同质产品，且生产成本为零。同时消费者均匀地分布在市场上，其愿付价格无限高，且会向</w:t>
      </w:r>
      <w:r w:rsidR="00766D8E" w:rsidRPr="00766D8E">
        <w:rPr>
          <w:rFonts w:hint="eastAsia"/>
        </w:rPr>
        <w:t>售价最低的厂商购买一单位的商品，运费为距离的线性函数。</w:t>
      </w:r>
    </w:p>
    <w:bookmarkEnd w:id="113"/>
    <w:bookmarkEnd w:id="114"/>
    <w:p w14:paraId="6073A6C8" w14:textId="5CA4F5AA" w:rsidR="00344756" w:rsidRDefault="00871FF3" w:rsidP="00344756">
      <w:pPr>
        <w:pStyle w:val="af"/>
        <w:ind w:firstLine="480"/>
      </w:pPr>
      <w:r w:rsidRPr="00871FF3">
        <w:rPr>
          <w:rFonts w:asciiTheme="minorEastAsia" w:hAnsiTheme="minorEastAsia" w:hint="eastAsia"/>
        </w:rPr>
        <w:t>而</w:t>
      </w:r>
      <w:r>
        <w:t>Sal</w:t>
      </w:r>
      <w:r w:rsidRPr="00871FF3">
        <w:t>op</w:t>
      </w:r>
      <w:r w:rsidRPr="00871FF3">
        <w:rPr>
          <w:rFonts w:hint="eastAsia"/>
        </w:rPr>
        <w:t>在</w:t>
      </w:r>
      <w:r w:rsidRPr="00871FF3">
        <w:t>1979</w:t>
      </w:r>
      <w:r w:rsidRPr="00871FF3">
        <w:rPr>
          <w:rFonts w:hint="eastAsia"/>
        </w:rPr>
        <w:t>年提出一个“无限延长的直线市场”的环形模型，第一个以圆形市场讨论多寡头市场的模型。该模型假设</w:t>
      </w:r>
      <w:r w:rsidRPr="00871FF3">
        <w:t>n</w:t>
      </w:r>
      <w:r w:rsidRPr="00871FF3">
        <w:rPr>
          <w:rFonts w:hint="eastAsia"/>
        </w:rPr>
        <w:t>家厂商平均分布在长度为</w:t>
      </w:r>
      <w:r w:rsidRPr="00871FF3">
        <w:t>1</w:t>
      </w:r>
      <w:r w:rsidRPr="00871FF3">
        <w:rPr>
          <w:rFonts w:hint="eastAsia"/>
        </w:rPr>
        <w:t>的圆形市场</w:t>
      </w:r>
      <w:r w:rsidRPr="00871FF3">
        <w:t>(</w:t>
      </w:r>
      <w:r w:rsidRPr="00871FF3">
        <w:rPr>
          <w:rFonts w:hint="eastAsia"/>
        </w:rPr>
        <w:t>则每家厂商的距离均为</w:t>
      </w:r>
      <w:r w:rsidRPr="00871FF3">
        <w:t>1/n)</w:t>
      </w:r>
      <w:r w:rsidRPr="00871FF3">
        <w:rPr>
          <w:rFonts w:hint="eastAsia"/>
        </w:rPr>
        <w:t>，</w:t>
      </w:r>
      <w:proofErr w:type="gramStart"/>
      <w:r w:rsidRPr="00871FF3">
        <w:rPr>
          <w:rFonts w:hint="eastAsia"/>
        </w:rPr>
        <w:t>做差</w:t>
      </w:r>
      <w:r w:rsidR="00344756" w:rsidRPr="00E973E2">
        <w:rPr>
          <w:rFonts w:hint="eastAsia"/>
        </w:rPr>
        <w:t>品差异</w:t>
      </w:r>
      <w:proofErr w:type="gramEnd"/>
      <w:r w:rsidR="00344756" w:rsidRPr="00E973E2">
        <w:rPr>
          <w:rFonts w:hint="eastAsia"/>
        </w:rPr>
        <w:t>化的竞争，市场中共有</w:t>
      </w:r>
      <w:r w:rsidR="00344756" w:rsidRPr="00E973E2">
        <w:t>L</w:t>
      </w:r>
      <w:r w:rsidR="00344756" w:rsidRPr="00E973E2">
        <w:rPr>
          <w:rFonts w:hint="eastAsia"/>
        </w:rPr>
        <w:t>消费者，每人购买一单位商品。同时假定每人最高愿意付的价格为</w:t>
      </w:r>
      <w:r w:rsidR="00344756" w:rsidRPr="00E973E2">
        <w:t>V</w:t>
      </w:r>
      <w:r w:rsidR="00344756" w:rsidRPr="00E973E2">
        <w:rPr>
          <w:rFonts w:hint="eastAsia"/>
        </w:rPr>
        <w:t>，单位运费为</w:t>
      </w:r>
      <w:r w:rsidR="00344756" w:rsidRPr="00E973E2">
        <w:t>c</w:t>
      </w:r>
      <w:r w:rsidR="00344756" w:rsidRPr="00E973E2">
        <w:rPr>
          <w:rFonts w:hint="eastAsia"/>
        </w:rPr>
        <w:t>。若某家厂商销售范围内未有其他厂商来竞争，则称之为独占区域；若厂商间的销售范围刚好接触则称为</w:t>
      </w:r>
      <w:r w:rsidR="00344756" w:rsidRPr="00E973E2">
        <w:t>Kink</w:t>
      </w:r>
      <w:r w:rsidR="00344756" w:rsidRPr="00E973E2">
        <w:rPr>
          <w:rFonts w:hint="eastAsia"/>
        </w:rPr>
        <w:t>，</w:t>
      </w:r>
      <w:r w:rsidR="00B45A4B">
        <w:rPr>
          <w:rFonts w:hint="eastAsia"/>
        </w:rPr>
        <w:t>如下图</w:t>
      </w:r>
      <w:r w:rsidR="00B45A4B">
        <w:rPr>
          <w:rFonts w:hint="eastAsia"/>
        </w:rPr>
        <w:t>2.</w:t>
      </w:r>
      <w:r w:rsidR="00B45A4B">
        <w:t>3</w:t>
      </w:r>
      <w:r w:rsidR="00B45A4B">
        <w:rPr>
          <w:rFonts w:hint="eastAsia"/>
        </w:rPr>
        <w:t>；</w:t>
      </w:r>
      <w:r w:rsidR="00344756" w:rsidRPr="00E973E2">
        <w:rPr>
          <w:rFonts w:hint="eastAsia"/>
        </w:rPr>
        <w:t>销售范围接触后则相互竞争</w:t>
      </w:r>
      <w:r w:rsidR="0058472C">
        <w:rPr>
          <w:rFonts w:hint="eastAsia"/>
        </w:rPr>
        <w:t>，如下图</w:t>
      </w:r>
      <w:r w:rsidR="0058472C">
        <w:rPr>
          <w:rFonts w:hint="eastAsia"/>
        </w:rPr>
        <w:t>2.</w:t>
      </w:r>
      <w:r w:rsidR="00B45A4B">
        <w:t>4</w:t>
      </w:r>
      <w:r w:rsidR="0058472C">
        <w:t>中三角形重合部分</w:t>
      </w:r>
      <w:r w:rsidR="00344756" w:rsidRPr="00E973E2">
        <w:rPr>
          <w:rFonts w:hint="eastAsia"/>
        </w:rPr>
        <w:t>，若价格够低</w:t>
      </w:r>
      <w:r w:rsidR="00A531B5">
        <w:rPr>
          <w:rFonts w:hint="eastAsia"/>
          <w:noProof/>
        </w:rPr>
        <w:lastRenderedPageBreak/>
        <w:drawing>
          <wp:anchor distT="0" distB="0" distL="114300" distR="114300" simplePos="0" relativeHeight="251682816" behindDoc="0" locked="0" layoutInCell="1" allowOverlap="1" wp14:anchorId="4BEEA78A" wp14:editId="587AC330">
            <wp:simplePos x="0" y="0"/>
            <wp:positionH relativeFrom="margin">
              <wp:align>right</wp:align>
            </wp:positionH>
            <wp:positionV relativeFrom="paragraph">
              <wp:posOffset>413428</wp:posOffset>
            </wp:positionV>
            <wp:extent cx="3068690" cy="1728000"/>
            <wp:effectExtent l="0" t="0" r="0" b="5715"/>
            <wp:wrapTopAndBottom/>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mpetition.JPG"/>
                    <pic:cNvPicPr/>
                  </pic:nvPicPr>
                  <pic:blipFill rotWithShape="1">
                    <a:blip r:embed="rId21">
                      <a:extLst>
                        <a:ext uri="{28A0092B-C50C-407E-A947-70E740481C1C}">
                          <a14:useLocalDpi xmlns:a14="http://schemas.microsoft.com/office/drawing/2010/main" val="0"/>
                        </a:ext>
                      </a:extLst>
                    </a:blip>
                    <a:srcRect l="3341" r="2795"/>
                    <a:stretch/>
                  </pic:blipFill>
                  <pic:spPr bwMode="auto">
                    <a:xfrm>
                      <a:off x="0" y="0"/>
                      <a:ext cx="3068690" cy="172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50855">
        <w:rPr>
          <w:noProof/>
        </w:rPr>
        <w:drawing>
          <wp:anchor distT="0" distB="0" distL="114300" distR="114300" simplePos="0" relativeHeight="251683840" behindDoc="0" locked="0" layoutInCell="1" allowOverlap="1" wp14:anchorId="5D6BE679" wp14:editId="501A4E1F">
            <wp:simplePos x="0" y="0"/>
            <wp:positionH relativeFrom="margin">
              <wp:align>left</wp:align>
            </wp:positionH>
            <wp:positionV relativeFrom="paragraph">
              <wp:posOffset>415290</wp:posOffset>
            </wp:positionV>
            <wp:extent cx="2980800" cy="1728000"/>
            <wp:effectExtent l="0" t="0" r="0" b="5715"/>
            <wp:wrapTopAndBottom/>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inked.JPG"/>
                    <pic:cNvPicPr/>
                  </pic:nvPicPr>
                  <pic:blipFill>
                    <a:blip r:embed="rId22">
                      <a:extLst>
                        <a:ext uri="{28A0092B-C50C-407E-A947-70E740481C1C}">
                          <a14:useLocalDpi xmlns:a14="http://schemas.microsoft.com/office/drawing/2010/main" val="0"/>
                        </a:ext>
                      </a:extLst>
                    </a:blip>
                    <a:stretch>
                      <a:fillRect/>
                    </a:stretch>
                  </pic:blipFill>
                  <pic:spPr>
                    <a:xfrm>
                      <a:off x="0" y="0"/>
                      <a:ext cx="2980800" cy="1728000"/>
                    </a:xfrm>
                    <a:prstGeom prst="rect">
                      <a:avLst/>
                    </a:prstGeom>
                  </pic:spPr>
                </pic:pic>
              </a:graphicData>
            </a:graphic>
            <wp14:sizeRelH relativeFrom="page">
              <wp14:pctWidth>0</wp14:pctWidth>
            </wp14:sizeRelH>
            <wp14:sizeRelV relativeFrom="page">
              <wp14:pctHeight>0</wp14:pctHeight>
            </wp14:sizeRelV>
          </wp:anchor>
        </w:drawing>
      </w:r>
      <w:r w:rsidR="00344756" w:rsidRPr="00E973E2">
        <w:rPr>
          <w:rFonts w:hint="eastAsia"/>
        </w:rPr>
        <w:t>则会进入超竞争的区域。</w:t>
      </w:r>
    </w:p>
    <w:p w14:paraId="45CD8E69" w14:textId="32837D91" w:rsidR="0058472C" w:rsidRPr="00A531B5" w:rsidRDefault="00A531B5" w:rsidP="00A531B5">
      <w:pPr>
        <w:pStyle w:val="ad"/>
      </w:pPr>
      <w:bookmarkStart w:id="115" w:name="_Toc432531328"/>
      <w:r w:rsidRPr="00A531B5">
        <w:rPr>
          <w:rFonts w:hint="eastAsia"/>
        </w:rPr>
        <w:t>图</w:t>
      </w:r>
      <w:r w:rsidRPr="00A531B5">
        <w:t>2.3</w:t>
      </w:r>
      <w:r w:rsidRPr="00A531B5">
        <w:rPr>
          <w:rFonts w:hint="eastAsia"/>
        </w:rPr>
        <w:t xml:space="preserve">　</w:t>
      </w:r>
      <w:r w:rsidRPr="00A531B5">
        <w:t>Salop</w:t>
      </w:r>
      <w:r w:rsidRPr="00A531B5">
        <w:rPr>
          <w:rFonts w:hint="eastAsia"/>
        </w:rPr>
        <w:t>环形模型：</w:t>
      </w:r>
      <w:r w:rsidRPr="00A531B5">
        <w:t>Kinked(</w:t>
      </w:r>
      <w:r w:rsidRPr="00A531B5">
        <w:rPr>
          <w:rFonts w:hint="eastAsia"/>
        </w:rPr>
        <w:t>左</w:t>
      </w:r>
      <w:r w:rsidRPr="00A531B5">
        <w:t>)</w:t>
      </w:r>
      <w:r w:rsidRPr="00A531B5">
        <w:rPr>
          <w:rFonts w:hint="eastAsia"/>
        </w:rPr>
        <w:t>、竞争</w:t>
      </w:r>
      <w:r w:rsidRPr="00A531B5">
        <w:t>(</w:t>
      </w:r>
      <w:r w:rsidRPr="00A531B5">
        <w:rPr>
          <w:rFonts w:hint="eastAsia"/>
        </w:rPr>
        <w:t>右</w:t>
      </w:r>
      <w:r w:rsidRPr="00A531B5">
        <w:t>)</w:t>
      </w:r>
      <w:bookmarkEnd w:id="115"/>
    </w:p>
    <w:p w14:paraId="44A6E8F8" w14:textId="59356898" w:rsidR="002A579C" w:rsidRPr="009E3480" w:rsidRDefault="009E3480" w:rsidP="009E3480">
      <w:pPr>
        <w:pStyle w:val="31"/>
        <w:rPr>
          <w:rFonts w:eastAsia="宋体"/>
        </w:rPr>
      </w:pPr>
      <w:bookmarkStart w:id="116" w:name="_Toc432531366"/>
      <w:r>
        <w:rPr>
          <w:rFonts w:hint="eastAsia"/>
        </w:rPr>
        <w:t>2.3.</w:t>
      </w:r>
      <w:r w:rsidR="00344756">
        <w:t>4</w:t>
      </w:r>
      <w:r>
        <w:rPr>
          <w:rFonts w:asciiTheme="minorEastAsia" w:eastAsiaTheme="minorEastAsia" w:hAnsiTheme="minorEastAsia" w:hint="eastAsia"/>
        </w:rPr>
        <w:t xml:space="preserve">　</w:t>
      </w:r>
      <w:r w:rsidR="00CB1530" w:rsidRPr="00CB1530">
        <w:rPr>
          <w:rFonts w:hint="eastAsia"/>
        </w:rPr>
        <w:t>国外平台</w:t>
      </w:r>
      <w:r w:rsidRPr="00732D2B">
        <w:rPr>
          <w:rFonts w:hint="eastAsia"/>
        </w:rPr>
        <w:t>企业定价</w:t>
      </w:r>
      <w:r>
        <w:rPr>
          <w:rFonts w:hint="eastAsia"/>
        </w:rPr>
        <w:t>机制</w:t>
      </w:r>
      <w:r w:rsidRPr="00023C28">
        <w:rPr>
          <w:rFonts w:hint="eastAsia"/>
        </w:rPr>
        <w:t>的研究现状</w:t>
      </w:r>
      <w:bookmarkEnd w:id="116"/>
    </w:p>
    <w:p w14:paraId="441CC16F" w14:textId="7AAE722D" w:rsidR="009E3480" w:rsidRDefault="007E5124" w:rsidP="009E3480">
      <w:pPr>
        <w:pStyle w:val="af"/>
        <w:ind w:firstLine="480"/>
      </w:pPr>
      <w:r w:rsidRPr="00E321C2">
        <w:t>Roc</w:t>
      </w:r>
      <w:r w:rsidR="00CB1530" w:rsidRPr="00E321C2">
        <w:t>het</w:t>
      </w:r>
      <w:r w:rsidR="00CB1530" w:rsidRPr="007E5124">
        <w:rPr>
          <w:rFonts w:asciiTheme="minorEastAsia" w:hAnsiTheme="minorEastAsia" w:hint="eastAsia"/>
        </w:rPr>
        <w:t>、</w:t>
      </w:r>
      <w:r w:rsidR="00CB1530" w:rsidRPr="00E321C2">
        <w:t>Tirole</w:t>
      </w:r>
      <w:r w:rsidR="00CB1530" w:rsidRPr="00E321C2">
        <w:rPr>
          <w:rFonts w:hint="eastAsia"/>
        </w:rPr>
        <w:t>、</w:t>
      </w:r>
      <w:r w:rsidR="00CB1530" w:rsidRPr="00E321C2">
        <w:t>Armstrong</w:t>
      </w:r>
      <w:r w:rsidR="00CB1530" w:rsidRPr="007E5124">
        <w:rPr>
          <w:rFonts w:asciiTheme="minorEastAsia" w:hAnsiTheme="minorEastAsia" w:hint="eastAsia"/>
        </w:rPr>
        <w:t>、</w:t>
      </w:r>
      <w:r w:rsidR="00CB1530" w:rsidRPr="00EA3078">
        <w:t>Wright</w:t>
      </w:r>
      <w:r w:rsidR="00CB1530" w:rsidRPr="00E321C2">
        <w:rPr>
          <w:rFonts w:hint="eastAsia"/>
        </w:rPr>
        <w:t>在双边市场中平台企业的定价行为研究做出了开创性的研究</w:t>
      </w:r>
      <w:r w:rsidR="00CB1530">
        <w:rPr>
          <w:rFonts w:hint="eastAsia"/>
        </w:rPr>
        <w:t>。</w:t>
      </w:r>
      <w:r w:rsidR="00CB1530" w:rsidRPr="00CB1530">
        <w:rPr>
          <w:rFonts w:asciiTheme="minorEastAsia" w:hAnsiTheme="minorEastAsia" w:hint="eastAsia"/>
        </w:rPr>
        <w:t>外国探讨双边市场定价的文献也大多基于这几位学者的研究基础上进行扩展，因此在本节梳理这几位学者的主要研究结果。</w:t>
      </w:r>
    </w:p>
    <w:p w14:paraId="551B5436" w14:textId="77777777" w:rsidR="00CB1530" w:rsidRPr="00432C06" w:rsidRDefault="00CB1530" w:rsidP="00CB1530">
      <w:pPr>
        <w:pStyle w:val="af"/>
        <w:ind w:firstLine="480"/>
        <w:rPr>
          <w:rFonts w:asciiTheme="minorEastAsia" w:eastAsiaTheme="minorEastAsia" w:hAnsiTheme="minorEastAsia"/>
        </w:rPr>
      </w:pPr>
      <w:bookmarkStart w:id="117" w:name="OLE_LINK187"/>
      <w:bookmarkStart w:id="118" w:name="OLE_LINK188"/>
      <w:bookmarkStart w:id="119" w:name="OLE_LINK176"/>
      <w:bookmarkStart w:id="120" w:name="OLE_LINK177"/>
      <w:r w:rsidRPr="00432C06">
        <w:t>Rochet</w:t>
      </w:r>
      <w:bookmarkEnd w:id="117"/>
      <w:bookmarkEnd w:id="118"/>
      <w:r w:rsidRPr="00432C06">
        <w:rPr>
          <w:rFonts w:hint="eastAsia"/>
        </w:rPr>
        <w:t>和</w:t>
      </w:r>
      <w:r w:rsidRPr="00432C06">
        <w:t>Tirole</w:t>
      </w:r>
      <w:r>
        <w:rPr>
          <w:rFonts w:asciiTheme="minorEastAsia" w:eastAsiaTheme="minorEastAsia" w:hAnsiTheme="minorEastAsia" w:hint="eastAsia"/>
        </w:rPr>
        <w:t xml:space="preserve"> </w:t>
      </w:r>
      <w:r w:rsidRPr="00432C06">
        <w:t>(2003)</w:t>
      </w:r>
      <w:bookmarkEnd w:id="119"/>
      <w:bookmarkEnd w:id="120"/>
      <w:r>
        <w:rPr>
          <w:rFonts w:asciiTheme="minorEastAsia" w:eastAsiaTheme="minorEastAsia" w:hAnsiTheme="minorEastAsia" w:hint="eastAsia"/>
        </w:rPr>
        <w:t xml:space="preserve"> </w:t>
      </w:r>
      <w:r w:rsidRPr="00552359">
        <w:rPr>
          <w:rFonts w:hint="eastAsia"/>
        </w:rPr>
        <w:t>研究</w:t>
      </w:r>
      <w:r>
        <w:rPr>
          <w:rFonts w:asciiTheme="minorEastAsia" w:eastAsiaTheme="minorEastAsia" w:hAnsiTheme="minorEastAsia" w:hint="eastAsia"/>
        </w:rPr>
        <w:t>市</w:t>
      </w:r>
      <w:r w:rsidRPr="00D002A4">
        <w:rPr>
          <w:rFonts w:hint="eastAsia"/>
        </w:rPr>
        <w:t>场创造型的平台并对双边用户收取交易费的定价策略，针对双边用户群体的需求价格弹性，讨论其对于平台定价的影响。其研究结果显示，不论是追求利润最大化或是社会福利最大化</w:t>
      </w:r>
      <w:r w:rsidRPr="00D002A4">
        <w:t>(</w:t>
      </w:r>
      <w:r w:rsidRPr="00D002A4">
        <w:rPr>
          <w:rFonts w:hint="eastAsia"/>
        </w:rPr>
        <w:t>即拉</w:t>
      </w:r>
      <w:proofErr w:type="gramStart"/>
      <w:r w:rsidRPr="00D002A4">
        <w:rPr>
          <w:rFonts w:hint="eastAsia"/>
        </w:rPr>
        <w:t>姆</w:t>
      </w:r>
      <w:proofErr w:type="gramEnd"/>
      <w:r w:rsidRPr="00D002A4">
        <w:rPr>
          <w:rFonts w:hint="eastAsia"/>
        </w:rPr>
        <w:t>齐定价，</w:t>
      </w:r>
      <w:r w:rsidRPr="00D002A4">
        <w:t>Ramesy Pricing)</w:t>
      </w:r>
      <w:r w:rsidRPr="00D002A4">
        <w:rPr>
          <w:rFonts w:hint="eastAsia"/>
        </w:rPr>
        <w:t>的垄断平台，平台企业向双边用户群体收取的价格与用户的价格需</w:t>
      </w:r>
      <w:r w:rsidRPr="00432C06">
        <w:rPr>
          <w:rFonts w:hint="eastAsia"/>
        </w:rPr>
        <w:t>求弹性成正</w:t>
      </w:r>
      <w:r w:rsidRPr="00EA3078">
        <w:rPr>
          <w:rFonts w:hint="eastAsia"/>
        </w:rPr>
        <w:t>比，</w:t>
      </w:r>
      <w:r w:rsidRPr="002969B8">
        <w:rPr>
          <w:rFonts w:asciiTheme="minorEastAsia" w:hAnsiTheme="minorEastAsia" w:hint="eastAsia"/>
        </w:rPr>
        <w:t>但是由于拉</w:t>
      </w:r>
      <w:proofErr w:type="gramStart"/>
      <w:r w:rsidRPr="002969B8">
        <w:rPr>
          <w:rFonts w:asciiTheme="minorEastAsia" w:hAnsiTheme="minorEastAsia" w:hint="eastAsia"/>
        </w:rPr>
        <w:t>姆</w:t>
      </w:r>
      <w:proofErr w:type="gramEnd"/>
      <w:r w:rsidRPr="002969B8">
        <w:rPr>
          <w:rFonts w:asciiTheme="minorEastAsia" w:hAnsiTheme="minorEastAsia" w:hint="eastAsia"/>
        </w:rPr>
        <w:t>齐定价需要考虑预算平衡，因此在定价时便需要多考虑买卖双方交易时所创造的剩余。</w:t>
      </w:r>
      <w:r w:rsidRPr="00432C06">
        <w:rPr>
          <w:rFonts w:hint="eastAsia"/>
        </w:rPr>
        <w:t>在竞争平台的情况下，研究结果显示竞争平台的定价高于垄断平台，但两者的价格结构制定策略是相同的，目的都是为了能够吸引更多的用户到平台上进行交易。</w:t>
      </w:r>
      <w:r w:rsidRPr="001968E5">
        <w:t>Rochet</w:t>
      </w:r>
      <w:r w:rsidRPr="001968E5">
        <w:rPr>
          <w:rFonts w:hint="eastAsia"/>
        </w:rPr>
        <w:t>和</w:t>
      </w:r>
      <w:r w:rsidRPr="001968E5">
        <w:t>Tirole</w:t>
      </w:r>
      <w:r w:rsidRPr="001968E5">
        <w:rPr>
          <w:rFonts w:hint="eastAsia"/>
        </w:rPr>
        <w:t>的</w:t>
      </w:r>
      <w:r w:rsidRPr="00552359">
        <w:rPr>
          <w:rFonts w:hint="eastAsia"/>
        </w:rPr>
        <w:t>研究</w:t>
      </w:r>
      <w:r w:rsidRPr="001968E5">
        <w:rPr>
          <w:rFonts w:hint="eastAsia"/>
        </w:rPr>
        <w:t>结果与一般经济理论中，对于价格需求弹性大的一方应该收取较低的价格的经济常识相左，</w:t>
      </w:r>
      <w:r w:rsidRPr="001968E5">
        <w:rPr>
          <w:rFonts w:asciiTheme="minorEastAsia" w:hAnsiTheme="minorEastAsia" w:hint="eastAsia"/>
        </w:rPr>
        <w:t>其</w:t>
      </w:r>
      <w:r w:rsidRPr="00432C06">
        <w:rPr>
          <w:rFonts w:hint="eastAsia"/>
        </w:rPr>
        <w:t>原因可能是其未将交叉</w:t>
      </w:r>
      <w:r>
        <w:rPr>
          <w:rFonts w:hint="eastAsia"/>
        </w:rPr>
        <w:t>网络效应</w:t>
      </w:r>
      <w:r w:rsidRPr="00432C06">
        <w:rPr>
          <w:rFonts w:hint="eastAsia"/>
        </w:rPr>
        <w:t>考虑在其中。</w:t>
      </w:r>
      <w:r w:rsidRPr="00432C06">
        <w:rPr>
          <w:rFonts w:asciiTheme="minorEastAsia" w:hAnsiTheme="minorEastAsia" w:hint="eastAsia"/>
        </w:rPr>
        <w:t>此研究结果虽与现实情况有些不同，但却是研究双边市场定价理论中的先驱，在往后的文献中皆可发现其作为研究平台企业的定价模式的基础。</w:t>
      </w:r>
    </w:p>
    <w:p w14:paraId="3A322D14" w14:textId="77777777" w:rsidR="00CB1530" w:rsidRPr="00A93AF0" w:rsidRDefault="00CB1530" w:rsidP="00CB1530">
      <w:pPr>
        <w:pStyle w:val="af"/>
        <w:ind w:firstLine="480"/>
        <w:rPr>
          <w:rFonts w:asciiTheme="minorEastAsia" w:hAnsiTheme="minorEastAsia"/>
        </w:rPr>
      </w:pPr>
      <w:bookmarkStart w:id="121" w:name="OLE_LINK171"/>
      <w:bookmarkStart w:id="122" w:name="OLE_LINK172"/>
      <w:r w:rsidRPr="005A1743">
        <w:t>Armstrong</w:t>
      </w:r>
      <w:r w:rsidRPr="00A93AF0">
        <w:rPr>
          <w:rFonts w:hint="eastAsia"/>
        </w:rPr>
        <w:t>和</w:t>
      </w:r>
      <w:r w:rsidRPr="00A93AF0">
        <w:t>Wright (2004)</w:t>
      </w:r>
      <w:r>
        <w:rPr>
          <w:rFonts w:asciiTheme="minorEastAsia" w:eastAsiaTheme="minorEastAsia" w:hAnsiTheme="minorEastAsia" w:hint="eastAsia"/>
        </w:rPr>
        <w:t xml:space="preserve"> </w:t>
      </w:r>
      <w:r w:rsidRPr="00A93AF0">
        <w:rPr>
          <w:rFonts w:hint="eastAsia"/>
        </w:rPr>
        <w:t>利用</w:t>
      </w:r>
      <w:r w:rsidRPr="00A93AF0">
        <w:t>Hotelli</w:t>
      </w:r>
      <w:r w:rsidRPr="005A1743">
        <w:t>ng</w:t>
      </w:r>
      <w:r w:rsidRPr="005A1743">
        <w:rPr>
          <w:rFonts w:hint="eastAsia"/>
        </w:rPr>
        <w:t>模型引入了会员外部性，建立以会员外部性为基础的一个平台对于两边用户收取注册费或采两部收费制的定价模型。其</w:t>
      </w:r>
      <w:r w:rsidRPr="001334E6">
        <w:rPr>
          <w:rFonts w:hint="eastAsia"/>
        </w:rPr>
        <w:t>研究结</w:t>
      </w:r>
      <w:r w:rsidRPr="001334E6">
        <w:rPr>
          <w:rFonts w:asciiTheme="minorEastAsia" w:hAnsiTheme="minorEastAsia" w:hint="eastAsia"/>
        </w:rPr>
        <w:t>果显示，平台企业在追求利润最大化时，平台对其中一边所制定的价格是在成本的基础上扣除另一边</w:t>
      </w:r>
      <w:r>
        <w:rPr>
          <w:rFonts w:asciiTheme="minorEastAsia" w:hAnsiTheme="minorEastAsia" w:hint="eastAsia"/>
        </w:rPr>
        <w:t>网络效应</w:t>
      </w:r>
      <w:r w:rsidRPr="001334E6">
        <w:rPr>
          <w:rFonts w:asciiTheme="minorEastAsia" w:hAnsiTheme="minorEastAsia" w:hint="eastAsia"/>
        </w:rPr>
        <w:t>的作用，再加上一个同</w:t>
      </w:r>
      <w:proofErr w:type="gramStart"/>
      <w:r w:rsidRPr="001334E6">
        <w:rPr>
          <w:rFonts w:asciiTheme="minorEastAsia" w:hAnsiTheme="minorEastAsia" w:hint="eastAsia"/>
        </w:rPr>
        <w:t>边用户</w:t>
      </w:r>
      <w:proofErr w:type="gramEnd"/>
      <w:r w:rsidRPr="001334E6">
        <w:rPr>
          <w:rFonts w:asciiTheme="minorEastAsia" w:hAnsiTheme="minorEastAsia" w:hint="eastAsia"/>
        </w:rPr>
        <w:t>之间的与弹性相关的值。该文献的贡献在于他们对于平台不对称定价的肌理做了相关的阐述：当两边之间的外部性很强</w:t>
      </w:r>
      <w:proofErr w:type="gramStart"/>
      <w:r w:rsidRPr="001334E6">
        <w:rPr>
          <w:rFonts w:asciiTheme="minorEastAsia" w:hAnsiTheme="minorEastAsia" w:hint="eastAsia"/>
        </w:rPr>
        <w:t>且一边</w:t>
      </w:r>
      <w:proofErr w:type="gramEnd"/>
      <w:r w:rsidRPr="001334E6">
        <w:rPr>
          <w:rFonts w:asciiTheme="minorEastAsia" w:hAnsiTheme="minorEastAsia" w:hint="eastAsia"/>
        </w:rPr>
        <w:t>吸引的用户数量很多时，平台出现低于边际成本定价的情况</w:t>
      </w:r>
      <w:r w:rsidRPr="001334E6">
        <w:rPr>
          <w:rFonts w:asciiTheme="minorEastAsia" w:hAnsiTheme="minorEastAsia"/>
        </w:rPr>
        <w:t>(</w:t>
      </w:r>
      <w:r w:rsidRPr="001334E6">
        <w:rPr>
          <w:rFonts w:asciiTheme="minorEastAsia" w:hAnsiTheme="minorEastAsia" w:hint="eastAsia"/>
        </w:rPr>
        <w:t>零和负价格</w:t>
      </w:r>
      <w:r w:rsidRPr="00294C35">
        <w:rPr>
          <w:rFonts w:asciiTheme="minorEastAsia" w:hAnsiTheme="minorEastAsia" w:hint="eastAsia"/>
        </w:rPr>
        <w:t>，即补贴</w:t>
      </w:r>
      <w:r w:rsidRPr="001334E6">
        <w:rPr>
          <w:rFonts w:asciiTheme="minorEastAsia" w:hAnsiTheme="minorEastAsia"/>
        </w:rPr>
        <w:t>)</w:t>
      </w:r>
      <w:r w:rsidRPr="001334E6">
        <w:rPr>
          <w:rFonts w:asciiTheme="minorEastAsia" w:hAnsiTheme="minorEastAsia" w:hint="eastAsia"/>
        </w:rPr>
        <w:t>。</w:t>
      </w:r>
    </w:p>
    <w:bookmarkEnd w:id="121"/>
    <w:bookmarkEnd w:id="122"/>
    <w:p w14:paraId="33036280" w14:textId="279D6195" w:rsidR="00216138" w:rsidRDefault="00CB1530" w:rsidP="00216138">
      <w:pPr>
        <w:pStyle w:val="af"/>
        <w:ind w:firstLine="480"/>
      </w:pPr>
      <w:r w:rsidRPr="005D1CE8">
        <w:t xml:space="preserve">Armstrong (2006) </w:t>
      </w:r>
      <w:r w:rsidRPr="004B5BCB">
        <w:rPr>
          <w:rFonts w:asciiTheme="minorEastAsia" w:hAnsiTheme="minorEastAsia" w:hint="eastAsia"/>
        </w:rPr>
        <w:t>主要</w:t>
      </w:r>
      <w:r w:rsidRPr="00B64670">
        <w:rPr>
          <w:rFonts w:asciiTheme="minorEastAsia" w:hAnsiTheme="minorEastAsia" w:hint="eastAsia"/>
        </w:rPr>
        <w:t>研究</w:t>
      </w:r>
      <w:r w:rsidRPr="005D1CE8">
        <w:rPr>
          <w:rFonts w:hint="eastAsia"/>
        </w:rPr>
        <w:t>三个双边市场模型：垄断平</w:t>
      </w:r>
      <w:r w:rsidR="00F10F8D" w:rsidRPr="005D1CE8">
        <w:rPr>
          <w:rFonts w:hint="eastAsia"/>
        </w:rPr>
        <w:t>台、考虑消费者归属行为的</w:t>
      </w:r>
      <w:r w:rsidR="00F10F8D" w:rsidRPr="005D1CE8">
        <w:rPr>
          <w:rFonts w:hint="eastAsia"/>
        </w:rPr>
        <w:lastRenderedPageBreak/>
        <w:t>竞争平台、存在竞争瓶颈</w:t>
      </w:r>
      <w:r w:rsidR="00F10F8D" w:rsidRPr="00660B3C">
        <w:t>(Compe</w:t>
      </w:r>
      <w:r w:rsidR="00216138" w:rsidRPr="00660B3C">
        <w:t>titive Bottlenecks)</w:t>
      </w:r>
      <w:r w:rsidR="00216138" w:rsidRPr="005D1CE8">
        <w:rPr>
          <w:rFonts w:hint="eastAsia"/>
        </w:rPr>
        <w:t>的竞争平台。同时指出，影响平台企业定价的因素有三：</w:t>
      </w:r>
      <w:r w:rsidR="00216138" w:rsidRPr="005D1CE8">
        <w:t>(1)</w:t>
      </w:r>
      <w:r w:rsidR="00216138" w:rsidRPr="005D1CE8">
        <w:rPr>
          <w:rFonts w:hint="eastAsia"/>
        </w:rPr>
        <w:t>平台对边用户的网络效应；</w:t>
      </w:r>
      <w:r w:rsidR="00216138" w:rsidRPr="005D1CE8">
        <w:t>(2)</w:t>
      </w:r>
      <w:r w:rsidR="00216138" w:rsidRPr="005D1CE8">
        <w:rPr>
          <w:rFonts w:hint="eastAsia"/>
        </w:rPr>
        <w:t>平台一次性</w:t>
      </w:r>
      <w:r w:rsidR="00216138" w:rsidRPr="00216138">
        <w:rPr>
          <w:rFonts w:asciiTheme="minorEastAsia" w:hAnsiTheme="minorEastAsia" w:hint="eastAsia"/>
        </w:rPr>
        <w:t>固定</w:t>
      </w:r>
      <w:r w:rsidR="00216138" w:rsidRPr="005D1CE8">
        <w:rPr>
          <w:rFonts w:hint="eastAsia"/>
        </w:rPr>
        <w:t>收费或是依交易次数收费；</w:t>
      </w:r>
      <w:r w:rsidR="00216138" w:rsidRPr="005D1CE8">
        <w:t>(3)</w:t>
      </w:r>
      <w:r w:rsidR="00216138" w:rsidRPr="005D1CE8">
        <w:rPr>
          <w:rFonts w:hint="eastAsia"/>
        </w:rPr>
        <w:t>用户的归属行为。</w:t>
      </w:r>
      <w:r w:rsidR="00216138" w:rsidRPr="005D1CE8">
        <w:rPr>
          <w:rFonts w:asciiTheme="minorEastAsia" w:hAnsiTheme="minorEastAsia" w:hint="eastAsia"/>
        </w:rPr>
        <w:t>在垄断平台中，平台企业追求利润最大化时，其对用户的定价与平台提供服务的成本、对边用户加入平台带来的额外收益以及一个与弹性相关的系数。第二个模型结果显示，</w:t>
      </w:r>
      <w:r w:rsidR="00216138" w:rsidRPr="00EB571B">
        <w:rPr>
          <w:rFonts w:hint="eastAsia"/>
        </w:rPr>
        <w:t>在平台两边用户都</w:t>
      </w:r>
      <w:r w:rsidR="00216138" w:rsidRPr="00CE3F7F">
        <w:rPr>
          <w:rFonts w:hint="eastAsia"/>
        </w:rPr>
        <w:t>是单归属的情况下，其定价与垄断平台情况下的定价模式相同，但此时平台竞争的焦点会放在竞争较为激烈的一边上，并且这种竞争会导致平台企业对另一边收取较高的价格。第三个竞争瓶颈模型则是讨论</w:t>
      </w:r>
      <w:r w:rsidR="00216138" w:rsidRPr="00EB571B">
        <w:rPr>
          <w:rFonts w:asciiTheme="minorEastAsia" w:hAnsiTheme="minorEastAsia" w:hint="eastAsia"/>
        </w:rPr>
        <w:t>在一边用户为单归属、一边为多归属的境况下</w:t>
      </w:r>
      <w:r w:rsidR="00216138" w:rsidRPr="00547D74">
        <w:rPr>
          <w:rFonts w:asciiTheme="minorEastAsia" w:hAnsiTheme="minorEastAsia"/>
        </w:rPr>
        <w:t>(</w:t>
      </w:r>
      <w:r w:rsidR="00216138" w:rsidRPr="00547D74">
        <w:rPr>
          <w:rFonts w:asciiTheme="minorEastAsia" w:hAnsiTheme="minorEastAsia" w:hint="eastAsia"/>
        </w:rPr>
        <w:t>单归属用户即是</w:t>
      </w:r>
      <w:r w:rsidR="00216138" w:rsidRPr="005D1CE8">
        <w:t>Armstrong</w:t>
      </w:r>
      <w:r w:rsidR="00216138" w:rsidRPr="00547D74">
        <w:rPr>
          <w:rFonts w:asciiTheme="minorEastAsia" w:hAnsiTheme="minorEastAsia" w:hint="eastAsia"/>
        </w:rPr>
        <w:t>所称的平台竞争的瓶颈</w:t>
      </w:r>
      <w:r w:rsidR="00216138" w:rsidRPr="00547D74">
        <w:rPr>
          <w:rFonts w:asciiTheme="minorEastAsia" w:hAnsiTheme="minorEastAsia"/>
        </w:rPr>
        <w:t>)</w:t>
      </w:r>
      <w:r w:rsidR="00216138" w:rsidRPr="00EB571B">
        <w:rPr>
          <w:rFonts w:asciiTheme="minorEastAsia" w:hAnsiTheme="minorEastAsia" w:hint="eastAsia"/>
        </w:rPr>
        <w:t>，平台竞争的焦点则</w:t>
      </w:r>
      <w:r w:rsidR="00216138" w:rsidRPr="004B5BCB">
        <w:rPr>
          <w:rFonts w:hint="eastAsia"/>
        </w:rPr>
        <w:t>放在单归属用户上，而多归属的一边则被当作获取利润的来源。研究最后</w:t>
      </w:r>
      <w:r w:rsidR="00216138" w:rsidRPr="004B5BCB">
        <w:t>Armstrong</w:t>
      </w:r>
      <w:r w:rsidR="00216138" w:rsidRPr="004B5BCB">
        <w:rPr>
          <w:rFonts w:hint="eastAsia"/>
        </w:rPr>
        <w:t>也提出，当平台企业对用户收取以“另一边用户增加的数量”为准的两部收费时，定价是无法确定的，但相对只收取注册费的平台而言，其利润是增加的。</w:t>
      </w:r>
    </w:p>
    <w:p w14:paraId="2BBF78CC" w14:textId="701854C1" w:rsidR="00CB1530" w:rsidRDefault="00A93AF0" w:rsidP="00A93AF0">
      <w:pPr>
        <w:pStyle w:val="af"/>
        <w:ind w:firstLine="480"/>
        <w:rPr>
          <w:rFonts w:asciiTheme="minorEastAsia" w:hAnsiTheme="minorEastAsia"/>
        </w:rPr>
      </w:pPr>
      <w:bookmarkStart w:id="123" w:name="OLE_LINK185"/>
      <w:bookmarkStart w:id="124" w:name="OLE_LINK186"/>
      <w:r w:rsidRPr="005A1743">
        <w:t>Armstrong</w:t>
      </w:r>
      <w:r w:rsidRPr="005A1743">
        <w:rPr>
          <w:rFonts w:hint="eastAsia"/>
        </w:rPr>
        <w:t>和</w:t>
      </w:r>
      <w:r w:rsidRPr="005A1743">
        <w:t>Wright (2007)</w:t>
      </w:r>
      <w:bookmarkEnd w:id="123"/>
      <w:bookmarkEnd w:id="124"/>
      <w:r w:rsidRPr="005A1743">
        <w:t xml:space="preserve"> </w:t>
      </w:r>
      <w:r w:rsidRPr="005A1743">
        <w:rPr>
          <w:rFonts w:hint="eastAsia"/>
        </w:rPr>
        <w:t>为了解释</w:t>
      </w:r>
      <w:r w:rsidRPr="005A1743">
        <w:t>Evans(2003a)</w:t>
      </w:r>
      <w:r w:rsidRPr="005A1743">
        <w:rPr>
          <w:rFonts w:hint="eastAsia"/>
        </w:rPr>
        <w:t>所观察到的双边市场现象：</w:t>
      </w:r>
      <w:r w:rsidRPr="005A1743">
        <w:t>(1)</w:t>
      </w:r>
      <w:r w:rsidRPr="005A1743">
        <w:rPr>
          <w:rFonts w:hint="eastAsia"/>
        </w:rPr>
        <w:t>用户在平台企业上的多归属现象；</w:t>
      </w:r>
      <w:r w:rsidRPr="005A1743">
        <w:t>(2)</w:t>
      </w:r>
      <w:r w:rsidRPr="005A1743">
        <w:rPr>
          <w:rFonts w:hint="eastAsia"/>
        </w:rPr>
        <w:t>许多平台对某一边用户收取较少甚至不收费。</w:t>
      </w:r>
      <w:r w:rsidRPr="005A1743">
        <w:t>Armstrong</w:t>
      </w:r>
      <w:r w:rsidRPr="005A1743">
        <w:rPr>
          <w:rFonts w:hint="eastAsia"/>
        </w:rPr>
        <w:t>和</w:t>
      </w:r>
      <w:r w:rsidRPr="005A1743">
        <w:t>Wright</w:t>
      </w:r>
      <w:r w:rsidRPr="00A93AF0">
        <w:rPr>
          <w:rFonts w:asciiTheme="minorEastAsia" w:hAnsiTheme="minorEastAsia" w:hint="eastAsia"/>
        </w:rPr>
        <w:t>的研究模型解释竞争瓶颈出现的原因，并说明在此均衡状况下</w:t>
      </w:r>
      <w:r w:rsidRPr="005A1743">
        <w:rPr>
          <w:rFonts w:asciiTheme="minorEastAsia" w:hAnsiTheme="minorEastAsia" w:hint="eastAsia"/>
        </w:rPr>
        <w:t>，</w:t>
      </w:r>
      <w:r w:rsidRPr="00A93AF0">
        <w:rPr>
          <w:rFonts w:asciiTheme="minorEastAsia" w:hAnsiTheme="minorEastAsia" w:hint="eastAsia"/>
        </w:rPr>
        <w:t>买方享受到的价格是低于成本的，而卖家被平台剥削选择多归属。进一步说明均衡状态下，</w:t>
      </w:r>
      <w:proofErr w:type="gramStart"/>
      <w:r w:rsidRPr="00A93AF0">
        <w:rPr>
          <w:rFonts w:asciiTheme="minorEastAsia" w:hAnsiTheme="minorEastAsia" w:hint="eastAsia"/>
        </w:rPr>
        <w:t>当卖家相当</w:t>
      </w:r>
      <w:proofErr w:type="gramEnd"/>
      <w:r w:rsidRPr="00A93AF0">
        <w:rPr>
          <w:rFonts w:asciiTheme="minorEastAsia" w:hAnsiTheme="minorEastAsia" w:hint="eastAsia"/>
        </w:rPr>
        <w:t>看中买家时，平台会放弃提供给买家服务，但买方会从卖方身上追讨失去的福利。</w:t>
      </w:r>
    </w:p>
    <w:p w14:paraId="31196D24" w14:textId="531D640A" w:rsidR="00CB1530" w:rsidRPr="00CB1530" w:rsidRDefault="00CB1530" w:rsidP="00CB1530">
      <w:pPr>
        <w:pStyle w:val="31"/>
        <w:rPr>
          <w:rFonts w:eastAsia="宋体"/>
        </w:rPr>
      </w:pPr>
      <w:bookmarkStart w:id="125" w:name="_Toc432531367"/>
      <w:r>
        <w:rPr>
          <w:rFonts w:hint="eastAsia"/>
        </w:rPr>
        <w:t>2.3.</w:t>
      </w:r>
      <w:r w:rsidR="005F57BC">
        <w:t>5</w:t>
      </w:r>
      <w:r>
        <w:rPr>
          <w:rFonts w:asciiTheme="minorEastAsia" w:eastAsiaTheme="minorEastAsia" w:hAnsiTheme="minorEastAsia" w:hint="eastAsia"/>
        </w:rPr>
        <w:t xml:space="preserve">　</w:t>
      </w:r>
      <w:r w:rsidRPr="00CB1530">
        <w:rPr>
          <w:rFonts w:hint="eastAsia"/>
        </w:rPr>
        <w:t>国内平台</w:t>
      </w:r>
      <w:r w:rsidRPr="00732D2B">
        <w:rPr>
          <w:rFonts w:hint="eastAsia"/>
        </w:rPr>
        <w:t>企业定价</w:t>
      </w:r>
      <w:r>
        <w:rPr>
          <w:rFonts w:hint="eastAsia"/>
        </w:rPr>
        <w:t>机制</w:t>
      </w:r>
      <w:r w:rsidRPr="00023C28">
        <w:rPr>
          <w:rFonts w:hint="eastAsia"/>
        </w:rPr>
        <w:t>的研究现状</w:t>
      </w:r>
      <w:bookmarkEnd w:id="125"/>
    </w:p>
    <w:p w14:paraId="64A0867D" w14:textId="1ED50B43" w:rsidR="00CB1530" w:rsidRPr="008627E8" w:rsidRDefault="00C012E8" w:rsidP="008627E8">
      <w:pPr>
        <w:pStyle w:val="af"/>
        <w:ind w:firstLine="480"/>
      </w:pPr>
      <w:r w:rsidRPr="008627E8">
        <w:rPr>
          <w:rFonts w:hint="eastAsia"/>
        </w:rPr>
        <w:t>而国内大部分国内研究双边市场理论的文献，也都参考了</w:t>
      </w:r>
      <w:r w:rsidRPr="008627E8">
        <w:t>2.3.4</w:t>
      </w:r>
      <w:r w:rsidRPr="008627E8">
        <w:rPr>
          <w:rFonts w:hint="eastAsia"/>
        </w:rPr>
        <w:t>节的文献进行前期分析，但在构建定价模型时，都是基于</w:t>
      </w:r>
      <w:bookmarkStart w:id="126" w:name="OLE_LINK195"/>
      <w:bookmarkStart w:id="127" w:name="OLE_LINK196"/>
      <w:r w:rsidRPr="008627E8">
        <w:t>Armstrong (2006)</w:t>
      </w:r>
      <w:bookmarkEnd w:id="126"/>
      <w:bookmarkEnd w:id="127"/>
      <w:r w:rsidRPr="008627E8">
        <w:rPr>
          <w:rFonts w:hint="eastAsia"/>
        </w:rPr>
        <w:t>提出的理论模型作为基础，并且针对特定产业，如社交平台、网络游戏等，在符合其结构的情况下进行更深入的分析及扩展。</w:t>
      </w:r>
    </w:p>
    <w:p w14:paraId="7AC1D0BA" w14:textId="47572071" w:rsidR="005F57BC" w:rsidRPr="008627E8" w:rsidRDefault="007D38EA" w:rsidP="008627E8">
      <w:pPr>
        <w:pStyle w:val="af"/>
        <w:ind w:firstLine="480"/>
      </w:pPr>
      <w:r w:rsidRPr="008627E8">
        <w:rPr>
          <w:rFonts w:hint="eastAsia"/>
        </w:rPr>
        <w:t>纪汉霖</w:t>
      </w:r>
      <w:r w:rsidRPr="008627E8">
        <w:t>(2006)</w:t>
      </w:r>
      <w:r w:rsidRPr="008627E8">
        <w:rPr>
          <w:rFonts w:hint="eastAsia"/>
        </w:rPr>
        <w:t>建立平台三种定价方式</w:t>
      </w:r>
      <w:r w:rsidRPr="008627E8">
        <w:t>(</w:t>
      </w:r>
      <w:r w:rsidRPr="008627E8">
        <w:rPr>
          <w:rFonts w:hint="eastAsia"/>
        </w:rPr>
        <w:t>注册费、交易费以及两部收费制</w:t>
      </w:r>
      <w:r w:rsidRPr="008627E8">
        <w:t>)</w:t>
      </w:r>
      <w:r w:rsidRPr="008627E8">
        <w:rPr>
          <w:rFonts w:hint="eastAsia"/>
        </w:rPr>
        <w:t>，在垄断平台和竞争平台下，</w:t>
      </w:r>
      <w:r w:rsidRPr="008627E8">
        <w:t xml:space="preserve"> </w:t>
      </w:r>
      <w:r w:rsidRPr="008627E8">
        <w:rPr>
          <w:rFonts w:hint="eastAsia"/>
        </w:rPr>
        <w:t>探讨平台利润、社会福利的大小，其研究发现在平台企业采用注册费作为其价格工具时，平台具有较大的竞争优势。</w:t>
      </w:r>
      <w:proofErr w:type="gramStart"/>
      <w:r w:rsidRPr="008627E8">
        <w:rPr>
          <w:rFonts w:hint="eastAsia"/>
        </w:rPr>
        <w:t>程贵孙</w:t>
      </w:r>
      <w:proofErr w:type="gramEnd"/>
      <w:r w:rsidRPr="008627E8">
        <w:t>(2007)</w:t>
      </w:r>
      <w:r w:rsidRPr="008627E8">
        <w:rPr>
          <w:rFonts w:hint="eastAsia"/>
        </w:rPr>
        <w:t>针对传媒产业的特征，以双边市场理论作为研究框架，探讨在垄断情况下的媒体平台如何进行最优定价策略，该研究表明垄断媒体平台会基于广告商和消费者从平台中获得的价值效应之相对关系来选择其价格模式。当价值效应指数小时，平台会选择双边支付的差别捆绑定价；当价值效应指数越来越大时，平台则选择双边支付的免费捆绑定价；直到平台的利润全来自广</w:t>
      </w:r>
      <w:r w:rsidR="008627E8" w:rsidRPr="008627E8">
        <w:rPr>
          <w:rFonts w:hint="eastAsia"/>
        </w:rPr>
        <w:t>告商时，平台便只对其收取广告费收入，而不再对消费者收取任何费用。</w:t>
      </w:r>
    </w:p>
    <w:p w14:paraId="539C5E33" w14:textId="4017E8A6" w:rsidR="009D4484" w:rsidRPr="008627E8" w:rsidRDefault="008627E8" w:rsidP="008627E8">
      <w:pPr>
        <w:pStyle w:val="af"/>
        <w:ind w:firstLine="480"/>
      </w:pPr>
      <w:r w:rsidRPr="008627E8">
        <w:rPr>
          <w:rFonts w:hint="eastAsia"/>
        </w:rPr>
        <w:t>董志辉</w:t>
      </w:r>
      <w:r w:rsidRPr="008627E8">
        <w:t>(2009)</w:t>
      </w:r>
      <w:r w:rsidRPr="008627E8">
        <w:rPr>
          <w:rFonts w:hint="eastAsia"/>
        </w:rPr>
        <w:t>以社交网站为研究主体，总结出社交网站属于多边市场，平台链接了用户、广告商以及第三</w:t>
      </w:r>
      <w:proofErr w:type="gramStart"/>
      <w:r w:rsidRPr="008627E8">
        <w:rPr>
          <w:rFonts w:hint="eastAsia"/>
        </w:rPr>
        <w:t>方应用</w:t>
      </w:r>
      <w:proofErr w:type="gramEnd"/>
      <w:r w:rsidRPr="008627E8">
        <w:rPr>
          <w:rFonts w:hint="eastAsia"/>
        </w:rPr>
        <w:t>开发商。在定价方面，对</w:t>
      </w:r>
      <w:r w:rsidRPr="008627E8">
        <w:t>Armstrong (2006)</w:t>
      </w:r>
      <w:r w:rsidRPr="008627E8">
        <w:rPr>
          <w:rFonts w:hint="eastAsia"/>
        </w:rPr>
        <w:t>的研究框架进</w:t>
      </w:r>
      <w:r w:rsidRPr="008627E8">
        <w:rPr>
          <w:rFonts w:hint="eastAsia"/>
        </w:rPr>
        <w:lastRenderedPageBreak/>
        <w:t>行拓展，分析当用户存在直接网络效应时，平台企业基于垄断最优定价会对存在直接网络效应的用户采取补贴的策略。而广告作为社交网站的收入来源，当用户对广告商的外部收益越大时，平台企业对广告商所制定的价格也会越高。对于第三</w:t>
      </w:r>
      <w:proofErr w:type="gramStart"/>
      <w:r w:rsidRPr="008627E8">
        <w:rPr>
          <w:rFonts w:hint="eastAsia"/>
        </w:rPr>
        <w:t>方应用</w:t>
      </w:r>
      <w:proofErr w:type="gramEnd"/>
      <w:r w:rsidRPr="008627E8">
        <w:rPr>
          <w:rFonts w:hint="eastAsia"/>
        </w:rPr>
        <w:t>开发商的定价需视其对用户的外部收益来定，当外部收益大时，平台会为了吸引用户而对开发商进行补贴策略。</w:t>
      </w:r>
    </w:p>
    <w:p w14:paraId="74CBE521" w14:textId="38AD6E5F" w:rsidR="007D38EA" w:rsidRDefault="000B0DF2" w:rsidP="008627E8">
      <w:pPr>
        <w:pStyle w:val="af"/>
        <w:ind w:firstLine="480"/>
      </w:pPr>
      <w:r w:rsidRPr="008627E8">
        <w:rPr>
          <w:rFonts w:hint="eastAsia"/>
        </w:rPr>
        <w:t>王娜</w:t>
      </w:r>
      <w:r w:rsidRPr="008627E8">
        <w:t>(2011)</w:t>
      </w:r>
      <w:r w:rsidRPr="008627E8">
        <w:rPr>
          <w:rFonts w:hint="eastAsia"/>
        </w:rPr>
        <w:t>将双边市场理论应用在视频游戏平台企业上，讨论两个相互竞争的平台采取纵向差异化策略和横向差异化策略下的两个平台的定价行为。在横向差异化的情况下，当平台提供服务的成本和用户的转换成本小于交叉网络效应时，平台的定价方式是采取补贴买方并从卖方中获取收益。实施纵向差异化策略的情况下，竞争平台的价格加成能力低于垄断平台，也就是说，竞争平台的利润会低于垄断平台。</w:t>
      </w:r>
    </w:p>
    <w:p w14:paraId="2B297272" w14:textId="4C2CB6A5" w:rsidR="00552359" w:rsidRDefault="008627E8" w:rsidP="00A93AF0">
      <w:pPr>
        <w:pStyle w:val="af"/>
        <w:ind w:firstLine="480"/>
        <w:rPr>
          <w:rFonts w:asciiTheme="minorEastAsia" w:hAnsiTheme="minorEastAsia"/>
        </w:rPr>
      </w:pPr>
      <w:r w:rsidRPr="008627E8">
        <w:rPr>
          <w:rFonts w:asciiTheme="minorEastAsia" w:hAnsiTheme="minorEastAsia" w:hint="eastAsia"/>
        </w:rPr>
        <w:t>由特定产业的</w:t>
      </w:r>
      <w:r w:rsidR="00DB5030" w:rsidRPr="008627E8">
        <w:rPr>
          <w:rFonts w:asciiTheme="minorEastAsia" w:hAnsiTheme="minorEastAsia" w:hint="eastAsia"/>
        </w:rPr>
        <w:t>定价研究文献可以发现，国内学者皆以</w:t>
      </w:r>
      <w:r w:rsidR="00DB5030" w:rsidRPr="008627E8">
        <w:t>Armstrong (2006)</w:t>
      </w:r>
      <w:r w:rsidR="00DB5030" w:rsidRPr="008627E8">
        <w:rPr>
          <w:rFonts w:asciiTheme="minorEastAsia" w:hAnsiTheme="minorEastAsia" w:hint="eastAsia"/>
        </w:rPr>
        <w:t>的基础模型进行深入拓展，基于该模型的研究结果</w:t>
      </w:r>
      <w:r w:rsidR="00DB5030" w:rsidRPr="00DB5030">
        <w:rPr>
          <w:rFonts w:asciiTheme="minorEastAsia" w:hAnsiTheme="minorEastAsia" w:hint="eastAsia"/>
        </w:rPr>
        <w:t>整理</w:t>
      </w:r>
      <w:r w:rsidR="00DB5030" w:rsidRPr="008627E8">
        <w:rPr>
          <w:rFonts w:asciiTheme="minorEastAsia" w:hAnsiTheme="minorEastAsia" w:hint="eastAsia"/>
        </w:rPr>
        <w:t>如下表所</w:t>
      </w:r>
      <w:r w:rsidRPr="008627E8">
        <w:rPr>
          <w:rFonts w:asciiTheme="minorEastAsia" w:hAnsiTheme="minorEastAsia" w:hint="eastAsia"/>
        </w:rPr>
        <w:t>示：</w:t>
      </w:r>
    </w:p>
    <w:p w14:paraId="27DF435E" w14:textId="6A509141" w:rsidR="00B64670" w:rsidRPr="008627E8" w:rsidRDefault="008627E8" w:rsidP="008627E8">
      <w:pPr>
        <w:pStyle w:val="af1"/>
      </w:pPr>
      <w:bookmarkStart w:id="128" w:name="_Toc432531309"/>
      <w:r w:rsidRPr="008627E8">
        <w:rPr>
          <w:rFonts w:hint="eastAsia"/>
        </w:rPr>
        <w:t>表</w:t>
      </w:r>
      <w:r w:rsidRPr="008627E8">
        <w:t>2.6</w:t>
      </w:r>
      <w:r w:rsidRPr="008627E8">
        <w:rPr>
          <w:rFonts w:hint="eastAsia"/>
        </w:rPr>
        <w:t xml:space="preserve">　</w:t>
      </w:r>
      <w:r w:rsidRPr="008627E8">
        <w:t xml:space="preserve"> </w:t>
      </w:r>
      <w:r w:rsidRPr="008627E8">
        <w:rPr>
          <w:rFonts w:hint="eastAsia"/>
        </w:rPr>
        <w:t>基于</w:t>
      </w:r>
      <w:r w:rsidRPr="008627E8">
        <w:t>Armstrong (2006)</w:t>
      </w:r>
      <w:r w:rsidRPr="008627E8">
        <w:rPr>
          <w:rFonts w:hint="eastAsia"/>
        </w:rPr>
        <w:t>模型的定价研究及其内容</w:t>
      </w:r>
      <w:bookmarkEnd w:id="128"/>
    </w:p>
    <w:tbl>
      <w:tblPr>
        <w:tblStyle w:val="PlainTable5"/>
        <w:tblW w:w="9214" w:type="dxa"/>
        <w:tblLook w:val="04A0" w:firstRow="1" w:lastRow="0" w:firstColumn="1" w:lastColumn="0" w:noHBand="0" w:noVBand="1"/>
      </w:tblPr>
      <w:tblGrid>
        <w:gridCol w:w="437"/>
        <w:gridCol w:w="1133"/>
        <w:gridCol w:w="3822"/>
        <w:gridCol w:w="3822"/>
      </w:tblGrid>
      <w:tr w:rsidR="00EF756C" w:rsidRPr="008E3DE6" w14:paraId="0B1A9B81" w14:textId="77777777" w:rsidTr="00CB05FB">
        <w:trPr>
          <w:cnfStyle w:val="100000000000" w:firstRow="1" w:lastRow="0" w:firstColumn="0" w:lastColumn="0" w:oddVBand="0" w:evenVBand="0" w:oddHBand="0" w:evenHBand="0" w:firstRowFirstColumn="0" w:firstRowLastColumn="0" w:lastRowFirstColumn="0" w:lastRowLastColumn="0"/>
          <w:trHeight w:val="377"/>
        </w:trPr>
        <w:tc>
          <w:tcPr>
            <w:cnfStyle w:val="001000000100" w:firstRow="0" w:lastRow="0" w:firstColumn="1" w:lastColumn="0" w:oddVBand="0" w:evenVBand="0" w:oddHBand="0" w:evenHBand="0" w:firstRowFirstColumn="1" w:firstRowLastColumn="0" w:lastRowFirstColumn="0" w:lastRowLastColumn="0"/>
            <w:tcW w:w="426" w:type="dxa"/>
            <w:tcBorders>
              <w:top w:val="single" w:sz="4" w:space="0" w:color="000000"/>
              <w:bottom w:val="single" w:sz="4" w:space="0" w:color="000000"/>
            </w:tcBorders>
            <w:vAlign w:val="center"/>
          </w:tcPr>
          <w:p w14:paraId="3B282558" w14:textId="77777777" w:rsidR="00C539A5" w:rsidRPr="008E3DE6" w:rsidRDefault="00C539A5" w:rsidP="00CB05FB">
            <w:pPr>
              <w:pStyle w:val="aff"/>
              <w:rPr>
                <w:rFonts w:eastAsia="宋体" w:cs="Times New Roman"/>
                <w:b/>
                <w:i w:val="0"/>
              </w:rPr>
            </w:pPr>
          </w:p>
        </w:tc>
        <w:tc>
          <w:tcPr>
            <w:tcW w:w="1134" w:type="dxa"/>
            <w:tcBorders>
              <w:top w:val="single" w:sz="4" w:space="0" w:color="000000"/>
              <w:bottom w:val="single" w:sz="4" w:space="0" w:color="000000"/>
            </w:tcBorders>
            <w:vAlign w:val="center"/>
          </w:tcPr>
          <w:p w14:paraId="4F8AB477" w14:textId="77777777" w:rsidR="00C539A5" w:rsidRPr="008E3DE6" w:rsidRDefault="00C539A5" w:rsidP="00CB05FB">
            <w:pPr>
              <w:pStyle w:val="aff"/>
              <w:cnfStyle w:val="100000000000" w:firstRow="1" w:lastRow="0" w:firstColumn="0" w:lastColumn="0" w:oddVBand="0" w:evenVBand="0" w:oddHBand="0" w:evenHBand="0" w:firstRowFirstColumn="0" w:firstRowLastColumn="0" w:lastRowFirstColumn="0" w:lastRowLastColumn="0"/>
              <w:rPr>
                <w:rFonts w:eastAsia="宋体" w:cs="Times New Roman"/>
                <w:b/>
                <w:i w:val="0"/>
              </w:rPr>
            </w:pPr>
          </w:p>
        </w:tc>
        <w:tc>
          <w:tcPr>
            <w:tcW w:w="3827" w:type="dxa"/>
            <w:tcBorders>
              <w:top w:val="single" w:sz="4" w:space="0" w:color="000000"/>
              <w:bottom w:val="single" w:sz="4" w:space="0" w:color="000000"/>
            </w:tcBorders>
            <w:vAlign w:val="center"/>
          </w:tcPr>
          <w:p w14:paraId="0E2D83A7" w14:textId="49BEE9B7" w:rsidR="00C539A5" w:rsidRPr="008E3DE6" w:rsidRDefault="000F6182" w:rsidP="00CB05FB">
            <w:pPr>
              <w:pStyle w:val="aff"/>
              <w:cnfStyle w:val="100000000000" w:firstRow="1" w:lastRow="0" w:firstColumn="0" w:lastColumn="0" w:oddVBand="0" w:evenVBand="0" w:oddHBand="0" w:evenHBand="0" w:firstRowFirstColumn="0" w:firstRowLastColumn="0" w:lastRowFirstColumn="0" w:lastRowLastColumn="0"/>
              <w:rPr>
                <w:rFonts w:eastAsia="宋体" w:cs="Times New Roman"/>
                <w:b/>
                <w:i w:val="0"/>
              </w:rPr>
            </w:pPr>
            <w:r w:rsidRPr="008E3DE6">
              <w:rPr>
                <w:rFonts w:eastAsia="宋体" w:cs="Times New Roman"/>
                <w:b/>
                <w:i w:val="0"/>
              </w:rPr>
              <w:t>模型：</w:t>
            </w:r>
            <w:r w:rsidRPr="008E3DE6">
              <w:rPr>
                <w:rFonts w:eastAsia="宋体" w:cs="Times New Roman"/>
                <w:b/>
                <w:i w:val="0"/>
              </w:rPr>
              <w:t>A</w:t>
            </w:r>
            <w:r w:rsidRPr="008E3DE6">
              <w:rPr>
                <w:rFonts w:eastAsia="宋体" w:cs="Times New Roman"/>
                <w:b/>
                <w:i w:val="0"/>
              </w:rPr>
              <w:t>边</w:t>
            </w:r>
          </w:p>
        </w:tc>
        <w:tc>
          <w:tcPr>
            <w:tcW w:w="3827" w:type="dxa"/>
            <w:tcBorders>
              <w:top w:val="single" w:sz="4" w:space="0" w:color="000000"/>
              <w:bottom w:val="single" w:sz="4" w:space="0" w:color="000000"/>
            </w:tcBorders>
            <w:vAlign w:val="center"/>
          </w:tcPr>
          <w:p w14:paraId="0320599D" w14:textId="65F55CDF" w:rsidR="00C539A5" w:rsidRPr="008E3DE6" w:rsidRDefault="000F6182" w:rsidP="00CB05FB">
            <w:pPr>
              <w:pStyle w:val="aff"/>
              <w:cnfStyle w:val="100000000000" w:firstRow="1" w:lastRow="0" w:firstColumn="0" w:lastColumn="0" w:oddVBand="0" w:evenVBand="0" w:oddHBand="0" w:evenHBand="0" w:firstRowFirstColumn="0" w:firstRowLastColumn="0" w:lastRowFirstColumn="0" w:lastRowLastColumn="0"/>
              <w:rPr>
                <w:rFonts w:eastAsia="宋体" w:cs="Times New Roman"/>
                <w:b/>
                <w:i w:val="0"/>
              </w:rPr>
            </w:pPr>
            <w:r w:rsidRPr="008E3DE6">
              <w:rPr>
                <w:rFonts w:eastAsia="宋体" w:cs="Times New Roman"/>
                <w:b/>
                <w:i w:val="0"/>
              </w:rPr>
              <w:t>模型：</w:t>
            </w:r>
            <w:r w:rsidRPr="008E3DE6">
              <w:rPr>
                <w:rFonts w:eastAsia="宋体" w:cs="Times New Roman"/>
                <w:b/>
                <w:i w:val="0"/>
              </w:rPr>
              <w:t>B</w:t>
            </w:r>
            <w:r w:rsidRPr="008E3DE6">
              <w:rPr>
                <w:rFonts w:eastAsia="宋体" w:cs="Times New Roman"/>
                <w:b/>
                <w:i w:val="0"/>
              </w:rPr>
              <w:t>边</w:t>
            </w:r>
          </w:p>
        </w:tc>
      </w:tr>
      <w:tr w:rsidR="00020204" w:rsidRPr="00CB05FB" w14:paraId="3EAC618B" w14:textId="77777777" w:rsidTr="00CB05FB">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426" w:type="dxa"/>
            <w:vMerge w:val="restart"/>
            <w:tcBorders>
              <w:top w:val="single" w:sz="4" w:space="0" w:color="000000"/>
              <w:right w:val="single" w:sz="4" w:space="0" w:color="000000"/>
            </w:tcBorders>
            <w:vAlign w:val="center"/>
          </w:tcPr>
          <w:p w14:paraId="16CC5193" w14:textId="31FE31D7" w:rsidR="00C539A5" w:rsidRPr="008E3DE6" w:rsidRDefault="000F6182" w:rsidP="00CB05FB">
            <w:pPr>
              <w:pStyle w:val="aff"/>
              <w:rPr>
                <w:rFonts w:eastAsia="宋体" w:cs="Times New Roman"/>
                <w:b/>
                <w:i w:val="0"/>
              </w:rPr>
            </w:pPr>
            <w:r w:rsidRPr="008E3DE6">
              <w:rPr>
                <w:rFonts w:eastAsia="宋体" w:cs="Times New Roman"/>
                <w:b/>
                <w:i w:val="0"/>
              </w:rPr>
              <w:t>垄断平台</w:t>
            </w:r>
          </w:p>
        </w:tc>
        <w:tc>
          <w:tcPr>
            <w:tcW w:w="1134" w:type="dxa"/>
            <w:tcBorders>
              <w:top w:val="single" w:sz="4" w:space="0" w:color="000000"/>
              <w:left w:val="single" w:sz="4" w:space="0" w:color="000000"/>
              <w:right w:val="single" w:sz="4" w:space="0" w:color="000000"/>
            </w:tcBorders>
            <w:vAlign w:val="center"/>
          </w:tcPr>
          <w:p w14:paraId="2DC03FC2" w14:textId="61B09080" w:rsidR="00C539A5" w:rsidRPr="00CB05FB" w:rsidRDefault="000F6182" w:rsidP="00CB05FB">
            <w:pPr>
              <w:pStyle w:val="aff"/>
              <w:cnfStyle w:val="000000100000" w:firstRow="0" w:lastRow="0" w:firstColumn="0" w:lastColumn="0" w:oddVBand="0" w:evenVBand="0" w:oddHBand="1" w:evenHBand="0" w:firstRowFirstColumn="0" w:firstRowLastColumn="0" w:lastRowFirstColumn="0" w:lastRowLastColumn="0"/>
            </w:pPr>
            <w:r w:rsidRPr="00CB05FB">
              <w:t>两边收取注册费</w:t>
            </w:r>
          </w:p>
        </w:tc>
        <w:tc>
          <w:tcPr>
            <w:tcW w:w="3827" w:type="dxa"/>
            <w:tcBorders>
              <w:top w:val="single" w:sz="4" w:space="0" w:color="000000"/>
              <w:left w:val="single" w:sz="4" w:space="0" w:color="000000"/>
            </w:tcBorders>
            <w:vAlign w:val="center"/>
          </w:tcPr>
          <w:p w14:paraId="2FD053D5" w14:textId="7D755775" w:rsidR="00C539A5" w:rsidRPr="008E3DE6" w:rsidRDefault="001D719A" w:rsidP="00CB05FB">
            <w:pPr>
              <w:pStyle w:val="aff"/>
              <w:cnfStyle w:val="000000100000" w:firstRow="0" w:lastRow="0" w:firstColumn="0" w:lastColumn="0" w:oddVBand="0" w:evenVBand="0" w:oddHBand="1" w:evenHBand="0" w:firstRowFirstColumn="0" w:firstRowLastColumn="0" w:lastRowFirstColumn="0" w:lastRowLastColumn="0"/>
              <w:rPr>
                <w:i/>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SA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B</m:t>
                  </m:r>
                </m:sub>
              </m:sSub>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B</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φ</m:t>
                      </m:r>
                    </m:e>
                    <m:sub>
                      <m:r>
                        <w:rPr>
                          <w:rFonts w:ascii="Cambria Math" w:hAnsi="Cambria Math"/>
                          <w:sz w:val="20"/>
                          <w:szCs w:val="20"/>
                        </w:rPr>
                        <m:t>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A</m:t>
                      </m:r>
                    </m:sub>
                  </m:sSub>
                  <m:r>
                    <w:rPr>
                      <w:rFonts w:ascii="Cambria Math" w:hAnsi="Cambria Math"/>
                      <w:sz w:val="20"/>
                      <w:szCs w:val="20"/>
                    </w:rPr>
                    <m:t>)</m:t>
                  </m:r>
                </m:num>
                <m:den>
                  <m:sSubSup>
                    <m:sSubSupPr>
                      <m:ctrlPr>
                        <w:rPr>
                          <w:rFonts w:ascii="Cambria Math" w:hAnsi="Cambria Math"/>
                          <w:i/>
                          <w:sz w:val="20"/>
                          <w:szCs w:val="20"/>
                        </w:rPr>
                      </m:ctrlPr>
                    </m:sSubSupPr>
                    <m:e>
                      <m:r>
                        <w:rPr>
                          <w:rFonts w:ascii="Cambria Math" w:hAnsi="Cambria Math"/>
                          <w:sz w:val="20"/>
                          <w:szCs w:val="20"/>
                        </w:rPr>
                        <m:t>φ</m:t>
                      </m:r>
                    </m:e>
                    <m:sub>
                      <m:r>
                        <w:rPr>
                          <w:rFonts w:ascii="Cambria Math" w:hAnsi="Cambria Math"/>
                          <w:sz w:val="20"/>
                          <w:szCs w:val="20"/>
                        </w:rPr>
                        <m:t>A</m:t>
                      </m:r>
                    </m:sub>
                    <m:sup>
                      <m:r>
                        <w:rPr>
                          <w:rFonts w:ascii="Cambria Math" w:hAnsi="Cambria Math"/>
                          <w:sz w:val="20"/>
                          <w:szCs w:val="20"/>
                        </w:rPr>
                        <m:t>'</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A</m:t>
                      </m:r>
                    </m:sub>
                  </m:sSub>
                  <m:r>
                    <w:rPr>
                      <w:rFonts w:ascii="Cambria Math" w:hAnsi="Cambria Math"/>
                      <w:sz w:val="20"/>
                      <w:szCs w:val="20"/>
                    </w:rPr>
                    <m:t>)</m:t>
                  </m:r>
                </m:den>
              </m:f>
            </m:oMath>
            <w:r w:rsidR="000F6182" w:rsidRPr="008E3DE6">
              <w:rPr>
                <w:i/>
                <w:sz w:val="20"/>
                <w:szCs w:val="20"/>
              </w:rPr>
              <w:t xml:space="preserve"> </w:t>
            </w:r>
          </w:p>
        </w:tc>
        <w:tc>
          <w:tcPr>
            <w:tcW w:w="3827" w:type="dxa"/>
            <w:tcBorders>
              <w:top w:val="single" w:sz="4" w:space="0" w:color="000000"/>
            </w:tcBorders>
            <w:vAlign w:val="center"/>
          </w:tcPr>
          <w:p w14:paraId="6476DA95" w14:textId="7EA6E9B3" w:rsidR="00C539A5" w:rsidRPr="008E3DE6" w:rsidRDefault="001D719A" w:rsidP="00CB05FB">
            <w:pPr>
              <w:pStyle w:val="aff"/>
              <w:cnfStyle w:val="000000100000" w:firstRow="0" w:lastRow="0" w:firstColumn="0" w:lastColumn="0" w:oddVBand="0" w:evenVBand="0" w:oddHBand="1" w:evenHBand="0" w:firstRowFirstColumn="0" w:firstRowLastColumn="0" w:lastRowFirstColumn="0" w:lastRowLastColumn="0"/>
              <w:rPr>
                <w:i/>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SB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A</m:t>
                  </m:r>
                </m:sub>
              </m:sSub>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A</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φ</m:t>
                      </m:r>
                    </m:e>
                    <m:sub>
                      <m:r>
                        <w:rPr>
                          <w:rFonts w:ascii="Cambria Math" w:hAnsi="Cambria Math"/>
                          <w:sz w:val="20"/>
                          <w:szCs w:val="20"/>
                        </w:rPr>
                        <m:t>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B</m:t>
                      </m:r>
                    </m:sub>
                  </m:sSub>
                  <m:r>
                    <w:rPr>
                      <w:rFonts w:ascii="Cambria Math" w:hAnsi="Cambria Math"/>
                      <w:sz w:val="20"/>
                      <w:szCs w:val="20"/>
                    </w:rPr>
                    <m:t>)</m:t>
                  </m:r>
                </m:num>
                <m:den>
                  <m:sSubSup>
                    <m:sSubSupPr>
                      <m:ctrlPr>
                        <w:rPr>
                          <w:rFonts w:ascii="Cambria Math" w:hAnsi="Cambria Math"/>
                          <w:i/>
                          <w:sz w:val="20"/>
                          <w:szCs w:val="20"/>
                        </w:rPr>
                      </m:ctrlPr>
                    </m:sSubSupPr>
                    <m:e>
                      <m:r>
                        <w:rPr>
                          <w:rFonts w:ascii="Cambria Math" w:hAnsi="Cambria Math"/>
                          <w:sz w:val="20"/>
                          <w:szCs w:val="20"/>
                        </w:rPr>
                        <m:t>φ</m:t>
                      </m:r>
                    </m:e>
                    <m:sub>
                      <m:r>
                        <w:rPr>
                          <w:rFonts w:ascii="Cambria Math" w:hAnsi="Cambria Math"/>
                          <w:sz w:val="20"/>
                          <w:szCs w:val="20"/>
                        </w:rPr>
                        <m:t>B</m:t>
                      </m:r>
                    </m:sub>
                    <m:sup>
                      <m:r>
                        <w:rPr>
                          <w:rFonts w:ascii="Cambria Math" w:hAnsi="Cambria Math"/>
                          <w:sz w:val="20"/>
                          <w:szCs w:val="20"/>
                        </w:rPr>
                        <m:t>'</m:t>
                      </m:r>
                    </m:sup>
                  </m:sSubSup>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B</m:t>
                      </m:r>
                    </m:sub>
                  </m:sSub>
                  <m:r>
                    <w:rPr>
                      <w:rFonts w:ascii="Cambria Math" w:hAnsi="Cambria Math"/>
                      <w:sz w:val="20"/>
                      <w:szCs w:val="20"/>
                    </w:rPr>
                    <m:t>)</m:t>
                  </m:r>
                </m:den>
              </m:f>
            </m:oMath>
            <w:r w:rsidR="000F6182" w:rsidRPr="008E3DE6">
              <w:rPr>
                <w:i/>
                <w:sz w:val="20"/>
                <w:szCs w:val="20"/>
              </w:rPr>
              <w:t xml:space="preserve"> </w:t>
            </w:r>
          </w:p>
        </w:tc>
      </w:tr>
      <w:tr w:rsidR="00020204" w:rsidRPr="00CB05FB" w14:paraId="193F52D2" w14:textId="77777777" w:rsidTr="00CB05FB">
        <w:trPr>
          <w:trHeight w:val="652"/>
        </w:trPr>
        <w:tc>
          <w:tcPr>
            <w:cnfStyle w:val="001000000000" w:firstRow="0" w:lastRow="0" w:firstColumn="1" w:lastColumn="0" w:oddVBand="0" w:evenVBand="0" w:oddHBand="0" w:evenHBand="0" w:firstRowFirstColumn="0" w:firstRowLastColumn="0" w:lastRowFirstColumn="0" w:lastRowLastColumn="0"/>
            <w:tcW w:w="426" w:type="dxa"/>
            <w:vMerge/>
            <w:tcBorders>
              <w:right w:val="single" w:sz="4" w:space="0" w:color="000000"/>
            </w:tcBorders>
            <w:vAlign w:val="center"/>
          </w:tcPr>
          <w:p w14:paraId="7626DC0C" w14:textId="77777777" w:rsidR="00C539A5" w:rsidRPr="008E3DE6" w:rsidRDefault="00C539A5" w:rsidP="00CB05FB">
            <w:pPr>
              <w:pStyle w:val="aff"/>
              <w:rPr>
                <w:rFonts w:eastAsia="宋体" w:cs="Times New Roman"/>
                <w:b/>
                <w:i w:val="0"/>
              </w:rPr>
            </w:pPr>
          </w:p>
        </w:tc>
        <w:tc>
          <w:tcPr>
            <w:tcW w:w="1134" w:type="dxa"/>
            <w:tcBorders>
              <w:left w:val="single" w:sz="4" w:space="0" w:color="000000"/>
              <w:right w:val="single" w:sz="4" w:space="0" w:color="000000"/>
            </w:tcBorders>
            <w:vAlign w:val="center"/>
          </w:tcPr>
          <w:p w14:paraId="0D34EF16" w14:textId="3AF4FB7A" w:rsidR="00C539A5" w:rsidRPr="00CB05FB" w:rsidRDefault="000F6182" w:rsidP="00CB05FB">
            <w:pPr>
              <w:pStyle w:val="aff"/>
              <w:cnfStyle w:val="000000000000" w:firstRow="0" w:lastRow="0" w:firstColumn="0" w:lastColumn="0" w:oddVBand="0" w:evenVBand="0" w:oddHBand="0" w:evenHBand="0" w:firstRowFirstColumn="0" w:firstRowLastColumn="0" w:lastRowFirstColumn="0" w:lastRowLastColumn="0"/>
            </w:pPr>
            <w:r w:rsidRPr="00CB05FB">
              <w:t>两边收取交易费</w:t>
            </w:r>
          </w:p>
        </w:tc>
        <w:tc>
          <w:tcPr>
            <w:tcW w:w="3827" w:type="dxa"/>
            <w:tcBorders>
              <w:left w:val="single" w:sz="4" w:space="0" w:color="000000"/>
            </w:tcBorders>
            <w:vAlign w:val="center"/>
          </w:tcPr>
          <w:p w14:paraId="6BE2DAA8" w14:textId="55D6A204" w:rsidR="00C539A5" w:rsidRPr="008E3DE6" w:rsidRDefault="001D719A" w:rsidP="00CB05FB">
            <w:pPr>
              <w:pStyle w:val="aff"/>
              <w:cnfStyle w:val="000000000000" w:firstRow="0" w:lastRow="0" w:firstColumn="0" w:lastColumn="0" w:oddVBand="0" w:evenVBand="0" w:oddHBand="0" w:evenHBand="0" w:firstRowFirstColumn="0" w:firstRowLastColumn="0" w:lastRowFirstColumn="0" w:lastRowLastColumn="0"/>
              <w:rPr>
                <w:i/>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A</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m:t>
                  </m:r>
                </m:num>
                <m:den>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A</m:t>
                      </m:r>
                    </m:sub>
                  </m:sSub>
                </m:den>
              </m:f>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φ</m:t>
                      </m:r>
                    </m:e>
                    <m:sub>
                      <m:r>
                        <w:rPr>
                          <w:rFonts w:ascii="Cambria Math" w:hAnsi="Cambria Math"/>
                          <w:sz w:val="20"/>
                          <w:szCs w:val="20"/>
                        </w:rPr>
                        <m:t>A</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A</m:t>
                          </m:r>
                        </m:sub>
                      </m:sSub>
                    </m:e>
                  </m:d>
                </m:num>
                <m:den>
                  <m:sSubSup>
                    <m:sSubSupPr>
                      <m:ctrlPr>
                        <w:rPr>
                          <w:rFonts w:ascii="Cambria Math" w:hAnsi="Cambria Math"/>
                          <w:i/>
                          <w:sz w:val="20"/>
                          <w:szCs w:val="20"/>
                        </w:rPr>
                      </m:ctrlPr>
                    </m:sSubSupPr>
                    <m:e>
                      <m:r>
                        <w:rPr>
                          <w:rFonts w:ascii="Cambria Math" w:hAnsi="Cambria Math"/>
                          <w:sz w:val="20"/>
                          <w:szCs w:val="20"/>
                        </w:rPr>
                        <m:t>φ</m:t>
                      </m:r>
                    </m:e>
                    <m:sub>
                      <m:r>
                        <w:rPr>
                          <w:rFonts w:ascii="Cambria Math" w:hAnsi="Cambria Math"/>
                          <w:sz w:val="20"/>
                          <w:szCs w:val="20"/>
                        </w:rPr>
                        <m:t>A</m:t>
                      </m:r>
                    </m:sub>
                    <m:sup>
                      <m:r>
                        <w:rPr>
                          <w:rFonts w:ascii="Cambria Math" w:hAnsi="Cambria Math"/>
                          <w:sz w:val="20"/>
                          <w:szCs w:val="20"/>
                        </w:rPr>
                        <m:t>'</m:t>
                      </m:r>
                    </m:sup>
                  </m:sSubSup>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A</m:t>
                          </m:r>
                        </m:sub>
                      </m:sSub>
                    </m:e>
                  </m:d>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B</m:t>
                  </m:r>
                </m:sub>
              </m:sSub>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B</m:t>
                  </m:r>
                </m:sub>
              </m:sSub>
              <m:r>
                <w:rPr>
                  <w:rFonts w:ascii="Cambria Math" w:hAnsi="Cambria Math"/>
                  <w:sz w:val="20"/>
                  <w:szCs w:val="20"/>
                </w:rPr>
                <m:t xml:space="preserve">) </m:t>
              </m:r>
            </m:oMath>
            <w:r w:rsidR="000F6182" w:rsidRPr="008E3DE6">
              <w:rPr>
                <w:i/>
                <w:sz w:val="20"/>
                <w:szCs w:val="20"/>
              </w:rPr>
              <w:t xml:space="preserve"> </w:t>
            </w:r>
          </w:p>
        </w:tc>
        <w:tc>
          <w:tcPr>
            <w:tcW w:w="3827" w:type="dxa"/>
            <w:vAlign w:val="center"/>
          </w:tcPr>
          <w:p w14:paraId="73C64B2F" w14:textId="75AA96E9" w:rsidR="00C539A5" w:rsidRPr="008E3DE6" w:rsidRDefault="001D719A" w:rsidP="00CB05FB">
            <w:pPr>
              <w:pStyle w:val="aff"/>
              <w:cnfStyle w:val="000000000000" w:firstRow="0" w:lastRow="0" w:firstColumn="0" w:lastColumn="0" w:oddVBand="0" w:evenVBand="0" w:oddHBand="0" w:evenHBand="0" w:firstRowFirstColumn="0" w:firstRowLastColumn="0" w:lastRowFirstColumn="0" w:lastRowLastColumn="0"/>
              <w:rPr>
                <w:i/>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B</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m:t>
                  </m:r>
                </m:num>
                <m:den>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B</m:t>
                      </m:r>
                    </m:sub>
                  </m:sSub>
                </m:den>
              </m:f>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φ</m:t>
                      </m:r>
                    </m:e>
                    <m:sub>
                      <m:r>
                        <w:rPr>
                          <w:rFonts w:ascii="Cambria Math" w:hAnsi="Cambria Math"/>
                          <w:sz w:val="20"/>
                          <w:szCs w:val="20"/>
                        </w:rPr>
                        <m:t>B</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B</m:t>
                          </m:r>
                        </m:sub>
                      </m:sSub>
                    </m:e>
                  </m:d>
                </m:num>
                <m:den>
                  <m:sSubSup>
                    <m:sSubSupPr>
                      <m:ctrlPr>
                        <w:rPr>
                          <w:rFonts w:ascii="Cambria Math" w:hAnsi="Cambria Math"/>
                          <w:i/>
                          <w:sz w:val="20"/>
                          <w:szCs w:val="20"/>
                        </w:rPr>
                      </m:ctrlPr>
                    </m:sSubSupPr>
                    <m:e>
                      <m:r>
                        <w:rPr>
                          <w:rFonts w:ascii="Cambria Math" w:hAnsi="Cambria Math"/>
                          <w:sz w:val="20"/>
                          <w:szCs w:val="20"/>
                        </w:rPr>
                        <m:t>φ</m:t>
                      </m:r>
                    </m:e>
                    <m:sub>
                      <m:r>
                        <w:rPr>
                          <w:rFonts w:ascii="Cambria Math" w:hAnsi="Cambria Math"/>
                          <w:sz w:val="20"/>
                          <w:szCs w:val="20"/>
                        </w:rPr>
                        <m:t>B</m:t>
                      </m:r>
                    </m:sub>
                    <m:sup>
                      <m:r>
                        <w:rPr>
                          <w:rFonts w:ascii="Cambria Math" w:hAnsi="Cambria Math"/>
                          <w:sz w:val="20"/>
                          <w:szCs w:val="20"/>
                        </w:rPr>
                        <m:t>'</m:t>
                      </m:r>
                    </m:sup>
                  </m:sSubSup>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B</m:t>
                          </m:r>
                        </m:sub>
                      </m:sSub>
                    </m:e>
                  </m:d>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A</m:t>
                  </m:r>
                </m:sub>
              </m:sSub>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A</m:t>
                  </m:r>
                </m:sub>
              </m:sSub>
              <m:r>
                <w:rPr>
                  <w:rFonts w:ascii="Cambria Math" w:hAnsi="Cambria Math"/>
                  <w:sz w:val="20"/>
                  <w:szCs w:val="20"/>
                </w:rPr>
                <m:t>)</m:t>
              </m:r>
            </m:oMath>
            <w:r w:rsidR="000F6182" w:rsidRPr="008E3DE6">
              <w:rPr>
                <w:i/>
                <w:sz w:val="20"/>
                <w:szCs w:val="20"/>
              </w:rPr>
              <w:t xml:space="preserve"> </w:t>
            </w:r>
          </w:p>
        </w:tc>
      </w:tr>
      <w:tr w:rsidR="00020204" w:rsidRPr="00CB05FB" w14:paraId="222E4973" w14:textId="77777777" w:rsidTr="00CB05FB">
        <w:trPr>
          <w:cnfStyle w:val="000000100000" w:firstRow="0" w:lastRow="0" w:firstColumn="0" w:lastColumn="0" w:oddVBand="0" w:evenVBand="0" w:oddHBand="1" w:evenHBand="0" w:firstRowFirstColumn="0" w:firstRowLastColumn="0" w:lastRowFirstColumn="0" w:lastRowLastColumn="0"/>
          <w:trHeight w:val="652"/>
        </w:trPr>
        <w:tc>
          <w:tcPr>
            <w:cnfStyle w:val="001000000000" w:firstRow="0" w:lastRow="0" w:firstColumn="1" w:lastColumn="0" w:oddVBand="0" w:evenVBand="0" w:oddHBand="0" w:evenHBand="0" w:firstRowFirstColumn="0" w:firstRowLastColumn="0" w:lastRowFirstColumn="0" w:lastRowLastColumn="0"/>
            <w:tcW w:w="426" w:type="dxa"/>
            <w:vMerge/>
            <w:tcBorders>
              <w:bottom w:val="single" w:sz="4" w:space="0" w:color="000000"/>
              <w:right w:val="single" w:sz="4" w:space="0" w:color="000000"/>
            </w:tcBorders>
            <w:vAlign w:val="center"/>
          </w:tcPr>
          <w:p w14:paraId="52DDEEA2" w14:textId="77777777" w:rsidR="00C539A5" w:rsidRPr="008E3DE6" w:rsidRDefault="00C539A5" w:rsidP="00CB05FB">
            <w:pPr>
              <w:pStyle w:val="aff"/>
              <w:rPr>
                <w:rFonts w:eastAsia="宋体" w:cs="Times New Roman"/>
                <w:b/>
                <w:i w:val="0"/>
              </w:rPr>
            </w:pPr>
          </w:p>
        </w:tc>
        <w:tc>
          <w:tcPr>
            <w:tcW w:w="1134" w:type="dxa"/>
            <w:tcBorders>
              <w:left w:val="single" w:sz="4" w:space="0" w:color="000000"/>
              <w:bottom w:val="single" w:sz="4" w:space="0" w:color="000000"/>
              <w:right w:val="single" w:sz="4" w:space="0" w:color="000000"/>
            </w:tcBorders>
            <w:vAlign w:val="center"/>
          </w:tcPr>
          <w:p w14:paraId="2718AA06" w14:textId="33916582" w:rsidR="00C539A5" w:rsidRPr="00CB05FB" w:rsidRDefault="000F6182" w:rsidP="00CB05FB">
            <w:pPr>
              <w:pStyle w:val="aff"/>
              <w:cnfStyle w:val="000000100000" w:firstRow="0" w:lastRow="0" w:firstColumn="0" w:lastColumn="0" w:oddVBand="0" w:evenVBand="0" w:oddHBand="1" w:evenHBand="0" w:firstRowFirstColumn="0" w:firstRowLastColumn="0" w:lastRowFirstColumn="0" w:lastRowLastColumn="0"/>
            </w:pPr>
            <w:proofErr w:type="gramStart"/>
            <w:r w:rsidRPr="00CB05FB">
              <w:t>两边采</w:t>
            </w:r>
            <w:proofErr w:type="gramEnd"/>
            <w:r w:rsidRPr="00CB05FB">
              <w:t>两部收费制</w:t>
            </w:r>
          </w:p>
        </w:tc>
        <w:tc>
          <w:tcPr>
            <w:tcW w:w="3827" w:type="dxa"/>
            <w:tcBorders>
              <w:left w:val="single" w:sz="4" w:space="0" w:color="000000"/>
              <w:bottom w:val="single" w:sz="4" w:space="0" w:color="000000"/>
            </w:tcBorders>
            <w:vAlign w:val="center"/>
          </w:tcPr>
          <w:p w14:paraId="783F749A" w14:textId="1E6A67EA" w:rsidR="00C539A5" w:rsidRPr="008E3DE6" w:rsidRDefault="001D719A" w:rsidP="00CB05FB">
            <w:pPr>
              <w:pStyle w:val="aff"/>
              <w:cnfStyle w:val="000000100000" w:firstRow="0" w:lastRow="0" w:firstColumn="0" w:lastColumn="0" w:oddVBand="0" w:evenVBand="0" w:oddHBand="1" w:evenHBand="0" w:firstRowFirstColumn="0" w:firstRowLastColumn="0" w:lastRowFirstColumn="0" w:lastRowLastColumn="0"/>
              <w:rPr>
                <w:i/>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SA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A</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φ</m:t>
                      </m:r>
                    </m:e>
                    <m:sub>
                      <m:r>
                        <w:rPr>
                          <w:rFonts w:ascii="Cambria Math" w:hAnsi="Cambria Math"/>
                          <w:sz w:val="20"/>
                          <w:szCs w:val="20"/>
                        </w:rPr>
                        <m:t>A</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A</m:t>
                          </m:r>
                        </m:sub>
                      </m:sSub>
                    </m:e>
                  </m:d>
                </m:num>
                <m:den>
                  <m:sSubSup>
                    <m:sSubSupPr>
                      <m:ctrlPr>
                        <w:rPr>
                          <w:rFonts w:ascii="Cambria Math" w:hAnsi="Cambria Math"/>
                          <w:i/>
                          <w:sz w:val="20"/>
                          <w:szCs w:val="20"/>
                        </w:rPr>
                      </m:ctrlPr>
                    </m:sSubSupPr>
                    <m:e>
                      <m:r>
                        <w:rPr>
                          <w:rFonts w:ascii="Cambria Math" w:hAnsi="Cambria Math"/>
                          <w:sz w:val="20"/>
                          <w:szCs w:val="20"/>
                        </w:rPr>
                        <m:t>φ</m:t>
                      </m:r>
                    </m:e>
                    <m:sub>
                      <m:r>
                        <w:rPr>
                          <w:rFonts w:ascii="Cambria Math" w:hAnsi="Cambria Math"/>
                          <w:sz w:val="20"/>
                          <w:szCs w:val="20"/>
                        </w:rPr>
                        <m:t>A</m:t>
                      </m:r>
                    </m:sub>
                    <m:sup>
                      <m:r>
                        <w:rPr>
                          <w:rFonts w:ascii="Cambria Math" w:hAnsi="Cambria Math"/>
                          <w:sz w:val="20"/>
                          <w:szCs w:val="20"/>
                        </w:rPr>
                        <m:t>'</m:t>
                      </m:r>
                    </m:sup>
                  </m:sSubSup>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A</m:t>
                          </m:r>
                        </m:sub>
                      </m:sSub>
                    </m:e>
                  </m:d>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B</m:t>
                  </m:r>
                </m:sub>
              </m:sSub>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B</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γ</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A</m:t>
                      </m:r>
                    </m:sub>
                  </m:sSub>
                </m:num>
                <m:den>
                  <m:r>
                    <w:rPr>
                      <w:rFonts w:ascii="Cambria Math" w:hAnsi="Cambria Math"/>
                      <w:sz w:val="20"/>
                      <w:szCs w:val="20"/>
                    </w:rPr>
                    <m:t>4</m:t>
                  </m:r>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A</m:t>
                  </m:r>
                </m:sub>
              </m:sSub>
              <m:r>
                <w:rPr>
                  <w:rFonts w:ascii="Cambria Math" w:hAnsi="Cambria Math"/>
                  <w:sz w:val="20"/>
                  <w:szCs w:val="20"/>
                </w:rPr>
                <m:t>)</m:t>
              </m:r>
            </m:oMath>
            <w:r w:rsidR="00EF756C" w:rsidRPr="008E3DE6">
              <w:rPr>
                <w:i/>
                <w:sz w:val="20"/>
                <w:szCs w:val="20"/>
              </w:rPr>
              <w:t xml:space="preserve"> </w:t>
            </w:r>
          </w:p>
        </w:tc>
        <w:tc>
          <w:tcPr>
            <w:tcW w:w="3827" w:type="dxa"/>
            <w:tcBorders>
              <w:bottom w:val="single" w:sz="4" w:space="0" w:color="000000"/>
            </w:tcBorders>
            <w:vAlign w:val="center"/>
          </w:tcPr>
          <w:p w14:paraId="356942A3" w14:textId="62AA2115" w:rsidR="00C539A5" w:rsidRPr="008E3DE6" w:rsidRDefault="001D719A" w:rsidP="00CB05FB">
            <w:pPr>
              <w:pStyle w:val="aff"/>
              <w:cnfStyle w:val="000000100000" w:firstRow="0" w:lastRow="0" w:firstColumn="0" w:lastColumn="0" w:oddVBand="0" w:evenVBand="0" w:oddHBand="1" w:evenHBand="0" w:firstRowFirstColumn="0" w:firstRowLastColumn="0" w:lastRowFirstColumn="0" w:lastRowLastColumn="0"/>
              <w:rPr>
                <w:i/>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m:t>
                  </m:r>
                </m:sub>
              </m:sSub>
              <m:r>
                <w:rPr>
                  <w:rFonts w:ascii="Cambria Math" w:hAnsi="Cambria Math"/>
                  <w:sz w:val="20"/>
                  <w:szCs w:val="20"/>
                </w:rPr>
                <m:t>+</m:t>
              </m:r>
              <m:f>
                <m:fPr>
                  <m:ctrlPr>
                    <w:rPr>
                      <w:rFonts w:ascii="Cambria Math" w:hAnsi="Cambria Math"/>
                      <w:i/>
                      <w:sz w:val="20"/>
                      <w:szCs w:val="20"/>
                    </w:rPr>
                  </m:ctrlPr>
                </m:fPr>
                <m:num>
                  <m:sSub>
                    <m:sSubPr>
                      <m:ctrlPr>
                        <w:rPr>
                          <w:rFonts w:ascii="Cambria Math" w:hAnsi="Cambria Math"/>
                          <w:i/>
                          <w:sz w:val="20"/>
                          <w:szCs w:val="20"/>
                        </w:rPr>
                      </m:ctrlPr>
                    </m:sSubPr>
                    <m:e>
                      <m:r>
                        <w:rPr>
                          <w:rFonts w:ascii="Cambria Math" w:hAnsi="Cambria Math"/>
                          <w:sz w:val="20"/>
                          <w:szCs w:val="20"/>
                        </w:rPr>
                        <m:t>φ</m:t>
                      </m:r>
                    </m:e>
                    <m:sub>
                      <m:r>
                        <w:rPr>
                          <w:rFonts w:ascii="Cambria Math" w:hAnsi="Cambria Math"/>
                          <w:sz w:val="20"/>
                          <w:szCs w:val="20"/>
                        </w:rPr>
                        <m:t>B</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B</m:t>
                          </m:r>
                        </m:sub>
                      </m:sSub>
                    </m:e>
                  </m:d>
                </m:num>
                <m:den>
                  <m:sSubSup>
                    <m:sSubSupPr>
                      <m:ctrlPr>
                        <w:rPr>
                          <w:rFonts w:ascii="Cambria Math" w:hAnsi="Cambria Math"/>
                          <w:i/>
                          <w:sz w:val="20"/>
                          <w:szCs w:val="20"/>
                        </w:rPr>
                      </m:ctrlPr>
                    </m:sSubSupPr>
                    <m:e>
                      <m:r>
                        <w:rPr>
                          <w:rFonts w:ascii="Cambria Math" w:hAnsi="Cambria Math"/>
                          <w:sz w:val="20"/>
                          <w:szCs w:val="20"/>
                        </w:rPr>
                        <m:t>φ</m:t>
                      </m:r>
                    </m:e>
                    <m:sub>
                      <m:r>
                        <w:rPr>
                          <w:rFonts w:ascii="Cambria Math" w:hAnsi="Cambria Math"/>
                          <w:sz w:val="20"/>
                          <w:szCs w:val="20"/>
                        </w:rPr>
                        <m:t>B</m:t>
                      </m:r>
                    </m:sub>
                    <m:sup>
                      <m:r>
                        <w:rPr>
                          <w:rFonts w:ascii="Cambria Math" w:hAnsi="Cambria Math"/>
                          <w:sz w:val="20"/>
                          <w:szCs w:val="20"/>
                        </w:rPr>
                        <m:t>'</m:t>
                      </m:r>
                    </m:sup>
                  </m:sSubSup>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u</m:t>
                          </m:r>
                        </m:e>
                        <m:sub>
                          <m:r>
                            <w:rPr>
                              <w:rFonts w:ascii="Cambria Math" w:hAnsi="Cambria Math"/>
                              <w:sz w:val="20"/>
                              <w:szCs w:val="20"/>
                            </w:rPr>
                            <m:t>B</m:t>
                          </m:r>
                        </m:sub>
                      </m:sSub>
                    </m:e>
                  </m:d>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A</m:t>
                  </m:r>
                </m:sub>
              </m:sSub>
              <m:sSub>
                <m:sSubPr>
                  <m:ctrlPr>
                    <w:rPr>
                      <w:rFonts w:ascii="Cambria Math" w:hAnsi="Cambria Math"/>
                      <w:i/>
                      <w:sz w:val="20"/>
                      <w:szCs w:val="20"/>
                    </w:rPr>
                  </m:ctrlPr>
                </m:sSubPr>
                <m:e>
                  <m:r>
                    <w:rPr>
                      <w:rFonts w:ascii="Cambria Math" w:hAnsi="Cambria Math"/>
                      <w:sz w:val="20"/>
                      <w:szCs w:val="20"/>
                    </w:rPr>
                    <m:t>n</m:t>
                  </m:r>
                </m:e>
                <m:sub>
                  <m:r>
                    <w:rPr>
                      <w:rFonts w:ascii="Cambria Math" w:hAnsi="Cambria Math"/>
                      <w:sz w:val="20"/>
                      <w:szCs w:val="20"/>
                    </w:rPr>
                    <m:t>A</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γ</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B</m:t>
                      </m:r>
                    </m:sub>
                  </m:sSub>
                </m:num>
                <m:den>
                  <m:r>
                    <w:rPr>
                      <w:rFonts w:ascii="Cambria Math" w:hAnsi="Cambria Math"/>
                      <w:sz w:val="20"/>
                      <w:szCs w:val="20"/>
                    </w:rPr>
                    <m:t>4</m:t>
                  </m:r>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B</m:t>
                  </m:r>
                </m:sub>
              </m:sSub>
              <m:r>
                <w:rPr>
                  <w:rFonts w:ascii="Cambria Math" w:hAnsi="Cambria Math"/>
                  <w:sz w:val="20"/>
                  <w:szCs w:val="20"/>
                </w:rPr>
                <m:t>)</m:t>
              </m:r>
            </m:oMath>
            <w:r w:rsidR="00EF756C" w:rsidRPr="008E3DE6">
              <w:rPr>
                <w:i/>
                <w:sz w:val="20"/>
                <w:szCs w:val="20"/>
              </w:rPr>
              <w:t xml:space="preserve"> </w:t>
            </w:r>
          </w:p>
        </w:tc>
      </w:tr>
      <w:tr w:rsidR="00020204" w:rsidRPr="00CB05FB" w14:paraId="45A164F4" w14:textId="77777777" w:rsidTr="00CB05FB">
        <w:trPr>
          <w:trHeight w:val="326"/>
        </w:trPr>
        <w:tc>
          <w:tcPr>
            <w:cnfStyle w:val="001000000000" w:firstRow="0" w:lastRow="0" w:firstColumn="1" w:lastColumn="0" w:oddVBand="0" w:evenVBand="0" w:oddHBand="0" w:evenHBand="0" w:firstRowFirstColumn="0" w:firstRowLastColumn="0" w:lastRowFirstColumn="0" w:lastRowLastColumn="0"/>
            <w:tcW w:w="426" w:type="dxa"/>
            <w:vMerge w:val="restart"/>
            <w:tcBorders>
              <w:top w:val="single" w:sz="4" w:space="0" w:color="000000"/>
              <w:right w:val="single" w:sz="4" w:space="0" w:color="000000"/>
            </w:tcBorders>
            <w:vAlign w:val="center"/>
          </w:tcPr>
          <w:p w14:paraId="4BB35107" w14:textId="12F38CB4" w:rsidR="00C539A5" w:rsidRPr="008E3DE6" w:rsidRDefault="000F6182" w:rsidP="00CB05FB">
            <w:pPr>
              <w:pStyle w:val="aff"/>
              <w:rPr>
                <w:rFonts w:eastAsia="宋体" w:cs="Times New Roman"/>
                <w:b/>
                <w:i w:val="0"/>
              </w:rPr>
            </w:pPr>
            <w:r w:rsidRPr="008E3DE6">
              <w:rPr>
                <w:rFonts w:eastAsia="宋体" w:cs="Times New Roman"/>
                <w:b/>
                <w:i w:val="0"/>
              </w:rPr>
              <w:t>竞争平台</w:t>
            </w:r>
          </w:p>
        </w:tc>
        <w:tc>
          <w:tcPr>
            <w:tcW w:w="1134" w:type="dxa"/>
            <w:tcBorders>
              <w:top w:val="single" w:sz="4" w:space="0" w:color="000000"/>
              <w:left w:val="single" w:sz="4" w:space="0" w:color="000000"/>
              <w:right w:val="single" w:sz="4" w:space="0" w:color="000000"/>
            </w:tcBorders>
            <w:vAlign w:val="center"/>
          </w:tcPr>
          <w:p w14:paraId="1294A53C" w14:textId="35FF89CA" w:rsidR="00C539A5" w:rsidRPr="00CB05FB" w:rsidRDefault="000F6182" w:rsidP="00CB05FB">
            <w:pPr>
              <w:pStyle w:val="aff"/>
              <w:cnfStyle w:val="000000000000" w:firstRow="0" w:lastRow="0" w:firstColumn="0" w:lastColumn="0" w:oddVBand="0" w:evenVBand="0" w:oddHBand="0" w:evenHBand="0" w:firstRowFirstColumn="0" w:firstRowLastColumn="0" w:lastRowFirstColumn="0" w:lastRowLastColumn="0"/>
            </w:pPr>
            <w:r w:rsidRPr="00CB05FB">
              <w:t>两边收取注册费</w:t>
            </w:r>
          </w:p>
        </w:tc>
        <w:tc>
          <w:tcPr>
            <w:tcW w:w="3827" w:type="dxa"/>
            <w:tcBorders>
              <w:top w:val="single" w:sz="4" w:space="0" w:color="000000"/>
              <w:left w:val="single" w:sz="4" w:space="0" w:color="000000"/>
            </w:tcBorders>
            <w:vAlign w:val="center"/>
          </w:tcPr>
          <w:p w14:paraId="3F2EBBEE" w14:textId="638DE02C" w:rsidR="00C539A5" w:rsidRPr="008E3DE6" w:rsidRDefault="001D719A" w:rsidP="00CB05FB">
            <w:pPr>
              <w:pStyle w:val="aff"/>
              <w:cnfStyle w:val="000000000000" w:firstRow="0" w:lastRow="0" w:firstColumn="0" w:lastColumn="0" w:oddVBand="0" w:evenVBand="0" w:oddHBand="0" w:evenHBand="0" w:firstRowFirstColumn="0" w:firstRowLastColumn="0" w:lastRowFirstColumn="0" w:lastRowLastColumn="0"/>
              <w:rPr>
                <w:i/>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SA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B</m:t>
                  </m:r>
                </m:sub>
              </m:sSub>
            </m:oMath>
            <w:r w:rsidR="000F6182" w:rsidRPr="008E3DE6">
              <w:rPr>
                <w:i/>
                <w:sz w:val="20"/>
                <w:szCs w:val="20"/>
              </w:rPr>
              <w:t xml:space="preserve"> </w:t>
            </w:r>
          </w:p>
        </w:tc>
        <w:tc>
          <w:tcPr>
            <w:tcW w:w="3827" w:type="dxa"/>
            <w:tcBorders>
              <w:top w:val="single" w:sz="4" w:space="0" w:color="000000"/>
            </w:tcBorders>
            <w:vAlign w:val="center"/>
          </w:tcPr>
          <w:p w14:paraId="5E9CEF9E" w14:textId="73337A2A" w:rsidR="00C539A5" w:rsidRPr="008E3DE6" w:rsidRDefault="001D719A" w:rsidP="00CB05FB">
            <w:pPr>
              <w:pStyle w:val="aff"/>
              <w:cnfStyle w:val="000000000000" w:firstRow="0" w:lastRow="0" w:firstColumn="0" w:lastColumn="0" w:oddVBand="0" w:evenVBand="0" w:oddHBand="0" w:evenHBand="0" w:firstRowFirstColumn="0" w:firstRowLastColumn="0" w:lastRowFirstColumn="0" w:lastRowLastColumn="0"/>
              <w:rPr>
                <w:i/>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SB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A</m:t>
                  </m:r>
                </m:sub>
              </m:sSub>
            </m:oMath>
            <w:r w:rsidR="000F6182" w:rsidRPr="008E3DE6">
              <w:rPr>
                <w:i/>
                <w:sz w:val="20"/>
                <w:szCs w:val="20"/>
              </w:rPr>
              <w:t xml:space="preserve"> </w:t>
            </w:r>
          </w:p>
        </w:tc>
      </w:tr>
      <w:tr w:rsidR="00020204" w:rsidRPr="00CB05FB" w14:paraId="3AC159E1" w14:textId="77777777" w:rsidTr="00CB05FB">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426" w:type="dxa"/>
            <w:vMerge/>
            <w:tcBorders>
              <w:right w:val="single" w:sz="4" w:space="0" w:color="000000"/>
            </w:tcBorders>
            <w:vAlign w:val="center"/>
          </w:tcPr>
          <w:p w14:paraId="3EFB9622" w14:textId="721CBC6B" w:rsidR="00A26A88" w:rsidRPr="00CB05FB" w:rsidRDefault="00A26A88" w:rsidP="00CB05FB">
            <w:pPr>
              <w:pStyle w:val="aff"/>
              <w:rPr>
                <w:rFonts w:eastAsia="宋体" w:cs="Times New Roman"/>
                <w:i w:val="0"/>
              </w:rPr>
            </w:pPr>
          </w:p>
        </w:tc>
        <w:tc>
          <w:tcPr>
            <w:tcW w:w="1134" w:type="dxa"/>
            <w:tcBorders>
              <w:left w:val="single" w:sz="4" w:space="0" w:color="000000"/>
              <w:right w:val="single" w:sz="4" w:space="0" w:color="000000"/>
            </w:tcBorders>
            <w:vAlign w:val="center"/>
          </w:tcPr>
          <w:p w14:paraId="1D29420C" w14:textId="2A7F1CB5" w:rsidR="00A26A88" w:rsidRPr="00CB05FB" w:rsidRDefault="000F6182" w:rsidP="00CB05FB">
            <w:pPr>
              <w:pStyle w:val="aff"/>
              <w:cnfStyle w:val="000000100000" w:firstRow="0" w:lastRow="0" w:firstColumn="0" w:lastColumn="0" w:oddVBand="0" w:evenVBand="0" w:oddHBand="1" w:evenHBand="0" w:firstRowFirstColumn="0" w:firstRowLastColumn="0" w:lastRowFirstColumn="0" w:lastRowLastColumn="0"/>
            </w:pPr>
            <w:r w:rsidRPr="00CB05FB">
              <w:t>两边收取交易费</w:t>
            </w:r>
          </w:p>
        </w:tc>
        <w:tc>
          <w:tcPr>
            <w:tcW w:w="3827" w:type="dxa"/>
            <w:tcBorders>
              <w:left w:val="single" w:sz="4" w:space="0" w:color="000000"/>
            </w:tcBorders>
            <w:vAlign w:val="center"/>
          </w:tcPr>
          <w:p w14:paraId="3655D344" w14:textId="14705EA0" w:rsidR="00A26A88" w:rsidRPr="008E3DE6" w:rsidRDefault="001D719A" w:rsidP="00CB05FB">
            <w:pPr>
              <w:pStyle w:val="aff"/>
              <w:cnfStyle w:val="000000100000" w:firstRow="0" w:lastRow="0" w:firstColumn="0" w:lastColumn="0" w:oddVBand="0" w:evenVBand="0" w:oddHBand="1" w:evenHBand="0" w:firstRowFirstColumn="0" w:firstRowLastColumn="0" w:lastRowFirstColumn="0" w:lastRowLastColumn="0"/>
              <w:rPr>
                <w:i/>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A</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t</m:t>
                  </m:r>
                </m:den>
              </m:f>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B</m:t>
                  </m:r>
                </m:sub>
              </m:sSub>
              <m:r>
                <w:rPr>
                  <w:rFonts w:ascii="Cambria Math" w:hAnsi="Cambria Math"/>
                  <w:sz w:val="20"/>
                  <w:szCs w:val="20"/>
                </w:rPr>
                <m:t>)</m:t>
              </m:r>
            </m:oMath>
            <w:r w:rsidR="000F6182" w:rsidRPr="008E3DE6">
              <w:rPr>
                <w:i/>
                <w:sz w:val="20"/>
                <w:szCs w:val="20"/>
              </w:rPr>
              <w:t xml:space="preserve"> </w:t>
            </w:r>
          </w:p>
        </w:tc>
        <w:tc>
          <w:tcPr>
            <w:tcW w:w="3827" w:type="dxa"/>
            <w:vAlign w:val="center"/>
          </w:tcPr>
          <w:p w14:paraId="2C46FF6A" w14:textId="609E5E7F" w:rsidR="00A26A88" w:rsidRPr="008E3DE6" w:rsidRDefault="001D719A" w:rsidP="00CB05FB">
            <w:pPr>
              <w:pStyle w:val="aff"/>
              <w:cnfStyle w:val="000000100000" w:firstRow="0" w:lastRow="0" w:firstColumn="0" w:lastColumn="0" w:oddVBand="0" w:evenVBand="0" w:oddHBand="1" w:evenHBand="0" w:firstRowFirstColumn="0" w:firstRowLastColumn="0" w:lastRowFirstColumn="0" w:lastRowLastColumn="0"/>
              <w:rPr>
                <w:i/>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B</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2</m:t>
                  </m:r>
                </m:num>
                <m:den>
                  <m:r>
                    <w:rPr>
                      <w:rFonts w:ascii="Cambria Math" w:hAnsi="Cambria Math"/>
                      <w:sz w:val="20"/>
                      <w:szCs w:val="20"/>
                    </w:rPr>
                    <m:t>t</m:t>
                  </m:r>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A</m:t>
                  </m:r>
                </m:sub>
              </m:sSub>
              <m:r>
                <w:rPr>
                  <w:rFonts w:ascii="Cambria Math" w:hAnsi="Cambria Math"/>
                  <w:sz w:val="20"/>
                  <w:szCs w:val="20"/>
                </w:rPr>
                <m:t>)</m:t>
              </m:r>
            </m:oMath>
            <w:r w:rsidR="000F6182" w:rsidRPr="008E3DE6">
              <w:rPr>
                <w:i/>
                <w:sz w:val="20"/>
                <w:szCs w:val="20"/>
              </w:rPr>
              <w:t xml:space="preserve"> </w:t>
            </w:r>
          </w:p>
        </w:tc>
      </w:tr>
      <w:tr w:rsidR="00020204" w:rsidRPr="00CB05FB" w14:paraId="31C3D6AD" w14:textId="77777777" w:rsidTr="00CB05FB">
        <w:trPr>
          <w:trHeight w:val="326"/>
        </w:trPr>
        <w:tc>
          <w:tcPr>
            <w:cnfStyle w:val="001000000000" w:firstRow="0" w:lastRow="0" w:firstColumn="1" w:lastColumn="0" w:oddVBand="0" w:evenVBand="0" w:oddHBand="0" w:evenHBand="0" w:firstRowFirstColumn="0" w:firstRowLastColumn="0" w:lastRowFirstColumn="0" w:lastRowLastColumn="0"/>
            <w:tcW w:w="426" w:type="dxa"/>
            <w:vMerge/>
            <w:tcBorders>
              <w:bottom w:val="single" w:sz="4" w:space="0" w:color="000000"/>
              <w:right w:val="single" w:sz="4" w:space="0" w:color="000000"/>
            </w:tcBorders>
            <w:vAlign w:val="center"/>
          </w:tcPr>
          <w:p w14:paraId="7D41936E" w14:textId="77777777" w:rsidR="00A26A88" w:rsidRPr="00CB05FB" w:rsidRDefault="00A26A88" w:rsidP="00CB05FB">
            <w:pPr>
              <w:pStyle w:val="aff"/>
              <w:rPr>
                <w:rFonts w:eastAsia="宋体" w:cs="Times New Roman"/>
                <w:i w:val="0"/>
              </w:rPr>
            </w:pPr>
          </w:p>
        </w:tc>
        <w:tc>
          <w:tcPr>
            <w:tcW w:w="1134" w:type="dxa"/>
            <w:tcBorders>
              <w:left w:val="single" w:sz="4" w:space="0" w:color="000000"/>
              <w:bottom w:val="single" w:sz="4" w:space="0" w:color="000000"/>
              <w:right w:val="single" w:sz="4" w:space="0" w:color="000000"/>
            </w:tcBorders>
            <w:vAlign w:val="center"/>
          </w:tcPr>
          <w:p w14:paraId="57C1D1EE" w14:textId="6BEFFF65" w:rsidR="00A26A88" w:rsidRPr="00CB05FB" w:rsidRDefault="000F6182" w:rsidP="00CB05FB">
            <w:pPr>
              <w:pStyle w:val="aff"/>
              <w:cnfStyle w:val="000000000000" w:firstRow="0" w:lastRow="0" w:firstColumn="0" w:lastColumn="0" w:oddVBand="0" w:evenVBand="0" w:oddHBand="0" w:evenHBand="0" w:firstRowFirstColumn="0" w:firstRowLastColumn="0" w:lastRowFirstColumn="0" w:lastRowLastColumn="0"/>
            </w:pPr>
            <w:proofErr w:type="gramStart"/>
            <w:r w:rsidRPr="00CB05FB">
              <w:t>两边采</w:t>
            </w:r>
            <w:proofErr w:type="gramEnd"/>
            <w:r w:rsidRPr="00CB05FB">
              <w:t>两部收费制</w:t>
            </w:r>
          </w:p>
        </w:tc>
        <w:tc>
          <w:tcPr>
            <w:tcW w:w="3827" w:type="dxa"/>
            <w:tcBorders>
              <w:left w:val="single" w:sz="4" w:space="0" w:color="000000"/>
              <w:bottom w:val="single" w:sz="4" w:space="0" w:color="000000"/>
            </w:tcBorders>
            <w:vAlign w:val="center"/>
          </w:tcPr>
          <w:p w14:paraId="419F71C0" w14:textId="11455C74" w:rsidR="00A26A88" w:rsidRPr="008E3DE6" w:rsidRDefault="001D719A" w:rsidP="00CB05FB">
            <w:pPr>
              <w:pStyle w:val="aff"/>
              <w:cnfStyle w:val="000000000000" w:firstRow="0" w:lastRow="0" w:firstColumn="0" w:lastColumn="0" w:oddVBand="0" w:evenVBand="0" w:oddHBand="0" w:evenHBand="0" w:firstRowFirstColumn="0" w:firstRowLastColumn="0" w:lastRowFirstColumn="0" w:lastRowLastColumn="0"/>
              <w:rPr>
                <w:i/>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SA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B</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γt</m:t>
                  </m:r>
                </m:num>
                <m:den>
                  <m:r>
                    <w:rPr>
                      <w:rFonts w:ascii="Cambria Math" w:hAnsi="Cambria Math"/>
                      <w:sz w:val="20"/>
                      <w:szCs w:val="20"/>
                    </w:rPr>
                    <m:t>4</m:t>
                  </m:r>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TA</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A</m:t>
                  </m:r>
                </m:sub>
              </m:sSub>
              <m:r>
                <w:rPr>
                  <w:rFonts w:ascii="Cambria Math" w:hAnsi="Cambria Math"/>
                  <w:sz w:val="20"/>
                  <w:szCs w:val="20"/>
                </w:rPr>
                <m:t>)</m:t>
              </m:r>
            </m:oMath>
            <w:r w:rsidR="000F6182" w:rsidRPr="008E3DE6">
              <w:rPr>
                <w:i/>
                <w:sz w:val="20"/>
                <w:szCs w:val="20"/>
              </w:rPr>
              <w:t xml:space="preserve"> </w:t>
            </w:r>
          </w:p>
        </w:tc>
        <w:tc>
          <w:tcPr>
            <w:tcW w:w="3827" w:type="dxa"/>
            <w:tcBorders>
              <w:bottom w:val="single" w:sz="4" w:space="0" w:color="000000"/>
            </w:tcBorders>
            <w:vAlign w:val="center"/>
          </w:tcPr>
          <w:p w14:paraId="1CDBA7DF" w14:textId="6801FB11" w:rsidR="00A26A88" w:rsidRPr="008E3DE6" w:rsidRDefault="001D719A" w:rsidP="00CB05FB">
            <w:pPr>
              <w:pStyle w:val="aff"/>
              <w:cnfStyle w:val="000000000000" w:firstRow="0" w:lastRow="0" w:firstColumn="0" w:lastColumn="0" w:oddVBand="0" w:evenVBand="0" w:oddHBand="0" w:evenHBand="0" w:firstRowFirstColumn="0" w:firstRowLastColumn="0" w:lastRowFirstColumn="0" w:lastRowLastColumn="0"/>
              <w:rPr>
                <w:i/>
                <w:sz w:val="20"/>
                <w:szCs w:val="20"/>
              </w:rPr>
            </w:pP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f</m:t>
                  </m:r>
                </m:e>
                <m:sub>
                  <m:r>
                    <w:rPr>
                      <w:rFonts w:ascii="Cambria Math" w:hAnsi="Cambria Math"/>
                      <w:sz w:val="20"/>
                      <w:szCs w:val="20"/>
                    </w:rPr>
                    <m:t>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d</m:t>
                  </m:r>
                </m:e>
                <m:sub>
                  <m:r>
                    <w:rPr>
                      <w:rFonts w:ascii="Cambria Math" w:hAnsi="Cambria Math"/>
                      <w:sz w:val="20"/>
                      <w:szCs w:val="20"/>
                    </w:rPr>
                    <m:t>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A</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γt</m:t>
                  </m:r>
                </m:num>
                <m:den>
                  <m:r>
                    <w:rPr>
                      <w:rFonts w:ascii="Cambria Math" w:hAnsi="Cambria Math"/>
                      <w:sz w:val="20"/>
                      <w:szCs w:val="20"/>
                    </w:rPr>
                    <m:t>4</m:t>
                  </m:r>
                </m:den>
              </m:f>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TB</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c</m:t>
                  </m:r>
                </m:e>
                <m:sub>
                  <m:r>
                    <w:rPr>
                      <w:rFonts w:ascii="Cambria Math" w:hAnsi="Cambria Math"/>
                      <w:sz w:val="20"/>
                      <w:szCs w:val="20"/>
                    </w:rPr>
                    <m:t>B</m:t>
                  </m:r>
                </m:sub>
              </m:sSub>
              <m:r>
                <w:rPr>
                  <w:rFonts w:ascii="Cambria Math" w:hAnsi="Cambria Math"/>
                  <w:sz w:val="20"/>
                  <w:szCs w:val="20"/>
                </w:rPr>
                <m:t>)</m:t>
              </m:r>
            </m:oMath>
            <w:r w:rsidR="00A26A88" w:rsidRPr="008E3DE6">
              <w:rPr>
                <w:i/>
                <w:sz w:val="20"/>
                <w:szCs w:val="20"/>
              </w:rPr>
              <w:t xml:space="preserve"> </w:t>
            </w:r>
          </w:p>
        </w:tc>
      </w:tr>
    </w:tbl>
    <w:p w14:paraId="50221FE5" w14:textId="77777777" w:rsidR="004257F3" w:rsidRPr="00A93AF0" w:rsidRDefault="004257F3" w:rsidP="00A93AF0">
      <w:pPr>
        <w:pStyle w:val="af"/>
        <w:ind w:firstLine="480"/>
        <w:rPr>
          <w:rFonts w:asciiTheme="minorEastAsia" w:hAnsiTheme="minorEastAsia"/>
        </w:rPr>
      </w:pPr>
    </w:p>
    <w:p w14:paraId="03DB8991" w14:textId="36CFAA58" w:rsidR="00DC7BC6" w:rsidRPr="00444DAA" w:rsidRDefault="00932E67" w:rsidP="00DC7BC6">
      <w:pPr>
        <w:pStyle w:val="11"/>
      </w:pPr>
      <w:bookmarkStart w:id="129" w:name="_Toc432531368"/>
      <w:r w:rsidRPr="00444DAA">
        <w:rPr>
          <w:rFonts w:hint="eastAsia"/>
        </w:rPr>
        <w:lastRenderedPageBreak/>
        <w:t>第三章</w:t>
      </w:r>
      <w:r w:rsidR="0058790B">
        <w:rPr>
          <w:rFonts w:asciiTheme="minorEastAsia" w:eastAsiaTheme="minorEastAsia" w:hAnsiTheme="minorEastAsia" w:hint="eastAsia"/>
        </w:rPr>
        <w:t xml:space="preserve">　</w:t>
      </w:r>
      <w:r>
        <w:rPr>
          <w:rFonts w:hint="eastAsia"/>
        </w:rPr>
        <w:t>在线旅游产业的双边市场特征及考察</w:t>
      </w:r>
      <w:bookmarkEnd w:id="129"/>
    </w:p>
    <w:p w14:paraId="0326B277" w14:textId="5A52D1F3" w:rsidR="00C92D18" w:rsidRDefault="00C92D18" w:rsidP="00C92D18">
      <w:pPr>
        <w:pStyle w:val="21"/>
      </w:pPr>
      <w:bookmarkStart w:id="130" w:name="_Toc432531369"/>
      <w:r w:rsidRPr="00C92D18">
        <w:t>3.1</w:t>
      </w:r>
      <w:r w:rsidR="0058790B">
        <w:rPr>
          <w:rFonts w:asciiTheme="minorEastAsia" w:eastAsiaTheme="minorEastAsia" w:hAnsiTheme="minorEastAsia" w:hint="eastAsia"/>
        </w:rPr>
        <w:t xml:space="preserve">　</w:t>
      </w:r>
      <w:r w:rsidRPr="00C92D18">
        <w:rPr>
          <w:rFonts w:hint="eastAsia"/>
        </w:rPr>
        <w:t>在线旅游产业背景</w:t>
      </w:r>
      <w:bookmarkEnd w:id="130"/>
    </w:p>
    <w:p w14:paraId="41990E26" w14:textId="4CFA1FB2" w:rsidR="00C92D18" w:rsidRPr="00C92D18" w:rsidRDefault="00C92D18" w:rsidP="00C92D18">
      <w:pPr>
        <w:pStyle w:val="31"/>
      </w:pPr>
      <w:bookmarkStart w:id="131" w:name="_Toc432531370"/>
      <w:r w:rsidRPr="00C92D18">
        <w:rPr>
          <w:rFonts w:hint="eastAsia"/>
        </w:rPr>
        <w:t>3.1.1</w:t>
      </w:r>
      <w:r w:rsidR="0058790B">
        <w:rPr>
          <w:rFonts w:asciiTheme="minorEastAsia" w:eastAsiaTheme="minorEastAsia" w:hAnsiTheme="minorEastAsia" w:hint="eastAsia"/>
        </w:rPr>
        <w:t xml:space="preserve">　</w:t>
      </w:r>
      <w:r w:rsidRPr="00C92D18">
        <w:rPr>
          <w:rFonts w:hint="eastAsia"/>
        </w:rPr>
        <w:t>在线旅游市场的发展现况及特点</w:t>
      </w:r>
      <w:bookmarkEnd w:id="131"/>
    </w:p>
    <w:p w14:paraId="27C09056" w14:textId="3F43C1FE" w:rsidR="00C92D18" w:rsidRDefault="00C92D18" w:rsidP="00C92D18">
      <w:pPr>
        <w:pStyle w:val="af"/>
        <w:ind w:firstLine="480"/>
        <w:rPr>
          <w:rFonts w:asciiTheme="minorEastAsia" w:hAnsiTheme="minorEastAsia"/>
        </w:rPr>
      </w:pPr>
      <w:r w:rsidRPr="00C92D18">
        <w:rPr>
          <w:rFonts w:hint="eastAsia"/>
        </w:rPr>
        <w:t>在线旅游</w:t>
      </w:r>
      <w:r w:rsidRPr="00C92D18">
        <w:rPr>
          <w:rFonts w:hint="eastAsia"/>
        </w:rPr>
        <w:t>(Online Travel)</w:t>
      </w:r>
      <w:r w:rsidR="00002B30">
        <w:rPr>
          <w:rFonts w:hint="eastAsia"/>
        </w:rPr>
        <w:t>，</w:t>
      </w:r>
      <w:r w:rsidRPr="00C92D18">
        <w:rPr>
          <w:rFonts w:hint="eastAsia"/>
        </w:rPr>
        <w:t>指消费者通过网络的方式</w:t>
      </w:r>
      <w:r w:rsidRPr="004657BB">
        <w:rPr>
          <w:rFonts w:ascii="PMingLiU" w:hAnsi="PMingLiU" w:hint="eastAsia"/>
        </w:rPr>
        <w:t>，进行查询搜索旅游相关信息、预订旅游相关产品，同时可通过网络分享旅游经验、制定旅游计划等，并于在线支付或线下付费，提供消费者不同于</w:t>
      </w:r>
      <w:r w:rsidRPr="00E3751B">
        <w:rPr>
          <w:rFonts w:ascii="PMingLiU" w:hAnsi="PMingLiU" w:hint="eastAsia"/>
        </w:rPr>
        <w:t>线下</w:t>
      </w:r>
      <w:r w:rsidRPr="004657BB">
        <w:rPr>
          <w:rFonts w:ascii="PMingLiU" w:hAnsi="PMingLiU" w:hint="eastAsia"/>
        </w:rPr>
        <w:t>传统旅游行业的服务方式，让消费者能有更多元选择的旅游方式。</w:t>
      </w:r>
      <w:r w:rsidR="00002B30">
        <w:rPr>
          <w:rFonts w:ascii="PMingLiU" w:hAnsi="PMingLiU" w:hint="eastAsia"/>
        </w:rPr>
        <w:t>也就是说，在线旅游是透过互联网技术将整个旅游消费闭环中的所有环节涵盖的新型产业。</w:t>
      </w:r>
      <w:r w:rsidRPr="000C3D07">
        <w:rPr>
          <w:rFonts w:hint="eastAsia"/>
        </w:rPr>
        <w:t>由于国内的旅游风气兴起</w:t>
      </w:r>
      <w:r w:rsidRPr="002A7B4A">
        <w:rPr>
          <w:rFonts w:hint="eastAsia"/>
        </w:rPr>
        <w:t>、旅游业蓬勃发展</w:t>
      </w:r>
      <w:r w:rsidRPr="00DA1C9D">
        <w:rPr>
          <w:rFonts w:hint="eastAsia"/>
        </w:rPr>
        <w:t>、国民个人所得提高</w:t>
      </w:r>
      <w:r w:rsidRPr="000C3D07">
        <w:rPr>
          <w:rFonts w:hint="eastAsia"/>
        </w:rPr>
        <w:t>，加上互联网、移动互联网的迅速发展的趋势下，传统旅游行业又面临</w:t>
      </w:r>
      <w:r>
        <w:rPr>
          <w:rFonts w:asciiTheme="minorEastAsia" w:hAnsiTheme="minorEastAsia" w:hint="eastAsia"/>
        </w:rPr>
        <w:t>“</w:t>
      </w:r>
      <w:r w:rsidRPr="000C3D07">
        <w:rPr>
          <w:rFonts w:hint="eastAsia"/>
        </w:rPr>
        <w:t>去三公</w:t>
      </w:r>
      <w:r>
        <w:rPr>
          <w:rFonts w:asciiTheme="minorEastAsia" w:hAnsiTheme="minorEastAsia" w:hint="eastAsia"/>
        </w:rPr>
        <w:t>”</w:t>
      </w:r>
      <w:r w:rsidRPr="000C3D07">
        <w:rPr>
          <w:rFonts w:hint="eastAsia"/>
        </w:rPr>
        <w:t>化、</w:t>
      </w:r>
      <w:r w:rsidRPr="004657BB">
        <w:rPr>
          <w:rFonts w:ascii="PMingLiU" w:hAnsi="PMingLiU" w:hint="eastAsia"/>
        </w:rPr>
        <w:t>《</w:t>
      </w:r>
      <w:r w:rsidRPr="000C3D07">
        <w:rPr>
          <w:rFonts w:hint="eastAsia"/>
        </w:rPr>
        <w:t>旅游法</w:t>
      </w:r>
      <w:r w:rsidRPr="004657BB">
        <w:rPr>
          <w:rFonts w:ascii="PMingLiU" w:hAnsi="PMingLiU" w:hint="eastAsia"/>
        </w:rPr>
        <w:t>》对于自助游市场引导</w:t>
      </w:r>
      <w:r w:rsidRPr="000C3D07">
        <w:rPr>
          <w:rFonts w:hint="eastAsia"/>
        </w:rPr>
        <w:t>等多重考验，在线旅游便逐渐成为传统旅游产业链重构的重要环节。</w:t>
      </w:r>
      <w:r w:rsidRPr="004657BB">
        <w:rPr>
          <w:rFonts w:ascii="PMingLiU" w:hAnsi="PMingLiU" w:hint="eastAsia"/>
        </w:rPr>
        <w:t>因此在线旅游除了新兴的在线旅游公司成为消费者的新选择外，由传统旅行行业不断地强化自身的信息建设，发展成旅游电子商务也是目前在线旅游行业的态势之一。</w:t>
      </w:r>
    </w:p>
    <w:p w14:paraId="216E067D" w14:textId="5ADFC55C" w:rsidR="00C92D18" w:rsidRDefault="00C92D18" w:rsidP="00C92D18">
      <w:pPr>
        <w:pStyle w:val="af"/>
        <w:ind w:firstLine="480"/>
      </w:pPr>
      <w:r w:rsidRPr="00D67CBD">
        <w:rPr>
          <w:rFonts w:asciiTheme="minorEastAsia" w:hAnsiTheme="minorEastAsia" w:hint="eastAsia"/>
        </w:rPr>
        <w:t>中国在线旅游市场从</w:t>
      </w:r>
      <w:r w:rsidRPr="00DA1C9D">
        <w:t>1999</w:t>
      </w:r>
      <w:r w:rsidRPr="00DA1C9D">
        <w:rPr>
          <w:rFonts w:hint="eastAsia"/>
        </w:rPr>
        <w:t>年兴起以来，</w:t>
      </w:r>
      <w:r w:rsidRPr="00D67CBD">
        <w:rPr>
          <w:rFonts w:asciiTheme="minorEastAsia" w:hAnsiTheme="minorEastAsia" w:hint="eastAsia"/>
        </w:rPr>
        <w:t>其市场</w:t>
      </w:r>
      <w:r w:rsidRPr="0026599B">
        <w:rPr>
          <w:rFonts w:hint="eastAsia"/>
        </w:rPr>
        <w:t>规模便保持快速增长。</w:t>
      </w:r>
      <w:r w:rsidR="00F43B27" w:rsidRPr="0026599B">
        <w:rPr>
          <w:rFonts w:hint="eastAsia"/>
        </w:rPr>
        <w:t>如图</w:t>
      </w:r>
      <w:r w:rsidR="00F43B27" w:rsidRPr="0026599B">
        <w:rPr>
          <w:rFonts w:hint="eastAsia"/>
        </w:rPr>
        <w:t>3.1</w:t>
      </w:r>
      <w:r w:rsidR="00F43B27" w:rsidRPr="0026599B">
        <w:rPr>
          <w:rFonts w:hint="eastAsia"/>
        </w:rPr>
        <w:t>所示，</w:t>
      </w:r>
      <w:r w:rsidRPr="0026599B">
        <w:rPr>
          <w:rFonts w:hint="eastAsia"/>
        </w:rPr>
        <w:t>艾瑞咨询发布的《中国在线旅游行业年度监测报告简版》相关数据指出，在线旅游</w:t>
      </w:r>
      <w:r w:rsidRPr="00923232">
        <w:rPr>
          <w:rFonts w:hint="eastAsia"/>
        </w:rPr>
        <w:t>市场交易规模</w:t>
      </w:r>
      <w:r w:rsidRPr="00923232">
        <w:rPr>
          <w:vertAlign w:val="superscript"/>
        </w:rPr>
        <w:footnoteReference w:id="4"/>
      </w:r>
      <w:r w:rsidRPr="00923232">
        <w:rPr>
          <w:rFonts w:hint="eastAsia"/>
        </w:rPr>
        <w:t>从</w:t>
      </w:r>
      <w:r w:rsidRPr="00923232">
        <w:t>2008</w:t>
      </w:r>
      <w:r w:rsidRPr="00923232">
        <w:rPr>
          <w:rFonts w:hint="eastAsia"/>
        </w:rPr>
        <w:t>年的</w:t>
      </w:r>
      <w:r w:rsidRPr="00923232">
        <w:t>486.4</w:t>
      </w:r>
      <w:r w:rsidRPr="00923232">
        <w:rPr>
          <w:rFonts w:hint="eastAsia"/>
        </w:rPr>
        <w:t>亿元，到</w:t>
      </w:r>
      <w:r w:rsidRPr="00923232">
        <w:t>2011</w:t>
      </w:r>
      <w:r w:rsidRPr="00923232">
        <w:rPr>
          <w:rFonts w:hint="eastAsia"/>
        </w:rPr>
        <w:t>年突破</w:t>
      </w:r>
      <w:r w:rsidRPr="00923232">
        <w:t>1000</w:t>
      </w:r>
      <w:r w:rsidRPr="00923232">
        <w:rPr>
          <w:rFonts w:hint="eastAsia"/>
        </w:rPr>
        <w:t>亿元，更在</w:t>
      </w:r>
      <w:r w:rsidRPr="00923232">
        <w:t>2013</w:t>
      </w:r>
      <w:r w:rsidRPr="00923232">
        <w:rPr>
          <w:rFonts w:hint="eastAsia"/>
        </w:rPr>
        <w:t>年突破</w:t>
      </w:r>
      <w:r w:rsidRPr="00B06638">
        <w:t>2000</w:t>
      </w:r>
      <w:r w:rsidRPr="00B06638">
        <w:rPr>
          <w:rFonts w:hint="eastAsia"/>
        </w:rPr>
        <w:t>亿元达到了</w:t>
      </w:r>
      <w:r w:rsidRPr="00B06638">
        <w:t>2181.2</w:t>
      </w:r>
      <w:r w:rsidRPr="00B06638">
        <w:rPr>
          <w:rFonts w:hint="eastAsia"/>
        </w:rPr>
        <w:t>亿元。其中在线旅游机票市场交易规模达到</w:t>
      </w:r>
      <w:r w:rsidRPr="00B06638">
        <w:t>1318.3</w:t>
      </w:r>
      <w:r w:rsidRPr="00B06638">
        <w:rPr>
          <w:rFonts w:hint="eastAsia"/>
        </w:rPr>
        <w:t>亿元、酒店交易市场</w:t>
      </w:r>
      <w:r w:rsidRPr="00B06638">
        <w:t>485.4</w:t>
      </w:r>
      <w:r w:rsidRPr="00B06638">
        <w:rPr>
          <w:rFonts w:hint="eastAsia"/>
        </w:rPr>
        <w:t>亿元、旅游度假市场规模为</w:t>
      </w:r>
      <w:r w:rsidRPr="00B06638">
        <w:t>303</w:t>
      </w:r>
      <w:r w:rsidRPr="00B06638">
        <w:rPr>
          <w:rFonts w:hint="eastAsia"/>
        </w:rPr>
        <w:t>亿元。在线旅游市场营</w:t>
      </w:r>
      <w:proofErr w:type="gramStart"/>
      <w:r w:rsidRPr="00B06638">
        <w:rPr>
          <w:rFonts w:hint="eastAsia"/>
        </w:rPr>
        <w:t>收规模</w:t>
      </w:r>
      <w:proofErr w:type="gramEnd"/>
      <w:r w:rsidR="00F43B27">
        <w:rPr>
          <w:rStyle w:val="a9"/>
        </w:rPr>
        <w:footnoteReference w:id="5"/>
      </w:r>
      <w:r w:rsidRPr="00B06638">
        <w:rPr>
          <w:rFonts w:hint="eastAsia"/>
        </w:rPr>
        <w:t>方面，从</w:t>
      </w:r>
      <w:r w:rsidRPr="00B06638">
        <w:t>2010</w:t>
      </w:r>
      <w:r w:rsidRPr="00B06638">
        <w:rPr>
          <w:rFonts w:hint="eastAsia"/>
        </w:rPr>
        <w:t>年的</w:t>
      </w:r>
      <w:r w:rsidRPr="00B06638">
        <w:t>67.6</w:t>
      </w:r>
      <w:r w:rsidRPr="00B06638">
        <w:rPr>
          <w:rFonts w:hint="eastAsia"/>
        </w:rPr>
        <w:t>亿元，在</w:t>
      </w:r>
      <w:r w:rsidRPr="00B06638">
        <w:t>2013</w:t>
      </w:r>
      <w:r w:rsidRPr="00B06638">
        <w:rPr>
          <w:rFonts w:hint="eastAsia"/>
        </w:rPr>
        <w:t>年突破</w:t>
      </w:r>
      <w:r w:rsidRPr="00B06638">
        <w:t>100</w:t>
      </w:r>
      <w:r w:rsidRPr="00B06638">
        <w:rPr>
          <w:rFonts w:hint="eastAsia"/>
        </w:rPr>
        <w:t>亿元达到了</w:t>
      </w:r>
      <w:r w:rsidRPr="00B06638">
        <w:t>115.7</w:t>
      </w:r>
      <w:r w:rsidRPr="00B06638">
        <w:rPr>
          <w:rFonts w:hint="eastAsia"/>
        </w:rPr>
        <w:t>亿元，成长了</w:t>
      </w:r>
      <w:r w:rsidRPr="00B06638">
        <w:t>41.57%</w:t>
      </w:r>
      <w:r w:rsidRPr="00B06638">
        <w:rPr>
          <w:rFonts w:hint="eastAsia"/>
        </w:rPr>
        <w:t>。而在线旅游市场的渗透率也从</w:t>
      </w:r>
      <w:r w:rsidRPr="00B06638">
        <w:t>2008</w:t>
      </w:r>
      <w:r w:rsidRPr="00B06638">
        <w:rPr>
          <w:rFonts w:hint="eastAsia"/>
        </w:rPr>
        <w:t>年的</w:t>
      </w:r>
      <w:r w:rsidRPr="00B06638">
        <w:t>4.19%</w:t>
      </w:r>
      <w:r w:rsidRPr="00B06638">
        <w:rPr>
          <w:rFonts w:hint="eastAsia"/>
        </w:rPr>
        <w:t>成长到</w:t>
      </w:r>
      <w:r w:rsidRPr="00B06638">
        <w:t>2013</w:t>
      </w:r>
      <w:r w:rsidRPr="00B06638">
        <w:rPr>
          <w:rFonts w:hint="eastAsia"/>
        </w:rPr>
        <w:t>年的</w:t>
      </w:r>
      <w:r w:rsidRPr="00B06638">
        <w:t>7.39%</w:t>
      </w:r>
      <w:r w:rsidRPr="00B06638">
        <w:rPr>
          <w:rFonts w:hint="eastAsia"/>
        </w:rPr>
        <w:t>。</w:t>
      </w:r>
    </w:p>
    <w:p w14:paraId="14FBBBAF" w14:textId="68241CAC" w:rsidR="00C92D18" w:rsidRPr="00073A3F" w:rsidRDefault="00C92D18" w:rsidP="00073A3F">
      <w:pPr>
        <w:pStyle w:val="ad"/>
      </w:pPr>
      <w:bookmarkStart w:id="132" w:name="_Toc420152641"/>
      <w:bookmarkStart w:id="133" w:name="_Toc432531329"/>
      <w:r w:rsidRPr="00073A3F">
        <w:rPr>
          <w:noProof/>
        </w:rPr>
        <w:lastRenderedPageBreak/>
        <w:drawing>
          <wp:anchor distT="0" distB="0" distL="114300" distR="114300" simplePos="0" relativeHeight="251670528" behindDoc="0" locked="0" layoutInCell="1" allowOverlap="1" wp14:anchorId="2916B3E6" wp14:editId="08C15178">
            <wp:simplePos x="0" y="0"/>
            <wp:positionH relativeFrom="margin">
              <wp:align>center</wp:align>
            </wp:positionH>
            <wp:positionV relativeFrom="paragraph">
              <wp:posOffset>57150</wp:posOffset>
            </wp:positionV>
            <wp:extent cx="4581525" cy="2752725"/>
            <wp:effectExtent l="0" t="0" r="9525" b="9525"/>
            <wp:wrapTopAndBottom/>
            <wp:docPr id="147" name="圖表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圖表 1"/>
                    <pic:cNvPicPr>
                      <a:picLocks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152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3A3F">
        <w:rPr>
          <w:rFonts w:hint="eastAsia"/>
        </w:rPr>
        <w:t>图</w:t>
      </w:r>
      <w:r w:rsidRPr="00073A3F">
        <w:t>3.1</w:t>
      </w:r>
      <w:bookmarkStart w:id="134" w:name="OLE_LINK118"/>
      <w:bookmarkStart w:id="135" w:name="OLE_LINK119"/>
      <w:r w:rsidR="00B65192">
        <w:rPr>
          <w:rFonts w:asciiTheme="minorEastAsia" w:eastAsiaTheme="minorEastAsia" w:hAnsiTheme="minorEastAsia" w:hint="eastAsia"/>
        </w:rPr>
        <w:t xml:space="preserve">　</w:t>
      </w:r>
      <w:bookmarkEnd w:id="134"/>
      <w:bookmarkEnd w:id="135"/>
      <w:r w:rsidRPr="00073A3F">
        <w:t>2008-2013</w:t>
      </w:r>
      <w:r w:rsidRPr="00073A3F">
        <w:rPr>
          <w:rFonts w:hint="eastAsia"/>
        </w:rPr>
        <w:t>年中国旅游业、在线旅游市场总收入及渗透率</w:t>
      </w:r>
      <w:bookmarkEnd w:id="132"/>
      <w:bookmarkEnd w:id="133"/>
    </w:p>
    <w:p w14:paraId="185BECFD" w14:textId="43CF1BB2" w:rsidR="00C92D18" w:rsidRPr="00444DAA" w:rsidRDefault="00C92D18" w:rsidP="00C92D18">
      <w:pPr>
        <w:pStyle w:val="31"/>
      </w:pPr>
      <w:bookmarkStart w:id="136" w:name="_Toc417679239"/>
      <w:bookmarkStart w:id="137" w:name="_Toc432531371"/>
      <w:r>
        <w:t>3</w:t>
      </w:r>
      <w:r w:rsidRPr="00C92D18">
        <w:t>.1.2</w:t>
      </w:r>
      <w:r w:rsidR="0058790B">
        <w:rPr>
          <w:rFonts w:asciiTheme="minorEastAsia" w:eastAsiaTheme="minorEastAsia" w:hAnsiTheme="minorEastAsia" w:hint="eastAsia"/>
        </w:rPr>
        <w:t xml:space="preserve">　</w:t>
      </w:r>
      <w:r w:rsidRPr="00C92D18">
        <w:rPr>
          <w:rFonts w:hint="eastAsia"/>
        </w:rPr>
        <w:t>在</w:t>
      </w:r>
      <w:r>
        <w:rPr>
          <w:rFonts w:hint="eastAsia"/>
        </w:rPr>
        <w:t>线旅游产业</w:t>
      </w:r>
      <w:r w:rsidRPr="00444DAA">
        <w:rPr>
          <w:rFonts w:hint="eastAsia"/>
        </w:rPr>
        <w:t>和</w:t>
      </w:r>
      <w:r>
        <w:rPr>
          <w:rFonts w:hint="eastAsia"/>
        </w:rPr>
        <w:t>中国</w:t>
      </w:r>
      <w:r w:rsidRPr="00444DAA">
        <w:rPr>
          <w:rFonts w:hint="eastAsia"/>
        </w:rPr>
        <w:t>在线旅游平台</w:t>
      </w:r>
      <w:bookmarkEnd w:id="136"/>
      <w:bookmarkEnd w:id="137"/>
    </w:p>
    <w:p w14:paraId="199F532B" w14:textId="7B664D1C" w:rsidR="00C92D18" w:rsidRPr="0026599B" w:rsidRDefault="0026599B" w:rsidP="001C2516">
      <w:pPr>
        <w:pStyle w:val="af"/>
        <w:ind w:firstLine="480"/>
      </w:pPr>
      <w:r>
        <w:rPr>
          <w:rFonts w:hint="eastAsia"/>
          <w:noProof/>
        </w:rPr>
        <w:drawing>
          <wp:anchor distT="0" distB="0" distL="114300" distR="114300" simplePos="0" relativeHeight="251671552" behindDoc="0" locked="0" layoutInCell="1" allowOverlap="1" wp14:anchorId="0F806677" wp14:editId="09E8239C">
            <wp:simplePos x="0" y="0"/>
            <wp:positionH relativeFrom="margin">
              <wp:align>center</wp:align>
            </wp:positionH>
            <wp:positionV relativeFrom="paragraph">
              <wp:posOffset>2325370</wp:posOffset>
            </wp:positionV>
            <wp:extent cx="2609850" cy="2451735"/>
            <wp:effectExtent l="0" t="0" r="0" b="5715"/>
            <wp:wrapTopAndBottom/>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在線旅遊消費.png"/>
                    <pic:cNvPicPr/>
                  </pic:nvPicPr>
                  <pic:blipFill>
                    <a:blip r:embed="rId24">
                      <a:extLst>
                        <a:ext uri="{28A0092B-C50C-407E-A947-70E740481C1C}">
                          <a14:useLocalDpi xmlns:a14="http://schemas.microsoft.com/office/drawing/2010/main" val="0"/>
                        </a:ext>
                      </a:extLst>
                    </a:blip>
                    <a:stretch>
                      <a:fillRect/>
                    </a:stretch>
                  </pic:blipFill>
                  <pic:spPr>
                    <a:xfrm>
                      <a:off x="0" y="0"/>
                      <a:ext cx="2609850" cy="2451735"/>
                    </a:xfrm>
                    <a:prstGeom prst="rect">
                      <a:avLst/>
                    </a:prstGeom>
                  </pic:spPr>
                </pic:pic>
              </a:graphicData>
            </a:graphic>
            <wp14:sizeRelH relativeFrom="page">
              <wp14:pctWidth>0</wp14:pctWidth>
            </wp14:sizeRelH>
            <wp14:sizeRelV relativeFrom="page">
              <wp14:pctHeight>0</wp14:pctHeight>
            </wp14:sizeRelV>
          </wp:anchor>
        </w:drawing>
      </w:r>
      <w:r w:rsidR="00B8318F" w:rsidRPr="00B8318F">
        <w:rPr>
          <w:rFonts w:hint="eastAsia"/>
        </w:rPr>
        <w:t>随着国民所得提高，</w:t>
      </w:r>
      <w:r w:rsidR="00B8318F">
        <w:rPr>
          <w:rFonts w:hint="eastAsia"/>
        </w:rPr>
        <w:t>出游的风气</w:t>
      </w:r>
      <w:r w:rsidR="00B8318F" w:rsidRPr="00B8318F">
        <w:rPr>
          <w:rFonts w:asciiTheme="minorEastAsia" w:hAnsiTheme="minorEastAsia" w:hint="eastAsia"/>
        </w:rPr>
        <w:t>大盛</w:t>
      </w:r>
      <w:r w:rsidR="00B8318F" w:rsidRPr="00B8318F">
        <w:rPr>
          <w:rFonts w:hint="eastAsia"/>
        </w:rPr>
        <w:t>，尤其近年出国旅游的人次快速成长，渐渐地，跟团旅游不能满足爱玩客，网络上背包客分享的旅游攻略，挑起许多人自由行的欲望。从机票、酒店的预订，到目的地的交通</w:t>
      </w:r>
      <w:r w:rsidR="00B8318F" w:rsidRPr="0026599B">
        <w:rPr>
          <w:rFonts w:hint="eastAsia"/>
        </w:rPr>
        <w:t>工具、景点门票、旅游信息等等，提供出游旅人一应俱全服务的网络旅行社应运而生，</w:t>
      </w:r>
      <w:r w:rsidR="00B8318F" w:rsidRPr="0026599B">
        <w:t>1999</w:t>
      </w:r>
      <w:r w:rsidR="00B8318F" w:rsidRPr="0026599B">
        <w:rPr>
          <w:rFonts w:hint="eastAsia"/>
        </w:rPr>
        <w:t>年携程、艺龙成立，开启了在线旅游业的时代。</w:t>
      </w:r>
      <w:r w:rsidR="00C92D18" w:rsidRPr="0026599B">
        <w:rPr>
          <w:rFonts w:hint="eastAsia"/>
        </w:rPr>
        <w:t>在线旅游具有交易费用低、旅客自助化服务、便捷性强等优势，使得传统旅游行业发生根本性的变革。用户在进行在线旅游的消费行为由事前的旅游计划制定、旅游产品搜索、旅行预订，到旅游中，再到事后的旅游点评、旅游激励，接着通过真实的点评信息</w:t>
      </w:r>
      <w:proofErr w:type="gramStart"/>
      <w:r w:rsidR="00C92D18" w:rsidRPr="0026599B">
        <w:rPr>
          <w:rFonts w:hint="eastAsia"/>
        </w:rPr>
        <w:t>做为</w:t>
      </w:r>
      <w:proofErr w:type="gramEnd"/>
      <w:r w:rsidR="00C92D18" w:rsidRPr="0026599B">
        <w:rPr>
          <w:rFonts w:hint="eastAsia"/>
        </w:rPr>
        <w:t>下一次旅游计划的决策参考，如图</w:t>
      </w:r>
      <w:r w:rsidR="00C92D18" w:rsidRPr="0026599B">
        <w:t>3.</w:t>
      </w:r>
      <w:r w:rsidR="001C2516" w:rsidRPr="0026599B">
        <w:t>2</w:t>
      </w:r>
      <w:r w:rsidR="00C92D18" w:rsidRPr="0026599B">
        <w:rPr>
          <w:rFonts w:hint="eastAsia"/>
        </w:rPr>
        <w:t>所示，形成了一个消费的封闭循环。</w:t>
      </w:r>
    </w:p>
    <w:p w14:paraId="10466760" w14:textId="5054FD2D" w:rsidR="00C92D18" w:rsidRPr="007E1778" w:rsidRDefault="00C92D18" w:rsidP="00C92D18">
      <w:pPr>
        <w:pStyle w:val="ad"/>
      </w:pPr>
      <w:bookmarkStart w:id="138" w:name="_Toc420152642"/>
      <w:bookmarkStart w:id="139" w:name="_Toc432531330"/>
      <w:r w:rsidRPr="007E1778">
        <w:rPr>
          <w:rFonts w:hint="eastAsia"/>
        </w:rPr>
        <w:lastRenderedPageBreak/>
        <w:t>图</w:t>
      </w:r>
      <w:r w:rsidRPr="007E1778">
        <w:t>3.</w:t>
      </w:r>
      <w:r>
        <w:t>2</w:t>
      </w:r>
      <w:r w:rsidR="0026599B">
        <w:rPr>
          <w:rFonts w:asciiTheme="minorEastAsia" w:eastAsiaTheme="minorEastAsia" w:hAnsiTheme="minorEastAsia" w:hint="eastAsia"/>
        </w:rPr>
        <w:t xml:space="preserve">　</w:t>
      </w:r>
      <w:r w:rsidRPr="007E1778">
        <w:rPr>
          <w:rFonts w:hint="eastAsia"/>
        </w:rPr>
        <w:t>在线旅游</w:t>
      </w:r>
      <w:r w:rsidRPr="00143AED">
        <w:rPr>
          <w:rFonts w:asciiTheme="minorEastAsia" w:hAnsiTheme="minorEastAsia" w:hint="eastAsia"/>
        </w:rPr>
        <w:t>市场</w:t>
      </w:r>
      <w:r w:rsidRPr="007E1778">
        <w:rPr>
          <w:rFonts w:hint="eastAsia"/>
        </w:rPr>
        <w:t>的消费闭环</w:t>
      </w:r>
      <w:bookmarkEnd w:id="138"/>
      <w:bookmarkEnd w:id="139"/>
    </w:p>
    <w:p w14:paraId="77F87DAD" w14:textId="7057C14C" w:rsidR="00C92D18" w:rsidRPr="00DA1C9D" w:rsidRDefault="00C92D18" w:rsidP="00C92D18">
      <w:pPr>
        <w:pStyle w:val="af"/>
        <w:ind w:firstLine="480"/>
      </w:pPr>
      <w:r w:rsidRPr="00DA1C9D">
        <w:rPr>
          <w:rFonts w:hint="eastAsia"/>
        </w:rPr>
        <w:t>产业链在现实经济生活中是无处不在的，上下游厂商之间相互进行加值交换，上游厂商向下游厂商输送</w:t>
      </w:r>
      <w:r w:rsidRPr="0026599B">
        <w:rPr>
          <w:rFonts w:hint="eastAsia"/>
        </w:rPr>
        <w:t>产品或服务，而下游厂商则向上游厂商反馈信息。</w:t>
      </w:r>
      <w:r w:rsidR="001C2516" w:rsidRPr="0026599B">
        <w:rPr>
          <w:rFonts w:hint="eastAsia"/>
        </w:rPr>
        <w:t>如图</w:t>
      </w:r>
      <w:r w:rsidR="001C2516" w:rsidRPr="0026599B">
        <w:rPr>
          <w:rFonts w:hint="eastAsia"/>
        </w:rPr>
        <w:t>3.</w:t>
      </w:r>
      <w:r w:rsidR="001C2516" w:rsidRPr="0026599B">
        <w:t>3</w:t>
      </w:r>
      <w:r w:rsidR="001C2516" w:rsidRPr="0026599B">
        <w:t>所示</w:t>
      </w:r>
      <w:r w:rsidR="001C2516" w:rsidRPr="0026599B">
        <w:rPr>
          <w:rFonts w:hint="eastAsia"/>
        </w:rPr>
        <w:t>，</w:t>
      </w:r>
      <w:r w:rsidRPr="0026599B">
        <w:rPr>
          <w:rFonts w:hint="eastAsia"/>
        </w:rPr>
        <w:t>在线旅游行业产业链在传统旅游产业链中加入了网络营销平台和在线代理平台两</w:t>
      </w:r>
      <w:r w:rsidRPr="00DA1C9D">
        <w:rPr>
          <w:rFonts w:hint="eastAsia"/>
        </w:rPr>
        <w:t>个部分，由以下四部分构成，包括：</w:t>
      </w:r>
    </w:p>
    <w:p w14:paraId="12FA51B5" w14:textId="031537D2" w:rsidR="00C92D18" w:rsidRPr="00DA1C9D" w:rsidRDefault="00C92D18" w:rsidP="00C92D18">
      <w:pPr>
        <w:pStyle w:val="af"/>
        <w:ind w:firstLine="480"/>
      </w:pPr>
      <w:r w:rsidRPr="00DA1C9D">
        <w:t>(</w:t>
      </w:r>
      <w:proofErr w:type="gramStart"/>
      <w:r w:rsidRPr="00DA1C9D">
        <w:rPr>
          <w:rFonts w:hint="eastAsia"/>
        </w:rPr>
        <w:t>一</w:t>
      </w:r>
      <w:proofErr w:type="gramEnd"/>
      <w:r w:rsidRPr="00DA1C9D">
        <w:t>)</w:t>
      </w:r>
      <w:r w:rsidRPr="00DA1C9D">
        <w:rPr>
          <w:rFonts w:hint="eastAsia"/>
        </w:rPr>
        <w:t>、上游供应商，如航空公司、酒店、景区、租车公司等；</w:t>
      </w:r>
    </w:p>
    <w:p w14:paraId="281D49F9" w14:textId="4B99E9C6" w:rsidR="00C92D18" w:rsidRPr="00DA1C9D" w:rsidRDefault="00C92D18" w:rsidP="00C92D18">
      <w:pPr>
        <w:pStyle w:val="af"/>
        <w:ind w:firstLine="480"/>
      </w:pPr>
      <w:r w:rsidRPr="00DA1C9D">
        <w:t>(</w:t>
      </w:r>
      <w:r w:rsidRPr="00DA1C9D">
        <w:rPr>
          <w:rFonts w:hint="eastAsia"/>
        </w:rPr>
        <w:t>二</w:t>
      </w:r>
      <w:r w:rsidRPr="00DA1C9D">
        <w:t>)</w:t>
      </w:r>
      <w:r w:rsidRPr="00DA1C9D">
        <w:rPr>
          <w:rFonts w:hint="eastAsia"/>
        </w:rPr>
        <w:t>、在线代理商平台，其为消费者提供了搜索、社交媒体、移动端应用等功能，让消费者进行比较和选择，满足其追求高性价比的需求，如第三方在线旅行服务代理商</w:t>
      </w:r>
      <w:r w:rsidRPr="00DA1C9D">
        <w:t xml:space="preserve"> (Online Travel Agency, </w:t>
      </w:r>
      <w:r w:rsidRPr="00DA1C9D">
        <w:rPr>
          <w:rFonts w:hint="eastAsia"/>
        </w:rPr>
        <w:t>简称</w:t>
      </w:r>
      <w:r w:rsidRPr="00DA1C9D">
        <w:t>OTA)</w:t>
      </w:r>
      <w:r w:rsidRPr="00DA1C9D">
        <w:rPr>
          <w:rFonts w:hint="eastAsia"/>
        </w:rPr>
        <w:t>、传统旅行社在线服务商；</w:t>
      </w:r>
    </w:p>
    <w:p w14:paraId="06AB984C" w14:textId="2057D344" w:rsidR="00C92D18" w:rsidRPr="00DA1C9D" w:rsidRDefault="00C92D18" w:rsidP="00C92D18">
      <w:pPr>
        <w:pStyle w:val="af"/>
        <w:ind w:firstLine="480"/>
      </w:pPr>
      <w:r w:rsidRPr="00DA1C9D">
        <w:t>(</w:t>
      </w:r>
      <w:r w:rsidRPr="00DA1C9D">
        <w:rPr>
          <w:rFonts w:hint="eastAsia"/>
        </w:rPr>
        <w:t>三</w:t>
      </w:r>
      <w:r w:rsidRPr="00DA1C9D">
        <w:t>)</w:t>
      </w:r>
      <w:r w:rsidRPr="00DA1C9D">
        <w:rPr>
          <w:rFonts w:hint="eastAsia"/>
        </w:rPr>
        <w:t>、网络营销平台，其满足消费者对于旅游产品浏览与预订的便利性需求，如垂直搜索平台、点评平台、</w:t>
      </w:r>
      <w:r w:rsidRPr="00DA1C9D">
        <w:t>APP</w:t>
      </w:r>
      <w:r w:rsidRPr="00DA1C9D">
        <w:rPr>
          <w:rFonts w:hint="eastAsia"/>
        </w:rPr>
        <w:t>移动应用等；</w:t>
      </w:r>
    </w:p>
    <w:p w14:paraId="7FFE4FFB" w14:textId="61C6C027" w:rsidR="00C92D18" w:rsidRPr="00DA1C9D" w:rsidRDefault="00881FEF" w:rsidP="00C92D18">
      <w:pPr>
        <w:pStyle w:val="af"/>
        <w:ind w:firstLine="480"/>
      </w:pPr>
      <w:r>
        <w:rPr>
          <w:noProof/>
        </w:rPr>
        <w:drawing>
          <wp:anchor distT="0" distB="0" distL="114300" distR="114300" simplePos="0" relativeHeight="251685888" behindDoc="0" locked="0" layoutInCell="1" allowOverlap="1" wp14:anchorId="0AE513CB" wp14:editId="731CFA34">
            <wp:simplePos x="0" y="0"/>
            <wp:positionH relativeFrom="margin">
              <wp:align>center</wp:align>
            </wp:positionH>
            <wp:positionV relativeFrom="paragraph">
              <wp:posOffset>456565</wp:posOffset>
            </wp:positionV>
            <wp:extent cx="5443200" cy="3513600"/>
            <wp:effectExtent l="0" t="0" r="5715" b="0"/>
            <wp:wrapTopAndBottom/>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在線旅遊產業鏈.jpg"/>
                    <pic:cNvPicPr/>
                  </pic:nvPicPr>
                  <pic:blipFill>
                    <a:blip r:embed="rId25">
                      <a:extLst>
                        <a:ext uri="{28A0092B-C50C-407E-A947-70E740481C1C}">
                          <a14:useLocalDpi xmlns:a14="http://schemas.microsoft.com/office/drawing/2010/main" val="0"/>
                        </a:ext>
                      </a:extLst>
                    </a:blip>
                    <a:stretch>
                      <a:fillRect/>
                    </a:stretch>
                  </pic:blipFill>
                  <pic:spPr>
                    <a:xfrm>
                      <a:off x="0" y="0"/>
                      <a:ext cx="5443200" cy="3513600"/>
                    </a:xfrm>
                    <a:prstGeom prst="rect">
                      <a:avLst/>
                    </a:prstGeom>
                  </pic:spPr>
                </pic:pic>
              </a:graphicData>
            </a:graphic>
            <wp14:sizeRelH relativeFrom="page">
              <wp14:pctWidth>0</wp14:pctWidth>
            </wp14:sizeRelH>
            <wp14:sizeRelV relativeFrom="page">
              <wp14:pctHeight>0</wp14:pctHeight>
            </wp14:sizeRelV>
          </wp:anchor>
        </w:drawing>
      </w:r>
      <w:r w:rsidR="00C92D18" w:rsidRPr="00DA1C9D">
        <w:t>(</w:t>
      </w:r>
      <w:r w:rsidR="00C92D18" w:rsidRPr="00DA1C9D">
        <w:rPr>
          <w:rFonts w:hint="eastAsia"/>
        </w:rPr>
        <w:t>四</w:t>
      </w:r>
      <w:r w:rsidR="00C92D18" w:rsidRPr="00DA1C9D">
        <w:t>)</w:t>
      </w:r>
      <w:r w:rsidR="00C92D18" w:rsidRPr="00DA1C9D">
        <w:rPr>
          <w:rFonts w:hint="eastAsia"/>
        </w:rPr>
        <w:t>、用户。</w:t>
      </w:r>
    </w:p>
    <w:p w14:paraId="5A4F4F1C" w14:textId="09501F20" w:rsidR="00C92D18" w:rsidRDefault="00C92D18" w:rsidP="00C92D18">
      <w:pPr>
        <w:pStyle w:val="ad"/>
      </w:pPr>
      <w:bookmarkStart w:id="140" w:name="_Toc420152643"/>
      <w:bookmarkStart w:id="141" w:name="_Toc432531331"/>
      <w:r w:rsidRPr="00143AED">
        <w:rPr>
          <w:rFonts w:hint="eastAsia"/>
        </w:rPr>
        <w:t>图</w:t>
      </w:r>
      <w:r w:rsidRPr="00143AED">
        <w:t>3.</w:t>
      </w:r>
      <w:r>
        <w:t>3</w:t>
      </w:r>
      <w:r w:rsidR="00B65192">
        <w:rPr>
          <w:rFonts w:asciiTheme="minorEastAsia" w:eastAsiaTheme="minorEastAsia" w:hAnsiTheme="minorEastAsia" w:hint="eastAsia"/>
        </w:rPr>
        <w:t xml:space="preserve">　</w:t>
      </w:r>
      <w:r w:rsidRPr="00143AED">
        <w:rPr>
          <w:rFonts w:hint="eastAsia"/>
        </w:rPr>
        <w:t>在线旅游产</w:t>
      </w:r>
      <w:r w:rsidRPr="002D7B2C">
        <w:rPr>
          <w:rFonts w:hint="eastAsia"/>
        </w:rPr>
        <w:t>业链</w:t>
      </w:r>
      <w:bookmarkEnd w:id="140"/>
      <w:bookmarkEnd w:id="141"/>
    </w:p>
    <w:p w14:paraId="2F9AD9FD" w14:textId="77777777" w:rsidR="00C92D18" w:rsidRPr="004657BB" w:rsidRDefault="00C92D18" w:rsidP="00C92D18">
      <w:pPr>
        <w:pStyle w:val="af"/>
        <w:ind w:firstLine="480"/>
        <w:rPr>
          <w:rFonts w:ascii="PMingLiU" w:hAnsi="PMingLiU"/>
        </w:rPr>
      </w:pPr>
      <w:r w:rsidRPr="00587B66">
        <w:rPr>
          <w:rFonts w:asciiTheme="minorEastAsia" w:hAnsiTheme="minorEastAsia" w:hint="eastAsia"/>
        </w:rPr>
        <w:t>而</w:t>
      </w:r>
      <w:r w:rsidRPr="00902A41">
        <w:rPr>
          <w:rFonts w:hint="eastAsia"/>
        </w:rPr>
        <w:t>目前国内在线旅游的</w:t>
      </w:r>
      <w:r w:rsidRPr="004657BB">
        <w:rPr>
          <w:rFonts w:ascii="PMingLiU" w:hAnsi="PMingLiU" w:hint="eastAsia"/>
        </w:rPr>
        <w:t>主要</w:t>
      </w:r>
      <w:r w:rsidRPr="00902A41">
        <w:rPr>
          <w:rFonts w:hint="eastAsia"/>
        </w:rPr>
        <w:t>平台商业模式有以下</w:t>
      </w:r>
      <w:r w:rsidRPr="004657BB">
        <w:rPr>
          <w:rFonts w:ascii="PMingLiU" w:hAnsi="PMingLiU" w:hint="eastAsia"/>
        </w:rPr>
        <w:t>五</w:t>
      </w:r>
      <w:r w:rsidRPr="00902A41">
        <w:rPr>
          <w:rFonts w:hint="eastAsia"/>
        </w:rPr>
        <w:t>种</w:t>
      </w:r>
      <w:r w:rsidRPr="004657BB">
        <w:rPr>
          <w:rFonts w:ascii="PMingLiU" w:hAnsi="PMingLiU" w:hint="eastAsia"/>
        </w:rPr>
        <w:t>形式：</w:t>
      </w:r>
    </w:p>
    <w:p w14:paraId="62A97934" w14:textId="77777777" w:rsidR="00C92D18" w:rsidRDefault="00C92D18" w:rsidP="00C92D18">
      <w:pPr>
        <w:pStyle w:val="af"/>
        <w:ind w:firstLine="480"/>
        <w:rPr>
          <w:rFonts w:ascii="PMingLiU" w:hAnsi="PMingLiU"/>
        </w:rPr>
      </w:pPr>
      <w:r w:rsidRPr="004657BB">
        <w:rPr>
          <w:rFonts w:ascii="PMingLiU" w:hAnsi="PMingLiU"/>
        </w:rPr>
        <w:t>(</w:t>
      </w:r>
      <w:proofErr w:type="gramStart"/>
      <w:r w:rsidRPr="004657BB">
        <w:rPr>
          <w:rFonts w:ascii="PMingLiU" w:hAnsi="PMingLiU" w:hint="eastAsia"/>
        </w:rPr>
        <w:t>一</w:t>
      </w:r>
      <w:proofErr w:type="gramEnd"/>
      <w:r w:rsidRPr="004657BB">
        <w:rPr>
          <w:rFonts w:ascii="PMingLiU" w:hAnsi="PMingLiU"/>
        </w:rPr>
        <w:t>)</w:t>
      </w:r>
      <w:r w:rsidRPr="004657BB">
        <w:rPr>
          <w:rFonts w:ascii="PMingLiU" w:hAnsi="PMingLiU" w:hint="eastAsia"/>
        </w:rPr>
        <w:t>、</w:t>
      </w:r>
      <w:r w:rsidRPr="007C2B45">
        <w:rPr>
          <w:rFonts w:ascii="PMingLiU" w:hAnsi="PMingLiU" w:hint="eastAsia"/>
        </w:rPr>
        <w:t>上游供</w:t>
      </w:r>
      <w:r w:rsidRPr="00AD604D">
        <w:rPr>
          <w:rFonts w:ascii="PMingLiU" w:hAnsi="PMingLiU" w:hint="eastAsia"/>
        </w:rPr>
        <w:t>应</w:t>
      </w:r>
      <w:r w:rsidRPr="007C2B45">
        <w:rPr>
          <w:rFonts w:ascii="PMingLiU" w:hAnsi="PMingLiU" w:hint="eastAsia"/>
        </w:rPr>
        <w:t>商直销</w:t>
      </w:r>
      <w:r w:rsidRPr="004657BB">
        <w:rPr>
          <w:rFonts w:ascii="PMingLiU" w:hAnsi="PMingLiU" w:hint="eastAsia"/>
        </w:rPr>
        <w:t>模式</w:t>
      </w:r>
    </w:p>
    <w:p w14:paraId="603717A7" w14:textId="0004A5BC" w:rsidR="00C92D18" w:rsidRDefault="00C92D18" w:rsidP="00C92D18">
      <w:pPr>
        <w:pStyle w:val="af"/>
        <w:ind w:firstLine="480"/>
        <w:rPr>
          <w:rFonts w:ascii="PMingLiU" w:hAnsi="PMingLiU"/>
        </w:rPr>
      </w:pPr>
      <w:r w:rsidRPr="004657BB">
        <w:rPr>
          <w:rFonts w:ascii="PMingLiU" w:hAnsi="PMingLiU" w:hint="eastAsia"/>
        </w:rPr>
        <w:t>顾名思义该模式</w:t>
      </w:r>
      <w:r w:rsidRPr="00DA1C9D">
        <w:rPr>
          <w:rFonts w:hint="eastAsia"/>
        </w:rPr>
        <w:t>由产业链</w:t>
      </w:r>
      <w:proofErr w:type="gramStart"/>
      <w:r w:rsidRPr="00DA1C9D">
        <w:rPr>
          <w:rFonts w:hint="eastAsia"/>
        </w:rPr>
        <w:t>最</w:t>
      </w:r>
      <w:proofErr w:type="gramEnd"/>
      <w:r w:rsidRPr="00DA1C9D">
        <w:rPr>
          <w:rFonts w:hint="eastAsia"/>
        </w:rPr>
        <w:t>上游</w:t>
      </w:r>
      <w:r w:rsidRPr="00DA1C9D">
        <w:rPr>
          <w:rFonts w:asciiTheme="minorEastAsia" w:hAnsiTheme="minorEastAsia" w:hint="eastAsia"/>
        </w:rPr>
        <w:t>的</w:t>
      </w:r>
      <w:r w:rsidRPr="007C2B45">
        <w:rPr>
          <w:rFonts w:ascii="PMingLiU" w:hAnsi="PMingLiU" w:hint="eastAsia"/>
        </w:rPr>
        <w:t>供</w:t>
      </w:r>
      <w:r w:rsidRPr="00AD604D">
        <w:rPr>
          <w:rFonts w:ascii="PMingLiU" w:hAnsi="PMingLiU" w:hint="eastAsia"/>
        </w:rPr>
        <w:t>应</w:t>
      </w:r>
      <w:r>
        <w:rPr>
          <w:rFonts w:ascii="PMingLiU" w:hAnsi="PMingLiU" w:hint="eastAsia"/>
        </w:rPr>
        <w:t>商</w:t>
      </w:r>
      <w:r w:rsidRPr="007C2B45">
        <w:rPr>
          <w:rFonts w:ascii="PMingLiU" w:hAnsi="PMingLiU" w:hint="eastAsia"/>
        </w:rPr>
        <w:t>直接销售旅游相关产品给下游的用户</w:t>
      </w:r>
      <w:r w:rsidRPr="004657BB">
        <w:rPr>
          <w:rFonts w:ascii="PMingLiU" w:hAnsi="PMingLiU" w:hint="eastAsia"/>
        </w:rPr>
        <w:t>。由航空公司、连锁酒店或单一酒店品牌、租车公司、景区等</w:t>
      </w:r>
      <w:r w:rsidRPr="007C2B45">
        <w:rPr>
          <w:rFonts w:ascii="PMingLiU" w:hAnsi="PMingLiU" w:hint="eastAsia"/>
        </w:rPr>
        <w:t>上游</w:t>
      </w:r>
      <w:r>
        <w:rPr>
          <w:rFonts w:ascii="PMingLiU" w:hAnsi="PMingLiU" w:hint="eastAsia"/>
        </w:rPr>
        <w:t>供应商</w:t>
      </w:r>
      <w:r w:rsidRPr="004657BB">
        <w:rPr>
          <w:rFonts w:ascii="PMingLiU" w:hAnsi="PMingLiU" w:hint="eastAsia"/>
        </w:rPr>
        <w:t>，透过其自己的在线销售平台，将旅游产品直接销售给旅行者，其</w:t>
      </w:r>
      <w:r w:rsidRPr="00DA1C9D">
        <w:rPr>
          <w:rFonts w:asciiTheme="minorEastAsia" w:hAnsiTheme="minorEastAsia" w:hint="eastAsia"/>
        </w:rPr>
        <w:t>优点</w:t>
      </w:r>
      <w:r w:rsidRPr="004657BB">
        <w:rPr>
          <w:rFonts w:ascii="PMingLiU" w:hAnsi="PMingLiU" w:hint="eastAsia"/>
        </w:rPr>
        <w:t>减少销售过程中的中间商，</w:t>
      </w:r>
      <w:r w:rsidRPr="004657BB">
        <w:rPr>
          <w:rFonts w:ascii="PMingLiU" w:hAnsi="PMingLiU" w:hint="eastAsia"/>
        </w:rPr>
        <w:lastRenderedPageBreak/>
        <w:t>剔除中间高昂的代理佣金。</w:t>
      </w:r>
    </w:p>
    <w:p w14:paraId="3C9351FC" w14:textId="0ADB4332" w:rsidR="00C92D18" w:rsidRPr="007D52BB" w:rsidRDefault="00C92D18" w:rsidP="00C92D18">
      <w:pPr>
        <w:pStyle w:val="af"/>
        <w:ind w:firstLine="480"/>
      </w:pPr>
      <w:r w:rsidRPr="007D52BB">
        <w:t>(</w:t>
      </w:r>
      <w:r w:rsidRPr="007D52BB">
        <w:rPr>
          <w:rFonts w:hint="eastAsia"/>
        </w:rPr>
        <w:t>二</w:t>
      </w:r>
      <w:r w:rsidRPr="007D52BB">
        <w:t>)</w:t>
      </w:r>
      <w:r w:rsidRPr="007D52BB">
        <w:rPr>
          <w:rFonts w:hint="eastAsia"/>
        </w:rPr>
        <w:t>、</w:t>
      </w:r>
      <w:r>
        <w:rPr>
          <w:rFonts w:hint="eastAsia"/>
        </w:rPr>
        <w:t>“</w:t>
      </w:r>
      <w:r w:rsidRPr="007D52BB">
        <w:rPr>
          <w:rFonts w:hint="eastAsia"/>
        </w:rPr>
        <w:t>机票</w:t>
      </w:r>
      <w:r w:rsidRPr="007D52BB">
        <w:t>+</w:t>
      </w:r>
      <w:r w:rsidRPr="007D52BB">
        <w:rPr>
          <w:rFonts w:hint="eastAsia"/>
        </w:rPr>
        <w:t>酒店</w:t>
      </w:r>
      <w:r>
        <w:rPr>
          <w:rFonts w:hint="eastAsia"/>
        </w:rPr>
        <w:t>”</w:t>
      </w:r>
      <w:r w:rsidRPr="007D52BB">
        <w:rPr>
          <w:rFonts w:hint="eastAsia"/>
        </w:rPr>
        <w:t>的网络分销模式</w:t>
      </w:r>
    </w:p>
    <w:p w14:paraId="7ABD1519" w14:textId="77777777" w:rsidR="00C92D18" w:rsidRPr="007D52BB" w:rsidRDefault="00C92D18" w:rsidP="00C92D18">
      <w:pPr>
        <w:pStyle w:val="af"/>
        <w:ind w:firstLine="480"/>
      </w:pPr>
      <w:r w:rsidRPr="007D52BB">
        <w:rPr>
          <w:rFonts w:hint="eastAsia"/>
        </w:rPr>
        <w:t>此种贩售旅游产品的模式企业本身不具有实体的产品，它是通过代理上游供应商的旅游产品</w:t>
      </w:r>
      <w:r w:rsidRPr="007D52BB">
        <w:t xml:space="preserve"> (</w:t>
      </w:r>
      <w:r w:rsidRPr="007D52BB">
        <w:rPr>
          <w:rFonts w:hint="eastAsia"/>
        </w:rPr>
        <w:t>目的地酒店、机票票务等</w:t>
      </w:r>
      <w:r w:rsidRPr="007D52BB">
        <w:t>)</w:t>
      </w:r>
      <w:r w:rsidRPr="007D52BB">
        <w:rPr>
          <w:rFonts w:hint="eastAsia"/>
        </w:rPr>
        <w:t>，在商品完成销售后获取代理佣金的模式。从全球第三方在线旅游平台来看，其交易模式有两种，一为</w:t>
      </w:r>
      <w:r w:rsidRPr="007D52BB">
        <w:t>Agency</w:t>
      </w:r>
      <w:r w:rsidRPr="007D52BB">
        <w:rPr>
          <w:rFonts w:hint="eastAsia"/>
        </w:rPr>
        <w:t>模式，二是</w:t>
      </w:r>
      <w:r w:rsidRPr="007D52BB">
        <w:t>Merchant</w:t>
      </w:r>
      <w:r w:rsidRPr="007D52BB">
        <w:rPr>
          <w:rFonts w:hint="eastAsia"/>
        </w:rPr>
        <w:t>模式，以美国</w:t>
      </w:r>
      <w:r w:rsidRPr="007D52BB">
        <w:t>Priceline</w:t>
      </w:r>
      <w:r w:rsidRPr="007D52BB">
        <w:rPr>
          <w:rFonts w:hint="eastAsia"/>
        </w:rPr>
        <w:t>为例，</w:t>
      </w:r>
      <w:r w:rsidRPr="007D52BB">
        <w:t>Agency</w:t>
      </w:r>
      <w:r w:rsidRPr="007D52BB">
        <w:rPr>
          <w:rFonts w:hint="eastAsia"/>
        </w:rPr>
        <w:t>模式可以</w:t>
      </w:r>
      <w:proofErr w:type="gramStart"/>
      <w:r w:rsidRPr="007D52BB">
        <w:rPr>
          <w:rFonts w:hint="eastAsia"/>
        </w:rPr>
        <w:t>看做</w:t>
      </w:r>
      <w:proofErr w:type="gramEnd"/>
      <w:r w:rsidRPr="007D52BB">
        <w:rPr>
          <w:rFonts w:hint="eastAsia"/>
        </w:rPr>
        <w:t>是上游供应商的分销渠道，在交易完成后按照事先约定的比例抽取佣金</w:t>
      </w:r>
      <w:r w:rsidRPr="007D52BB">
        <w:t>(Commission)</w:t>
      </w:r>
      <w:r w:rsidRPr="007D52BB">
        <w:rPr>
          <w:rFonts w:hint="eastAsia"/>
        </w:rPr>
        <w:t>；</w:t>
      </w:r>
      <w:r w:rsidRPr="007D52BB">
        <w:t>Merchant</w:t>
      </w:r>
      <w:r w:rsidRPr="007D52BB">
        <w:rPr>
          <w:rFonts w:hint="eastAsia"/>
        </w:rPr>
        <w:t>模式是平台企业与上游供应商在事前谈妥商品的价格，由平台企业重新定价之后再销售，赚取差价。由于国内的上游供应商的信息化程度相较于美国低，因此国内的平台企业多为</w:t>
      </w:r>
      <w:r w:rsidRPr="007D52BB">
        <w:t>Agency</w:t>
      </w:r>
      <w:r w:rsidRPr="007D52BB">
        <w:rPr>
          <w:rFonts w:hint="eastAsia"/>
        </w:rPr>
        <w:t>的交易模式。</w:t>
      </w:r>
    </w:p>
    <w:p w14:paraId="42DF5725" w14:textId="336EB662" w:rsidR="00C92D18" w:rsidRDefault="009E4ADA" w:rsidP="009E4ADA">
      <w:pPr>
        <w:pStyle w:val="af1"/>
        <w:rPr>
          <w:rFonts w:asciiTheme="minorEastAsia" w:hAnsiTheme="minorEastAsia"/>
        </w:rPr>
      </w:pPr>
      <w:bookmarkStart w:id="142" w:name="_Toc432531310"/>
      <w:r w:rsidRPr="005B67D2">
        <w:rPr>
          <w:rFonts w:hint="eastAsia"/>
        </w:rPr>
        <w:t>表</w:t>
      </w:r>
      <w:r w:rsidRPr="005B67D2">
        <w:t>3.1</w:t>
      </w:r>
      <w:bookmarkStart w:id="143" w:name="OLE_LINK120"/>
      <w:bookmarkStart w:id="144" w:name="OLE_LINK121"/>
      <w:r w:rsidR="00B65192">
        <w:rPr>
          <w:rFonts w:asciiTheme="minorEastAsia" w:eastAsiaTheme="minorEastAsia" w:hAnsiTheme="minorEastAsia" w:hint="eastAsia"/>
        </w:rPr>
        <w:t xml:space="preserve">　</w:t>
      </w:r>
      <w:bookmarkEnd w:id="143"/>
      <w:bookmarkEnd w:id="144"/>
      <w:r w:rsidRPr="005B67D2">
        <w:rPr>
          <w:rFonts w:hint="eastAsia"/>
        </w:rPr>
        <w:t>第三方在线旅游平台的交易模式</w:t>
      </w:r>
      <w:bookmarkEnd w:id="142"/>
    </w:p>
    <w:tbl>
      <w:tblPr>
        <w:tblStyle w:val="PlainTable5"/>
        <w:tblW w:w="5000" w:type="pct"/>
        <w:tblLook w:val="04A0" w:firstRow="1" w:lastRow="0" w:firstColumn="1" w:lastColumn="0" w:noHBand="0" w:noVBand="1"/>
      </w:tblPr>
      <w:tblGrid>
        <w:gridCol w:w="1888"/>
        <w:gridCol w:w="4358"/>
        <w:gridCol w:w="1888"/>
        <w:gridCol w:w="1040"/>
      </w:tblGrid>
      <w:tr w:rsidR="00C92D18" w:rsidRPr="00336908" w14:paraId="5163893D" w14:textId="77777777" w:rsidTr="0033690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29" w:type="pct"/>
            <w:tcBorders>
              <w:top w:val="single" w:sz="4" w:space="0" w:color="000000"/>
              <w:bottom w:val="single" w:sz="4" w:space="0" w:color="000000"/>
            </w:tcBorders>
            <w:hideMark/>
          </w:tcPr>
          <w:p w14:paraId="0D1EF20C" w14:textId="77777777" w:rsidR="00C92D18" w:rsidRPr="00336908" w:rsidRDefault="00C92D18" w:rsidP="0026599B">
            <w:pPr>
              <w:pStyle w:val="aff"/>
              <w:jc w:val="center"/>
              <w:rPr>
                <w:rFonts w:eastAsia="宋体" w:cs="Times New Roman"/>
                <w:b/>
                <w:i w:val="0"/>
              </w:rPr>
            </w:pPr>
            <w:r w:rsidRPr="00336908">
              <w:rPr>
                <w:rFonts w:eastAsia="宋体" w:cs="Times New Roman"/>
                <w:b/>
                <w:i w:val="0"/>
              </w:rPr>
              <w:t>交易模式</w:t>
            </w:r>
          </w:p>
        </w:tc>
        <w:tc>
          <w:tcPr>
            <w:tcW w:w="2375" w:type="pct"/>
            <w:tcBorders>
              <w:top w:val="single" w:sz="4" w:space="0" w:color="000000"/>
              <w:bottom w:val="single" w:sz="4" w:space="0" w:color="000000"/>
            </w:tcBorders>
            <w:hideMark/>
          </w:tcPr>
          <w:p w14:paraId="77387466" w14:textId="77777777" w:rsidR="00C92D18" w:rsidRPr="00336908" w:rsidRDefault="00C92D18" w:rsidP="0026599B">
            <w:pPr>
              <w:pStyle w:val="aff"/>
              <w:jc w:val="center"/>
              <w:cnfStyle w:val="100000000000" w:firstRow="1" w:lastRow="0" w:firstColumn="0" w:lastColumn="0" w:oddVBand="0" w:evenVBand="0" w:oddHBand="0" w:evenHBand="0" w:firstRowFirstColumn="0" w:firstRowLastColumn="0" w:lastRowFirstColumn="0" w:lastRowLastColumn="0"/>
              <w:rPr>
                <w:rFonts w:eastAsia="宋体" w:cs="Times New Roman"/>
                <w:b/>
                <w:i w:val="0"/>
              </w:rPr>
            </w:pPr>
            <w:r w:rsidRPr="00336908">
              <w:rPr>
                <w:rFonts w:eastAsia="宋体" w:cs="Times New Roman"/>
                <w:b/>
                <w:i w:val="0"/>
              </w:rPr>
              <w:t>说明</w:t>
            </w:r>
          </w:p>
        </w:tc>
        <w:tc>
          <w:tcPr>
            <w:tcW w:w="1029" w:type="pct"/>
            <w:tcBorders>
              <w:top w:val="single" w:sz="4" w:space="0" w:color="000000"/>
              <w:bottom w:val="single" w:sz="4" w:space="0" w:color="000000"/>
            </w:tcBorders>
            <w:hideMark/>
          </w:tcPr>
          <w:p w14:paraId="4BD6562E" w14:textId="77777777" w:rsidR="00C92D18" w:rsidRPr="00336908" w:rsidRDefault="00C92D18" w:rsidP="0026599B">
            <w:pPr>
              <w:pStyle w:val="aff"/>
              <w:jc w:val="center"/>
              <w:cnfStyle w:val="100000000000" w:firstRow="1" w:lastRow="0" w:firstColumn="0" w:lastColumn="0" w:oddVBand="0" w:evenVBand="0" w:oddHBand="0" w:evenHBand="0" w:firstRowFirstColumn="0" w:firstRowLastColumn="0" w:lastRowFirstColumn="0" w:lastRowLastColumn="0"/>
              <w:rPr>
                <w:rFonts w:eastAsia="宋体" w:cs="Times New Roman"/>
                <w:b/>
                <w:i w:val="0"/>
              </w:rPr>
            </w:pPr>
            <w:r w:rsidRPr="00336908">
              <w:rPr>
                <w:rFonts w:eastAsia="宋体" w:cs="Times New Roman"/>
                <w:b/>
                <w:i w:val="0"/>
              </w:rPr>
              <w:t>风险</w:t>
            </w:r>
          </w:p>
        </w:tc>
        <w:tc>
          <w:tcPr>
            <w:tcW w:w="567" w:type="pct"/>
            <w:tcBorders>
              <w:top w:val="single" w:sz="4" w:space="0" w:color="000000"/>
              <w:bottom w:val="single" w:sz="4" w:space="0" w:color="000000"/>
            </w:tcBorders>
            <w:hideMark/>
          </w:tcPr>
          <w:p w14:paraId="78B4F68D" w14:textId="77777777" w:rsidR="00C92D18" w:rsidRPr="00336908" w:rsidRDefault="00C92D18" w:rsidP="0026599B">
            <w:pPr>
              <w:pStyle w:val="aff"/>
              <w:jc w:val="center"/>
              <w:cnfStyle w:val="100000000000" w:firstRow="1" w:lastRow="0" w:firstColumn="0" w:lastColumn="0" w:oddVBand="0" w:evenVBand="0" w:oddHBand="0" w:evenHBand="0" w:firstRowFirstColumn="0" w:firstRowLastColumn="0" w:lastRowFirstColumn="0" w:lastRowLastColumn="0"/>
              <w:rPr>
                <w:rFonts w:eastAsia="宋体" w:cs="Times New Roman"/>
                <w:b/>
                <w:i w:val="0"/>
              </w:rPr>
            </w:pPr>
            <w:r w:rsidRPr="00336908">
              <w:rPr>
                <w:rFonts w:eastAsia="宋体" w:cs="Times New Roman"/>
                <w:b/>
                <w:i w:val="0"/>
              </w:rPr>
              <w:t>佣金率</w:t>
            </w:r>
          </w:p>
        </w:tc>
      </w:tr>
      <w:tr w:rsidR="00C92D18" w:rsidRPr="00336908" w14:paraId="0745B82E" w14:textId="77777777" w:rsidTr="00336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9" w:type="pct"/>
            <w:tcBorders>
              <w:top w:val="single" w:sz="4" w:space="0" w:color="000000"/>
              <w:right w:val="single" w:sz="4" w:space="0" w:color="000000"/>
            </w:tcBorders>
            <w:hideMark/>
          </w:tcPr>
          <w:p w14:paraId="7294D97A" w14:textId="77777777" w:rsidR="00C92D18" w:rsidRPr="00336908" w:rsidRDefault="00C92D18" w:rsidP="0026599B">
            <w:pPr>
              <w:pStyle w:val="aff"/>
              <w:rPr>
                <w:rFonts w:eastAsia="宋体" w:cs="Times New Roman"/>
                <w:i w:val="0"/>
              </w:rPr>
            </w:pPr>
            <w:r w:rsidRPr="00336908">
              <w:rPr>
                <w:rFonts w:eastAsia="宋体" w:cs="Times New Roman"/>
                <w:i w:val="0"/>
              </w:rPr>
              <w:t>Agency</w:t>
            </w:r>
            <w:r w:rsidRPr="00336908">
              <w:rPr>
                <w:rFonts w:eastAsia="宋体" w:cs="Times New Roman"/>
                <w:i w:val="0"/>
              </w:rPr>
              <w:t>模式</w:t>
            </w:r>
          </w:p>
        </w:tc>
        <w:tc>
          <w:tcPr>
            <w:tcW w:w="2375" w:type="pct"/>
            <w:tcBorders>
              <w:top w:val="single" w:sz="4" w:space="0" w:color="000000"/>
              <w:left w:val="single" w:sz="4" w:space="0" w:color="000000"/>
            </w:tcBorders>
            <w:hideMark/>
          </w:tcPr>
          <w:p w14:paraId="536801E0" w14:textId="77777777" w:rsidR="00C92D18" w:rsidRPr="00336908" w:rsidRDefault="00C92D18" w:rsidP="00C92D18">
            <w:pPr>
              <w:pStyle w:val="aff"/>
              <w:cnfStyle w:val="000000100000" w:firstRow="0" w:lastRow="0" w:firstColumn="0" w:lastColumn="0" w:oddVBand="0" w:evenVBand="0" w:oddHBand="1" w:evenHBand="0" w:firstRowFirstColumn="0" w:firstRowLastColumn="0" w:lastRowFirstColumn="0" w:lastRowLastColumn="0"/>
            </w:pPr>
            <w:r w:rsidRPr="00336908">
              <w:t>平台企业为上游供应商的销售渠道，交易成功后</w:t>
            </w:r>
            <w:proofErr w:type="gramStart"/>
            <w:r w:rsidRPr="00336908">
              <w:t>按照是</w:t>
            </w:r>
            <w:proofErr w:type="gramEnd"/>
            <w:r w:rsidRPr="00336908">
              <w:t>先约定的比例收取佣金</w:t>
            </w:r>
            <w:r w:rsidRPr="00336908">
              <w:t xml:space="preserve"> </w:t>
            </w:r>
          </w:p>
        </w:tc>
        <w:tc>
          <w:tcPr>
            <w:tcW w:w="1029" w:type="pct"/>
            <w:tcBorders>
              <w:top w:val="single" w:sz="4" w:space="0" w:color="000000"/>
            </w:tcBorders>
            <w:hideMark/>
          </w:tcPr>
          <w:p w14:paraId="581CBF39" w14:textId="77777777" w:rsidR="00C92D18" w:rsidRPr="00336908" w:rsidRDefault="00C92D18" w:rsidP="00C92D18">
            <w:pPr>
              <w:pStyle w:val="aff"/>
              <w:cnfStyle w:val="000000100000" w:firstRow="0" w:lastRow="0" w:firstColumn="0" w:lastColumn="0" w:oddVBand="0" w:evenVBand="0" w:oddHBand="1" w:evenHBand="0" w:firstRowFirstColumn="0" w:firstRowLastColumn="0" w:lastRowFirstColumn="0" w:lastRowLastColumn="0"/>
            </w:pPr>
            <w:r w:rsidRPr="00336908">
              <w:t>不存在库存风险</w:t>
            </w:r>
          </w:p>
        </w:tc>
        <w:tc>
          <w:tcPr>
            <w:tcW w:w="567" w:type="pct"/>
            <w:tcBorders>
              <w:top w:val="single" w:sz="4" w:space="0" w:color="000000"/>
            </w:tcBorders>
            <w:hideMark/>
          </w:tcPr>
          <w:p w14:paraId="61E0C72B" w14:textId="77777777" w:rsidR="00C92D18" w:rsidRPr="00336908" w:rsidRDefault="00C92D18" w:rsidP="0026599B">
            <w:pPr>
              <w:pStyle w:val="aff"/>
              <w:jc w:val="center"/>
              <w:cnfStyle w:val="000000100000" w:firstRow="0" w:lastRow="0" w:firstColumn="0" w:lastColumn="0" w:oddVBand="0" w:evenVBand="0" w:oddHBand="1" w:evenHBand="0" w:firstRowFirstColumn="0" w:firstRowLastColumn="0" w:lastRowFirstColumn="0" w:lastRowLastColumn="0"/>
            </w:pPr>
            <w:r w:rsidRPr="00336908">
              <w:t>较低</w:t>
            </w:r>
          </w:p>
        </w:tc>
      </w:tr>
      <w:tr w:rsidR="00C92D18" w:rsidRPr="00336908" w14:paraId="313C8425" w14:textId="77777777" w:rsidTr="00336908">
        <w:tc>
          <w:tcPr>
            <w:cnfStyle w:val="001000000000" w:firstRow="0" w:lastRow="0" w:firstColumn="1" w:lastColumn="0" w:oddVBand="0" w:evenVBand="0" w:oddHBand="0" w:evenHBand="0" w:firstRowFirstColumn="0" w:firstRowLastColumn="0" w:lastRowFirstColumn="0" w:lastRowLastColumn="0"/>
            <w:tcW w:w="1029" w:type="pct"/>
            <w:tcBorders>
              <w:bottom w:val="single" w:sz="4" w:space="0" w:color="000000"/>
              <w:right w:val="single" w:sz="4" w:space="0" w:color="000000"/>
            </w:tcBorders>
            <w:hideMark/>
          </w:tcPr>
          <w:p w14:paraId="18B78458" w14:textId="77777777" w:rsidR="00C92D18" w:rsidRPr="00336908" w:rsidRDefault="00C92D18" w:rsidP="0026599B">
            <w:pPr>
              <w:pStyle w:val="aff"/>
              <w:rPr>
                <w:rFonts w:eastAsia="宋体" w:cs="Times New Roman"/>
                <w:i w:val="0"/>
              </w:rPr>
            </w:pPr>
            <w:r w:rsidRPr="00336908">
              <w:rPr>
                <w:rFonts w:eastAsia="宋体" w:cs="Times New Roman"/>
                <w:i w:val="0"/>
              </w:rPr>
              <w:t>Merchant</w:t>
            </w:r>
            <w:r w:rsidRPr="00336908">
              <w:rPr>
                <w:rFonts w:eastAsia="宋体" w:cs="Times New Roman"/>
                <w:i w:val="0"/>
              </w:rPr>
              <w:t>模式</w:t>
            </w:r>
          </w:p>
        </w:tc>
        <w:tc>
          <w:tcPr>
            <w:tcW w:w="2375" w:type="pct"/>
            <w:tcBorders>
              <w:left w:val="single" w:sz="4" w:space="0" w:color="000000"/>
              <w:bottom w:val="single" w:sz="4" w:space="0" w:color="000000"/>
            </w:tcBorders>
            <w:hideMark/>
          </w:tcPr>
          <w:p w14:paraId="535CF052" w14:textId="77777777" w:rsidR="00C92D18" w:rsidRPr="00336908" w:rsidRDefault="00C92D18" w:rsidP="00C92D18">
            <w:pPr>
              <w:pStyle w:val="aff"/>
              <w:cnfStyle w:val="000000000000" w:firstRow="0" w:lastRow="0" w:firstColumn="0" w:lastColumn="0" w:oddVBand="0" w:evenVBand="0" w:oddHBand="0" w:evenHBand="0" w:firstRowFirstColumn="0" w:firstRowLastColumn="0" w:lastRowFirstColumn="0" w:lastRowLastColumn="0"/>
            </w:pPr>
            <w:r w:rsidRPr="00336908">
              <w:t>平台企业向供应商承诺某一时间段内销售一定数量的商品，按照事先约定的价格向供应商做预付</w:t>
            </w:r>
          </w:p>
        </w:tc>
        <w:tc>
          <w:tcPr>
            <w:tcW w:w="1029" w:type="pct"/>
            <w:tcBorders>
              <w:bottom w:val="single" w:sz="4" w:space="0" w:color="000000"/>
            </w:tcBorders>
            <w:hideMark/>
          </w:tcPr>
          <w:p w14:paraId="2F7C5727" w14:textId="77777777" w:rsidR="00C92D18" w:rsidRPr="00336908" w:rsidRDefault="00C92D18" w:rsidP="00C92D18">
            <w:pPr>
              <w:pStyle w:val="aff"/>
              <w:cnfStyle w:val="000000000000" w:firstRow="0" w:lastRow="0" w:firstColumn="0" w:lastColumn="0" w:oddVBand="0" w:evenVBand="0" w:oddHBand="0" w:evenHBand="0" w:firstRowFirstColumn="0" w:firstRowLastColumn="0" w:lastRowFirstColumn="0" w:lastRowLastColumn="0"/>
            </w:pPr>
            <w:r w:rsidRPr="00336908">
              <w:t>存在库存风险和资金风险</w:t>
            </w:r>
          </w:p>
        </w:tc>
        <w:tc>
          <w:tcPr>
            <w:tcW w:w="567" w:type="pct"/>
            <w:tcBorders>
              <w:bottom w:val="single" w:sz="4" w:space="0" w:color="000000"/>
            </w:tcBorders>
            <w:hideMark/>
          </w:tcPr>
          <w:p w14:paraId="50283315" w14:textId="77777777" w:rsidR="00C92D18" w:rsidRPr="00336908" w:rsidRDefault="00C92D18" w:rsidP="0026599B">
            <w:pPr>
              <w:pStyle w:val="aff"/>
              <w:jc w:val="center"/>
              <w:cnfStyle w:val="000000000000" w:firstRow="0" w:lastRow="0" w:firstColumn="0" w:lastColumn="0" w:oddVBand="0" w:evenVBand="0" w:oddHBand="0" w:evenHBand="0" w:firstRowFirstColumn="0" w:firstRowLastColumn="0" w:lastRowFirstColumn="0" w:lastRowLastColumn="0"/>
            </w:pPr>
            <w:r w:rsidRPr="00336908">
              <w:t>较高</w:t>
            </w:r>
          </w:p>
        </w:tc>
      </w:tr>
    </w:tbl>
    <w:p w14:paraId="18E289AF" w14:textId="77777777" w:rsidR="008E3DE6" w:rsidRDefault="008E3DE6" w:rsidP="00C92D18">
      <w:pPr>
        <w:pStyle w:val="af"/>
        <w:ind w:firstLine="480"/>
      </w:pPr>
    </w:p>
    <w:p w14:paraId="7EA1E67B" w14:textId="35D0F0F0" w:rsidR="00C92D18" w:rsidRDefault="0026599B" w:rsidP="00C92D18">
      <w:pPr>
        <w:pStyle w:val="af"/>
        <w:ind w:firstLine="480"/>
        <w:rPr>
          <w:rFonts w:ascii="PMingLiU" w:hAnsi="PMingLiU"/>
        </w:rPr>
      </w:pPr>
      <w:r>
        <w:rPr>
          <w:rFonts w:hint="eastAsia"/>
        </w:rPr>
        <w:t>“</w:t>
      </w:r>
      <w:r w:rsidRPr="007D52BB">
        <w:rPr>
          <w:rFonts w:hint="eastAsia"/>
        </w:rPr>
        <w:t>机票</w:t>
      </w:r>
      <w:r w:rsidRPr="007D52BB">
        <w:t>+</w:t>
      </w:r>
      <w:r w:rsidRPr="007D52BB">
        <w:rPr>
          <w:rFonts w:hint="eastAsia"/>
        </w:rPr>
        <w:t>酒店</w:t>
      </w:r>
      <w:r>
        <w:rPr>
          <w:rFonts w:hint="eastAsia"/>
        </w:rPr>
        <w:t>”</w:t>
      </w:r>
      <w:r w:rsidRPr="007D52BB">
        <w:rPr>
          <w:rFonts w:hint="eastAsia"/>
        </w:rPr>
        <w:t>的网络分销模式</w:t>
      </w:r>
      <w:r w:rsidR="00C92D18" w:rsidRPr="004657BB">
        <w:rPr>
          <w:rFonts w:ascii="PMingLiU" w:hAnsi="PMingLiU" w:hint="eastAsia"/>
        </w:rPr>
        <w:t>在国内最具代表性的企业便是</w:t>
      </w:r>
      <w:r w:rsidR="00336908">
        <w:rPr>
          <w:rFonts w:ascii="PMingLiU" w:hAnsi="PMingLiU" w:hint="eastAsia"/>
        </w:rPr>
        <w:t>“携程旅游网”</w:t>
      </w:r>
      <w:r w:rsidR="00C92D18" w:rsidRPr="004657BB">
        <w:rPr>
          <w:rFonts w:ascii="PMingLiU" w:hAnsi="PMingLiU" w:hint="eastAsia"/>
        </w:rPr>
        <w:t>，</w:t>
      </w:r>
      <w:r w:rsidR="00C92D18" w:rsidRPr="00DA1C9D">
        <w:rPr>
          <w:rFonts w:asciiTheme="minorEastAsia" w:hAnsiTheme="minorEastAsia" w:hint="eastAsia"/>
        </w:rPr>
        <w:t>其</w:t>
      </w:r>
      <w:r w:rsidR="00C92D18" w:rsidRPr="004657BB">
        <w:rPr>
          <w:rFonts w:ascii="PMingLiU" w:hAnsi="PMingLiU" w:hint="eastAsia"/>
        </w:rPr>
        <w:t>于一九九九年创立，它的用户群体以商务人士、自助旅行人事等散客为主，提供无线端应用、酒店预订、机票预订、旅游度假、商旅管理、旅游信息服务为一体且全面旅行服务的平台企业。其凭借着服务平台的先进技术和呼叫中心的规模，长期累积客户群和提供规范化的服务，在国内机票和酒店的预订业务上有着显着的优势</w:t>
      </w:r>
      <w:r w:rsidR="00C92D18" w:rsidRPr="00D274D4">
        <w:rPr>
          <w:rFonts w:asciiTheme="minorEastAsia" w:hAnsiTheme="minorEastAsia" w:hint="eastAsia"/>
        </w:rPr>
        <w:t>，并且进</w:t>
      </w:r>
      <w:r w:rsidR="00C92D18" w:rsidRPr="00DA1C9D">
        <w:rPr>
          <w:rFonts w:asciiTheme="minorEastAsia" w:hAnsiTheme="minorEastAsia" w:hint="eastAsia"/>
        </w:rPr>
        <w:t>入全球最受欢迎的十大旅游网站</w:t>
      </w:r>
      <w:r w:rsidR="00C92D18" w:rsidRPr="00DA1C9D">
        <w:rPr>
          <w:rStyle w:val="a9"/>
          <w:rFonts w:asciiTheme="minorEastAsia" w:hAnsiTheme="minorEastAsia"/>
        </w:rPr>
        <w:footnoteReference w:id="6"/>
      </w:r>
      <w:r w:rsidR="00C92D18" w:rsidRPr="00DA1C9D">
        <w:rPr>
          <w:rFonts w:asciiTheme="minorEastAsia" w:hAnsiTheme="minorEastAsia" w:hint="eastAsia"/>
        </w:rPr>
        <w:t>之列</w:t>
      </w:r>
      <w:r w:rsidR="00C92D18" w:rsidRPr="00DA1C9D">
        <w:rPr>
          <w:rFonts w:ascii="PMingLiU" w:hAnsi="PMingLiU" w:hint="eastAsia"/>
        </w:rPr>
        <w:t>。</w:t>
      </w:r>
    </w:p>
    <w:p w14:paraId="2413E5CF" w14:textId="77777777" w:rsidR="00C92D18" w:rsidRPr="004657BB" w:rsidRDefault="00C92D18" w:rsidP="00C92D18">
      <w:pPr>
        <w:pStyle w:val="af"/>
        <w:ind w:firstLine="480"/>
        <w:rPr>
          <w:rFonts w:ascii="PMingLiU" w:eastAsia="PMingLiU" w:hAnsi="PMingLiU"/>
        </w:rPr>
      </w:pPr>
      <w:r w:rsidRPr="004657BB">
        <w:rPr>
          <w:rFonts w:ascii="PMingLiU" w:hAnsi="PMingLiU"/>
        </w:rPr>
        <w:t xml:space="preserve"> (</w:t>
      </w:r>
      <w:r w:rsidRPr="004657BB">
        <w:rPr>
          <w:rFonts w:ascii="PMingLiU" w:hAnsi="PMingLiU" w:hint="eastAsia"/>
        </w:rPr>
        <w:t>三</w:t>
      </w:r>
      <w:r w:rsidRPr="004657BB">
        <w:rPr>
          <w:rFonts w:ascii="PMingLiU" w:hAnsi="PMingLiU"/>
        </w:rPr>
        <w:t>)</w:t>
      </w:r>
      <w:r w:rsidRPr="004657BB">
        <w:rPr>
          <w:rFonts w:ascii="PMingLiU" w:hAnsi="PMingLiU" w:hint="eastAsia"/>
        </w:rPr>
        <w:t>、垂直引擎搜索模式</w:t>
      </w:r>
    </w:p>
    <w:p w14:paraId="2A640A0C" w14:textId="14F26493" w:rsidR="00C92D18" w:rsidRDefault="00C92D18" w:rsidP="00C92D18">
      <w:pPr>
        <w:pStyle w:val="af"/>
        <w:ind w:firstLine="480"/>
      </w:pPr>
      <w:r w:rsidRPr="004657BB">
        <w:rPr>
          <w:rFonts w:ascii="PMingLiU" w:hAnsi="PMingLiU" w:hint="eastAsia"/>
        </w:rPr>
        <w:t>此</w:t>
      </w:r>
      <w:r w:rsidRPr="002A7B4A">
        <w:rPr>
          <w:rFonts w:hint="eastAsia"/>
        </w:rPr>
        <w:t>类模式与上述分销商业模式截然不同，这类型的平台</w:t>
      </w:r>
      <w:r w:rsidRPr="00DA1C9D">
        <w:rPr>
          <w:rFonts w:asciiTheme="minorEastAsia" w:hAnsiTheme="minorEastAsia" w:hint="eastAsia"/>
        </w:rPr>
        <w:t>企业同样是</w:t>
      </w:r>
      <w:r w:rsidRPr="002A7B4A">
        <w:rPr>
          <w:rFonts w:hint="eastAsia"/>
        </w:rPr>
        <w:t>不自己贩</w:t>
      </w:r>
      <w:r w:rsidRPr="00DA1C9D">
        <w:rPr>
          <w:rFonts w:asciiTheme="minorEastAsia" w:hAnsiTheme="minorEastAsia" w:hint="eastAsia"/>
        </w:rPr>
        <w:t>售</w:t>
      </w:r>
      <w:r w:rsidRPr="002A7B4A">
        <w:rPr>
          <w:rFonts w:hint="eastAsia"/>
        </w:rPr>
        <w:t>旅游产品，而是通过便捷、先进的智能搜索技术，对已经存在于互联网上的旅游商品进行信息整合，为用户提供旅游产品比价搜索的功能，其</w:t>
      </w:r>
      <w:r w:rsidRPr="0081620A">
        <w:rPr>
          <w:rFonts w:ascii="PMingLiU" w:hAnsi="PMingLiU" w:hint="eastAsia"/>
        </w:rPr>
        <w:t>主</w:t>
      </w:r>
      <w:r w:rsidRPr="0026599B">
        <w:rPr>
          <w:rFonts w:hint="eastAsia"/>
        </w:rPr>
        <w:t>要收入来自广告收入，靠着实际点击模式</w:t>
      </w:r>
      <w:r w:rsidRPr="0026599B">
        <w:t>(Cost per thousand Click-through</w:t>
      </w:r>
      <w:r w:rsidRPr="0026599B">
        <w:rPr>
          <w:rFonts w:hint="eastAsia"/>
        </w:rPr>
        <w:t>，</w:t>
      </w:r>
      <w:r w:rsidRPr="0026599B">
        <w:t>CPC)</w:t>
      </w:r>
      <w:r w:rsidRPr="0026599B">
        <w:rPr>
          <w:vertAlign w:val="superscript"/>
        </w:rPr>
        <w:footnoteReference w:id="7"/>
      </w:r>
      <w:r w:rsidRPr="0026599B">
        <w:rPr>
          <w:rFonts w:hint="eastAsia"/>
        </w:rPr>
        <w:t>及广告展示次数</w:t>
      </w:r>
      <w:r w:rsidRPr="0026599B">
        <w:t>(Cost per Time</w:t>
      </w:r>
      <w:r w:rsidRPr="0026599B">
        <w:rPr>
          <w:rFonts w:hint="eastAsia"/>
        </w:rPr>
        <w:t>，</w:t>
      </w:r>
      <w:r w:rsidRPr="0026599B">
        <w:t xml:space="preserve">CPT) </w:t>
      </w:r>
      <w:r w:rsidRPr="0026599B">
        <w:rPr>
          <w:vertAlign w:val="superscript"/>
        </w:rPr>
        <w:footnoteReference w:id="8"/>
      </w:r>
      <w:r w:rsidRPr="0026599B">
        <w:rPr>
          <w:rFonts w:hint="eastAsia"/>
        </w:rPr>
        <w:t>获取佣金。「去哪ㄦ网」便是国内旅游垂直搜索平台的佼佼者，作为全球独立用</w:t>
      </w:r>
      <w:r w:rsidRPr="0026599B">
        <w:rPr>
          <w:rFonts w:hint="eastAsia"/>
        </w:rPr>
        <w:lastRenderedPageBreak/>
        <w:t>户量最多的垂直旅游搜索网站</w:t>
      </w:r>
      <w:r w:rsidRPr="0026599B">
        <w:rPr>
          <w:vertAlign w:val="superscript"/>
        </w:rPr>
        <w:footnoteReference w:id="9"/>
      </w:r>
      <w:r w:rsidR="009F425D" w:rsidRPr="0026599B">
        <w:rPr>
          <w:rFonts w:hint="eastAsia"/>
        </w:rPr>
        <w:t>，其创立于</w:t>
      </w:r>
      <w:r w:rsidR="009F425D" w:rsidRPr="0026599B">
        <w:t>2005</w:t>
      </w:r>
      <w:r w:rsidR="009F425D" w:rsidRPr="0026599B">
        <w:rPr>
          <w:rFonts w:hint="eastAsia"/>
        </w:rPr>
        <w:t>年，其通过网站及移动客户端的全平台覆盖，随时随地为旅行者提供国内外</w:t>
      </w:r>
      <w:r w:rsidR="009F425D" w:rsidRPr="009F425D">
        <w:rPr>
          <w:rFonts w:asciiTheme="minorEastAsia" w:hAnsiTheme="minorEastAsia" w:hint="eastAsia"/>
        </w:rPr>
        <w:t>的旅游</w:t>
      </w:r>
      <w:r w:rsidR="009F425D" w:rsidRPr="0026599B">
        <w:rPr>
          <w:rFonts w:hint="eastAsia"/>
        </w:rPr>
        <w:t>机票、</w:t>
      </w:r>
      <w:r w:rsidR="009F425D">
        <w:rPr>
          <w:rFonts w:hint="eastAsia"/>
        </w:rPr>
        <w:t>酒店、</w:t>
      </w:r>
      <w:r w:rsidR="009F425D" w:rsidRPr="009F425D">
        <w:rPr>
          <w:rFonts w:asciiTheme="minorEastAsia" w:hAnsiTheme="minorEastAsia" w:hint="eastAsia"/>
        </w:rPr>
        <w:t>旅游团购商品</w:t>
      </w:r>
      <w:r w:rsidR="009F425D" w:rsidRPr="0026599B">
        <w:rPr>
          <w:rFonts w:hint="eastAsia"/>
        </w:rPr>
        <w:t>及旅行</w:t>
      </w:r>
      <w:r w:rsidR="009F425D" w:rsidRPr="009F425D">
        <w:rPr>
          <w:rFonts w:asciiTheme="minorEastAsia" w:hAnsiTheme="minorEastAsia" w:hint="eastAsia"/>
        </w:rPr>
        <w:t>相关</w:t>
      </w:r>
      <w:r w:rsidR="009F425D">
        <w:rPr>
          <w:rFonts w:hint="eastAsia"/>
        </w:rPr>
        <w:t>信息的</w:t>
      </w:r>
      <w:r w:rsidR="009F425D" w:rsidRPr="002A7B4A">
        <w:rPr>
          <w:rFonts w:hint="eastAsia"/>
        </w:rPr>
        <w:t>搜索，</w:t>
      </w:r>
      <w:r w:rsidR="009F425D" w:rsidRPr="00FA2A4B">
        <w:rPr>
          <w:rFonts w:asciiTheme="minorEastAsia" w:hAnsiTheme="minorEastAsia" w:hint="eastAsia"/>
        </w:rPr>
        <w:t>向其他</w:t>
      </w:r>
      <w:proofErr w:type="gramStart"/>
      <w:r w:rsidR="009F425D" w:rsidRPr="00FA2A4B">
        <w:rPr>
          <w:rFonts w:asciiTheme="minorEastAsia" w:hAnsiTheme="minorEastAsia" w:hint="eastAsia"/>
        </w:rPr>
        <w:t>酒店官网或</w:t>
      </w:r>
      <w:proofErr w:type="gramEnd"/>
      <w:r w:rsidR="009F425D" w:rsidRPr="00FA2A4B">
        <w:rPr>
          <w:rFonts w:asciiTheme="minorEastAsia" w:hAnsiTheme="minorEastAsia" w:hint="eastAsia"/>
        </w:rPr>
        <w:t>在线代理商收取流量导入费用</w:t>
      </w:r>
      <w:r w:rsidRPr="00FA2A4B">
        <w:rPr>
          <w:rFonts w:asciiTheme="minorEastAsia" w:hAnsiTheme="minorEastAsia" w:hint="eastAsia"/>
        </w:rPr>
        <w:t>，将各种信息汇聚在它们平台上，</w:t>
      </w:r>
      <w:r w:rsidRPr="002A7B4A">
        <w:rPr>
          <w:rFonts w:hint="eastAsia"/>
        </w:rPr>
        <w:t>帮</w:t>
      </w:r>
      <w:r w:rsidRPr="00E17CF8">
        <w:rPr>
          <w:rFonts w:hint="eastAsia"/>
        </w:rPr>
        <w:t>助</w:t>
      </w:r>
      <w:r w:rsidR="009F425D" w:rsidRPr="00E17CF8">
        <w:rPr>
          <w:rFonts w:hint="eastAsia"/>
        </w:rPr>
        <w:t>旅行者找到</w:t>
      </w:r>
      <w:r w:rsidR="009F425D" w:rsidRPr="009F425D">
        <w:rPr>
          <w:rFonts w:asciiTheme="minorEastAsia" w:hAnsiTheme="minorEastAsia" w:hint="eastAsia"/>
        </w:rPr>
        <w:t>高</w:t>
      </w:r>
      <w:r w:rsidR="009F425D" w:rsidRPr="00E17CF8">
        <w:rPr>
          <w:rFonts w:hint="eastAsia"/>
        </w:rPr>
        <w:t>性价比的产品</w:t>
      </w:r>
      <w:r w:rsidR="009F425D" w:rsidRPr="009F425D">
        <w:rPr>
          <w:rFonts w:asciiTheme="minorEastAsia" w:hAnsiTheme="minorEastAsia" w:hint="eastAsia"/>
        </w:rPr>
        <w:t>以及较为正确有用</w:t>
      </w:r>
      <w:r w:rsidR="009F425D" w:rsidRPr="00E17CF8">
        <w:rPr>
          <w:rFonts w:hint="eastAsia"/>
        </w:rPr>
        <w:t>的信息，聪明</w:t>
      </w:r>
      <w:r w:rsidRPr="00E17CF8">
        <w:rPr>
          <w:rFonts w:hint="eastAsia"/>
        </w:rPr>
        <w:t>地安排旅行。</w:t>
      </w:r>
    </w:p>
    <w:p w14:paraId="5AE22BA6" w14:textId="77777777" w:rsidR="00C92D18" w:rsidRPr="00E17CF8" w:rsidRDefault="00C92D18" w:rsidP="00C92D18">
      <w:pPr>
        <w:pStyle w:val="af"/>
        <w:ind w:firstLine="480"/>
      </w:pPr>
      <w:r w:rsidRPr="00E17CF8">
        <w:t xml:space="preserve"> (</w:t>
      </w:r>
      <w:r w:rsidRPr="00E17CF8">
        <w:rPr>
          <w:rFonts w:hint="eastAsia"/>
        </w:rPr>
        <w:t>四</w:t>
      </w:r>
      <w:r w:rsidRPr="00E17CF8">
        <w:t>)</w:t>
      </w:r>
      <w:r w:rsidRPr="00E17CF8">
        <w:rPr>
          <w:rFonts w:hint="eastAsia"/>
        </w:rPr>
        <w:t>、第三方买手平台</w:t>
      </w:r>
    </w:p>
    <w:p w14:paraId="31B16F79" w14:textId="1E724CFC" w:rsidR="00C92D18" w:rsidRPr="00587B66" w:rsidRDefault="00C92D18" w:rsidP="00C92D18">
      <w:pPr>
        <w:pStyle w:val="af"/>
        <w:ind w:firstLine="480"/>
      </w:pPr>
      <w:r w:rsidRPr="00E17CF8">
        <w:rPr>
          <w:rFonts w:hint="eastAsia"/>
        </w:rPr>
        <w:t>这类平台的基本模式是通过专业旅游者的角度，手动挑选优惠酒店套餐</w:t>
      </w:r>
      <w:r w:rsidRPr="00E17CF8">
        <w:t xml:space="preserve"> (</w:t>
      </w:r>
      <w:r w:rsidRPr="00E17CF8">
        <w:rPr>
          <w:rFonts w:hint="eastAsia"/>
        </w:rPr>
        <w:t>包括与酒店的讨论与共同定价</w:t>
      </w:r>
      <w:r w:rsidRPr="00E17CF8">
        <w:t xml:space="preserve">) </w:t>
      </w:r>
      <w:r w:rsidRPr="00E17CF8">
        <w:rPr>
          <w:rFonts w:hint="eastAsia"/>
        </w:rPr>
        <w:t>与其他旅游产品一起打包出售，每周以邮件订阅的形式推送给客户。目前较为知名的是来自硅谷的</w:t>
      </w:r>
      <w:r w:rsidR="0026599B">
        <w:rPr>
          <w:rFonts w:asciiTheme="minorEastAsia" w:hAnsiTheme="minorEastAsia" w:hint="eastAsia"/>
        </w:rPr>
        <w:t>“</w:t>
      </w:r>
      <w:r w:rsidRPr="00E17CF8">
        <w:rPr>
          <w:rFonts w:hint="eastAsia"/>
        </w:rPr>
        <w:t>旅游族</w:t>
      </w:r>
      <w:r w:rsidRPr="00E17CF8">
        <w:t xml:space="preserve"> (Travelzoo)</w:t>
      </w:r>
      <w:r w:rsidR="0026599B">
        <w:rPr>
          <w:rFonts w:asciiTheme="minorEastAsia" w:hAnsiTheme="minorEastAsia" w:hint="eastAsia"/>
        </w:rPr>
        <w:t>”</w:t>
      </w:r>
      <w:r w:rsidRPr="00E17CF8">
        <w:rPr>
          <w:rFonts w:hint="eastAsia"/>
        </w:rPr>
        <w:t>，其全球</w:t>
      </w:r>
      <w:proofErr w:type="gramStart"/>
      <w:r w:rsidRPr="00E17CF8">
        <w:rPr>
          <w:rFonts w:hint="eastAsia"/>
        </w:rPr>
        <w:t>订阅户</w:t>
      </w:r>
      <w:proofErr w:type="gramEnd"/>
      <w:r w:rsidRPr="00E17CF8">
        <w:rPr>
          <w:rFonts w:hint="eastAsia"/>
        </w:rPr>
        <w:t>约为</w:t>
      </w:r>
      <w:r w:rsidRPr="00E17CF8">
        <w:t>2,700</w:t>
      </w:r>
      <w:r w:rsidRPr="00587B66">
        <w:rPr>
          <w:rFonts w:hint="eastAsia"/>
        </w:rPr>
        <w:t>万人，这是少数延续</w:t>
      </w:r>
      <w:r w:rsidR="0026599B">
        <w:rPr>
          <w:rFonts w:hint="eastAsia"/>
        </w:rPr>
        <w:t>“</w:t>
      </w:r>
      <w:r w:rsidRPr="00587B66">
        <w:t>web1.0</w:t>
      </w:r>
      <w:r w:rsidRPr="00587B66">
        <w:rPr>
          <w:rFonts w:hint="eastAsia"/>
        </w:rPr>
        <w:t>模式</w:t>
      </w:r>
      <w:r w:rsidR="0026599B">
        <w:rPr>
          <w:rFonts w:hint="eastAsia"/>
        </w:rPr>
        <w:t>”</w:t>
      </w:r>
      <w:r w:rsidRPr="00587B66">
        <w:rPr>
          <w:rFonts w:hint="eastAsia"/>
        </w:rPr>
        <w:t>的在线平台，但却拥有</w:t>
      </w:r>
      <w:r w:rsidRPr="00587B66">
        <w:t>30%</w:t>
      </w:r>
      <w:r w:rsidRPr="00587B66">
        <w:rPr>
          <w:rFonts w:hint="eastAsia"/>
        </w:rPr>
        <w:t>以上的订单转化率。</w:t>
      </w:r>
    </w:p>
    <w:p w14:paraId="7F0E4B92" w14:textId="77777777" w:rsidR="00C92D18" w:rsidRPr="00676D75" w:rsidRDefault="00C92D18" w:rsidP="00C92D18">
      <w:pPr>
        <w:pStyle w:val="af"/>
        <w:ind w:firstLine="480"/>
      </w:pPr>
      <w:r w:rsidRPr="00587B66">
        <w:t xml:space="preserve"> (</w:t>
      </w:r>
      <w:r w:rsidRPr="00587B66">
        <w:rPr>
          <w:rFonts w:hint="eastAsia"/>
        </w:rPr>
        <w:t>五</w:t>
      </w:r>
      <w:r w:rsidRPr="00587B66">
        <w:t>)</w:t>
      </w:r>
      <w:r w:rsidRPr="00587B66">
        <w:rPr>
          <w:rFonts w:hint="eastAsia"/>
        </w:rPr>
        <w:t>、旅游社区延伸出</w:t>
      </w:r>
      <w:r>
        <w:rPr>
          <w:rFonts w:hint="eastAsia"/>
        </w:rPr>
        <w:t>的第三方</w:t>
      </w:r>
      <w:r w:rsidRPr="00FA2A4B">
        <w:rPr>
          <w:rFonts w:asciiTheme="minorEastAsia" w:hAnsiTheme="minorEastAsia" w:hint="eastAsia"/>
        </w:rPr>
        <w:t>社交</w:t>
      </w:r>
      <w:r w:rsidRPr="00676D75">
        <w:rPr>
          <w:rFonts w:hint="eastAsia"/>
        </w:rPr>
        <w:t>平台</w:t>
      </w:r>
    </w:p>
    <w:p w14:paraId="62761F57" w14:textId="77777777" w:rsidR="00C92D18" w:rsidRDefault="00C92D18" w:rsidP="00C92D18">
      <w:pPr>
        <w:pStyle w:val="af"/>
        <w:ind w:firstLine="480"/>
      </w:pPr>
      <w:r w:rsidRPr="00676D75">
        <w:rPr>
          <w:rFonts w:hint="eastAsia"/>
        </w:rPr>
        <w:t>此类平台是基于用户生成内容</w:t>
      </w:r>
      <w:r w:rsidRPr="00676D75">
        <w:t xml:space="preserve"> (</w:t>
      </w:r>
      <w:r w:rsidRPr="00676D75">
        <w:rPr>
          <w:rStyle w:val="af7"/>
          <w:b w:val="0"/>
          <w:bCs w:val="0"/>
        </w:rPr>
        <w:t>User Generated Content, UGC</w:t>
      </w:r>
      <w:r w:rsidRPr="00676D75">
        <w:t xml:space="preserve">) </w:t>
      </w:r>
      <w:r w:rsidRPr="00676D75">
        <w:rPr>
          <w:rFonts w:hint="eastAsia"/>
        </w:rPr>
        <w:t>旅游社区的延伸，用户将自己的旅游经验向其他旅行者分享旅游信息和旅游攻略，同时平台提供快速预订旅游产品的链接为其合作关联的公司增加业务量，其本身并不直接向旅行者出售产品，由于该类平台的核心是忠诚的用户及优质的旅游内信息，相对其他平台而言更具渗透性。国内典型的网站如</w:t>
      </w:r>
      <w:r w:rsidRPr="00623985">
        <w:rPr>
          <w:rFonts w:asciiTheme="minorEastAsia" w:hAnsiTheme="minorEastAsia" w:hint="eastAsia"/>
        </w:rPr>
        <w:t>「</w:t>
      </w:r>
      <w:proofErr w:type="gramStart"/>
      <w:r w:rsidRPr="00676D75">
        <w:rPr>
          <w:rFonts w:hint="eastAsia"/>
        </w:rPr>
        <w:t>穷游网</w:t>
      </w:r>
      <w:proofErr w:type="gramEnd"/>
      <w:r w:rsidRPr="00623985">
        <w:rPr>
          <w:rFonts w:asciiTheme="minorEastAsia" w:hAnsiTheme="minorEastAsia" w:hint="eastAsia"/>
        </w:rPr>
        <w:t>」</w:t>
      </w:r>
      <w:r w:rsidRPr="00676D75">
        <w:rPr>
          <w:rFonts w:hint="eastAsia"/>
        </w:rPr>
        <w:t>，创立于</w:t>
      </w:r>
      <w:r w:rsidRPr="00676D75">
        <w:t>2004</w:t>
      </w:r>
      <w:r w:rsidRPr="00676D75">
        <w:rPr>
          <w:rFonts w:hint="eastAsia"/>
        </w:rPr>
        <w:t>年，在用户旅游之前的</w:t>
      </w:r>
      <w:proofErr w:type="gramStart"/>
      <w:r w:rsidRPr="00676D75">
        <w:rPr>
          <w:rFonts w:hint="eastAsia"/>
        </w:rPr>
        <w:t>规</w:t>
      </w:r>
      <w:proofErr w:type="gramEnd"/>
      <w:r w:rsidRPr="00676D75">
        <w:rPr>
          <w:rFonts w:hint="eastAsia"/>
        </w:rPr>
        <w:t>画提供真实的点评信息，旅游过程中通过移动端等贴心服务，在用户游玩回来后鼓励其提供真实的点评内容，如此良性循环，以用户累积用户强大其平台生态系统。</w:t>
      </w:r>
    </w:p>
    <w:p w14:paraId="7A8B15FF" w14:textId="71D2A18E" w:rsidR="009E4ADA" w:rsidRPr="00C92D18" w:rsidRDefault="009E4ADA" w:rsidP="009E4ADA">
      <w:pPr>
        <w:pStyle w:val="af1"/>
      </w:pPr>
      <w:bookmarkStart w:id="145" w:name="_Toc432531311"/>
      <w:r w:rsidRPr="005B67D2">
        <w:rPr>
          <w:rFonts w:hint="eastAsia"/>
        </w:rPr>
        <w:t>表</w:t>
      </w:r>
      <w:r w:rsidRPr="005B67D2">
        <w:t>3.2</w:t>
      </w:r>
      <w:r w:rsidR="0026599B">
        <w:rPr>
          <w:rFonts w:asciiTheme="minorEastAsia" w:eastAsiaTheme="minorEastAsia" w:hAnsiTheme="minorEastAsia" w:hint="eastAsia"/>
        </w:rPr>
        <w:t xml:space="preserve">　</w:t>
      </w:r>
      <w:r w:rsidRPr="005B67D2">
        <w:rPr>
          <w:rFonts w:hint="eastAsia"/>
        </w:rPr>
        <w:t>中美在线旅游细分市场的平台企业代表</w:t>
      </w:r>
      <w:bookmarkEnd w:id="145"/>
    </w:p>
    <w:tbl>
      <w:tblPr>
        <w:tblStyle w:val="PlainTable5"/>
        <w:tblW w:w="5000" w:type="pct"/>
        <w:tblLook w:val="04A0" w:firstRow="1" w:lastRow="0" w:firstColumn="1" w:lastColumn="0" w:noHBand="0" w:noVBand="1"/>
      </w:tblPr>
      <w:tblGrid>
        <w:gridCol w:w="2951"/>
        <w:gridCol w:w="3161"/>
        <w:gridCol w:w="3062"/>
      </w:tblGrid>
      <w:tr w:rsidR="00C92D18" w:rsidRPr="00450CBF" w14:paraId="0E61EAC5" w14:textId="77777777" w:rsidTr="00450CB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8" w:type="pct"/>
            <w:tcBorders>
              <w:top w:val="single" w:sz="4" w:space="0" w:color="000000"/>
              <w:bottom w:val="single" w:sz="4" w:space="0" w:color="000000"/>
            </w:tcBorders>
          </w:tcPr>
          <w:p w14:paraId="73598CBC" w14:textId="77777777" w:rsidR="00C92D18" w:rsidRPr="00450CBF" w:rsidRDefault="00C92D18" w:rsidP="00C92D18">
            <w:pPr>
              <w:pStyle w:val="aff"/>
              <w:rPr>
                <w:b/>
                <w:i w:val="0"/>
              </w:rPr>
            </w:pPr>
            <w:r w:rsidRPr="00450CBF">
              <w:rPr>
                <w:rFonts w:hint="eastAsia"/>
                <w:b/>
                <w:i w:val="0"/>
              </w:rPr>
              <w:t>细分市场</w:t>
            </w:r>
          </w:p>
        </w:tc>
        <w:tc>
          <w:tcPr>
            <w:tcW w:w="1723" w:type="pct"/>
            <w:tcBorders>
              <w:top w:val="single" w:sz="4" w:space="0" w:color="000000"/>
              <w:bottom w:val="single" w:sz="4" w:space="0" w:color="000000"/>
            </w:tcBorders>
          </w:tcPr>
          <w:p w14:paraId="4D78F445" w14:textId="77777777" w:rsidR="00C92D18" w:rsidRPr="00450CBF" w:rsidRDefault="00C92D18" w:rsidP="00C92D18">
            <w:pPr>
              <w:pStyle w:val="aff"/>
              <w:cnfStyle w:val="100000000000" w:firstRow="1" w:lastRow="0" w:firstColumn="0" w:lastColumn="0" w:oddVBand="0" w:evenVBand="0" w:oddHBand="0" w:evenHBand="0" w:firstRowFirstColumn="0" w:firstRowLastColumn="0" w:lastRowFirstColumn="0" w:lastRowLastColumn="0"/>
              <w:rPr>
                <w:b/>
                <w:i w:val="0"/>
              </w:rPr>
            </w:pPr>
            <w:r w:rsidRPr="00450CBF">
              <w:rPr>
                <w:rFonts w:hint="eastAsia"/>
                <w:b/>
                <w:i w:val="0"/>
              </w:rPr>
              <w:t>美国平台企业</w:t>
            </w:r>
          </w:p>
        </w:tc>
        <w:tc>
          <w:tcPr>
            <w:tcW w:w="1669" w:type="pct"/>
            <w:tcBorders>
              <w:top w:val="single" w:sz="4" w:space="0" w:color="000000"/>
              <w:bottom w:val="single" w:sz="4" w:space="0" w:color="000000"/>
            </w:tcBorders>
          </w:tcPr>
          <w:p w14:paraId="343FCB2A" w14:textId="77777777" w:rsidR="00C92D18" w:rsidRPr="00450CBF" w:rsidRDefault="00C92D18" w:rsidP="00C92D18">
            <w:pPr>
              <w:pStyle w:val="aff"/>
              <w:cnfStyle w:val="100000000000" w:firstRow="1" w:lastRow="0" w:firstColumn="0" w:lastColumn="0" w:oddVBand="0" w:evenVBand="0" w:oddHBand="0" w:evenHBand="0" w:firstRowFirstColumn="0" w:firstRowLastColumn="0" w:lastRowFirstColumn="0" w:lastRowLastColumn="0"/>
              <w:rPr>
                <w:b/>
                <w:i w:val="0"/>
              </w:rPr>
            </w:pPr>
            <w:r w:rsidRPr="00450CBF">
              <w:rPr>
                <w:rFonts w:hint="eastAsia"/>
                <w:b/>
                <w:i w:val="0"/>
              </w:rPr>
              <w:t>中国平台企业</w:t>
            </w:r>
          </w:p>
        </w:tc>
      </w:tr>
      <w:tr w:rsidR="00C92D18" w:rsidRPr="00450CBF" w14:paraId="769075F2" w14:textId="77777777" w:rsidTr="00450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tcBorders>
              <w:top w:val="single" w:sz="4" w:space="0" w:color="000000"/>
              <w:right w:val="single" w:sz="4" w:space="0" w:color="000000"/>
            </w:tcBorders>
          </w:tcPr>
          <w:p w14:paraId="5D78393E" w14:textId="77777777" w:rsidR="00C92D18" w:rsidRPr="00450CBF" w:rsidRDefault="00C92D18" w:rsidP="00C92D18">
            <w:pPr>
              <w:pStyle w:val="aff"/>
              <w:rPr>
                <w:i w:val="0"/>
              </w:rPr>
            </w:pPr>
            <w:r w:rsidRPr="00450CBF">
              <w:rPr>
                <w:rFonts w:hint="eastAsia"/>
                <w:i w:val="0"/>
              </w:rPr>
              <w:t>在线代理商</w:t>
            </w:r>
            <w:r w:rsidRPr="00450CBF">
              <w:rPr>
                <w:i w:val="0"/>
              </w:rPr>
              <w:t xml:space="preserve"> (OTA)</w:t>
            </w:r>
          </w:p>
        </w:tc>
        <w:tc>
          <w:tcPr>
            <w:tcW w:w="1723" w:type="pct"/>
            <w:tcBorders>
              <w:top w:val="single" w:sz="4" w:space="0" w:color="000000"/>
              <w:left w:val="single" w:sz="4" w:space="0" w:color="000000"/>
            </w:tcBorders>
          </w:tcPr>
          <w:p w14:paraId="6838E9C5" w14:textId="77777777" w:rsidR="00C92D18" w:rsidRPr="00450CBF" w:rsidRDefault="00C92D18" w:rsidP="00C92D18">
            <w:pPr>
              <w:pStyle w:val="aff"/>
              <w:cnfStyle w:val="000000100000" w:firstRow="0" w:lastRow="0" w:firstColumn="0" w:lastColumn="0" w:oddVBand="0" w:evenVBand="0" w:oddHBand="1" w:evenHBand="0" w:firstRowFirstColumn="0" w:firstRowLastColumn="0" w:lastRowFirstColumn="0" w:lastRowLastColumn="0"/>
            </w:pPr>
            <w:r w:rsidRPr="00450CBF">
              <w:t>Priceline</w:t>
            </w:r>
            <w:r w:rsidRPr="00450CBF">
              <w:rPr>
                <w:rFonts w:hint="eastAsia"/>
              </w:rPr>
              <w:t>、</w:t>
            </w:r>
            <w:r w:rsidRPr="00450CBF">
              <w:t>Expedia</w:t>
            </w:r>
            <w:r w:rsidRPr="00450CBF">
              <w:rPr>
                <w:rFonts w:hint="eastAsia"/>
              </w:rPr>
              <w:t>、</w:t>
            </w:r>
            <w:r w:rsidRPr="00450CBF">
              <w:t>Orbitz</w:t>
            </w:r>
          </w:p>
        </w:tc>
        <w:tc>
          <w:tcPr>
            <w:tcW w:w="1669" w:type="pct"/>
            <w:tcBorders>
              <w:top w:val="single" w:sz="4" w:space="0" w:color="000000"/>
            </w:tcBorders>
          </w:tcPr>
          <w:p w14:paraId="6A6D1A22" w14:textId="77777777" w:rsidR="00C92D18" w:rsidRPr="00450CBF" w:rsidRDefault="00C92D18" w:rsidP="00C92D18">
            <w:pPr>
              <w:pStyle w:val="aff"/>
              <w:cnfStyle w:val="000000100000" w:firstRow="0" w:lastRow="0" w:firstColumn="0" w:lastColumn="0" w:oddVBand="0" w:evenVBand="0" w:oddHBand="1" w:evenHBand="0" w:firstRowFirstColumn="0" w:firstRowLastColumn="0" w:lastRowFirstColumn="0" w:lastRowLastColumn="0"/>
            </w:pPr>
            <w:proofErr w:type="gramStart"/>
            <w:r w:rsidRPr="00450CBF">
              <w:rPr>
                <w:rFonts w:hint="eastAsia"/>
              </w:rPr>
              <w:t>携程网</w:t>
            </w:r>
            <w:proofErr w:type="gramEnd"/>
            <w:r w:rsidRPr="00450CBF">
              <w:rPr>
                <w:rFonts w:hint="eastAsia"/>
              </w:rPr>
              <w:t>、</w:t>
            </w:r>
            <w:proofErr w:type="gramStart"/>
            <w:r w:rsidRPr="00450CBF">
              <w:rPr>
                <w:rFonts w:hint="eastAsia"/>
              </w:rPr>
              <w:t>艺龙网</w:t>
            </w:r>
            <w:proofErr w:type="gramEnd"/>
          </w:p>
        </w:tc>
      </w:tr>
      <w:tr w:rsidR="00C92D18" w:rsidRPr="00450CBF" w14:paraId="4C539E0B" w14:textId="77777777" w:rsidTr="00450CBF">
        <w:tc>
          <w:tcPr>
            <w:cnfStyle w:val="001000000000" w:firstRow="0" w:lastRow="0" w:firstColumn="1" w:lastColumn="0" w:oddVBand="0" w:evenVBand="0" w:oddHBand="0" w:evenHBand="0" w:firstRowFirstColumn="0" w:firstRowLastColumn="0" w:lastRowFirstColumn="0" w:lastRowLastColumn="0"/>
            <w:tcW w:w="1608" w:type="pct"/>
            <w:tcBorders>
              <w:right w:val="single" w:sz="4" w:space="0" w:color="000000"/>
            </w:tcBorders>
          </w:tcPr>
          <w:p w14:paraId="1F09BED3" w14:textId="77777777" w:rsidR="00C92D18" w:rsidRPr="00450CBF" w:rsidRDefault="00C92D18" w:rsidP="00C92D18">
            <w:pPr>
              <w:pStyle w:val="aff"/>
              <w:rPr>
                <w:i w:val="0"/>
              </w:rPr>
            </w:pPr>
            <w:r w:rsidRPr="00450CBF">
              <w:rPr>
                <w:rFonts w:hint="eastAsia"/>
                <w:i w:val="0"/>
              </w:rPr>
              <w:t>综合电商</w:t>
            </w:r>
          </w:p>
        </w:tc>
        <w:tc>
          <w:tcPr>
            <w:tcW w:w="1723" w:type="pct"/>
            <w:tcBorders>
              <w:left w:val="single" w:sz="4" w:space="0" w:color="000000"/>
            </w:tcBorders>
          </w:tcPr>
          <w:p w14:paraId="53EA6C82" w14:textId="77777777" w:rsidR="00C92D18" w:rsidRPr="00450CBF" w:rsidRDefault="00C92D18" w:rsidP="00C92D18">
            <w:pPr>
              <w:pStyle w:val="aff"/>
              <w:cnfStyle w:val="000000000000" w:firstRow="0" w:lastRow="0" w:firstColumn="0" w:lastColumn="0" w:oddVBand="0" w:evenVBand="0" w:oddHBand="0" w:evenHBand="0" w:firstRowFirstColumn="0" w:firstRowLastColumn="0" w:lastRowFirstColumn="0" w:lastRowLastColumn="0"/>
            </w:pPr>
            <w:r w:rsidRPr="00450CBF">
              <w:t>Amazon</w:t>
            </w:r>
          </w:p>
        </w:tc>
        <w:tc>
          <w:tcPr>
            <w:tcW w:w="1669" w:type="pct"/>
          </w:tcPr>
          <w:p w14:paraId="6351987B" w14:textId="77777777" w:rsidR="00C92D18" w:rsidRPr="00450CBF" w:rsidRDefault="00C92D18" w:rsidP="00C92D18">
            <w:pPr>
              <w:pStyle w:val="aff"/>
              <w:cnfStyle w:val="000000000000" w:firstRow="0" w:lastRow="0" w:firstColumn="0" w:lastColumn="0" w:oddVBand="0" w:evenVBand="0" w:oddHBand="0" w:evenHBand="0" w:firstRowFirstColumn="0" w:firstRowLastColumn="0" w:lastRowFirstColumn="0" w:lastRowLastColumn="0"/>
            </w:pPr>
            <w:r w:rsidRPr="00450CBF">
              <w:rPr>
                <w:rFonts w:hint="eastAsia"/>
              </w:rPr>
              <w:t>去啊</w:t>
            </w:r>
          </w:p>
        </w:tc>
      </w:tr>
      <w:tr w:rsidR="00C92D18" w:rsidRPr="00450CBF" w14:paraId="20819D7C" w14:textId="77777777" w:rsidTr="00450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tcBorders>
              <w:right w:val="single" w:sz="4" w:space="0" w:color="000000"/>
            </w:tcBorders>
          </w:tcPr>
          <w:p w14:paraId="3EE2F366" w14:textId="77777777" w:rsidR="00C92D18" w:rsidRPr="00450CBF" w:rsidRDefault="00C92D18" w:rsidP="00C92D18">
            <w:pPr>
              <w:pStyle w:val="aff"/>
              <w:rPr>
                <w:i w:val="0"/>
              </w:rPr>
            </w:pPr>
            <w:r w:rsidRPr="00450CBF">
              <w:rPr>
                <w:rFonts w:hint="eastAsia"/>
                <w:i w:val="0"/>
              </w:rPr>
              <w:t>搜索比价</w:t>
            </w:r>
          </w:p>
        </w:tc>
        <w:tc>
          <w:tcPr>
            <w:tcW w:w="1723" w:type="pct"/>
            <w:tcBorders>
              <w:left w:val="single" w:sz="4" w:space="0" w:color="000000"/>
            </w:tcBorders>
          </w:tcPr>
          <w:p w14:paraId="23A05D02" w14:textId="77777777" w:rsidR="00C92D18" w:rsidRPr="00450CBF" w:rsidRDefault="00C92D18" w:rsidP="00C92D18">
            <w:pPr>
              <w:pStyle w:val="aff"/>
              <w:cnfStyle w:val="000000100000" w:firstRow="0" w:lastRow="0" w:firstColumn="0" w:lastColumn="0" w:oddVBand="0" w:evenVBand="0" w:oddHBand="1" w:evenHBand="0" w:firstRowFirstColumn="0" w:firstRowLastColumn="0" w:lastRowFirstColumn="0" w:lastRowLastColumn="0"/>
            </w:pPr>
            <w:r w:rsidRPr="00450CBF">
              <w:t>Kayak</w:t>
            </w:r>
            <w:r w:rsidRPr="00450CBF">
              <w:rPr>
                <w:rFonts w:hint="eastAsia"/>
              </w:rPr>
              <w:t>、</w:t>
            </w:r>
            <w:r w:rsidRPr="00450CBF">
              <w:t>Google</w:t>
            </w:r>
            <w:r w:rsidRPr="00450CBF">
              <w:rPr>
                <w:rFonts w:hint="eastAsia"/>
              </w:rPr>
              <w:t>旅游搜索</w:t>
            </w:r>
          </w:p>
        </w:tc>
        <w:tc>
          <w:tcPr>
            <w:tcW w:w="1669" w:type="pct"/>
          </w:tcPr>
          <w:p w14:paraId="5A1CDE1B" w14:textId="77777777" w:rsidR="00C92D18" w:rsidRPr="00450CBF" w:rsidRDefault="00C92D18" w:rsidP="00C92D18">
            <w:pPr>
              <w:pStyle w:val="aff"/>
              <w:cnfStyle w:val="000000100000" w:firstRow="0" w:lastRow="0" w:firstColumn="0" w:lastColumn="0" w:oddVBand="0" w:evenVBand="0" w:oddHBand="1" w:evenHBand="0" w:firstRowFirstColumn="0" w:firstRowLastColumn="0" w:lastRowFirstColumn="0" w:lastRowLastColumn="0"/>
            </w:pPr>
            <w:r w:rsidRPr="00450CBF">
              <w:rPr>
                <w:rFonts w:hint="eastAsia"/>
              </w:rPr>
              <w:t>去哪儿网、</w:t>
            </w:r>
            <w:proofErr w:type="gramStart"/>
            <w:r w:rsidRPr="00450CBF">
              <w:rPr>
                <w:rFonts w:hint="eastAsia"/>
              </w:rPr>
              <w:t>酷讯网</w:t>
            </w:r>
            <w:proofErr w:type="gramEnd"/>
          </w:p>
        </w:tc>
      </w:tr>
      <w:tr w:rsidR="00C92D18" w:rsidRPr="00450CBF" w14:paraId="4A8F5531" w14:textId="77777777" w:rsidTr="00450CBF">
        <w:tc>
          <w:tcPr>
            <w:cnfStyle w:val="001000000000" w:firstRow="0" w:lastRow="0" w:firstColumn="1" w:lastColumn="0" w:oddVBand="0" w:evenVBand="0" w:oddHBand="0" w:evenHBand="0" w:firstRowFirstColumn="0" w:firstRowLastColumn="0" w:lastRowFirstColumn="0" w:lastRowLastColumn="0"/>
            <w:tcW w:w="1608" w:type="pct"/>
            <w:tcBorders>
              <w:right w:val="single" w:sz="4" w:space="0" w:color="000000"/>
            </w:tcBorders>
          </w:tcPr>
          <w:p w14:paraId="27835233" w14:textId="77777777" w:rsidR="00C92D18" w:rsidRPr="00450CBF" w:rsidRDefault="00C92D18" w:rsidP="00C92D18">
            <w:pPr>
              <w:pStyle w:val="aff"/>
              <w:rPr>
                <w:i w:val="0"/>
              </w:rPr>
            </w:pPr>
            <w:r w:rsidRPr="00450CBF">
              <w:rPr>
                <w:rFonts w:hint="eastAsia"/>
                <w:i w:val="0"/>
              </w:rPr>
              <w:t>第三方买手平台</w:t>
            </w:r>
          </w:p>
        </w:tc>
        <w:tc>
          <w:tcPr>
            <w:tcW w:w="1723" w:type="pct"/>
            <w:tcBorders>
              <w:left w:val="single" w:sz="4" w:space="0" w:color="000000"/>
            </w:tcBorders>
          </w:tcPr>
          <w:p w14:paraId="73F5322F" w14:textId="77777777" w:rsidR="00C92D18" w:rsidRPr="00450CBF" w:rsidRDefault="00C92D18" w:rsidP="00C92D18">
            <w:pPr>
              <w:pStyle w:val="aff"/>
              <w:cnfStyle w:val="000000000000" w:firstRow="0" w:lastRow="0" w:firstColumn="0" w:lastColumn="0" w:oddVBand="0" w:evenVBand="0" w:oddHBand="0" w:evenHBand="0" w:firstRowFirstColumn="0" w:firstRowLastColumn="0" w:lastRowFirstColumn="0" w:lastRowLastColumn="0"/>
            </w:pPr>
            <w:r w:rsidRPr="00450CBF">
              <w:t>Travelzoo</w:t>
            </w:r>
          </w:p>
        </w:tc>
        <w:tc>
          <w:tcPr>
            <w:tcW w:w="1669" w:type="pct"/>
          </w:tcPr>
          <w:p w14:paraId="2093361A" w14:textId="77777777" w:rsidR="00C92D18" w:rsidRPr="00450CBF" w:rsidRDefault="00C92D18" w:rsidP="00C92D18">
            <w:pPr>
              <w:pStyle w:val="aff"/>
              <w:cnfStyle w:val="000000000000" w:firstRow="0" w:lastRow="0" w:firstColumn="0" w:lastColumn="0" w:oddVBand="0" w:evenVBand="0" w:oddHBand="0" w:evenHBand="0" w:firstRowFirstColumn="0" w:firstRowLastColumn="0" w:lastRowFirstColumn="0" w:lastRowLastColumn="0"/>
            </w:pPr>
            <w:r w:rsidRPr="00450CBF">
              <w:t>-</w:t>
            </w:r>
          </w:p>
        </w:tc>
      </w:tr>
      <w:tr w:rsidR="00C92D18" w:rsidRPr="00450CBF" w14:paraId="07AFDA52" w14:textId="77777777" w:rsidTr="00450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8" w:type="pct"/>
            <w:tcBorders>
              <w:bottom w:val="single" w:sz="4" w:space="0" w:color="000000"/>
              <w:right w:val="single" w:sz="4" w:space="0" w:color="000000"/>
            </w:tcBorders>
          </w:tcPr>
          <w:p w14:paraId="77C41928" w14:textId="77777777" w:rsidR="00C92D18" w:rsidRPr="00450CBF" w:rsidRDefault="00C92D18" w:rsidP="00C92D18">
            <w:pPr>
              <w:pStyle w:val="aff"/>
              <w:rPr>
                <w:i w:val="0"/>
              </w:rPr>
            </w:pPr>
            <w:r w:rsidRPr="00450CBF">
              <w:rPr>
                <w:rFonts w:hint="eastAsia"/>
                <w:i w:val="0"/>
              </w:rPr>
              <w:t>点评攻略</w:t>
            </w:r>
          </w:p>
        </w:tc>
        <w:tc>
          <w:tcPr>
            <w:tcW w:w="1723" w:type="pct"/>
            <w:tcBorders>
              <w:left w:val="single" w:sz="4" w:space="0" w:color="000000"/>
              <w:bottom w:val="single" w:sz="4" w:space="0" w:color="000000"/>
            </w:tcBorders>
          </w:tcPr>
          <w:p w14:paraId="39060400" w14:textId="77777777" w:rsidR="00C92D18" w:rsidRPr="00450CBF" w:rsidRDefault="00C92D18" w:rsidP="00C92D18">
            <w:pPr>
              <w:pStyle w:val="aff"/>
              <w:cnfStyle w:val="000000100000" w:firstRow="0" w:lastRow="0" w:firstColumn="0" w:lastColumn="0" w:oddVBand="0" w:evenVBand="0" w:oddHBand="1" w:evenHBand="0" w:firstRowFirstColumn="0" w:firstRowLastColumn="0" w:lastRowFirstColumn="0" w:lastRowLastColumn="0"/>
            </w:pPr>
            <w:r w:rsidRPr="00450CBF">
              <w:t>TripAdvisor</w:t>
            </w:r>
          </w:p>
        </w:tc>
        <w:tc>
          <w:tcPr>
            <w:tcW w:w="1669" w:type="pct"/>
            <w:tcBorders>
              <w:bottom w:val="single" w:sz="4" w:space="0" w:color="000000"/>
            </w:tcBorders>
          </w:tcPr>
          <w:p w14:paraId="36D44034" w14:textId="77777777" w:rsidR="00C92D18" w:rsidRPr="00450CBF" w:rsidRDefault="00C92D18" w:rsidP="00C92D18">
            <w:pPr>
              <w:pStyle w:val="aff"/>
              <w:cnfStyle w:val="000000100000" w:firstRow="0" w:lastRow="0" w:firstColumn="0" w:lastColumn="0" w:oddVBand="0" w:evenVBand="0" w:oddHBand="1" w:evenHBand="0" w:firstRowFirstColumn="0" w:firstRowLastColumn="0" w:lastRowFirstColumn="0" w:lastRowLastColumn="0"/>
            </w:pPr>
            <w:r w:rsidRPr="00450CBF">
              <w:rPr>
                <w:rFonts w:hint="eastAsia"/>
              </w:rPr>
              <w:t>蚂蜂窝、到</w:t>
            </w:r>
            <w:proofErr w:type="gramStart"/>
            <w:r w:rsidRPr="00450CBF">
              <w:rPr>
                <w:rFonts w:hint="eastAsia"/>
              </w:rPr>
              <w:t>到</w:t>
            </w:r>
            <w:proofErr w:type="gramEnd"/>
            <w:r w:rsidRPr="00450CBF">
              <w:rPr>
                <w:rFonts w:hint="eastAsia"/>
              </w:rPr>
              <w:t>网、</w:t>
            </w:r>
            <w:proofErr w:type="gramStart"/>
            <w:r w:rsidRPr="00450CBF">
              <w:rPr>
                <w:rFonts w:hint="eastAsia"/>
              </w:rPr>
              <w:t>穷游网</w:t>
            </w:r>
            <w:proofErr w:type="gramEnd"/>
          </w:p>
        </w:tc>
      </w:tr>
    </w:tbl>
    <w:p w14:paraId="260CBAB8" w14:textId="77777777" w:rsidR="00520315" w:rsidRDefault="00520315">
      <w:pPr>
        <w:widowControl/>
        <w:jc w:val="left"/>
        <w:rPr>
          <w:rFonts w:eastAsia="黑体"/>
          <w:bCs/>
          <w:sz w:val="28"/>
          <w:szCs w:val="28"/>
        </w:rPr>
      </w:pPr>
      <w:r>
        <w:br w:type="page"/>
      </w:r>
    </w:p>
    <w:p w14:paraId="43C01EEE" w14:textId="45C4B2D0" w:rsidR="000D400A" w:rsidRPr="000D400A" w:rsidRDefault="00C92D18" w:rsidP="000D400A">
      <w:pPr>
        <w:pStyle w:val="21"/>
      </w:pPr>
      <w:bookmarkStart w:id="146" w:name="_Toc432531372"/>
      <w:r>
        <w:lastRenderedPageBreak/>
        <w:t>3.2</w:t>
      </w:r>
      <w:r w:rsidR="0058790B">
        <w:rPr>
          <w:rFonts w:asciiTheme="minorEastAsia" w:eastAsiaTheme="minorEastAsia" w:hAnsiTheme="minorEastAsia" w:hint="eastAsia"/>
        </w:rPr>
        <w:t xml:space="preserve">　</w:t>
      </w:r>
      <w:r w:rsidR="00932E67" w:rsidRPr="000D400A">
        <w:rPr>
          <w:rFonts w:hint="eastAsia"/>
        </w:rPr>
        <w:t>在线旅游平台的双边市场属性</w:t>
      </w:r>
      <w:bookmarkEnd w:id="146"/>
    </w:p>
    <w:p w14:paraId="4C947BC9" w14:textId="3892971B" w:rsidR="00F16858" w:rsidRPr="009E4ADA" w:rsidRDefault="00F16858" w:rsidP="009E4ADA">
      <w:pPr>
        <w:pStyle w:val="31"/>
      </w:pPr>
      <w:bookmarkStart w:id="147" w:name="_Toc432531373"/>
      <w:r w:rsidRPr="009E4ADA">
        <w:t>3.</w:t>
      </w:r>
      <w:r w:rsidR="009E4ADA" w:rsidRPr="009E4ADA">
        <w:t>2</w:t>
      </w:r>
      <w:r w:rsidRPr="009E4ADA">
        <w:t>.</w:t>
      </w:r>
      <w:r w:rsidRPr="009E4ADA">
        <w:rPr>
          <w:rFonts w:hint="eastAsia"/>
        </w:rPr>
        <w:t>1</w:t>
      </w:r>
      <w:r w:rsidR="0058790B">
        <w:rPr>
          <w:rFonts w:asciiTheme="minorEastAsia" w:eastAsiaTheme="minorEastAsia" w:hAnsiTheme="minorEastAsia" w:hint="eastAsia"/>
        </w:rPr>
        <w:t xml:space="preserve">　</w:t>
      </w:r>
      <w:r w:rsidRPr="009E4ADA">
        <w:rPr>
          <w:rFonts w:hint="eastAsia"/>
        </w:rPr>
        <w:t>市场结构及市场势力</w:t>
      </w:r>
      <w:bookmarkEnd w:id="147"/>
    </w:p>
    <w:p w14:paraId="775DB2CC" w14:textId="6CC61E67" w:rsidR="00F16858" w:rsidRPr="0026599B" w:rsidRDefault="00F16858" w:rsidP="0026599B">
      <w:pPr>
        <w:pStyle w:val="af"/>
        <w:ind w:firstLine="480"/>
      </w:pPr>
      <w:r w:rsidRPr="0026599B">
        <w:rPr>
          <w:rFonts w:hint="eastAsia"/>
        </w:rPr>
        <w:t>如图</w:t>
      </w:r>
      <w:r w:rsidRPr="0026599B">
        <w:t>3.1</w:t>
      </w:r>
      <w:r w:rsidRPr="0026599B">
        <w:rPr>
          <w:rFonts w:hint="eastAsia"/>
        </w:rPr>
        <w:t>所示，可以看出在线旅游产业中的平台企业有着基本的双边市场结构特征。由图便可发现，在线旅游产业主要是由平台企业、消费者</w:t>
      </w:r>
      <w:r w:rsidRPr="0026599B">
        <w:t>(C)</w:t>
      </w:r>
      <w:r w:rsidRPr="0026599B">
        <w:rPr>
          <w:rFonts w:hint="eastAsia"/>
        </w:rPr>
        <w:t>、</w:t>
      </w:r>
      <w:r w:rsidR="004B7397">
        <w:rPr>
          <w:rFonts w:hint="eastAsia"/>
        </w:rPr>
        <w:t>供应商</w:t>
      </w:r>
      <w:r w:rsidRPr="0026599B">
        <w:t>(A)</w:t>
      </w:r>
      <w:r w:rsidRPr="0026599B">
        <w:rPr>
          <w:rFonts w:hint="eastAsia"/>
        </w:rPr>
        <w:t>三方所构成。</w:t>
      </w:r>
    </w:p>
    <w:p w14:paraId="6F14608C" w14:textId="7D5FC085" w:rsidR="008A50D3" w:rsidRPr="002D52BE" w:rsidRDefault="008A50D3" w:rsidP="00F16858">
      <w:pPr>
        <w:pStyle w:val="af"/>
        <w:ind w:firstLine="480"/>
        <w:rPr>
          <w:rFonts w:asciiTheme="minorEastAsia" w:eastAsiaTheme="minorEastAsia" w:hAnsiTheme="minorEastAsia"/>
        </w:rPr>
      </w:pPr>
      <w:r>
        <w:rPr>
          <w:noProof/>
        </w:rPr>
        <w:drawing>
          <wp:anchor distT="0" distB="0" distL="114300" distR="114300" simplePos="0" relativeHeight="251666432" behindDoc="0" locked="0" layoutInCell="1" allowOverlap="1" wp14:anchorId="4AB96487" wp14:editId="041C11C0">
            <wp:simplePos x="0" y="0"/>
            <wp:positionH relativeFrom="margin">
              <wp:posOffset>1195070</wp:posOffset>
            </wp:positionH>
            <wp:positionV relativeFrom="paragraph">
              <wp:posOffset>335043</wp:posOffset>
            </wp:positionV>
            <wp:extent cx="3298190" cy="2054225"/>
            <wp:effectExtent l="0" t="0" r="0" b="3175"/>
            <wp:wrapTopAndBottom/>
            <wp:docPr id="55" name="圖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98190" cy="2054225"/>
                    </a:xfrm>
                    <a:prstGeom prst="rect">
                      <a:avLst/>
                    </a:prstGeom>
                    <a:noFill/>
                  </pic:spPr>
                </pic:pic>
              </a:graphicData>
            </a:graphic>
            <wp14:sizeRelH relativeFrom="page">
              <wp14:pctWidth>0</wp14:pctWidth>
            </wp14:sizeRelH>
            <wp14:sizeRelV relativeFrom="page">
              <wp14:pctHeight>0</wp14:pctHeight>
            </wp14:sizeRelV>
          </wp:anchor>
        </w:drawing>
      </w:r>
    </w:p>
    <w:p w14:paraId="209728A6" w14:textId="720F1240" w:rsidR="00F16858" w:rsidRDefault="00F16858" w:rsidP="00F16858">
      <w:pPr>
        <w:pStyle w:val="ad"/>
      </w:pPr>
      <w:bookmarkStart w:id="148" w:name="_Toc432531332"/>
      <w:r w:rsidRPr="002D52BE">
        <w:rPr>
          <w:rFonts w:hint="eastAsia"/>
        </w:rPr>
        <w:t>图</w:t>
      </w:r>
      <w:r w:rsidRPr="002D52BE">
        <w:t>3.</w:t>
      </w:r>
      <w:r w:rsidR="009E4ADA">
        <w:t>4</w:t>
      </w:r>
      <w:r w:rsidR="00B65192">
        <w:rPr>
          <w:rFonts w:asciiTheme="minorEastAsia" w:eastAsiaTheme="minorEastAsia" w:hAnsiTheme="minorEastAsia" w:hint="eastAsia"/>
        </w:rPr>
        <w:t xml:space="preserve">　</w:t>
      </w:r>
      <w:r w:rsidRPr="002D52BE">
        <w:rPr>
          <w:rFonts w:hint="eastAsia"/>
        </w:rPr>
        <w:t>在线旅游平台企业的场结构示意图</w:t>
      </w:r>
      <w:bookmarkEnd w:id="148"/>
    </w:p>
    <w:p w14:paraId="61FF2080" w14:textId="77777777" w:rsidR="00F16858" w:rsidRPr="0026599B" w:rsidRDefault="00F16858" w:rsidP="0026599B">
      <w:pPr>
        <w:pStyle w:val="af"/>
        <w:ind w:firstLine="480"/>
      </w:pPr>
      <w:r w:rsidRPr="0026599B">
        <w:rPr>
          <w:rFonts w:hint="eastAsia"/>
        </w:rPr>
        <w:t>从学术角度上来看，行业集中度是决定市场结构最基本、最重要的因素，集中体现了市场的竞争和垄断程度，本文以经常使用的集中度计量指标──行业集中度指数</w:t>
      </w:r>
      <w:r w:rsidRPr="0026599B">
        <w:t>(Concentration Ratio</w:t>
      </w:r>
      <w:r w:rsidRPr="0026599B">
        <w:rPr>
          <w:rFonts w:hint="eastAsia"/>
        </w:rPr>
        <w:t>，</w:t>
      </w:r>
      <w:r w:rsidRPr="0026599B">
        <w:t>CRn)</w:t>
      </w:r>
      <w:r w:rsidRPr="0026599B">
        <w:rPr>
          <w:rFonts w:hint="eastAsia"/>
        </w:rPr>
        <w:t>分析在线旅游产业的市场结构特征及市场势力。</w:t>
      </w:r>
    </w:p>
    <w:p w14:paraId="138EB12F" w14:textId="77777777" w:rsidR="00F16858" w:rsidRPr="0026599B" w:rsidRDefault="00F16858" w:rsidP="0026599B">
      <w:pPr>
        <w:pStyle w:val="af"/>
        <w:ind w:firstLine="480"/>
      </w:pPr>
      <w:r w:rsidRPr="0026599B">
        <w:rPr>
          <w:rFonts w:hint="eastAsia"/>
        </w:rPr>
        <w:t>CRn</w:t>
      </w:r>
      <w:r w:rsidRPr="0026599B">
        <w:rPr>
          <w:rFonts w:hint="eastAsia"/>
        </w:rPr>
        <w:t>指数是以产业中最大的</w:t>
      </w:r>
      <w:r w:rsidRPr="0026599B">
        <w:rPr>
          <w:rFonts w:hint="eastAsia"/>
        </w:rPr>
        <w:t>n</w:t>
      </w:r>
      <w:proofErr w:type="gramStart"/>
      <w:r w:rsidRPr="0026599B">
        <w:rPr>
          <w:rFonts w:hint="eastAsia"/>
        </w:rPr>
        <w:t>个</w:t>
      </w:r>
      <w:proofErr w:type="gramEnd"/>
      <w:r w:rsidRPr="0026599B">
        <w:rPr>
          <w:rFonts w:hint="eastAsia"/>
        </w:rPr>
        <w:t>企业所占市场份额的累计数占整个产业市场的比例来表示。假设</w:t>
      </w:r>
      <w:r w:rsidRPr="0026599B">
        <w:rPr>
          <w:rFonts w:hint="eastAsia"/>
        </w:rPr>
        <w:t>CRn</w:t>
      </w:r>
      <w:r w:rsidRPr="0026599B">
        <w:rPr>
          <w:rFonts w:hint="eastAsia"/>
        </w:rPr>
        <w:t>为该产业中最大的</w:t>
      </w:r>
      <w:r w:rsidRPr="0026599B">
        <w:rPr>
          <w:rFonts w:hint="eastAsia"/>
        </w:rPr>
        <w:t>n</w:t>
      </w:r>
      <w:proofErr w:type="gramStart"/>
      <w:r w:rsidRPr="0026599B">
        <w:rPr>
          <w:rFonts w:hint="eastAsia"/>
        </w:rPr>
        <w:t>个</w:t>
      </w:r>
      <w:proofErr w:type="gramEnd"/>
      <w:r w:rsidRPr="0026599B">
        <w:rPr>
          <w:rFonts w:hint="eastAsia"/>
        </w:rPr>
        <w:t>企业所占市场份额之和，则有：</w:t>
      </w:r>
    </w:p>
    <w:bookmarkStart w:id="149" w:name="OLE_LINK31"/>
    <w:bookmarkStart w:id="150" w:name="OLE_LINK32"/>
    <w:p w14:paraId="64301404" w14:textId="61477837" w:rsidR="00F16858" w:rsidRPr="00A841D9" w:rsidRDefault="001D719A" w:rsidP="00A841D9">
      <w:pPr>
        <w:pStyle w:val="afd"/>
        <w:ind w:firstLine="480"/>
      </w:pPr>
      <m:oMathPara>
        <m:oMath>
          <m:sSub>
            <m:sSubPr>
              <m:ctrlPr>
                <w:rPr>
                  <w:rFonts w:ascii="Cambria Math" w:eastAsia="宋体" w:hAnsi="Cambria Math"/>
                </w:rPr>
              </m:ctrlPr>
            </m:sSubPr>
            <m:e>
              <m:r>
                <w:rPr>
                  <w:rFonts w:ascii="Cambria Math" w:eastAsiaTheme="minorEastAsia" w:hAnsi="Cambria Math" w:hint="eastAsia"/>
                </w:rPr>
                <m:t>CR</m:t>
              </m:r>
            </m:e>
            <m:sub>
              <m:r>
                <w:rPr>
                  <w:rFonts w:ascii="Cambria Math" w:hAnsi="Cambria Math"/>
                </w:rPr>
                <m:t>n</m:t>
              </m:r>
            </m:sub>
          </m:sSub>
          <w:bookmarkEnd w:id="149"/>
          <w:bookmarkEnd w:id="150"/>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X</m:t>
                  </m:r>
                </m:den>
              </m:f>
            </m:e>
          </m:nary>
          <m:r>
            <m:rPr>
              <m:sty m:val="p"/>
            </m:rPr>
            <w:rPr>
              <w:rFonts w:ascii="Cambria Math" w:hAnsi="Cambria Math"/>
            </w:rPr>
            <m:t>×100=</m:t>
          </m:r>
          <m:nary>
            <m:naryPr>
              <m:chr m:val="∑"/>
              <m:limLoc m:val="undOvr"/>
              <m:ctrlPr>
                <w:rPr>
                  <w:rFonts w:ascii="Cambria Math" w:eastAsia="宋体" w:hAnsi="Cambria Math"/>
                </w:rPr>
              </m:ctrlPr>
            </m:naryPr>
            <m:sub>
              <m:r>
                <w:rPr>
                  <w:rFonts w:ascii="Cambria Math" w:eastAsia="宋体" w:hAnsi="Cambria Math"/>
                </w:rPr>
                <m:t>i</m:t>
              </m:r>
              <m:r>
                <m:rPr>
                  <m:sty m:val="p"/>
                </m:rPr>
                <w:rPr>
                  <w:rFonts w:ascii="Cambria Math" w:eastAsia="宋体" w:hAnsi="Cambria Math"/>
                </w:rPr>
                <m:t>=1</m:t>
              </m:r>
            </m:sub>
            <m:sup>
              <m:r>
                <w:rPr>
                  <w:rFonts w:ascii="Cambria Math" w:eastAsia="宋体" w:hAnsi="Cambria Math"/>
                </w:rPr>
                <m:t>n</m:t>
              </m:r>
            </m:sup>
            <m:e>
              <m:sSub>
                <m:sSubPr>
                  <m:ctrlPr>
                    <w:rPr>
                      <w:rFonts w:ascii="Cambria Math" w:eastAsia="宋体" w:hAnsi="Cambria Math"/>
                    </w:rPr>
                  </m:ctrlPr>
                </m:sSubPr>
                <m:e>
                  <m:r>
                    <w:rPr>
                      <w:rFonts w:ascii="Cambria Math" w:eastAsia="宋体" w:hAnsi="Cambria Math"/>
                    </w:rPr>
                    <m:t>S</m:t>
                  </m:r>
                </m:e>
                <m:sub>
                  <m:r>
                    <w:rPr>
                      <w:rFonts w:ascii="Cambria Math" w:eastAsia="宋体" w:hAnsi="Cambria Math"/>
                    </w:rPr>
                    <m:t>i</m:t>
                  </m:r>
                </m:sub>
              </m:sSub>
            </m:e>
          </m:nary>
          <m:r>
            <m:rPr>
              <m:sty m:val="p"/>
            </m:rPr>
            <w:rPr>
              <w:rFonts w:ascii="Cambria Math" w:hAnsi="Cambria Math"/>
            </w:rPr>
            <m:t>×100</m:t>
          </m:r>
        </m:oMath>
      </m:oMathPara>
    </w:p>
    <w:p w14:paraId="237CC348" w14:textId="0DA959D4" w:rsidR="00F16858" w:rsidRDefault="00F16858" w:rsidP="00B86726">
      <w:pPr>
        <w:pStyle w:val="af"/>
        <w:ind w:firstLine="480"/>
      </w:pPr>
      <w:r>
        <w:rPr>
          <w:rFonts w:hint="eastAsia"/>
        </w:rPr>
        <w:t>其中，</w:t>
      </w:r>
      <w:r w:rsidRPr="00963F59">
        <w:rPr>
          <w:rFonts w:hint="eastAsia"/>
        </w:rPr>
        <w:t xml:space="preserve"> X</w:t>
      </w:r>
      <w:r w:rsidRPr="00963F59">
        <w:rPr>
          <w:rFonts w:hint="eastAsia"/>
        </w:rPr>
        <w:t>为某产业的销售总额，</w:t>
      </w:r>
      <w:r w:rsidRPr="00963F59">
        <w:rPr>
          <w:rFonts w:hint="eastAsia"/>
        </w:rPr>
        <w:t>Xi</w:t>
      </w:r>
      <w:r w:rsidRPr="00963F59">
        <w:rPr>
          <w:rFonts w:hint="eastAsia"/>
        </w:rPr>
        <w:t>为第</w:t>
      </w:r>
      <w:r w:rsidRPr="00963F59">
        <w:rPr>
          <w:rFonts w:hint="eastAsia"/>
        </w:rPr>
        <w:t>i</w:t>
      </w:r>
      <w:r w:rsidRPr="00963F59">
        <w:rPr>
          <w:rFonts w:hint="eastAsia"/>
        </w:rPr>
        <w:t>企业的销售额</w:t>
      </w:r>
      <w:r>
        <w:rPr>
          <w:rFonts w:ascii="宋体" w:hAnsi="宋体" w:hint="eastAsia"/>
        </w:rPr>
        <w:t>，</w:t>
      </w:r>
      <w:r w:rsidRPr="00963F59">
        <w:rPr>
          <w:rFonts w:hint="eastAsia"/>
        </w:rPr>
        <w:t>Si=Xi/X</w:t>
      </w:r>
      <w:r w:rsidRPr="00963F59">
        <w:rPr>
          <w:rFonts w:hint="eastAsia"/>
        </w:rPr>
        <w:t>则</w:t>
      </w:r>
      <w:r>
        <w:rPr>
          <w:rFonts w:hint="eastAsia"/>
        </w:rPr>
        <w:t>表示</w:t>
      </w:r>
      <w:r w:rsidRPr="00963F59">
        <w:rPr>
          <w:rFonts w:hint="eastAsia"/>
        </w:rPr>
        <w:t>第</w:t>
      </w:r>
      <w:r w:rsidRPr="00963F59">
        <w:rPr>
          <w:rFonts w:hint="eastAsia"/>
        </w:rPr>
        <w:t>i</w:t>
      </w:r>
      <w:r w:rsidRPr="00963F59">
        <w:rPr>
          <w:rFonts w:hint="eastAsia"/>
        </w:rPr>
        <w:t>企业的市场份额</w:t>
      </w:r>
      <w:r>
        <w:rPr>
          <w:rFonts w:hint="eastAsia"/>
        </w:rPr>
        <w:t>。</w:t>
      </w:r>
    </w:p>
    <w:p w14:paraId="0770D5EC" w14:textId="5E089EDF" w:rsidR="00D32D36" w:rsidRDefault="00D32D36" w:rsidP="00D32D36">
      <w:pPr>
        <w:pStyle w:val="af"/>
        <w:ind w:firstLineChars="0" w:firstLine="0"/>
      </w:pPr>
    </w:p>
    <w:p w14:paraId="6A0A0444" w14:textId="76423331" w:rsidR="00F16858" w:rsidRPr="009E4ADA" w:rsidRDefault="00D32D36" w:rsidP="00073A3F">
      <w:pPr>
        <w:pStyle w:val="ad"/>
      </w:pPr>
      <w:bookmarkStart w:id="151" w:name="_Toc432531333"/>
      <w:r w:rsidRPr="00073A3F">
        <w:rPr>
          <w:rFonts w:hint="eastAsia"/>
          <w:noProof/>
        </w:rPr>
        <w:lastRenderedPageBreak/>
        <w:drawing>
          <wp:anchor distT="0" distB="0" distL="114300" distR="114300" simplePos="0" relativeHeight="251667456" behindDoc="0" locked="0" layoutInCell="1" allowOverlap="1" wp14:anchorId="0554FA5D" wp14:editId="08E0F644">
            <wp:simplePos x="0" y="0"/>
            <wp:positionH relativeFrom="margin">
              <wp:align>right</wp:align>
            </wp:positionH>
            <wp:positionV relativeFrom="paragraph">
              <wp:posOffset>51819</wp:posOffset>
            </wp:positionV>
            <wp:extent cx="5686425" cy="3465830"/>
            <wp:effectExtent l="0" t="0" r="9525" b="1270"/>
            <wp:wrapTopAndBottom/>
            <wp:docPr id="162" name="圖表 16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r w:rsidR="00F16858" w:rsidRPr="00073A3F">
        <w:rPr>
          <w:rFonts w:hint="eastAsia"/>
        </w:rPr>
        <w:t>图</w:t>
      </w:r>
      <w:r w:rsidR="00F16858" w:rsidRPr="00073A3F">
        <w:t>3.</w:t>
      </w:r>
      <w:r w:rsidR="009E4ADA" w:rsidRPr="00073A3F">
        <w:t>5</w:t>
      </w:r>
      <w:r w:rsidR="00B65192">
        <w:rPr>
          <w:rFonts w:asciiTheme="minorEastAsia" w:eastAsiaTheme="minorEastAsia" w:hAnsiTheme="minorEastAsia" w:hint="eastAsia"/>
        </w:rPr>
        <w:t xml:space="preserve">　</w:t>
      </w:r>
      <w:r w:rsidR="00F16858" w:rsidRPr="00073A3F">
        <w:t>2015</w:t>
      </w:r>
      <w:r w:rsidR="00F16858" w:rsidRPr="00073A3F">
        <w:rPr>
          <w:rFonts w:hint="eastAsia"/>
        </w:rPr>
        <w:t>年第</w:t>
      </w:r>
      <w:r w:rsidR="00F16858" w:rsidRPr="00073A3F">
        <w:t>1</w:t>
      </w:r>
      <w:r w:rsidR="00F16858" w:rsidRPr="00073A3F">
        <w:rPr>
          <w:rFonts w:hint="eastAsia"/>
        </w:rPr>
        <w:t>季度在线旅游产业市场份额</w:t>
      </w:r>
      <w:r w:rsidR="00073A3F">
        <w:br/>
      </w:r>
      <w:r w:rsidR="00F16858" w:rsidRPr="009E4ADA">
        <w:rPr>
          <w:rFonts w:hint="eastAsia"/>
        </w:rPr>
        <w:t>数据来源：</w:t>
      </w:r>
      <w:r w:rsidR="00F16858" w:rsidRPr="009E4ADA">
        <w:t>Analysys</w:t>
      </w:r>
      <w:proofErr w:type="gramStart"/>
      <w:r w:rsidR="00F16858" w:rsidRPr="009E4ADA">
        <w:rPr>
          <w:rFonts w:hint="eastAsia"/>
        </w:rPr>
        <w:t>易观智库</w:t>
      </w:r>
      <w:bookmarkEnd w:id="151"/>
      <w:proofErr w:type="gramEnd"/>
    </w:p>
    <w:p w14:paraId="024BBAF9" w14:textId="08D8C8D8" w:rsidR="00F16858" w:rsidRPr="0026599B" w:rsidRDefault="00F16858" w:rsidP="0026599B">
      <w:pPr>
        <w:pStyle w:val="af"/>
        <w:ind w:firstLine="480"/>
      </w:pPr>
      <w:r w:rsidRPr="0026599B">
        <w:rPr>
          <w:rFonts w:hint="eastAsia"/>
        </w:rPr>
        <w:t>如图</w:t>
      </w:r>
      <w:r w:rsidRPr="0026599B">
        <w:t>3.</w:t>
      </w:r>
      <w:r w:rsidR="009E4ADA" w:rsidRPr="0026599B">
        <w:t>5</w:t>
      </w:r>
      <w:r w:rsidRPr="0026599B">
        <w:rPr>
          <w:rFonts w:hint="eastAsia"/>
        </w:rPr>
        <w:t>，根据</w:t>
      </w:r>
      <w:r w:rsidRPr="0026599B">
        <w:t>Analysys</w:t>
      </w:r>
      <w:proofErr w:type="gramStart"/>
      <w:r w:rsidRPr="0026599B">
        <w:rPr>
          <w:rFonts w:hint="eastAsia"/>
        </w:rPr>
        <w:t>易观智库产业</w:t>
      </w:r>
      <w:proofErr w:type="gramEnd"/>
      <w:r w:rsidRPr="0026599B">
        <w:rPr>
          <w:rFonts w:hint="eastAsia"/>
        </w:rPr>
        <w:t>数据库发布的《中国在线旅游市场季度监测报告</w:t>
      </w:r>
      <w:r w:rsidRPr="0026599B">
        <w:t>2015</w:t>
      </w:r>
      <w:r w:rsidRPr="0026599B">
        <w:rPr>
          <w:rFonts w:hint="eastAsia"/>
        </w:rPr>
        <w:t>年第</w:t>
      </w:r>
      <w:r w:rsidRPr="0026599B">
        <w:t>1</w:t>
      </w:r>
      <w:r w:rsidRPr="0026599B">
        <w:rPr>
          <w:rFonts w:hint="eastAsia"/>
        </w:rPr>
        <w:t>季度》</w:t>
      </w:r>
      <w:r w:rsidRPr="0026599B">
        <w:t xml:space="preserve"> </w:t>
      </w:r>
      <w:r w:rsidRPr="0026599B">
        <w:rPr>
          <w:rFonts w:hint="eastAsia"/>
        </w:rPr>
        <w:t>研究显示，国内最大的在线旅游平台企业仍是</w:t>
      </w:r>
      <w:proofErr w:type="gramStart"/>
      <w:r w:rsidRPr="0026599B">
        <w:rPr>
          <w:rFonts w:hint="eastAsia"/>
        </w:rPr>
        <w:t>携程旅行网</w:t>
      </w:r>
      <w:proofErr w:type="gramEnd"/>
      <w:r w:rsidRPr="0026599B">
        <w:t>(Crtip)</w:t>
      </w:r>
      <w:r w:rsidRPr="0026599B">
        <w:rPr>
          <w:rFonts w:hint="eastAsia"/>
        </w:rPr>
        <w:t>，市场份额为</w:t>
      </w:r>
      <w:r w:rsidRPr="0026599B">
        <w:t>37.33%</w:t>
      </w:r>
      <w:r w:rsidRPr="0026599B">
        <w:rPr>
          <w:rFonts w:hint="eastAsia"/>
        </w:rPr>
        <w:t>，去哪ㄦ网</w:t>
      </w:r>
      <w:r w:rsidRPr="0026599B">
        <w:t>(Qunar)</w:t>
      </w:r>
      <w:r w:rsidRPr="0026599B">
        <w:rPr>
          <w:rFonts w:hint="eastAsia"/>
        </w:rPr>
        <w:t>为</w:t>
      </w:r>
      <w:r w:rsidRPr="0026599B">
        <w:t>20.92%</w:t>
      </w:r>
      <w:r w:rsidRPr="0026599B">
        <w:rPr>
          <w:rFonts w:hint="eastAsia"/>
        </w:rPr>
        <w:t>，阿里旅行</w:t>
      </w:r>
      <w:r w:rsidRPr="0026599B">
        <w:rPr>
          <w:rFonts w:hint="eastAsia"/>
        </w:rPr>
        <w:t>-</w:t>
      </w:r>
      <w:r w:rsidRPr="0026599B">
        <w:rPr>
          <w:rFonts w:hint="eastAsia"/>
        </w:rPr>
        <w:t>去啊</w:t>
      </w:r>
      <w:r w:rsidRPr="0026599B">
        <w:t>(Alitrip)</w:t>
      </w:r>
      <w:r w:rsidRPr="0026599B">
        <w:rPr>
          <w:rFonts w:hint="eastAsia"/>
        </w:rPr>
        <w:t>为</w:t>
      </w:r>
      <w:r w:rsidRPr="0026599B">
        <w:t>10.5%</w:t>
      </w:r>
      <w:r w:rsidRPr="0026599B">
        <w:rPr>
          <w:rFonts w:hint="eastAsia"/>
        </w:rPr>
        <w:t>，艺龙</w:t>
      </w:r>
      <w:proofErr w:type="gramStart"/>
      <w:r w:rsidRPr="0026599B">
        <w:rPr>
          <w:rFonts w:hint="eastAsia"/>
        </w:rPr>
        <w:t>旅行网</w:t>
      </w:r>
      <w:proofErr w:type="gramEnd"/>
      <w:r w:rsidRPr="0026599B">
        <w:t>(eLong)</w:t>
      </w:r>
      <w:r w:rsidRPr="0026599B">
        <w:rPr>
          <w:rFonts w:hint="eastAsia"/>
        </w:rPr>
        <w:t>为</w:t>
      </w:r>
      <w:r w:rsidRPr="0026599B">
        <w:t>2.62%</w:t>
      </w:r>
      <w:r w:rsidRPr="0026599B">
        <w:rPr>
          <w:rFonts w:hint="eastAsia"/>
        </w:rPr>
        <w:t>、</w:t>
      </w:r>
      <w:proofErr w:type="gramStart"/>
      <w:r w:rsidRPr="0026599B">
        <w:rPr>
          <w:rFonts w:hint="eastAsia"/>
        </w:rPr>
        <w:t>途牛旅游</w:t>
      </w:r>
      <w:proofErr w:type="gramEnd"/>
      <w:r w:rsidRPr="0026599B">
        <w:rPr>
          <w:rFonts w:hint="eastAsia"/>
        </w:rPr>
        <w:t>网</w:t>
      </w:r>
      <w:r w:rsidRPr="0026599B">
        <w:t>(TtuNiu)</w:t>
      </w:r>
      <w:r w:rsidRPr="0026599B">
        <w:rPr>
          <w:rFonts w:hint="eastAsia"/>
        </w:rPr>
        <w:t>为</w:t>
      </w:r>
      <w:r w:rsidRPr="0026599B">
        <w:t>1.6%</w:t>
      </w:r>
      <w:r w:rsidRPr="0026599B">
        <w:rPr>
          <w:rFonts w:hint="eastAsia"/>
        </w:rPr>
        <w:t>。利用</w:t>
      </w:r>
      <w:proofErr w:type="gramStart"/>
      <w:r w:rsidRPr="0026599B">
        <w:rPr>
          <w:rFonts w:hint="eastAsia"/>
        </w:rPr>
        <w:t>易观智库所</w:t>
      </w:r>
      <w:proofErr w:type="gramEnd"/>
      <w:r w:rsidRPr="0026599B">
        <w:rPr>
          <w:rFonts w:hint="eastAsia"/>
        </w:rPr>
        <w:t>发布的国内在线旅游平台企业市场份额数据，算出中国在线旅游产业的市场集中度</w:t>
      </w:r>
      <m:oMath>
        <m:sSub>
          <m:sSubPr>
            <m:ctrlPr>
              <w:rPr>
                <w:rFonts w:ascii="Cambria Math" w:hAnsi="Cambria Math"/>
              </w:rPr>
            </m:ctrlPr>
          </m:sSubPr>
          <m:e>
            <m:r>
              <w:rPr>
                <w:rFonts w:ascii="Cambria Math" w:hAnsi="Cambria Math" w:hint="eastAsia"/>
              </w:rPr>
              <m:t>CR</m:t>
            </m:r>
          </m:e>
          <m:sub>
            <m:r>
              <m:rPr>
                <m:sty m:val="p"/>
              </m:rPr>
              <w:rPr>
                <w:rFonts w:ascii="Cambria Math" w:hAnsi="Cambria Math" w:hint="eastAsia"/>
              </w:rPr>
              <m:t>5</m:t>
            </m:r>
          </m:sub>
        </m:sSub>
        <m:r>
          <m:rPr>
            <m:sty m:val="p"/>
          </m:rPr>
          <w:rPr>
            <w:rFonts w:ascii="Cambria Math" w:hAnsi="Cambria Math" w:hint="eastAsia"/>
          </w:rPr>
          <m:t>=72.97%</m:t>
        </m:r>
      </m:oMath>
      <w:r w:rsidRPr="0026599B">
        <w:rPr>
          <w:rFonts w:hint="eastAsia"/>
        </w:rPr>
        <w:t>，再根据美国经济学家贝恩和日本通产省对产业集中度的划分标准，即可知道在线旅游产业的市场结构现阶段处于</w:t>
      </w:r>
      <w:r w:rsidR="00851886">
        <w:rPr>
          <w:rFonts w:hint="eastAsia"/>
        </w:rPr>
        <w:t>多寡头</w:t>
      </w:r>
      <w:r w:rsidRPr="0026599B">
        <w:rPr>
          <w:rFonts w:hint="eastAsia"/>
        </w:rPr>
        <w:t>市场，见表</w:t>
      </w:r>
      <w:r w:rsidRPr="0026599B">
        <w:t>3.2</w:t>
      </w:r>
      <w:r w:rsidRPr="0026599B">
        <w:rPr>
          <w:rFonts w:hint="eastAsia"/>
        </w:rPr>
        <w:t>。</w:t>
      </w:r>
    </w:p>
    <w:p w14:paraId="47FAC141" w14:textId="3A8CD8DB" w:rsidR="0029709C" w:rsidRPr="0029709C" w:rsidRDefault="0029709C" w:rsidP="0029709C">
      <w:pPr>
        <w:pStyle w:val="af1"/>
        <w:rPr>
          <w:lang w:eastAsia="zh-TW"/>
        </w:rPr>
      </w:pPr>
      <w:bookmarkStart w:id="152" w:name="_Toc432531312"/>
      <w:r w:rsidRPr="0029709C">
        <w:rPr>
          <w:rFonts w:hint="eastAsia"/>
          <w:lang w:eastAsia="zh-TW"/>
        </w:rPr>
        <w:t>表3.</w:t>
      </w:r>
      <w:r w:rsidRPr="0029709C">
        <w:rPr>
          <w:lang w:eastAsia="zh-TW"/>
        </w:rPr>
        <w:t>3</w:t>
      </w:r>
      <w:r w:rsidR="00B65192">
        <w:rPr>
          <w:rFonts w:asciiTheme="minorEastAsia" w:eastAsiaTheme="minorEastAsia" w:hAnsiTheme="minorEastAsia" w:hint="eastAsia"/>
          <w:lang w:eastAsia="zh-TW"/>
        </w:rPr>
        <w:t xml:space="preserve">　</w:t>
      </w:r>
      <w:r w:rsidRPr="0029709C">
        <w:rPr>
          <w:rFonts w:hint="eastAsia"/>
          <w:lang w:eastAsia="zh-TW"/>
        </w:rPr>
        <w:t>五家主要在線旅遊平台市場份額及行业集中度指数</w:t>
      </w:r>
      <w:bookmarkEnd w:id="152"/>
    </w:p>
    <w:tbl>
      <w:tblPr>
        <w:tblStyle w:val="PlainTable5"/>
        <w:tblW w:w="5000" w:type="pct"/>
        <w:tblLook w:val="04A0" w:firstRow="1" w:lastRow="0" w:firstColumn="1" w:lastColumn="0" w:noHBand="0" w:noVBand="1"/>
      </w:tblPr>
      <w:tblGrid>
        <w:gridCol w:w="2858"/>
        <w:gridCol w:w="2180"/>
        <w:gridCol w:w="4136"/>
      </w:tblGrid>
      <w:tr w:rsidR="00D32D36" w:rsidRPr="00DF79D3" w14:paraId="43EFAEDF" w14:textId="77777777" w:rsidTr="00DF79D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8" w:type="pct"/>
          </w:tcPr>
          <w:p w14:paraId="311B0B5F" w14:textId="77777777" w:rsidR="00D32D36" w:rsidRPr="00DF79D3" w:rsidRDefault="00D32D36" w:rsidP="00D32D36">
            <w:pPr>
              <w:pStyle w:val="aff"/>
              <w:rPr>
                <w:rFonts w:eastAsia="宋体" w:cs="Times New Roman"/>
                <w:i w:val="0"/>
                <w:lang w:eastAsia="zh-TW"/>
              </w:rPr>
            </w:pPr>
            <w:bookmarkStart w:id="153" w:name="OLE_LINK226"/>
            <w:bookmarkStart w:id="154" w:name="OLE_LINK227"/>
          </w:p>
        </w:tc>
        <w:tc>
          <w:tcPr>
            <w:tcW w:w="1188" w:type="pct"/>
          </w:tcPr>
          <w:p w14:paraId="759008D6" w14:textId="36571BEF" w:rsidR="00D32D36" w:rsidRPr="00DF79D3" w:rsidRDefault="00D32D36" w:rsidP="00D32D36">
            <w:pPr>
              <w:pStyle w:val="aff"/>
              <w:jc w:val="center"/>
              <w:cnfStyle w:val="100000000000" w:firstRow="1" w:lastRow="0" w:firstColumn="0" w:lastColumn="0" w:oddVBand="0" w:evenVBand="0" w:oddHBand="0" w:evenHBand="0" w:firstRowFirstColumn="0" w:firstRowLastColumn="0" w:lastRowFirstColumn="0" w:lastRowLastColumn="0"/>
              <w:rPr>
                <w:rFonts w:eastAsia="宋体" w:cs="Times New Roman"/>
                <w:b/>
                <w:i w:val="0"/>
              </w:rPr>
            </w:pPr>
            <w:r w:rsidRPr="00DF79D3">
              <w:rPr>
                <w:rFonts w:eastAsia="宋体" w:cs="Times New Roman"/>
                <w:b/>
                <w:i w:val="0"/>
              </w:rPr>
              <w:t>市场份额</w:t>
            </w:r>
            <w:r w:rsidRPr="00DF79D3">
              <w:rPr>
                <w:rFonts w:eastAsia="宋体" w:cs="Times New Roman"/>
                <w:b/>
                <w:i w:val="0"/>
              </w:rPr>
              <w:t>Si (%)</w:t>
            </w:r>
          </w:p>
        </w:tc>
        <w:tc>
          <w:tcPr>
            <w:tcW w:w="2254" w:type="pct"/>
          </w:tcPr>
          <w:p w14:paraId="31AFE4F7" w14:textId="77777777" w:rsidR="00D32D36" w:rsidRPr="00DF79D3" w:rsidRDefault="00D32D36" w:rsidP="00D32D36">
            <w:pPr>
              <w:pStyle w:val="aff"/>
              <w:cnfStyle w:val="100000000000" w:firstRow="1" w:lastRow="0" w:firstColumn="0" w:lastColumn="0" w:oddVBand="0" w:evenVBand="0" w:oddHBand="0" w:evenHBand="0" w:firstRowFirstColumn="0" w:firstRowLastColumn="0" w:lastRowFirstColumn="0" w:lastRowLastColumn="0"/>
              <w:rPr>
                <w:rFonts w:eastAsia="宋体" w:cs="Times New Roman"/>
                <w:i w:val="0"/>
              </w:rPr>
            </w:pPr>
          </w:p>
        </w:tc>
      </w:tr>
      <w:tr w:rsidR="00D32D36" w:rsidRPr="00DF79D3" w14:paraId="4417BB9C" w14:textId="77777777" w:rsidTr="00DF7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pct"/>
          </w:tcPr>
          <w:p w14:paraId="5D14845D" w14:textId="66A53AC7" w:rsidR="00D32D36" w:rsidRPr="00DF79D3" w:rsidRDefault="00D32D36" w:rsidP="00D32D36">
            <w:pPr>
              <w:pStyle w:val="aff"/>
              <w:rPr>
                <w:rFonts w:eastAsia="宋体" w:cs="Times New Roman"/>
                <w:i w:val="0"/>
              </w:rPr>
            </w:pPr>
            <w:proofErr w:type="gramStart"/>
            <w:r w:rsidRPr="00DF79D3">
              <w:rPr>
                <w:rFonts w:eastAsia="宋体" w:cs="Times New Roman"/>
                <w:i w:val="0"/>
              </w:rPr>
              <w:t>携程旅行网</w:t>
            </w:r>
            <w:proofErr w:type="gramEnd"/>
            <w:r w:rsidRPr="00DF79D3">
              <w:rPr>
                <w:rFonts w:eastAsia="宋体" w:cs="Times New Roman"/>
                <w:i w:val="0"/>
              </w:rPr>
              <w:t>Ctrip</w:t>
            </w:r>
          </w:p>
        </w:tc>
        <w:tc>
          <w:tcPr>
            <w:tcW w:w="1188" w:type="pct"/>
          </w:tcPr>
          <w:p w14:paraId="7726DE71" w14:textId="7A31CC49" w:rsidR="00D32D36" w:rsidRPr="00DF79D3" w:rsidRDefault="00D32D36" w:rsidP="00D32D36">
            <w:pPr>
              <w:pStyle w:val="aff"/>
              <w:jc w:val="center"/>
              <w:cnfStyle w:val="000000100000" w:firstRow="0" w:lastRow="0" w:firstColumn="0" w:lastColumn="0" w:oddVBand="0" w:evenVBand="0" w:oddHBand="1" w:evenHBand="0" w:firstRowFirstColumn="0" w:firstRowLastColumn="0" w:lastRowFirstColumn="0" w:lastRowLastColumn="0"/>
            </w:pPr>
            <w:r w:rsidRPr="00DF79D3">
              <w:t>37.33%</w:t>
            </w:r>
          </w:p>
        </w:tc>
        <w:tc>
          <w:tcPr>
            <w:tcW w:w="2254" w:type="pct"/>
          </w:tcPr>
          <w:p w14:paraId="29307C27" w14:textId="77777777" w:rsidR="00D32D36" w:rsidRPr="00DF79D3" w:rsidRDefault="00D32D36" w:rsidP="00D32D36">
            <w:pPr>
              <w:pStyle w:val="aff"/>
              <w:cnfStyle w:val="000000100000" w:firstRow="0" w:lastRow="0" w:firstColumn="0" w:lastColumn="0" w:oddVBand="0" w:evenVBand="0" w:oddHBand="1" w:evenHBand="0" w:firstRowFirstColumn="0" w:firstRowLastColumn="0" w:lastRowFirstColumn="0" w:lastRowLastColumn="0"/>
            </w:pPr>
          </w:p>
        </w:tc>
      </w:tr>
      <w:tr w:rsidR="00D32D36" w:rsidRPr="00DF79D3" w14:paraId="624E5085" w14:textId="77777777" w:rsidTr="00DF79D3">
        <w:tc>
          <w:tcPr>
            <w:cnfStyle w:val="001000000000" w:firstRow="0" w:lastRow="0" w:firstColumn="1" w:lastColumn="0" w:oddVBand="0" w:evenVBand="0" w:oddHBand="0" w:evenHBand="0" w:firstRowFirstColumn="0" w:firstRowLastColumn="0" w:lastRowFirstColumn="0" w:lastRowLastColumn="0"/>
            <w:tcW w:w="1558" w:type="pct"/>
          </w:tcPr>
          <w:p w14:paraId="5D852889" w14:textId="6BCCE504" w:rsidR="00D32D36" w:rsidRPr="00DF79D3" w:rsidRDefault="00D32D36" w:rsidP="00D32D36">
            <w:pPr>
              <w:pStyle w:val="aff"/>
              <w:rPr>
                <w:rFonts w:eastAsia="宋体" w:cs="Times New Roman"/>
                <w:i w:val="0"/>
              </w:rPr>
            </w:pPr>
            <w:r w:rsidRPr="00DF79D3">
              <w:rPr>
                <w:rFonts w:eastAsia="宋体" w:cs="Times New Roman"/>
                <w:i w:val="0"/>
              </w:rPr>
              <w:t>去哪儿网</w:t>
            </w:r>
            <w:r w:rsidRPr="00DF79D3">
              <w:rPr>
                <w:rFonts w:eastAsia="宋体" w:cs="Times New Roman"/>
                <w:i w:val="0"/>
              </w:rPr>
              <w:t>Qunar</w:t>
            </w:r>
          </w:p>
        </w:tc>
        <w:tc>
          <w:tcPr>
            <w:tcW w:w="1188" w:type="pct"/>
          </w:tcPr>
          <w:p w14:paraId="5870F9F1" w14:textId="63771304" w:rsidR="00D32D36" w:rsidRPr="00DF79D3" w:rsidRDefault="00D32D36" w:rsidP="00D32D36">
            <w:pPr>
              <w:pStyle w:val="aff"/>
              <w:jc w:val="center"/>
              <w:cnfStyle w:val="000000000000" w:firstRow="0" w:lastRow="0" w:firstColumn="0" w:lastColumn="0" w:oddVBand="0" w:evenVBand="0" w:oddHBand="0" w:evenHBand="0" w:firstRowFirstColumn="0" w:firstRowLastColumn="0" w:lastRowFirstColumn="0" w:lastRowLastColumn="0"/>
            </w:pPr>
            <w:r w:rsidRPr="00DF79D3">
              <w:t>20.92%</w:t>
            </w:r>
          </w:p>
        </w:tc>
        <w:tc>
          <w:tcPr>
            <w:tcW w:w="2254" w:type="pct"/>
          </w:tcPr>
          <w:p w14:paraId="01317B28" w14:textId="77777777" w:rsidR="00D32D36" w:rsidRPr="00DF79D3" w:rsidRDefault="00D32D36" w:rsidP="00D32D36">
            <w:pPr>
              <w:pStyle w:val="aff"/>
              <w:cnfStyle w:val="000000000000" w:firstRow="0" w:lastRow="0" w:firstColumn="0" w:lastColumn="0" w:oddVBand="0" w:evenVBand="0" w:oddHBand="0" w:evenHBand="0" w:firstRowFirstColumn="0" w:firstRowLastColumn="0" w:lastRowFirstColumn="0" w:lastRowLastColumn="0"/>
            </w:pPr>
          </w:p>
        </w:tc>
      </w:tr>
      <w:tr w:rsidR="00D32D36" w:rsidRPr="00DF79D3" w14:paraId="727B4329" w14:textId="77777777" w:rsidTr="00DF7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pct"/>
          </w:tcPr>
          <w:p w14:paraId="7173F7D9" w14:textId="2E7ACCE8" w:rsidR="00D32D36" w:rsidRPr="00DF79D3" w:rsidRDefault="00D32D36" w:rsidP="00D32D36">
            <w:pPr>
              <w:pStyle w:val="aff"/>
              <w:rPr>
                <w:rFonts w:eastAsia="宋体" w:cs="Times New Roman"/>
                <w:i w:val="0"/>
              </w:rPr>
            </w:pPr>
            <w:r w:rsidRPr="00DF79D3">
              <w:rPr>
                <w:rFonts w:eastAsia="宋体" w:cs="Times New Roman"/>
                <w:i w:val="0"/>
              </w:rPr>
              <w:t>阿里旅行</w:t>
            </w:r>
            <w:r w:rsidRPr="00DF79D3">
              <w:rPr>
                <w:rFonts w:eastAsia="宋体" w:cs="Times New Roman"/>
                <w:i w:val="0"/>
              </w:rPr>
              <w:t>-</w:t>
            </w:r>
            <w:r w:rsidRPr="00DF79D3">
              <w:rPr>
                <w:rFonts w:eastAsia="宋体" w:cs="Times New Roman"/>
                <w:i w:val="0"/>
              </w:rPr>
              <w:t>去啊</w:t>
            </w:r>
            <w:r w:rsidRPr="00DF79D3">
              <w:rPr>
                <w:rFonts w:eastAsia="宋体" w:cs="Times New Roman"/>
                <w:i w:val="0"/>
              </w:rPr>
              <w:t>Alitrip</w:t>
            </w:r>
          </w:p>
        </w:tc>
        <w:tc>
          <w:tcPr>
            <w:tcW w:w="1188" w:type="pct"/>
          </w:tcPr>
          <w:p w14:paraId="08F83CF7" w14:textId="6A215C17" w:rsidR="00D32D36" w:rsidRPr="00DF79D3" w:rsidRDefault="00D32D36" w:rsidP="00D32D36">
            <w:pPr>
              <w:pStyle w:val="aff"/>
              <w:jc w:val="center"/>
              <w:cnfStyle w:val="000000100000" w:firstRow="0" w:lastRow="0" w:firstColumn="0" w:lastColumn="0" w:oddVBand="0" w:evenVBand="0" w:oddHBand="1" w:evenHBand="0" w:firstRowFirstColumn="0" w:firstRowLastColumn="0" w:lastRowFirstColumn="0" w:lastRowLastColumn="0"/>
            </w:pPr>
            <w:r w:rsidRPr="00DF79D3">
              <w:t>10.50%</w:t>
            </w:r>
          </w:p>
        </w:tc>
        <w:tc>
          <w:tcPr>
            <w:tcW w:w="2254" w:type="pct"/>
          </w:tcPr>
          <w:p w14:paraId="36479065" w14:textId="77777777" w:rsidR="00D32D36" w:rsidRPr="00DF79D3" w:rsidRDefault="00D32D36" w:rsidP="00D32D36">
            <w:pPr>
              <w:pStyle w:val="aff"/>
              <w:cnfStyle w:val="000000100000" w:firstRow="0" w:lastRow="0" w:firstColumn="0" w:lastColumn="0" w:oddVBand="0" w:evenVBand="0" w:oddHBand="1" w:evenHBand="0" w:firstRowFirstColumn="0" w:firstRowLastColumn="0" w:lastRowFirstColumn="0" w:lastRowLastColumn="0"/>
            </w:pPr>
          </w:p>
        </w:tc>
      </w:tr>
      <w:tr w:rsidR="00D32D36" w:rsidRPr="00DF79D3" w14:paraId="7988A25D" w14:textId="77777777" w:rsidTr="00DF79D3">
        <w:tc>
          <w:tcPr>
            <w:cnfStyle w:val="001000000000" w:firstRow="0" w:lastRow="0" w:firstColumn="1" w:lastColumn="0" w:oddVBand="0" w:evenVBand="0" w:oddHBand="0" w:evenHBand="0" w:firstRowFirstColumn="0" w:firstRowLastColumn="0" w:lastRowFirstColumn="0" w:lastRowLastColumn="0"/>
            <w:tcW w:w="1558" w:type="pct"/>
          </w:tcPr>
          <w:p w14:paraId="7DCC7F3E" w14:textId="38139CE6" w:rsidR="00D32D36" w:rsidRPr="00DF79D3" w:rsidRDefault="00D32D36" w:rsidP="00D32D36">
            <w:pPr>
              <w:pStyle w:val="aff"/>
              <w:rPr>
                <w:rFonts w:eastAsia="宋体" w:cs="Times New Roman"/>
                <w:i w:val="0"/>
              </w:rPr>
            </w:pPr>
            <w:r w:rsidRPr="00DF79D3">
              <w:rPr>
                <w:rFonts w:eastAsia="宋体" w:cs="Times New Roman"/>
                <w:i w:val="0"/>
              </w:rPr>
              <w:t>艺龙</w:t>
            </w:r>
            <w:proofErr w:type="gramStart"/>
            <w:r w:rsidRPr="00DF79D3">
              <w:rPr>
                <w:rFonts w:eastAsia="宋体" w:cs="Times New Roman"/>
                <w:i w:val="0"/>
              </w:rPr>
              <w:t>旅行网</w:t>
            </w:r>
            <w:proofErr w:type="gramEnd"/>
            <w:r w:rsidRPr="00DF79D3">
              <w:rPr>
                <w:rFonts w:eastAsia="宋体" w:cs="Times New Roman"/>
                <w:i w:val="0"/>
              </w:rPr>
              <w:t>eLong</w:t>
            </w:r>
          </w:p>
        </w:tc>
        <w:tc>
          <w:tcPr>
            <w:tcW w:w="1188" w:type="pct"/>
          </w:tcPr>
          <w:p w14:paraId="293A5766" w14:textId="1CD6BDD1" w:rsidR="00D32D36" w:rsidRPr="00DF79D3" w:rsidRDefault="00D32D36" w:rsidP="00D32D36">
            <w:pPr>
              <w:pStyle w:val="aff"/>
              <w:jc w:val="center"/>
              <w:cnfStyle w:val="000000000000" w:firstRow="0" w:lastRow="0" w:firstColumn="0" w:lastColumn="0" w:oddVBand="0" w:evenVBand="0" w:oddHBand="0" w:evenHBand="0" w:firstRowFirstColumn="0" w:firstRowLastColumn="0" w:lastRowFirstColumn="0" w:lastRowLastColumn="0"/>
            </w:pPr>
            <w:r w:rsidRPr="00DF79D3">
              <w:t>2.62%</w:t>
            </w:r>
          </w:p>
        </w:tc>
        <w:tc>
          <w:tcPr>
            <w:tcW w:w="2254" w:type="pct"/>
          </w:tcPr>
          <w:p w14:paraId="3E37B0DB" w14:textId="77777777" w:rsidR="00D32D36" w:rsidRPr="00DF79D3" w:rsidRDefault="00D32D36" w:rsidP="00D32D36">
            <w:pPr>
              <w:pStyle w:val="aff"/>
              <w:cnfStyle w:val="000000000000" w:firstRow="0" w:lastRow="0" w:firstColumn="0" w:lastColumn="0" w:oddVBand="0" w:evenVBand="0" w:oddHBand="0" w:evenHBand="0" w:firstRowFirstColumn="0" w:firstRowLastColumn="0" w:lastRowFirstColumn="0" w:lastRowLastColumn="0"/>
            </w:pPr>
          </w:p>
        </w:tc>
      </w:tr>
      <w:tr w:rsidR="00D32D36" w:rsidRPr="00DF79D3" w14:paraId="55D5DE2D" w14:textId="77777777" w:rsidTr="00DF79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8" w:type="pct"/>
          </w:tcPr>
          <w:p w14:paraId="09C9BDB4" w14:textId="6376FB5E" w:rsidR="00D32D36" w:rsidRPr="00DF79D3" w:rsidRDefault="00D32D36" w:rsidP="00D32D36">
            <w:pPr>
              <w:pStyle w:val="aff"/>
              <w:rPr>
                <w:rFonts w:eastAsia="宋体" w:cs="Times New Roman"/>
                <w:i w:val="0"/>
              </w:rPr>
            </w:pPr>
            <w:proofErr w:type="gramStart"/>
            <w:r w:rsidRPr="00DF79D3">
              <w:rPr>
                <w:rFonts w:eastAsia="宋体" w:cs="Times New Roman"/>
                <w:i w:val="0"/>
              </w:rPr>
              <w:t>途牛旅游</w:t>
            </w:r>
            <w:proofErr w:type="gramEnd"/>
            <w:r w:rsidRPr="00DF79D3">
              <w:rPr>
                <w:rFonts w:eastAsia="宋体" w:cs="Times New Roman"/>
                <w:i w:val="0"/>
              </w:rPr>
              <w:t>网</w:t>
            </w:r>
            <w:r w:rsidRPr="00DF79D3">
              <w:rPr>
                <w:rFonts w:eastAsia="宋体" w:cs="Times New Roman"/>
                <w:i w:val="0"/>
              </w:rPr>
              <w:t>TtuNiu</w:t>
            </w:r>
          </w:p>
        </w:tc>
        <w:tc>
          <w:tcPr>
            <w:tcW w:w="1188" w:type="pct"/>
          </w:tcPr>
          <w:p w14:paraId="1B7F55DE" w14:textId="595ACD47" w:rsidR="00D32D36" w:rsidRPr="00DF79D3" w:rsidRDefault="00D32D36" w:rsidP="00D32D36">
            <w:pPr>
              <w:pStyle w:val="aff"/>
              <w:jc w:val="center"/>
              <w:cnfStyle w:val="000000100000" w:firstRow="0" w:lastRow="0" w:firstColumn="0" w:lastColumn="0" w:oddVBand="0" w:evenVBand="0" w:oddHBand="1" w:evenHBand="0" w:firstRowFirstColumn="0" w:firstRowLastColumn="0" w:lastRowFirstColumn="0" w:lastRowLastColumn="0"/>
            </w:pPr>
            <w:r w:rsidRPr="00DF79D3">
              <w:t>1.60%</w:t>
            </w:r>
          </w:p>
        </w:tc>
        <w:bookmarkStart w:id="155" w:name="OLE_LINK210"/>
        <w:bookmarkStart w:id="156" w:name="OLE_LINK211"/>
        <w:tc>
          <w:tcPr>
            <w:tcW w:w="2254" w:type="pct"/>
          </w:tcPr>
          <w:p w14:paraId="7F0DF751" w14:textId="5C616EB1" w:rsidR="00D32D36" w:rsidRPr="00DF79D3" w:rsidRDefault="001D719A" w:rsidP="00D32D36">
            <w:pPr>
              <w:pStyle w:val="aff"/>
              <w:cnfStyle w:val="000000100000" w:firstRow="0" w:lastRow="0" w:firstColumn="0" w:lastColumn="0" w:oddVBand="0" w:evenVBand="0" w:oddHBand="1" w:evenHBand="0" w:firstRowFirstColumn="0" w:firstRowLastColumn="0" w:lastRowFirstColumn="0" w:lastRowLastColumn="0"/>
            </w:pPr>
            <m:oMath>
              <m:sSub>
                <m:sSubPr>
                  <m:ctrlPr>
                    <w:rPr>
                      <w:rFonts w:ascii="Cambria Math" w:hAnsi="Cambria Math"/>
                      <w:i/>
                    </w:rPr>
                  </m:ctrlPr>
                </m:sSubPr>
                <m:e>
                  <m:r>
                    <w:rPr>
                      <w:rFonts w:ascii="Cambria Math" w:hAnsi="Cambria Math"/>
                    </w:rPr>
                    <m:t>CR</m:t>
                  </m:r>
                </m:e>
                <m:sub>
                  <m:r>
                    <w:rPr>
                      <w:rFonts w:ascii="Cambria Math" w:hAnsi="Cambria Math"/>
                    </w:rPr>
                    <m:t>5</m:t>
                  </m:r>
                </m:sub>
              </m:sSub>
              <m:r>
                <w:rPr>
                  <w:rFonts w:ascii="Cambria Math" w:hAnsi="Cambria Math"/>
                </w:rPr>
                <m:t>=72.97%</m:t>
              </m:r>
            </m:oMath>
            <w:r w:rsidR="00D32D36" w:rsidRPr="00DF79D3">
              <w:rPr>
                <w:i/>
              </w:rPr>
              <w:t xml:space="preserve"> </w:t>
            </w:r>
            <w:bookmarkEnd w:id="155"/>
            <w:bookmarkEnd w:id="156"/>
            <w:r w:rsidR="00D32D36" w:rsidRPr="00DF79D3">
              <w:t>属于多寡头市场</w:t>
            </w:r>
          </w:p>
        </w:tc>
      </w:tr>
      <w:bookmarkEnd w:id="153"/>
      <w:bookmarkEnd w:id="154"/>
    </w:tbl>
    <w:p w14:paraId="49C1B80B" w14:textId="77777777" w:rsidR="008A50D3" w:rsidRDefault="008A50D3">
      <w:pPr>
        <w:widowControl/>
        <w:jc w:val="left"/>
        <w:rPr>
          <w:rFonts w:eastAsia="黑体"/>
          <w:bCs/>
          <w:sz w:val="26"/>
          <w:szCs w:val="26"/>
          <w:lang w:eastAsia="zh-TW"/>
        </w:rPr>
      </w:pPr>
      <w:r>
        <w:rPr>
          <w:lang w:eastAsia="zh-TW"/>
        </w:rPr>
        <w:br w:type="page"/>
      </w:r>
    </w:p>
    <w:p w14:paraId="75528265" w14:textId="41899E94" w:rsidR="001037FE" w:rsidRPr="008A50D3" w:rsidRDefault="001037FE" w:rsidP="008A50D3">
      <w:pPr>
        <w:pStyle w:val="31"/>
      </w:pPr>
      <w:bookmarkStart w:id="157" w:name="_Toc432531374"/>
      <w:r w:rsidRPr="008A50D3">
        <w:lastRenderedPageBreak/>
        <w:t>3</w:t>
      </w:r>
      <w:r w:rsidR="008A50D3" w:rsidRPr="008A50D3">
        <w:t>.</w:t>
      </w:r>
      <w:r w:rsidR="009E4ADA">
        <w:t>2</w:t>
      </w:r>
      <w:r w:rsidR="008A50D3" w:rsidRPr="008A50D3">
        <w:t>.2</w:t>
      </w:r>
      <w:r w:rsidR="0058790B">
        <w:rPr>
          <w:rFonts w:asciiTheme="minorEastAsia" w:eastAsiaTheme="minorEastAsia" w:hAnsiTheme="minorEastAsia" w:hint="eastAsia"/>
          <w:lang w:eastAsia="zh-TW"/>
        </w:rPr>
        <w:t xml:space="preserve">　</w:t>
      </w:r>
      <w:r w:rsidRPr="008A50D3">
        <w:rPr>
          <w:rFonts w:hint="eastAsia"/>
        </w:rPr>
        <w:t>需求互补性</w:t>
      </w:r>
      <w:bookmarkEnd w:id="157"/>
    </w:p>
    <w:p w14:paraId="72F3DB4F" w14:textId="530B187F" w:rsidR="001037FE" w:rsidRPr="007F193D" w:rsidRDefault="007F193D" w:rsidP="007F193D">
      <w:pPr>
        <w:pStyle w:val="af"/>
        <w:ind w:firstLine="480"/>
      </w:pPr>
      <w:r w:rsidRPr="007F193D">
        <w:rPr>
          <w:rFonts w:hint="eastAsia"/>
        </w:rPr>
        <w:t>在双边市场中，双边的市场用户群体的需求存在着显着的互补性。双边市场中的需求互补性与传统市场所提及的需求互补并不相同</w:t>
      </w:r>
      <w:r w:rsidR="00851886">
        <w:rPr>
          <w:rFonts w:hint="eastAsia"/>
        </w:rPr>
        <w:t>。</w:t>
      </w:r>
      <w:r w:rsidRPr="007F193D">
        <w:rPr>
          <w:rFonts w:hint="eastAsia"/>
        </w:rPr>
        <w:t>传统经济学中所针对的需求互补体现在不同产品之间，例如汽车与汽油之间存在着产品的需求互补性，汽油的市场需求变动自然地影响着汽车需求的同方向变动，换言之，这类型的需求互补是在同一个市场上实现的。然而，双边市场理论中的需求互补体现在平台企业双边用户群体的总体需求上，消费者的存在需要供给方同时接入平台，同样地供给方也需要消费者的需求支撑。</w:t>
      </w:r>
    </w:p>
    <w:p w14:paraId="0EC4922D" w14:textId="54059D7D" w:rsidR="007F193D" w:rsidRPr="007F193D" w:rsidRDefault="007F193D" w:rsidP="007F193D">
      <w:pPr>
        <w:pStyle w:val="af"/>
        <w:ind w:firstLine="480"/>
      </w:pPr>
      <w:r w:rsidRPr="007F193D">
        <w:rPr>
          <w:rFonts w:hint="eastAsia"/>
        </w:rPr>
        <w:t>在线旅游产业中，在线旅游平台作为一个</w:t>
      </w:r>
      <w:proofErr w:type="gramStart"/>
      <w:r w:rsidRPr="007F193D">
        <w:rPr>
          <w:rFonts w:hint="eastAsia"/>
        </w:rPr>
        <w:t>供</w:t>
      </w:r>
      <w:r w:rsidR="004B7397">
        <w:rPr>
          <w:rFonts w:hint="eastAsia"/>
        </w:rPr>
        <w:t>供应</w:t>
      </w:r>
      <w:proofErr w:type="gramEnd"/>
      <w:r w:rsidR="004B7397">
        <w:rPr>
          <w:rFonts w:hint="eastAsia"/>
        </w:rPr>
        <w:t>商</w:t>
      </w:r>
      <w:r w:rsidRPr="007F193D">
        <w:rPr>
          <w:rFonts w:hint="eastAsia"/>
        </w:rPr>
        <w:t>及消费者进行交易的平台，可以促使双方接触到更大范围的潜在交易对象，并且能有效地降低其交易成本和提高交易效率。存在于在线旅游平台的两边市场用户群体相互依存，当消费者</w:t>
      </w:r>
      <w:r w:rsidR="004B7397">
        <w:rPr>
          <w:rFonts w:hint="eastAsia"/>
        </w:rPr>
        <w:t>B</w:t>
      </w:r>
      <w:r w:rsidRPr="007F193D">
        <w:rPr>
          <w:rFonts w:hint="eastAsia"/>
        </w:rPr>
        <w:t>的需求消失时，</w:t>
      </w:r>
      <w:r w:rsidR="004B7397">
        <w:rPr>
          <w:rFonts w:hint="eastAsia"/>
        </w:rPr>
        <w:t>供应商</w:t>
      </w:r>
      <w:r w:rsidR="004B7397">
        <w:t>S</w:t>
      </w:r>
      <w:r w:rsidRPr="007F193D">
        <w:rPr>
          <w:rFonts w:hint="eastAsia"/>
        </w:rPr>
        <w:t>的需求也将不复存在，反之亦然。也就是说，当任何一方的需求消失，都将将使得另一方的需求无法存在，也就无法构成一个完整的在线旅游产品购买的交易行为，且会使得在线旅游平台存在于市场中的意义消失。</w:t>
      </w:r>
    </w:p>
    <w:p w14:paraId="3C6F64D5" w14:textId="4E54C842" w:rsidR="000D400A" w:rsidRPr="008A50D3" w:rsidRDefault="00932E67" w:rsidP="008A50D3">
      <w:pPr>
        <w:pStyle w:val="31"/>
      </w:pPr>
      <w:bookmarkStart w:id="158" w:name="_Toc432531375"/>
      <w:r w:rsidRPr="008A50D3">
        <w:t>3.</w:t>
      </w:r>
      <w:r w:rsidR="009E4ADA">
        <w:t>2</w:t>
      </w:r>
      <w:r w:rsidR="008A50D3" w:rsidRPr="008A50D3">
        <w:t>.3</w:t>
      </w:r>
      <w:r w:rsidR="0058790B">
        <w:rPr>
          <w:rFonts w:asciiTheme="minorEastAsia" w:eastAsiaTheme="minorEastAsia" w:hAnsiTheme="minorEastAsia" w:hint="eastAsia"/>
        </w:rPr>
        <w:t xml:space="preserve">　</w:t>
      </w:r>
      <w:r w:rsidR="00E84B43" w:rsidRPr="008A50D3">
        <w:t>交叉</w:t>
      </w:r>
      <w:r w:rsidR="000971FC">
        <w:t>网络效应</w:t>
      </w:r>
      <w:bookmarkEnd w:id="158"/>
    </w:p>
    <w:p w14:paraId="0D37DD1E" w14:textId="3D2F656F" w:rsidR="00E84B43" w:rsidRPr="00BD28D6" w:rsidRDefault="003245FA" w:rsidP="00BD28D6">
      <w:pPr>
        <w:pStyle w:val="af"/>
        <w:ind w:firstLine="480"/>
      </w:pPr>
      <w:r w:rsidRPr="00BD28D6">
        <w:rPr>
          <w:rFonts w:hint="eastAsia"/>
        </w:rPr>
        <w:t>根据</w:t>
      </w:r>
      <w:r w:rsidRPr="00BD28D6">
        <w:t>2.1.4</w:t>
      </w:r>
      <w:r w:rsidRPr="00BD28D6">
        <w:rPr>
          <w:rFonts w:hint="eastAsia"/>
        </w:rPr>
        <w:t>所述，交叉</w:t>
      </w:r>
      <w:r w:rsidR="000971FC">
        <w:rPr>
          <w:rFonts w:hint="eastAsia"/>
        </w:rPr>
        <w:t>网络效应</w:t>
      </w:r>
      <w:r w:rsidRPr="00BD28D6">
        <w:rPr>
          <w:rFonts w:hint="eastAsia"/>
        </w:rPr>
        <w:t>与直接</w:t>
      </w:r>
      <w:r w:rsidR="000971FC">
        <w:rPr>
          <w:rFonts w:hint="eastAsia"/>
        </w:rPr>
        <w:t>网络效应</w:t>
      </w:r>
      <w:r w:rsidRPr="00BD28D6">
        <w:rPr>
          <w:rFonts w:hint="eastAsia"/>
        </w:rPr>
        <w:t>、间接</w:t>
      </w:r>
      <w:r w:rsidR="000971FC">
        <w:rPr>
          <w:rFonts w:hint="eastAsia"/>
        </w:rPr>
        <w:t>网络效应</w:t>
      </w:r>
      <w:r w:rsidRPr="00BD28D6">
        <w:rPr>
          <w:rFonts w:hint="eastAsia"/>
        </w:rPr>
        <w:t>有些微的差异，而交叉</w:t>
      </w:r>
      <w:r w:rsidR="000971FC">
        <w:rPr>
          <w:rFonts w:hint="eastAsia"/>
        </w:rPr>
        <w:t>网络效应</w:t>
      </w:r>
      <w:r w:rsidRPr="00BD28D6">
        <w:rPr>
          <w:rFonts w:hint="eastAsia"/>
        </w:rPr>
        <w:t>是分辨市场是否属于双边市场范畴的主要特征，交叉</w:t>
      </w:r>
      <w:r w:rsidR="000971FC">
        <w:rPr>
          <w:rFonts w:hint="eastAsia"/>
        </w:rPr>
        <w:t>网络效应</w:t>
      </w:r>
      <w:r w:rsidRPr="00BD28D6">
        <w:rPr>
          <w:rFonts w:asciiTheme="minorEastAsia" w:hAnsiTheme="minorEastAsia" w:hint="eastAsia"/>
        </w:rPr>
        <w:t>可以拆解为两层涵义──外部性和交叉网络</w:t>
      </w:r>
      <w:r w:rsidRPr="003245FA">
        <w:rPr>
          <w:rFonts w:asciiTheme="minorEastAsia" w:hAnsiTheme="minorEastAsia" w:hint="eastAsia"/>
        </w:rPr>
        <w:t>，外部性是指每边用户群体的溢出效用，而交叉网络指这种效用溢出</w:t>
      </w:r>
      <w:r w:rsidRPr="00BD28D6">
        <w:rPr>
          <w:rFonts w:hint="eastAsia"/>
        </w:rPr>
        <w:t>体现在双边不同的用户群体之间，</w:t>
      </w:r>
      <w:r w:rsidRPr="003245FA">
        <w:rPr>
          <w:rFonts w:asciiTheme="minorEastAsia" w:hAnsiTheme="minorEastAsia" w:hint="eastAsia"/>
        </w:rPr>
        <w:t>换言之，交叉</w:t>
      </w:r>
      <w:r w:rsidR="000971FC">
        <w:rPr>
          <w:rFonts w:asciiTheme="minorEastAsia" w:hAnsiTheme="minorEastAsia" w:hint="eastAsia"/>
        </w:rPr>
        <w:t>网络效应</w:t>
      </w:r>
      <w:r w:rsidRPr="00BD28D6">
        <w:rPr>
          <w:rFonts w:hint="eastAsia"/>
        </w:rPr>
        <w:t>是</w:t>
      </w:r>
      <w:r w:rsidRPr="003245FA">
        <w:rPr>
          <w:rFonts w:asciiTheme="minorEastAsia" w:hAnsiTheme="minorEastAsia" w:hint="eastAsia"/>
        </w:rPr>
        <w:t>强调</w:t>
      </w:r>
      <w:r w:rsidRPr="00BD28D6">
        <w:rPr>
          <w:rFonts w:hint="eastAsia"/>
        </w:rPr>
        <w:t>双边市场</w:t>
      </w:r>
      <w:proofErr w:type="gramStart"/>
      <w:r w:rsidRPr="00BD28D6">
        <w:rPr>
          <w:rFonts w:hint="eastAsia"/>
        </w:rPr>
        <w:t>中跨边的</w:t>
      </w:r>
      <w:proofErr w:type="gramEnd"/>
      <w:r w:rsidRPr="00BD28D6">
        <w:rPr>
          <w:rFonts w:hint="eastAsia"/>
        </w:rPr>
        <w:t>效用溢出，且交叉</w:t>
      </w:r>
      <w:r w:rsidR="000971FC">
        <w:rPr>
          <w:rFonts w:hint="eastAsia"/>
        </w:rPr>
        <w:t>网络效应</w:t>
      </w:r>
      <w:r w:rsidRPr="00BD28D6">
        <w:rPr>
          <w:rFonts w:hint="eastAsia"/>
        </w:rPr>
        <w:t>的溢出效用难以被市场内的用户内部化。</w:t>
      </w:r>
    </w:p>
    <w:p w14:paraId="09B14A11" w14:textId="6593A254" w:rsidR="008A50D3" w:rsidRDefault="003245FA" w:rsidP="007F193D">
      <w:pPr>
        <w:pStyle w:val="af"/>
        <w:ind w:firstLine="480"/>
      </w:pPr>
      <w:r w:rsidRPr="003245FA">
        <w:rPr>
          <w:rFonts w:hint="eastAsia"/>
        </w:rPr>
        <w:t>在线旅游产业除了存在直接</w:t>
      </w:r>
      <w:r w:rsidR="000971FC">
        <w:rPr>
          <w:rFonts w:hint="eastAsia"/>
        </w:rPr>
        <w:t>网络效应</w:t>
      </w:r>
      <w:r w:rsidRPr="003245FA">
        <w:rPr>
          <w:rFonts w:hint="eastAsia"/>
        </w:rPr>
        <w:t>、间接</w:t>
      </w:r>
      <w:r w:rsidR="000971FC">
        <w:rPr>
          <w:rFonts w:hint="eastAsia"/>
        </w:rPr>
        <w:t>网络效应</w:t>
      </w:r>
      <w:r w:rsidRPr="003245FA">
        <w:rPr>
          <w:rFonts w:hint="eastAsia"/>
        </w:rPr>
        <w:t>外，更具意义的是存在交叉</w:t>
      </w:r>
      <w:r w:rsidR="000971FC">
        <w:rPr>
          <w:rFonts w:hint="eastAsia"/>
        </w:rPr>
        <w:t>网络效应</w:t>
      </w:r>
      <w:r w:rsidRPr="003245FA">
        <w:rPr>
          <w:rFonts w:hint="eastAsia"/>
        </w:rPr>
        <w:t>。在线旅游平台企业的交叉</w:t>
      </w:r>
      <w:r w:rsidR="000971FC">
        <w:rPr>
          <w:rFonts w:hint="eastAsia"/>
        </w:rPr>
        <w:t>网络效应</w:t>
      </w:r>
      <w:r w:rsidRPr="003245FA">
        <w:rPr>
          <w:rFonts w:hint="eastAsia"/>
        </w:rPr>
        <w:t>体现在，其他条件不变的情况下，</w:t>
      </w:r>
      <w:r w:rsidR="004B7397">
        <w:rPr>
          <w:rFonts w:hint="eastAsia"/>
        </w:rPr>
        <w:t>供应商</w:t>
      </w:r>
      <w:r w:rsidR="004B7397">
        <w:rPr>
          <w:rFonts w:hint="eastAsia"/>
        </w:rPr>
        <w:t>S</w:t>
      </w:r>
      <w:r w:rsidRPr="003245FA">
        <w:rPr>
          <w:rFonts w:hint="eastAsia"/>
        </w:rPr>
        <w:t>的规模数量的变化与消费者</w:t>
      </w:r>
      <w:r w:rsidR="004B7397">
        <w:rPr>
          <w:rFonts w:hint="eastAsia"/>
        </w:rPr>
        <w:t>B</w:t>
      </w:r>
      <w:r w:rsidRPr="003245FA">
        <w:rPr>
          <w:rFonts w:hint="eastAsia"/>
        </w:rPr>
        <w:t>接入在线旅游平台的意愿或效用存在正相关关系。</w:t>
      </w:r>
      <w:r w:rsidR="007F193D" w:rsidRPr="00BD28D6">
        <w:rPr>
          <w:rFonts w:asciiTheme="minorEastAsia" w:hAnsiTheme="minorEastAsia" w:hint="eastAsia"/>
        </w:rPr>
        <w:t>由于存在交叉</w:t>
      </w:r>
      <w:r w:rsidR="000971FC">
        <w:rPr>
          <w:rFonts w:asciiTheme="minorEastAsia" w:hAnsiTheme="minorEastAsia" w:hint="eastAsia"/>
        </w:rPr>
        <w:t>网络效应</w:t>
      </w:r>
      <w:r w:rsidR="007F193D" w:rsidRPr="00BD28D6">
        <w:rPr>
          <w:rFonts w:asciiTheme="minorEastAsia" w:hAnsiTheme="minorEastAsia" w:hint="eastAsia"/>
        </w:rPr>
        <w:t>，</w:t>
      </w:r>
      <w:r w:rsidR="004B7397">
        <w:rPr>
          <w:rFonts w:asciiTheme="minorEastAsia" w:hAnsiTheme="minorEastAsia" w:hint="eastAsia"/>
        </w:rPr>
        <w:t>供应商</w:t>
      </w:r>
      <w:r w:rsidR="007F193D" w:rsidRPr="00BD28D6">
        <w:rPr>
          <w:rFonts w:asciiTheme="minorEastAsia" w:hAnsiTheme="minorEastAsia" w:hint="eastAsia"/>
        </w:rPr>
        <w:t>与消费者透过在线旅游平台完成交易之后所获得的效用也会比传统交易方式所得到的效用要来得高。</w:t>
      </w:r>
      <w:r w:rsidRPr="003245FA">
        <w:rPr>
          <w:rFonts w:hint="eastAsia"/>
        </w:rPr>
        <w:t>一般来说，在线旅游平台的交叉</w:t>
      </w:r>
      <w:r w:rsidR="000971FC">
        <w:rPr>
          <w:rFonts w:hint="eastAsia"/>
        </w:rPr>
        <w:t>网络效应</w:t>
      </w:r>
      <w:r w:rsidRPr="003245FA">
        <w:rPr>
          <w:rFonts w:hint="eastAsia"/>
        </w:rPr>
        <w:t>是正的，当然也有存在负交叉</w:t>
      </w:r>
      <w:r w:rsidR="000971FC">
        <w:rPr>
          <w:rFonts w:hint="eastAsia"/>
        </w:rPr>
        <w:t>网络效应</w:t>
      </w:r>
      <w:r w:rsidRPr="003245FA">
        <w:rPr>
          <w:rFonts w:hint="eastAsia"/>
        </w:rPr>
        <w:t>的情况，举例来说，在线旅游平台企业在其主营业务发展到一定程度之后，会接入不同的上游供应商或者其他与旅行相关的广告商，此时对于平台另一边的消费者而言，他们通常是对广告有厌恶心理的，因此当平台接入的</w:t>
      </w:r>
      <w:proofErr w:type="gramStart"/>
      <w:r w:rsidRPr="003245FA">
        <w:rPr>
          <w:rFonts w:hint="eastAsia"/>
        </w:rPr>
        <w:t>广告商越多</w:t>
      </w:r>
      <w:proofErr w:type="gramEnd"/>
      <w:r w:rsidRPr="003245FA">
        <w:rPr>
          <w:rFonts w:hint="eastAsia"/>
        </w:rPr>
        <w:t>，反而会降低消费者的效用。</w:t>
      </w:r>
    </w:p>
    <w:p w14:paraId="4A0A4F4E" w14:textId="77777777" w:rsidR="008A50D3" w:rsidRDefault="008A50D3">
      <w:pPr>
        <w:widowControl/>
        <w:jc w:val="left"/>
        <w:rPr>
          <w:sz w:val="24"/>
        </w:rPr>
      </w:pPr>
      <w:r>
        <w:br w:type="page"/>
      </w:r>
    </w:p>
    <w:p w14:paraId="1C716C2D" w14:textId="5D6DB9DF" w:rsidR="005535C4" w:rsidRPr="003245FA" w:rsidRDefault="005535C4" w:rsidP="005535C4">
      <w:pPr>
        <w:pStyle w:val="af1"/>
      </w:pPr>
      <w:bookmarkStart w:id="159" w:name="_Toc432531313"/>
      <w:r w:rsidRPr="005535C4">
        <w:rPr>
          <w:rFonts w:hint="eastAsia"/>
        </w:rPr>
        <w:lastRenderedPageBreak/>
        <w:t>表</w:t>
      </w:r>
      <w:r w:rsidRPr="005535C4">
        <w:t>3.</w:t>
      </w:r>
      <w:r w:rsidR="00073A3F">
        <w:t>4</w:t>
      </w:r>
      <w:r w:rsidR="00B65192">
        <w:rPr>
          <w:rFonts w:asciiTheme="minorEastAsia" w:eastAsiaTheme="minorEastAsia" w:hAnsiTheme="minorEastAsia" w:hint="eastAsia"/>
        </w:rPr>
        <w:t xml:space="preserve">　</w:t>
      </w:r>
      <w:r w:rsidRPr="005535C4">
        <w:rPr>
          <w:rFonts w:hint="eastAsia"/>
        </w:rPr>
        <w:t>在线旅游产业三种</w:t>
      </w:r>
      <w:r w:rsidR="000971FC">
        <w:rPr>
          <w:rFonts w:hint="eastAsia"/>
        </w:rPr>
        <w:t>网络效应</w:t>
      </w:r>
      <w:r w:rsidRPr="005535C4">
        <w:rPr>
          <w:rFonts w:hint="eastAsia"/>
        </w:rPr>
        <w:t>的体现</w:t>
      </w:r>
      <w:bookmarkEnd w:id="159"/>
    </w:p>
    <w:tbl>
      <w:tblPr>
        <w:tblStyle w:val="PlainTable5"/>
        <w:tblW w:w="5064" w:type="pct"/>
        <w:tblLook w:val="04A0" w:firstRow="1" w:lastRow="0" w:firstColumn="1" w:lastColumn="0" w:noHBand="0" w:noVBand="1"/>
      </w:tblPr>
      <w:tblGrid>
        <w:gridCol w:w="1302"/>
        <w:gridCol w:w="1453"/>
        <w:gridCol w:w="5523"/>
        <w:gridCol w:w="1013"/>
      </w:tblGrid>
      <w:tr w:rsidR="005535C4" w:rsidRPr="008E3DE6" w14:paraId="17B4562D" w14:textId="09FB3002" w:rsidTr="008E3D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01" w:type="pct"/>
            <w:tcBorders>
              <w:top w:val="single" w:sz="4" w:space="0" w:color="000000"/>
              <w:bottom w:val="single" w:sz="4" w:space="0" w:color="000000"/>
            </w:tcBorders>
            <w:vAlign w:val="center"/>
          </w:tcPr>
          <w:p w14:paraId="05CB6285" w14:textId="5A24777B" w:rsidR="005535C4" w:rsidRPr="008E3DE6" w:rsidRDefault="000971FC" w:rsidP="00D64130">
            <w:pPr>
              <w:pStyle w:val="aff"/>
              <w:rPr>
                <w:rFonts w:ascii="宋体" w:eastAsia="宋体" w:hAnsi="宋体"/>
                <w:b/>
                <w:i w:val="0"/>
              </w:rPr>
            </w:pPr>
            <w:r w:rsidRPr="008E3DE6">
              <w:rPr>
                <w:rFonts w:ascii="宋体" w:eastAsia="宋体" w:hAnsi="宋体" w:hint="eastAsia"/>
                <w:b/>
                <w:i w:val="0"/>
              </w:rPr>
              <w:t>网络效应</w:t>
            </w:r>
          </w:p>
        </w:tc>
        <w:tc>
          <w:tcPr>
            <w:tcW w:w="782" w:type="pct"/>
            <w:tcBorders>
              <w:top w:val="single" w:sz="4" w:space="0" w:color="000000"/>
              <w:bottom w:val="single" w:sz="4" w:space="0" w:color="000000"/>
            </w:tcBorders>
            <w:vAlign w:val="center"/>
          </w:tcPr>
          <w:p w14:paraId="668F2A08" w14:textId="03D779DE" w:rsidR="005535C4" w:rsidRPr="008E3DE6" w:rsidRDefault="005535C4" w:rsidP="00D64130">
            <w:pPr>
              <w:pStyle w:val="aff"/>
              <w:cnfStyle w:val="100000000000" w:firstRow="1" w:lastRow="0" w:firstColumn="0" w:lastColumn="0" w:oddVBand="0" w:evenVBand="0" w:oddHBand="0" w:evenHBand="0" w:firstRowFirstColumn="0" w:firstRowLastColumn="0" w:lastRowFirstColumn="0" w:lastRowLastColumn="0"/>
              <w:rPr>
                <w:rFonts w:ascii="宋体" w:eastAsia="宋体" w:hAnsi="宋体"/>
                <w:b/>
                <w:i w:val="0"/>
              </w:rPr>
            </w:pPr>
            <w:r w:rsidRPr="008E3DE6">
              <w:rPr>
                <w:rFonts w:ascii="宋体" w:eastAsia="宋体" w:hAnsi="宋体" w:hint="eastAsia"/>
                <w:b/>
                <w:i w:val="0"/>
              </w:rPr>
              <w:t>衡量主体</w:t>
            </w:r>
          </w:p>
        </w:tc>
        <w:tc>
          <w:tcPr>
            <w:tcW w:w="2972" w:type="pct"/>
            <w:tcBorders>
              <w:top w:val="single" w:sz="4" w:space="0" w:color="000000"/>
              <w:bottom w:val="single" w:sz="4" w:space="0" w:color="000000"/>
            </w:tcBorders>
            <w:vAlign w:val="center"/>
          </w:tcPr>
          <w:p w14:paraId="1D4C6B12" w14:textId="2963AA5F" w:rsidR="005535C4" w:rsidRPr="008E3DE6" w:rsidRDefault="005535C4" w:rsidP="00D64130">
            <w:pPr>
              <w:pStyle w:val="aff"/>
              <w:cnfStyle w:val="100000000000" w:firstRow="1" w:lastRow="0" w:firstColumn="0" w:lastColumn="0" w:oddVBand="0" w:evenVBand="0" w:oddHBand="0" w:evenHBand="0" w:firstRowFirstColumn="0" w:firstRowLastColumn="0" w:lastRowFirstColumn="0" w:lastRowLastColumn="0"/>
              <w:rPr>
                <w:rFonts w:ascii="宋体" w:eastAsia="宋体" w:hAnsi="宋体"/>
                <w:b/>
                <w:i w:val="0"/>
              </w:rPr>
            </w:pPr>
            <w:r w:rsidRPr="008E3DE6">
              <w:rPr>
                <w:rFonts w:ascii="宋体" w:eastAsia="宋体" w:hAnsi="宋体" w:hint="eastAsia"/>
                <w:b/>
                <w:i w:val="0"/>
              </w:rPr>
              <w:t>在线旅游产业中的体现</w:t>
            </w:r>
          </w:p>
        </w:tc>
        <w:tc>
          <w:tcPr>
            <w:tcW w:w="545" w:type="pct"/>
            <w:tcBorders>
              <w:top w:val="single" w:sz="4" w:space="0" w:color="000000"/>
              <w:bottom w:val="single" w:sz="4" w:space="0" w:color="000000"/>
            </w:tcBorders>
            <w:vAlign w:val="center"/>
          </w:tcPr>
          <w:p w14:paraId="046D6F9B" w14:textId="7FFB003B" w:rsidR="005535C4" w:rsidRPr="008E3DE6" w:rsidRDefault="005535C4" w:rsidP="00D64130">
            <w:pPr>
              <w:pStyle w:val="aff"/>
              <w:cnfStyle w:val="100000000000" w:firstRow="1" w:lastRow="0" w:firstColumn="0" w:lastColumn="0" w:oddVBand="0" w:evenVBand="0" w:oddHBand="0" w:evenHBand="0" w:firstRowFirstColumn="0" w:firstRowLastColumn="0" w:lastRowFirstColumn="0" w:lastRowLastColumn="0"/>
              <w:rPr>
                <w:rFonts w:ascii="宋体" w:eastAsia="宋体" w:hAnsi="宋体"/>
                <w:b/>
                <w:i w:val="0"/>
              </w:rPr>
            </w:pPr>
            <w:r w:rsidRPr="008E3DE6">
              <w:rPr>
                <w:rFonts w:ascii="宋体" w:eastAsia="宋体" w:hAnsi="宋体" w:hint="eastAsia"/>
                <w:b/>
                <w:i w:val="0"/>
              </w:rPr>
              <w:t>正负向</w:t>
            </w:r>
          </w:p>
        </w:tc>
      </w:tr>
      <w:tr w:rsidR="005535C4" w:rsidRPr="00D64130" w14:paraId="72ABAA34" w14:textId="755F4D98" w:rsidTr="008E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pct"/>
            <w:tcBorders>
              <w:top w:val="single" w:sz="4" w:space="0" w:color="000000"/>
              <w:right w:val="single" w:sz="4" w:space="0" w:color="000000"/>
            </w:tcBorders>
            <w:vAlign w:val="center"/>
          </w:tcPr>
          <w:p w14:paraId="400C3D84" w14:textId="60815A0C" w:rsidR="005535C4" w:rsidRPr="004036D9" w:rsidRDefault="0074413A" w:rsidP="008E3DE6">
            <w:pPr>
              <w:pStyle w:val="aff"/>
              <w:jc w:val="center"/>
              <w:rPr>
                <w:rFonts w:ascii="宋体" w:eastAsia="宋体" w:hAnsi="宋体"/>
                <w:i w:val="0"/>
              </w:rPr>
            </w:pPr>
            <w:r w:rsidRPr="004036D9">
              <w:rPr>
                <w:rFonts w:ascii="宋体" w:eastAsia="宋体" w:hAnsi="宋体" w:hint="eastAsia"/>
                <w:i w:val="0"/>
              </w:rPr>
              <w:t>直接</w:t>
            </w:r>
          </w:p>
          <w:p w14:paraId="7C5ABE82" w14:textId="15851F09" w:rsidR="005535C4" w:rsidRPr="004036D9" w:rsidRDefault="000971FC" w:rsidP="008E3DE6">
            <w:pPr>
              <w:pStyle w:val="aff"/>
              <w:jc w:val="center"/>
              <w:rPr>
                <w:rFonts w:ascii="宋体" w:eastAsia="宋体" w:hAnsi="宋体"/>
                <w:i w:val="0"/>
              </w:rPr>
            </w:pPr>
            <w:r w:rsidRPr="004036D9">
              <w:rPr>
                <w:rFonts w:ascii="宋体" w:eastAsia="宋体" w:hAnsi="宋体" w:hint="eastAsia"/>
                <w:i w:val="0"/>
              </w:rPr>
              <w:t>网络效应</w:t>
            </w:r>
          </w:p>
        </w:tc>
        <w:tc>
          <w:tcPr>
            <w:tcW w:w="782" w:type="pct"/>
            <w:tcBorders>
              <w:top w:val="single" w:sz="4" w:space="0" w:color="000000"/>
              <w:left w:val="single" w:sz="4" w:space="0" w:color="000000"/>
            </w:tcBorders>
            <w:vAlign w:val="center"/>
          </w:tcPr>
          <w:p w14:paraId="404B69FA" w14:textId="03480C10" w:rsidR="005535C4" w:rsidRPr="00D64130" w:rsidRDefault="005535C4" w:rsidP="00D64130">
            <w:pPr>
              <w:pStyle w:val="aff"/>
              <w:cnfStyle w:val="000000100000" w:firstRow="0" w:lastRow="0" w:firstColumn="0" w:lastColumn="0" w:oddVBand="0" w:evenVBand="0" w:oddHBand="1" w:evenHBand="0" w:firstRowFirstColumn="0" w:firstRowLastColumn="0" w:lastRowFirstColumn="0" w:lastRowLastColumn="0"/>
            </w:pPr>
            <w:r w:rsidRPr="00D64130">
              <w:rPr>
                <w:rFonts w:hint="eastAsia"/>
              </w:rPr>
              <w:t>同</w:t>
            </w:r>
            <w:proofErr w:type="gramStart"/>
            <w:r w:rsidRPr="00D64130">
              <w:rPr>
                <w:rFonts w:hint="eastAsia"/>
              </w:rPr>
              <w:t>边用户</w:t>
            </w:r>
            <w:proofErr w:type="gramEnd"/>
          </w:p>
        </w:tc>
        <w:tc>
          <w:tcPr>
            <w:tcW w:w="2972" w:type="pct"/>
            <w:tcBorders>
              <w:top w:val="single" w:sz="4" w:space="0" w:color="000000"/>
            </w:tcBorders>
            <w:vAlign w:val="center"/>
          </w:tcPr>
          <w:p w14:paraId="282D7343" w14:textId="5B8CE7EA" w:rsidR="005535C4" w:rsidRPr="00D64130" w:rsidRDefault="005535C4" w:rsidP="00D64130">
            <w:pPr>
              <w:pStyle w:val="aff"/>
              <w:cnfStyle w:val="000000100000" w:firstRow="0" w:lastRow="0" w:firstColumn="0" w:lastColumn="0" w:oddVBand="0" w:evenVBand="0" w:oddHBand="1" w:evenHBand="0" w:firstRowFirstColumn="0" w:firstRowLastColumn="0" w:lastRowFirstColumn="0" w:lastRowLastColumn="0"/>
            </w:pPr>
            <w:r w:rsidRPr="00D64130">
              <w:rPr>
                <w:rFonts w:hint="eastAsia"/>
              </w:rPr>
              <w:t>当消费者或</w:t>
            </w:r>
            <w:r w:rsidR="004B7397" w:rsidRPr="00D64130">
              <w:rPr>
                <w:rFonts w:hint="eastAsia"/>
              </w:rPr>
              <w:t>供应商</w:t>
            </w:r>
            <w:r w:rsidRPr="00D64130">
              <w:rPr>
                <w:rFonts w:hint="eastAsia"/>
              </w:rPr>
              <w:t>接入平台的同</w:t>
            </w:r>
            <w:proofErr w:type="gramStart"/>
            <w:r w:rsidRPr="00D64130">
              <w:rPr>
                <w:rFonts w:hint="eastAsia"/>
              </w:rPr>
              <w:t>边用户</w:t>
            </w:r>
            <w:proofErr w:type="gramEnd"/>
            <w:r w:rsidRPr="00D64130">
              <w:rPr>
                <w:rFonts w:hint="eastAsia"/>
              </w:rPr>
              <w:t>数量越来越多，使得竞争更加激烈，最终可能导致交易成功的可能性降低。</w:t>
            </w:r>
          </w:p>
        </w:tc>
        <w:tc>
          <w:tcPr>
            <w:tcW w:w="545" w:type="pct"/>
            <w:tcBorders>
              <w:top w:val="single" w:sz="4" w:space="0" w:color="000000"/>
            </w:tcBorders>
            <w:vAlign w:val="center"/>
          </w:tcPr>
          <w:p w14:paraId="6430BA93" w14:textId="5A672D67" w:rsidR="005535C4" w:rsidRPr="00D64130" w:rsidRDefault="005535C4" w:rsidP="00D64130">
            <w:pPr>
              <w:pStyle w:val="aff"/>
              <w:cnfStyle w:val="000000100000" w:firstRow="0" w:lastRow="0" w:firstColumn="0" w:lastColumn="0" w:oddVBand="0" w:evenVBand="0" w:oddHBand="1" w:evenHBand="0" w:firstRowFirstColumn="0" w:firstRowLastColumn="0" w:lastRowFirstColumn="0" w:lastRowLastColumn="0"/>
            </w:pPr>
            <w:r w:rsidRPr="00D64130">
              <w:rPr>
                <w:rFonts w:hint="eastAsia"/>
              </w:rPr>
              <w:t>负向</w:t>
            </w:r>
          </w:p>
        </w:tc>
      </w:tr>
      <w:tr w:rsidR="005535C4" w:rsidRPr="00D64130" w14:paraId="35360B59" w14:textId="3C728B12" w:rsidTr="008E3DE6">
        <w:tc>
          <w:tcPr>
            <w:cnfStyle w:val="001000000000" w:firstRow="0" w:lastRow="0" w:firstColumn="1" w:lastColumn="0" w:oddVBand="0" w:evenVBand="0" w:oddHBand="0" w:evenHBand="0" w:firstRowFirstColumn="0" w:firstRowLastColumn="0" w:lastRowFirstColumn="0" w:lastRowLastColumn="0"/>
            <w:tcW w:w="701" w:type="pct"/>
            <w:tcBorders>
              <w:right w:val="single" w:sz="4" w:space="0" w:color="000000"/>
            </w:tcBorders>
            <w:vAlign w:val="center"/>
          </w:tcPr>
          <w:p w14:paraId="21F2B20B" w14:textId="1AFD2906" w:rsidR="005535C4" w:rsidRPr="004036D9" w:rsidRDefault="0074413A" w:rsidP="008E3DE6">
            <w:pPr>
              <w:pStyle w:val="aff"/>
              <w:jc w:val="center"/>
              <w:rPr>
                <w:rFonts w:ascii="宋体" w:eastAsia="宋体" w:hAnsi="宋体"/>
                <w:i w:val="0"/>
              </w:rPr>
            </w:pPr>
            <w:r w:rsidRPr="004036D9">
              <w:rPr>
                <w:rFonts w:ascii="宋体" w:eastAsia="宋体" w:hAnsi="宋体" w:hint="eastAsia"/>
                <w:i w:val="0"/>
              </w:rPr>
              <w:t>间接</w:t>
            </w:r>
          </w:p>
          <w:p w14:paraId="3EAD7710" w14:textId="55AA6A95" w:rsidR="005535C4" w:rsidRPr="004036D9" w:rsidRDefault="000971FC" w:rsidP="008E3DE6">
            <w:pPr>
              <w:pStyle w:val="aff"/>
              <w:jc w:val="center"/>
              <w:rPr>
                <w:rFonts w:ascii="宋体" w:eastAsia="宋体" w:hAnsi="宋体"/>
                <w:i w:val="0"/>
              </w:rPr>
            </w:pPr>
            <w:r w:rsidRPr="004036D9">
              <w:rPr>
                <w:rFonts w:ascii="宋体" w:eastAsia="宋体" w:hAnsi="宋体" w:hint="eastAsia"/>
                <w:i w:val="0"/>
              </w:rPr>
              <w:t>网络效应</w:t>
            </w:r>
          </w:p>
        </w:tc>
        <w:tc>
          <w:tcPr>
            <w:tcW w:w="782" w:type="pct"/>
            <w:tcBorders>
              <w:left w:val="single" w:sz="4" w:space="0" w:color="000000"/>
            </w:tcBorders>
            <w:vAlign w:val="center"/>
          </w:tcPr>
          <w:p w14:paraId="1FBD897D" w14:textId="0CD166E6" w:rsidR="005535C4" w:rsidRPr="00D64130" w:rsidRDefault="005535C4" w:rsidP="00D64130">
            <w:pPr>
              <w:pStyle w:val="aff"/>
              <w:cnfStyle w:val="000000000000" w:firstRow="0" w:lastRow="0" w:firstColumn="0" w:lastColumn="0" w:oddVBand="0" w:evenVBand="0" w:oddHBand="0" w:evenHBand="0" w:firstRowFirstColumn="0" w:firstRowLastColumn="0" w:lastRowFirstColumn="0" w:lastRowLastColumn="0"/>
            </w:pPr>
            <w:r w:rsidRPr="00D64130">
              <w:rPr>
                <w:rFonts w:hint="eastAsia"/>
              </w:rPr>
              <w:t>互补产品间</w:t>
            </w:r>
          </w:p>
        </w:tc>
        <w:tc>
          <w:tcPr>
            <w:tcW w:w="2972" w:type="pct"/>
            <w:vAlign w:val="center"/>
          </w:tcPr>
          <w:p w14:paraId="455050BC" w14:textId="2593306A" w:rsidR="005535C4" w:rsidRPr="00D64130" w:rsidRDefault="00DF79D3" w:rsidP="00D64130">
            <w:pPr>
              <w:pStyle w:val="aff"/>
              <w:cnfStyle w:val="000000000000" w:firstRow="0" w:lastRow="0" w:firstColumn="0" w:lastColumn="0" w:oddVBand="0" w:evenVBand="0" w:oddHBand="0" w:evenHBand="0" w:firstRowFirstColumn="0" w:firstRowLastColumn="0" w:lastRowFirstColumn="0" w:lastRowLastColumn="0"/>
            </w:pPr>
            <w:r w:rsidRPr="00D64130">
              <w:rPr>
                <w:rFonts w:hint="eastAsia"/>
              </w:rPr>
              <w:t>-</w:t>
            </w:r>
          </w:p>
        </w:tc>
        <w:tc>
          <w:tcPr>
            <w:tcW w:w="545" w:type="pct"/>
            <w:vAlign w:val="center"/>
          </w:tcPr>
          <w:p w14:paraId="114DFA13" w14:textId="1AB512F3" w:rsidR="005535C4" w:rsidRPr="00D64130" w:rsidRDefault="00DF79D3" w:rsidP="00D64130">
            <w:pPr>
              <w:pStyle w:val="aff"/>
              <w:cnfStyle w:val="000000000000" w:firstRow="0" w:lastRow="0" w:firstColumn="0" w:lastColumn="0" w:oddVBand="0" w:evenVBand="0" w:oddHBand="0" w:evenHBand="0" w:firstRowFirstColumn="0" w:firstRowLastColumn="0" w:lastRowFirstColumn="0" w:lastRowLastColumn="0"/>
            </w:pPr>
            <w:r w:rsidRPr="00D64130">
              <w:rPr>
                <w:rFonts w:hint="eastAsia"/>
              </w:rPr>
              <w:t>-</w:t>
            </w:r>
          </w:p>
        </w:tc>
      </w:tr>
      <w:tr w:rsidR="005535C4" w:rsidRPr="00D64130" w14:paraId="37CE3102" w14:textId="777F57C8" w:rsidTr="008E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pct"/>
            <w:tcBorders>
              <w:bottom w:val="single" w:sz="4" w:space="0" w:color="000000"/>
              <w:right w:val="single" w:sz="4" w:space="0" w:color="000000"/>
            </w:tcBorders>
            <w:vAlign w:val="center"/>
          </w:tcPr>
          <w:p w14:paraId="3623AC5E" w14:textId="5B7671AC" w:rsidR="005535C4" w:rsidRPr="004036D9" w:rsidRDefault="0074413A" w:rsidP="008E3DE6">
            <w:pPr>
              <w:pStyle w:val="aff"/>
              <w:jc w:val="center"/>
              <w:rPr>
                <w:rFonts w:ascii="宋体" w:eastAsia="宋体" w:hAnsi="宋体"/>
                <w:i w:val="0"/>
              </w:rPr>
            </w:pPr>
            <w:r w:rsidRPr="004036D9">
              <w:rPr>
                <w:rFonts w:ascii="宋体" w:eastAsia="宋体" w:hAnsi="宋体" w:hint="eastAsia"/>
                <w:i w:val="0"/>
              </w:rPr>
              <w:t>交叉</w:t>
            </w:r>
          </w:p>
          <w:p w14:paraId="755E2102" w14:textId="57B6BA46" w:rsidR="005535C4" w:rsidRPr="004036D9" w:rsidRDefault="000971FC" w:rsidP="008E3DE6">
            <w:pPr>
              <w:pStyle w:val="aff"/>
              <w:jc w:val="center"/>
              <w:rPr>
                <w:rFonts w:ascii="宋体" w:eastAsia="宋体" w:hAnsi="宋体"/>
                <w:i w:val="0"/>
              </w:rPr>
            </w:pPr>
            <w:r w:rsidRPr="004036D9">
              <w:rPr>
                <w:rFonts w:ascii="宋体" w:eastAsia="宋体" w:hAnsi="宋体" w:hint="eastAsia"/>
                <w:i w:val="0"/>
              </w:rPr>
              <w:t>网络效应</w:t>
            </w:r>
          </w:p>
        </w:tc>
        <w:tc>
          <w:tcPr>
            <w:tcW w:w="782" w:type="pct"/>
            <w:tcBorders>
              <w:left w:val="single" w:sz="4" w:space="0" w:color="000000"/>
              <w:bottom w:val="single" w:sz="4" w:space="0" w:color="000000"/>
            </w:tcBorders>
            <w:vAlign w:val="center"/>
          </w:tcPr>
          <w:p w14:paraId="3725351A" w14:textId="5923F4A6" w:rsidR="005535C4" w:rsidRPr="00D64130" w:rsidRDefault="005535C4" w:rsidP="00D64130">
            <w:pPr>
              <w:pStyle w:val="aff"/>
              <w:cnfStyle w:val="000000100000" w:firstRow="0" w:lastRow="0" w:firstColumn="0" w:lastColumn="0" w:oddVBand="0" w:evenVBand="0" w:oddHBand="1" w:evenHBand="0" w:firstRowFirstColumn="0" w:firstRowLastColumn="0" w:lastRowFirstColumn="0" w:lastRowLastColumn="0"/>
            </w:pPr>
            <w:r w:rsidRPr="00D64130">
              <w:rPr>
                <w:rFonts w:hint="eastAsia"/>
              </w:rPr>
              <w:t>不同</w:t>
            </w:r>
            <w:proofErr w:type="gramStart"/>
            <w:r w:rsidRPr="00D64130">
              <w:rPr>
                <w:rFonts w:hint="eastAsia"/>
              </w:rPr>
              <w:t>边用户</w:t>
            </w:r>
            <w:proofErr w:type="gramEnd"/>
          </w:p>
        </w:tc>
        <w:tc>
          <w:tcPr>
            <w:tcW w:w="2972" w:type="pct"/>
            <w:tcBorders>
              <w:bottom w:val="single" w:sz="4" w:space="0" w:color="000000"/>
            </w:tcBorders>
            <w:vAlign w:val="center"/>
          </w:tcPr>
          <w:p w14:paraId="2972E529" w14:textId="5A1330C7" w:rsidR="005535C4" w:rsidRPr="00D64130" w:rsidRDefault="005535C4" w:rsidP="00D64130">
            <w:pPr>
              <w:pStyle w:val="aff"/>
              <w:cnfStyle w:val="000000100000" w:firstRow="0" w:lastRow="0" w:firstColumn="0" w:lastColumn="0" w:oddVBand="0" w:evenVBand="0" w:oddHBand="1" w:evenHBand="0" w:firstRowFirstColumn="0" w:firstRowLastColumn="0" w:lastRowFirstColumn="0" w:lastRowLastColumn="0"/>
            </w:pPr>
            <w:r w:rsidRPr="00D64130">
              <w:rPr>
                <w:rFonts w:hint="eastAsia"/>
              </w:rPr>
              <w:t>当消费者或</w:t>
            </w:r>
            <w:r w:rsidR="004B7397" w:rsidRPr="00D64130">
              <w:rPr>
                <w:rFonts w:hint="eastAsia"/>
              </w:rPr>
              <w:t>供应商</w:t>
            </w:r>
            <w:r w:rsidRPr="00D64130">
              <w:rPr>
                <w:rFonts w:hint="eastAsia"/>
              </w:rPr>
              <w:t>接入平台的数量越来越多时，将会影响对边用户接入平台的积极性。</w:t>
            </w:r>
          </w:p>
        </w:tc>
        <w:tc>
          <w:tcPr>
            <w:tcW w:w="545" w:type="pct"/>
            <w:tcBorders>
              <w:bottom w:val="single" w:sz="4" w:space="0" w:color="000000"/>
            </w:tcBorders>
            <w:vAlign w:val="center"/>
          </w:tcPr>
          <w:p w14:paraId="6B578C4A" w14:textId="2D36365B" w:rsidR="005535C4" w:rsidRPr="00D64130" w:rsidRDefault="005535C4" w:rsidP="00D64130">
            <w:pPr>
              <w:pStyle w:val="aff"/>
              <w:cnfStyle w:val="000000100000" w:firstRow="0" w:lastRow="0" w:firstColumn="0" w:lastColumn="0" w:oddVBand="0" w:evenVBand="0" w:oddHBand="1" w:evenHBand="0" w:firstRowFirstColumn="0" w:firstRowLastColumn="0" w:lastRowFirstColumn="0" w:lastRowLastColumn="0"/>
            </w:pPr>
            <w:r w:rsidRPr="00D64130">
              <w:rPr>
                <w:rFonts w:hint="eastAsia"/>
              </w:rPr>
              <w:t>正向</w:t>
            </w:r>
          </w:p>
        </w:tc>
      </w:tr>
    </w:tbl>
    <w:p w14:paraId="581A984D" w14:textId="11666AA7" w:rsidR="000D400A" w:rsidRDefault="00932E67" w:rsidP="000D400A">
      <w:pPr>
        <w:pStyle w:val="31"/>
      </w:pPr>
      <w:bookmarkStart w:id="160" w:name="_Toc432531376"/>
      <w:r>
        <w:t>3.</w:t>
      </w:r>
      <w:r w:rsidR="009E4ADA">
        <w:t>2</w:t>
      </w:r>
      <w:r w:rsidRPr="000D400A">
        <w:t>.4</w:t>
      </w:r>
      <w:r w:rsidR="0058790B">
        <w:rPr>
          <w:rFonts w:asciiTheme="minorEastAsia" w:eastAsiaTheme="minorEastAsia" w:hAnsiTheme="minorEastAsia" w:hint="eastAsia"/>
        </w:rPr>
        <w:t xml:space="preserve">　</w:t>
      </w:r>
      <w:r w:rsidRPr="000D400A">
        <w:rPr>
          <w:rFonts w:hint="eastAsia"/>
        </w:rPr>
        <w:t>在线旅游平台不对称定价策略</w:t>
      </w:r>
      <w:bookmarkEnd w:id="160"/>
    </w:p>
    <w:p w14:paraId="2F5BA73A" w14:textId="297139A0" w:rsidR="0083262C" w:rsidRPr="00665450" w:rsidRDefault="002C32EE" w:rsidP="00665450">
      <w:pPr>
        <w:pStyle w:val="af"/>
        <w:ind w:firstLine="480"/>
      </w:pPr>
      <w:r w:rsidRPr="002C32EE">
        <w:rPr>
          <w:rFonts w:hint="eastAsia"/>
        </w:rPr>
        <w:t>从</w:t>
      </w:r>
      <w:r w:rsidR="00495E6F" w:rsidRPr="00495E6F">
        <w:rPr>
          <w:rFonts w:hint="eastAsia"/>
        </w:rPr>
        <w:t>在线旅游平台企业的盈利模式来看，对双边市场用户群体所采取不对称定价</w:t>
      </w:r>
      <w:r w:rsidR="00495E6F" w:rsidRPr="00495E6F">
        <w:t>(</w:t>
      </w:r>
      <w:r w:rsidR="00495E6F" w:rsidRPr="00495E6F">
        <w:rPr>
          <w:rFonts w:hint="eastAsia"/>
        </w:rPr>
        <w:t>倾斜定价</w:t>
      </w:r>
      <w:r w:rsidR="00495E6F" w:rsidRPr="00495E6F">
        <w:t>)</w:t>
      </w:r>
      <w:r w:rsidR="00495E6F" w:rsidRPr="00665450">
        <w:rPr>
          <w:rFonts w:hint="eastAsia"/>
        </w:rPr>
        <w:t>非常</w:t>
      </w:r>
      <w:r w:rsidR="00D02ABC" w:rsidRPr="00665450">
        <w:rPr>
          <w:rFonts w:hint="eastAsia"/>
        </w:rPr>
        <w:t>明显。在线旅游产业所存在的不对称定价是双边市场的价格非中性所导致，如</w:t>
      </w:r>
      <w:r w:rsidR="00D02ABC" w:rsidRPr="00665450">
        <w:t>2.1.1</w:t>
      </w:r>
      <w:r w:rsidR="00D02ABC" w:rsidRPr="00665450">
        <w:rPr>
          <w:rFonts w:hint="eastAsia"/>
        </w:rPr>
        <w:t>所述，在线旅游产业中的价格非中性是指平台企业对</w:t>
      </w:r>
      <w:r w:rsidR="004B7397">
        <w:rPr>
          <w:rFonts w:hint="eastAsia"/>
        </w:rPr>
        <w:t>供应商</w:t>
      </w:r>
      <w:r w:rsidR="004B7397">
        <w:rPr>
          <w:rFonts w:hint="eastAsia"/>
        </w:rPr>
        <w:t>S</w:t>
      </w:r>
      <w:r w:rsidR="00D02ABC" w:rsidRPr="00665450">
        <w:rPr>
          <w:rFonts w:hint="eastAsia"/>
        </w:rPr>
        <w:t>所采取的收费变化将会影响</w:t>
      </w:r>
      <w:r w:rsidR="0083262C" w:rsidRPr="00665450">
        <w:rPr>
          <w:rFonts w:hint="eastAsia"/>
        </w:rPr>
        <w:t>消费者</w:t>
      </w:r>
      <w:r w:rsidR="004B7397">
        <w:rPr>
          <w:rFonts w:hint="eastAsia"/>
        </w:rPr>
        <w:t>B</w:t>
      </w:r>
      <w:r w:rsidR="00D02ABC" w:rsidRPr="00665450">
        <w:rPr>
          <w:rFonts w:hint="eastAsia"/>
        </w:rPr>
        <w:t>接</w:t>
      </w:r>
      <w:r w:rsidR="0083262C" w:rsidRPr="00665450">
        <w:rPr>
          <w:rFonts w:hint="eastAsia"/>
        </w:rPr>
        <w:t>入平台的规模，进而影响平台企业对消费者的收费模式，反之亦然。也就是说，当在线旅游平台企业向</w:t>
      </w:r>
      <w:r w:rsidR="004B7397">
        <w:rPr>
          <w:rFonts w:hint="eastAsia"/>
        </w:rPr>
        <w:t>供应商</w:t>
      </w:r>
      <w:r w:rsidR="0083262C" w:rsidRPr="00665450">
        <w:rPr>
          <w:rFonts w:hint="eastAsia"/>
        </w:rPr>
        <w:t>收取的费用</w:t>
      </w:r>
      <m:oMath>
        <m:sSub>
          <m:sSubPr>
            <m:ctrlPr>
              <w:rPr>
                <w:rFonts w:ascii="Cambria Math" w:hAnsi="Cambria Math"/>
              </w:rPr>
            </m:ctrlPr>
          </m:sSubPr>
          <m:e>
            <m:r>
              <w:rPr>
                <w:rFonts w:ascii="Cambria Math" w:hAnsi="Cambria Math" w:hint="eastAsia"/>
              </w:rPr>
              <m:t>P</m:t>
            </m:r>
          </m:e>
          <m:sub>
            <m:r>
              <w:rPr>
                <w:rFonts w:ascii="Cambria Math" w:hAnsi="Cambria Math" w:hint="eastAsia"/>
              </w:rPr>
              <m:t>S</m:t>
            </m:r>
          </m:sub>
        </m:sSub>
      </m:oMath>
      <w:r w:rsidR="0083262C" w:rsidRPr="00665450">
        <w:rPr>
          <w:rFonts w:hint="eastAsia"/>
        </w:rPr>
        <w:t>增加时，会使得</w:t>
      </w:r>
      <w:r w:rsidR="004B7397">
        <w:rPr>
          <w:rFonts w:hint="eastAsia"/>
        </w:rPr>
        <w:t>供应商</w:t>
      </w:r>
      <w:r w:rsidR="0083262C" w:rsidRPr="00665450">
        <w:rPr>
          <w:rFonts w:hint="eastAsia"/>
        </w:rPr>
        <w:t>加入平台的数量</w:t>
      </w:r>
      <m:oMath>
        <m:sSub>
          <m:sSubPr>
            <m:ctrlPr>
              <w:rPr>
                <w:rFonts w:ascii="Cambria Math" w:hAnsi="Cambria Math"/>
              </w:rPr>
            </m:ctrlPr>
          </m:sSubPr>
          <m:e>
            <m:r>
              <w:rPr>
                <w:rFonts w:ascii="Cambria Math" w:hAnsi="Cambria Math"/>
              </w:rPr>
              <m:t>n</m:t>
            </m:r>
          </m:e>
          <m:sub>
            <m:r>
              <w:rPr>
                <w:rFonts w:ascii="Cambria Math" w:hAnsi="Cambria Math"/>
              </w:rPr>
              <m:t>s</m:t>
            </m:r>
          </m:sub>
        </m:sSub>
      </m:oMath>
      <w:r w:rsidR="0083262C" w:rsidRPr="00665450">
        <w:rPr>
          <w:rFonts w:hint="eastAsia"/>
        </w:rPr>
        <w:t>减少，而</w:t>
      </w:r>
      <w:r w:rsidR="004B7397">
        <w:rPr>
          <w:rFonts w:hint="eastAsia"/>
        </w:rPr>
        <w:t>供应商</w:t>
      </w:r>
      <w:r w:rsidR="0083262C" w:rsidRPr="00665450">
        <w:rPr>
          <w:rFonts w:hint="eastAsia"/>
        </w:rPr>
        <w:t>的数量减少会使得消费者在平台上找到适合交易对象并完成交易的机会降低、消费者接入平台的意愿便下降，从而导致消费者接入平台的数量</w:t>
      </w:r>
      <m:oMath>
        <m:sSub>
          <m:sSubPr>
            <m:ctrlPr>
              <w:rPr>
                <w:rFonts w:ascii="Cambria Math" w:hAnsi="Cambria Math"/>
              </w:rPr>
            </m:ctrlPr>
          </m:sSubPr>
          <m:e>
            <m:r>
              <w:rPr>
                <w:rFonts w:ascii="Cambria Math" w:hAnsi="Cambria Math"/>
              </w:rPr>
              <m:t>n</m:t>
            </m:r>
          </m:e>
          <m:sub>
            <m:r>
              <w:rPr>
                <w:rFonts w:ascii="Cambria Math" w:hAnsi="Cambria Math" w:hint="eastAsia"/>
              </w:rPr>
              <m:t>B</m:t>
            </m:r>
          </m:sub>
        </m:sSub>
      </m:oMath>
      <w:r w:rsidR="0083262C" w:rsidRPr="00665450">
        <w:rPr>
          <w:rFonts w:hint="eastAsia"/>
        </w:rPr>
        <w:t>减少，同时影响平台企业向消费者收取费用</w:t>
      </w:r>
      <m:oMath>
        <m:sSub>
          <m:sSubPr>
            <m:ctrlPr>
              <w:rPr>
                <w:rFonts w:ascii="Cambria Math" w:hAnsi="Cambria Math"/>
              </w:rPr>
            </m:ctrlPr>
          </m:sSubPr>
          <m:e>
            <m:r>
              <w:rPr>
                <w:rFonts w:ascii="Cambria Math" w:hAnsi="Cambria Math" w:hint="eastAsia"/>
              </w:rPr>
              <m:t>P</m:t>
            </m:r>
          </m:e>
          <m:sub>
            <m:r>
              <w:rPr>
                <w:rFonts w:ascii="Cambria Math" w:hAnsi="Cambria Math" w:hint="eastAsia"/>
              </w:rPr>
              <m:t>B</m:t>
            </m:r>
          </m:sub>
        </m:sSub>
      </m:oMath>
      <w:r w:rsidR="0083262C" w:rsidRPr="00665450">
        <w:rPr>
          <w:rFonts w:hint="eastAsia"/>
        </w:rPr>
        <w:t>的下降，最终使得平台企业在双边用户的定价上采取不对称定价。不对称定价会促进更多的费者加入平台。</w:t>
      </w:r>
    </w:p>
    <w:p w14:paraId="6BAFA937" w14:textId="77777777" w:rsidR="00F10813" w:rsidRDefault="00F10813" w:rsidP="00665450">
      <w:pPr>
        <w:pStyle w:val="af"/>
        <w:ind w:firstLine="480"/>
      </w:pPr>
      <w:r w:rsidRPr="00665450">
        <w:rPr>
          <w:rFonts w:hint="eastAsia"/>
        </w:rPr>
        <w:t>在线旅游平台企业一般都会对旅游供应商收取加入平台的基础费用和销售佣金。在早期，平台企业对旅游消费者一般不收取服务费，甚至给予积分奖励</w:t>
      </w:r>
      <w:r w:rsidRPr="00665450">
        <w:t>(</w:t>
      </w:r>
      <w:r w:rsidRPr="00665450">
        <w:rPr>
          <w:rFonts w:hint="eastAsia"/>
        </w:rPr>
        <w:t>可以视为一种“补贴”</w:t>
      </w:r>
      <w:r w:rsidRPr="00665450">
        <w:t>)</w:t>
      </w:r>
      <w:r w:rsidRPr="00665450">
        <w:rPr>
          <w:rFonts w:hint="eastAsia"/>
        </w:rPr>
        <w:t>，后来国外部分平台企业开始向消费者收取预订费，但面对金融危机影响，在线旅游平台企业开始以促销为契机取消预订费用。也就是说，现实</w:t>
      </w:r>
      <w:r w:rsidRPr="00F10813">
        <w:rPr>
          <w:rFonts w:asciiTheme="minorEastAsia" w:hAnsiTheme="minorEastAsia" w:hint="eastAsia"/>
        </w:rPr>
        <w:t>情况中，</w:t>
      </w:r>
      <w:r w:rsidRPr="002C32EE">
        <w:rPr>
          <w:rFonts w:hint="eastAsia"/>
        </w:rPr>
        <w:t>在线旅游</w:t>
      </w:r>
      <w:r w:rsidRPr="0083262C">
        <w:rPr>
          <w:rFonts w:asciiTheme="minorEastAsia" w:hAnsiTheme="minorEastAsia" w:hint="eastAsia"/>
        </w:rPr>
        <w:t>平台企业</w:t>
      </w:r>
      <w:r w:rsidRPr="00F10813">
        <w:rPr>
          <w:rFonts w:asciiTheme="minorEastAsia" w:hAnsiTheme="minorEastAsia" w:hint="eastAsia"/>
        </w:rPr>
        <w:t>所采取的价格策略，通常是</w:t>
      </w:r>
      <w:r w:rsidRPr="002C32EE">
        <w:rPr>
          <w:rFonts w:hint="eastAsia"/>
        </w:rPr>
        <w:t>通过对供应</w:t>
      </w:r>
      <w:proofErr w:type="gramStart"/>
      <w:r w:rsidRPr="002C32EE">
        <w:rPr>
          <w:rFonts w:hint="eastAsia"/>
        </w:rPr>
        <w:t>商一方定较高</w:t>
      </w:r>
      <w:proofErr w:type="gramEnd"/>
      <w:r w:rsidRPr="002C32EE">
        <w:rPr>
          <w:rFonts w:hint="eastAsia"/>
        </w:rPr>
        <w:t>的价格，而对消费者</w:t>
      </w:r>
      <w:proofErr w:type="gramStart"/>
      <w:r w:rsidRPr="002C32EE">
        <w:rPr>
          <w:rFonts w:hint="eastAsia"/>
        </w:rPr>
        <w:t>一方定</w:t>
      </w:r>
      <w:proofErr w:type="gramEnd"/>
      <w:r w:rsidRPr="002C32EE">
        <w:rPr>
          <w:rFonts w:hint="eastAsia"/>
        </w:rPr>
        <w:t>较低甚至为零的价格，即</w:t>
      </w:r>
      <w:r w:rsidRPr="00F10813">
        <w:rPr>
          <w:rFonts w:asciiTheme="minorEastAsia" w:hAnsiTheme="minorEastAsia" w:hint="eastAsia"/>
        </w:rPr>
        <w:t>所谓的</w:t>
      </w:r>
      <w:r w:rsidRPr="002C32EE">
        <w:rPr>
          <w:rFonts w:hint="eastAsia"/>
        </w:rPr>
        <w:t>对双边采取</w:t>
      </w:r>
      <w:r w:rsidRPr="00495E6F">
        <w:rPr>
          <w:rFonts w:hint="eastAsia"/>
        </w:rPr>
        <w:t>不对称定价</w:t>
      </w:r>
      <w:r w:rsidRPr="002C32EE">
        <w:rPr>
          <w:rFonts w:hint="eastAsia"/>
        </w:rPr>
        <w:t>。</w:t>
      </w:r>
    </w:p>
    <w:p w14:paraId="5E3E1B20" w14:textId="7E4BCADB" w:rsidR="005B33D0" w:rsidRPr="0083262C" w:rsidRDefault="00F10813" w:rsidP="0083262C">
      <w:pPr>
        <w:pStyle w:val="af"/>
        <w:ind w:firstLine="480"/>
        <w:rPr>
          <w:rFonts w:asciiTheme="minorEastAsia" w:eastAsiaTheme="minorEastAsia" w:hAnsiTheme="minorEastAsia"/>
        </w:rPr>
      </w:pPr>
      <w:r w:rsidRPr="00F10813">
        <w:rPr>
          <w:rFonts w:asciiTheme="minorEastAsia" w:hAnsiTheme="minorEastAsia" w:hint="eastAsia"/>
        </w:rPr>
        <w:t>当在线旅游平台企业采取</w:t>
      </w:r>
      <w:r w:rsidRPr="00495E6F">
        <w:rPr>
          <w:rFonts w:hint="eastAsia"/>
        </w:rPr>
        <w:t>不对称定价</w:t>
      </w:r>
      <w:r w:rsidRPr="00F10813">
        <w:rPr>
          <w:rFonts w:asciiTheme="minorEastAsia" w:hAnsiTheme="minorEastAsia" w:hint="eastAsia"/>
        </w:rPr>
        <w:t>后，</w:t>
      </w:r>
      <w:r w:rsidRPr="002C32EE">
        <w:rPr>
          <w:rFonts w:hint="eastAsia"/>
        </w:rPr>
        <w:t>会促进更多的旅游消费者</w:t>
      </w:r>
      <w:r w:rsidRPr="00F10813">
        <w:rPr>
          <w:rFonts w:asciiTheme="minorEastAsia" w:hAnsiTheme="minorEastAsia" w:hint="eastAsia"/>
        </w:rPr>
        <w:t>接入</w:t>
      </w:r>
      <w:r w:rsidRPr="002C32EE">
        <w:rPr>
          <w:rFonts w:hint="eastAsia"/>
        </w:rPr>
        <w:t>平台</w:t>
      </w:r>
      <w:r w:rsidRPr="00F10813">
        <w:rPr>
          <w:rFonts w:asciiTheme="minorEastAsia" w:hAnsiTheme="minorEastAsia" w:hint="eastAsia"/>
        </w:rPr>
        <w:t>并在其中完成交易</w:t>
      </w:r>
      <w:r w:rsidRPr="002C32EE">
        <w:rPr>
          <w:rFonts w:hint="eastAsia"/>
        </w:rPr>
        <w:t>，</w:t>
      </w:r>
      <w:r w:rsidRPr="00F10813">
        <w:rPr>
          <w:rFonts w:asciiTheme="minorEastAsia" w:hAnsiTheme="minorEastAsia" w:hint="eastAsia"/>
        </w:rPr>
        <w:t>当平台拥有足够的用户规模基础后，便有足够的能力向</w:t>
      </w:r>
      <w:r w:rsidRPr="002C32EE">
        <w:rPr>
          <w:rFonts w:hint="eastAsia"/>
        </w:rPr>
        <w:t>供应商</w:t>
      </w:r>
      <w:r w:rsidRPr="00F10813">
        <w:rPr>
          <w:rFonts w:asciiTheme="minorEastAsia" w:hAnsiTheme="minorEastAsia" w:hint="eastAsia"/>
        </w:rPr>
        <w:t>要求</w:t>
      </w:r>
      <w:r w:rsidRPr="002C32EE">
        <w:rPr>
          <w:rFonts w:hint="eastAsia"/>
        </w:rPr>
        <w:t>给予平台企业更多优惠条件，并</w:t>
      </w:r>
      <w:r w:rsidRPr="00F10813">
        <w:rPr>
          <w:rFonts w:asciiTheme="minorEastAsia" w:hAnsiTheme="minorEastAsia" w:hint="eastAsia"/>
        </w:rPr>
        <w:t>且也能</w:t>
      </w:r>
      <w:r w:rsidRPr="002C32EE">
        <w:rPr>
          <w:rFonts w:hint="eastAsia"/>
        </w:rPr>
        <w:t>吸引更多供应商加入平台</w:t>
      </w:r>
      <w:r w:rsidRPr="00F10813">
        <w:rPr>
          <w:rFonts w:asciiTheme="minorEastAsia" w:hAnsiTheme="minorEastAsia" w:hint="eastAsia"/>
        </w:rPr>
        <w:t>，形成一个正向循环</w:t>
      </w:r>
      <w:r w:rsidRPr="002C32EE">
        <w:rPr>
          <w:rFonts w:hint="eastAsia"/>
        </w:rPr>
        <w:t>。</w:t>
      </w:r>
      <w:r w:rsidRPr="00F10813">
        <w:rPr>
          <w:rFonts w:asciiTheme="minorEastAsia" w:hAnsiTheme="minorEastAsia" w:hint="eastAsia"/>
        </w:rPr>
        <w:t>不对称定价看似减少了平台企业的利润，但</w:t>
      </w:r>
      <w:r w:rsidRPr="002C32EE">
        <w:rPr>
          <w:rFonts w:hint="eastAsia"/>
        </w:rPr>
        <w:t>结果</w:t>
      </w:r>
      <w:r w:rsidRPr="00F10813">
        <w:rPr>
          <w:rFonts w:asciiTheme="minorEastAsia" w:hAnsiTheme="minorEastAsia" w:hint="eastAsia"/>
        </w:rPr>
        <w:t>是</w:t>
      </w:r>
      <w:r w:rsidRPr="002C32EE">
        <w:rPr>
          <w:rFonts w:hint="eastAsia"/>
        </w:rPr>
        <w:t>获得了“失之东隅，得之桑榆”的效果。</w:t>
      </w:r>
    </w:p>
    <w:p w14:paraId="2BBB546C" w14:textId="77777777" w:rsidR="000C6195" w:rsidRDefault="000C6195">
      <w:pPr>
        <w:widowControl/>
        <w:jc w:val="left"/>
        <w:rPr>
          <w:rFonts w:eastAsia="黑体"/>
          <w:bCs/>
          <w:sz w:val="28"/>
          <w:szCs w:val="28"/>
        </w:rPr>
      </w:pPr>
      <w:r>
        <w:br w:type="page"/>
      </w:r>
    </w:p>
    <w:p w14:paraId="4A3C43F1" w14:textId="51685CC2" w:rsidR="00DC7BC6" w:rsidRDefault="005131C6" w:rsidP="005131C6">
      <w:pPr>
        <w:pStyle w:val="21"/>
      </w:pPr>
      <w:bookmarkStart w:id="161" w:name="_Toc432531377"/>
      <w:r w:rsidRPr="005131C6">
        <w:lastRenderedPageBreak/>
        <w:t>3.</w:t>
      </w:r>
      <w:r w:rsidRPr="005131C6">
        <w:rPr>
          <w:rFonts w:hint="eastAsia"/>
        </w:rPr>
        <w:t>3</w:t>
      </w:r>
      <w:r w:rsidR="0058790B">
        <w:rPr>
          <w:rFonts w:asciiTheme="minorEastAsia" w:eastAsiaTheme="minorEastAsia" w:hAnsiTheme="minorEastAsia" w:hint="eastAsia"/>
        </w:rPr>
        <w:t xml:space="preserve">　</w:t>
      </w:r>
      <w:r w:rsidR="00932E67" w:rsidRPr="005131C6">
        <w:rPr>
          <w:rFonts w:hint="eastAsia"/>
        </w:rPr>
        <w:t>模型设定及检验</w:t>
      </w:r>
      <w:bookmarkEnd w:id="161"/>
    </w:p>
    <w:p w14:paraId="1923C1DE" w14:textId="0758A91B" w:rsidR="006F05F9" w:rsidRPr="00C72972" w:rsidRDefault="00466C43" w:rsidP="00C72972">
      <w:pPr>
        <w:pStyle w:val="af"/>
        <w:ind w:firstLine="480"/>
      </w:pPr>
      <w:r w:rsidRPr="00432C06">
        <w:t>Rochet</w:t>
      </w:r>
      <w:r w:rsidRPr="00432C06">
        <w:rPr>
          <w:rFonts w:hint="eastAsia"/>
        </w:rPr>
        <w:t>和</w:t>
      </w:r>
      <w:r>
        <w:t>Tirole</w:t>
      </w:r>
      <w:r w:rsidRPr="00466C43">
        <w:rPr>
          <w:rFonts w:asciiTheme="minorEastAsia" w:hAnsiTheme="minorEastAsia" w:hint="eastAsia"/>
        </w:rPr>
        <w:t>的指出，许多学者在辨别某一产业是否属于双边市场时，往往根据其市场结构和其双边</w:t>
      </w:r>
      <w:r w:rsidR="00645744" w:rsidRPr="00645744">
        <w:rPr>
          <w:rFonts w:hint="eastAsia"/>
        </w:rPr>
        <w:t>用户是否具有网络效应来判断。本文在</w:t>
      </w:r>
      <w:r w:rsidR="00645744" w:rsidRPr="00645744">
        <w:t>3.2.1</w:t>
      </w:r>
      <w:r w:rsidR="00645744" w:rsidRPr="00645744">
        <w:rPr>
          <w:rFonts w:hint="eastAsia"/>
        </w:rPr>
        <w:t>节根据在线旅游产业的市场份额计算出市场集</w:t>
      </w:r>
      <w:r w:rsidR="006F05F9" w:rsidRPr="00645744">
        <w:rPr>
          <w:rFonts w:hint="eastAsia"/>
        </w:rPr>
        <w:t>中度，根据判别指标确定其为多寡头市场。接着本节参考</w:t>
      </w:r>
      <w:proofErr w:type="gramStart"/>
      <w:r w:rsidR="006F05F9" w:rsidRPr="00645744">
        <w:rPr>
          <w:rFonts w:hint="eastAsia"/>
        </w:rPr>
        <w:t>陈剑越</w:t>
      </w:r>
      <w:proofErr w:type="gramEnd"/>
      <w:r w:rsidR="006F05F9" w:rsidRPr="00645744">
        <w:t>(2014)</w:t>
      </w:r>
      <w:r w:rsidR="006F05F9" w:rsidRPr="00645744">
        <w:rPr>
          <w:rFonts w:hint="eastAsia"/>
        </w:rPr>
        <w:t>检验网络效应的方式，并利用</w:t>
      </w:r>
      <w:r w:rsidR="006F05F9" w:rsidRPr="00645744">
        <w:t>Eviews8</w:t>
      </w:r>
      <w:r w:rsidR="006F05F9" w:rsidRPr="00645744">
        <w:rPr>
          <w:rFonts w:hint="eastAsia"/>
        </w:rPr>
        <w:t>软件对行业数据</w:t>
      </w:r>
      <w:r w:rsidR="006F05F9" w:rsidRPr="006F05F9">
        <w:rPr>
          <w:rFonts w:asciiTheme="minorEastAsia" w:hAnsiTheme="minorEastAsia" w:hint="eastAsia"/>
        </w:rPr>
        <w:t>建立回归模型，辨别在线旅游平台的双边用户是否具有网络效应。</w:t>
      </w:r>
      <w:r w:rsidR="006F05F9" w:rsidRPr="00665450">
        <w:rPr>
          <w:rFonts w:hint="eastAsia"/>
        </w:rPr>
        <w:t>由于在进行回归模型前须确定序列中不存在单位根，否则在之后的回归分析则可能存在</w:t>
      </w:r>
      <w:proofErr w:type="gramStart"/>
      <w:r w:rsidR="006F05F9" w:rsidRPr="00665450">
        <w:rPr>
          <w:rFonts w:hint="eastAsia"/>
        </w:rPr>
        <w:t>伪回归</w:t>
      </w:r>
      <w:proofErr w:type="gramEnd"/>
      <w:r w:rsidR="00C72972" w:rsidRPr="00C72972">
        <w:rPr>
          <w:rFonts w:hint="eastAsia"/>
        </w:rPr>
        <w:t>的情况。</w:t>
      </w:r>
    </w:p>
    <w:p w14:paraId="1C2E72B5" w14:textId="143AAC18" w:rsidR="00486FAE" w:rsidRPr="00C72972" w:rsidRDefault="00C72972" w:rsidP="00C72972">
      <w:pPr>
        <w:pStyle w:val="af"/>
        <w:ind w:firstLine="480"/>
      </w:pPr>
      <w:r w:rsidRPr="00C72972">
        <w:rPr>
          <w:rFonts w:hint="eastAsia"/>
        </w:rPr>
        <w:t>首先进行单位根检验</w:t>
      </w:r>
      <w:r w:rsidRPr="00C72972">
        <w:t>(Unit Root Test)</w:t>
      </w:r>
      <w:r w:rsidRPr="00C72972">
        <w:rPr>
          <w:rFonts w:hint="eastAsia"/>
        </w:rPr>
        <w:t>，序列中若存在单位根则通过差分消除单位根得到平稳序列；接着</w:t>
      </w:r>
      <w:proofErr w:type="gramStart"/>
      <w:r w:rsidRPr="00C72972">
        <w:rPr>
          <w:rFonts w:hint="eastAsia"/>
        </w:rPr>
        <w:t>进行协整检验</w:t>
      </w:r>
      <w:proofErr w:type="gramEnd"/>
      <w:r w:rsidRPr="00C72972">
        <w:t>(Cointegration Test)</w:t>
      </w:r>
      <w:r w:rsidRPr="00C72972">
        <w:rPr>
          <w:rFonts w:hint="eastAsia"/>
        </w:rPr>
        <w:t>，判别序列中的残差项是否为平稳序列，即验证</w:t>
      </w:r>
      <w:bookmarkStart w:id="162" w:name="OLE_LINK212"/>
      <w:bookmarkStart w:id="163" w:name="OLE_LINK213"/>
      <w:r w:rsidRPr="00C72972">
        <w:rPr>
          <w:rFonts w:hint="eastAsia"/>
        </w:rPr>
        <w:t>变量之间是否</w:t>
      </w:r>
      <w:proofErr w:type="gramStart"/>
      <w:r w:rsidRPr="00C72972">
        <w:rPr>
          <w:rFonts w:hint="eastAsia"/>
        </w:rPr>
        <w:t>存在协整关系</w:t>
      </w:r>
      <w:bookmarkEnd w:id="162"/>
      <w:bookmarkEnd w:id="163"/>
      <w:proofErr w:type="gramEnd"/>
      <w:r w:rsidRPr="00C72972">
        <w:rPr>
          <w:rFonts w:hint="eastAsia"/>
        </w:rPr>
        <w:t>；最后，利用格兰杰因果检验</w:t>
      </w:r>
      <w:r w:rsidRPr="00C72972">
        <w:t>(Granger Causality Test)</w:t>
      </w:r>
      <w:r w:rsidRPr="00C72972">
        <w:rPr>
          <w:rFonts w:hint="eastAsia"/>
        </w:rPr>
        <w:t>确定变量之间的变化关系。</w:t>
      </w:r>
    </w:p>
    <w:p w14:paraId="3CDF8A8F" w14:textId="0299C51F" w:rsidR="000D400A" w:rsidRDefault="00932E67" w:rsidP="000D400A">
      <w:pPr>
        <w:pStyle w:val="31"/>
      </w:pPr>
      <w:bookmarkStart w:id="164" w:name="_Toc432531378"/>
      <w:r>
        <w:t>3.2.1</w:t>
      </w:r>
      <w:r w:rsidR="0058790B">
        <w:rPr>
          <w:rFonts w:asciiTheme="minorEastAsia" w:eastAsiaTheme="minorEastAsia" w:hAnsiTheme="minorEastAsia" w:hint="eastAsia"/>
        </w:rPr>
        <w:t xml:space="preserve">　</w:t>
      </w:r>
      <w:r>
        <w:rPr>
          <w:rFonts w:hint="eastAsia"/>
        </w:rPr>
        <w:t>变量设定及数据来源</w:t>
      </w:r>
      <w:bookmarkEnd w:id="164"/>
    </w:p>
    <w:p w14:paraId="3BC83D7A" w14:textId="77777777" w:rsidR="00A75746" w:rsidRDefault="005F5EF1" w:rsidP="00A841D9">
      <w:pPr>
        <w:pStyle w:val="af"/>
        <w:ind w:firstLine="480"/>
      </w:pPr>
      <w:r w:rsidRPr="00A841D9">
        <w:rPr>
          <w:rFonts w:hint="eastAsia"/>
        </w:rPr>
        <w:t>由文献探讨中发现，国内外学者对于用来分析双边市场平台的效益函数相当一致，即</w:t>
      </w:r>
      <w:r w:rsidR="00A75746">
        <w:rPr>
          <w:rFonts w:hint="eastAsia"/>
        </w:rPr>
        <w:t>：</w:t>
      </w:r>
    </w:p>
    <w:p w14:paraId="62786FDB" w14:textId="1C4A87C6" w:rsidR="00A75746" w:rsidRDefault="00A75746" w:rsidP="00A75746">
      <w:pPr>
        <w:pStyle w:val="afd"/>
        <w:ind w:firstLine="480"/>
      </w:pPr>
      <w:r>
        <w:rPr>
          <w:rStyle w:val="aff5"/>
          <w:rFonts w:eastAsia="宋体"/>
        </w:rPr>
        <w:tab/>
      </w:r>
      <m:oMath>
        <m:sSub>
          <m:sSubPr>
            <m:ctrlPr>
              <w:rPr>
                <w:rStyle w:val="aff5"/>
                <w:rFonts w:ascii="Cambria Math" w:hAnsi="Cambria Math"/>
                <w:i/>
              </w:rPr>
            </m:ctrlPr>
          </m:sSubPr>
          <m:e>
            <m:r>
              <w:rPr>
                <w:rStyle w:val="aff5"/>
                <w:rFonts w:ascii="Cambria Math" w:hAnsi="Cambria Math"/>
              </w:rPr>
              <m:t>u</m:t>
            </m:r>
          </m:e>
          <m:sub>
            <m:r>
              <w:rPr>
                <w:rStyle w:val="aff5"/>
                <w:rFonts w:ascii="Cambria Math" w:hAnsi="Cambria Math" w:hint="eastAsia"/>
              </w:rPr>
              <m:t>A</m:t>
            </m:r>
          </m:sub>
        </m:sSub>
        <m:r>
          <w:rPr>
            <w:rStyle w:val="aff5"/>
            <w:rFonts w:ascii="Cambria Math" w:hAnsi="Cambria Math"/>
          </w:rPr>
          <m:t>=</m:t>
        </m:r>
        <m:sSub>
          <m:sSubPr>
            <m:ctrlPr>
              <w:rPr>
                <w:rStyle w:val="aff5"/>
                <w:rFonts w:ascii="Cambria Math" w:hAnsi="Cambria Math"/>
                <w:i/>
              </w:rPr>
            </m:ctrlPr>
          </m:sSubPr>
          <m:e>
            <m:r>
              <w:rPr>
                <w:rStyle w:val="aff5"/>
                <w:rFonts w:ascii="Cambria Math" w:hAnsi="Cambria Math"/>
              </w:rPr>
              <m:t>V</m:t>
            </m:r>
          </m:e>
          <m:sub>
            <m:r>
              <w:rPr>
                <w:rStyle w:val="aff5"/>
                <w:rFonts w:ascii="Cambria Math" w:hAnsi="Cambria Math" w:hint="eastAsia"/>
              </w:rPr>
              <m:t>A</m:t>
            </m:r>
          </m:sub>
        </m:sSub>
        <m:r>
          <w:rPr>
            <w:rStyle w:val="aff5"/>
            <w:rFonts w:ascii="Cambria Math" w:hAnsi="Cambria Math"/>
          </w:rPr>
          <m:t>-</m:t>
        </m:r>
        <m:sSub>
          <m:sSubPr>
            <m:ctrlPr>
              <w:rPr>
                <w:rStyle w:val="aff5"/>
                <w:rFonts w:ascii="Cambria Math" w:hAnsi="Cambria Math"/>
                <w:i/>
              </w:rPr>
            </m:ctrlPr>
          </m:sSubPr>
          <m:e>
            <m:r>
              <w:rPr>
                <w:rStyle w:val="aff5"/>
                <w:rFonts w:ascii="Cambria Math" w:hAnsi="Cambria Math"/>
              </w:rPr>
              <m:t>P</m:t>
            </m:r>
          </m:e>
          <m:sub>
            <m:r>
              <w:rPr>
                <w:rStyle w:val="aff5"/>
                <w:rFonts w:ascii="Cambria Math" w:hAnsi="Cambria Math" w:hint="eastAsia"/>
              </w:rPr>
              <m:t>A</m:t>
            </m:r>
          </m:sub>
        </m:sSub>
        <m:r>
          <w:rPr>
            <w:rStyle w:val="aff5"/>
            <w:rFonts w:ascii="Cambria Math" w:hAnsi="Cambria Math"/>
          </w:rPr>
          <m:t>+</m:t>
        </m:r>
        <m:sSub>
          <m:sSubPr>
            <m:ctrlPr>
              <w:rPr>
                <w:rStyle w:val="aff5"/>
                <w:rFonts w:ascii="Cambria Math" w:hAnsi="Cambria Math"/>
                <w:i/>
              </w:rPr>
            </m:ctrlPr>
          </m:sSubPr>
          <m:e>
            <m:r>
              <w:rPr>
                <w:rStyle w:val="aff5"/>
                <w:rFonts w:ascii="Cambria Math" w:hAnsi="Cambria Math"/>
              </w:rPr>
              <m:t>β</m:t>
            </m:r>
          </m:e>
          <m:sub>
            <m:r>
              <w:rPr>
                <w:rStyle w:val="aff5"/>
                <w:rFonts w:ascii="Cambria Math" w:hAnsi="Cambria Math"/>
              </w:rPr>
              <m:t>B</m:t>
            </m:r>
          </m:sub>
        </m:sSub>
        <m:sSub>
          <m:sSubPr>
            <m:ctrlPr>
              <w:rPr>
                <w:rStyle w:val="aff5"/>
                <w:rFonts w:ascii="Cambria Math" w:hAnsi="Cambria Math"/>
                <w:i/>
              </w:rPr>
            </m:ctrlPr>
          </m:sSubPr>
          <m:e>
            <m:r>
              <w:rPr>
                <w:rStyle w:val="aff5"/>
                <w:rFonts w:ascii="Cambria Math" w:hAnsi="Cambria Math" w:hint="eastAsia"/>
              </w:rPr>
              <m:t>n</m:t>
            </m:r>
          </m:e>
          <m:sub>
            <m:r>
              <w:rPr>
                <w:rStyle w:val="aff5"/>
                <w:rFonts w:ascii="Cambria Math" w:hAnsi="Cambria Math" w:hint="eastAsia"/>
              </w:rPr>
              <m:t>K</m:t>
            </m:r>
            <m:r>
              <w:rPr>
                <w:rStyle w:val="aff5"/>
                <w:rFonts w:ascii="Cambria Math" w:hAnsi="Cambria Math"/>
              </w:rPr>
              <m:t>A</m:t>
            </m:r>
          </m:sub>
        </m:sSub>
        <m:r>
          <w:rPr>
            <w:rStyle w:val="aff5"/>
            <w:rFonts w:ascii="Cambria Math" w:eastAsia="MS Mincho" w:hAnsi="Cambria Math" w:cs="MS Mincho" w:hint="eastAsia"/>
          </w:rPr>
          <m:t>-</m:t>
        </m:r>
        <m:sSub>
          <m:sSubPr>
            <m:ctrlPr>
              <w:rPr>
                <w:rStyle w:val="aff5"/>
                <w:rFonts w:ascii="Cambria Math" w:hAnsi="Cambria Math"/>
                <w:i/>
              </w:rPr>
            </m:ctrlPr>
          </m:sSubPr>
          <m:e>
            <m:r>
              <w:rPr>
                <w:rStyle w:val="aff5"/>
                <w:rFonts w:ascii="Cambria Math" w:hAnsi="Cambria Math"/>
              </w:rPr>
              <m:t>t</m:t>
            </m:r>
          </m:e>
          <m:sub>
            <m:r>
              <w:rPr>
                <w:rStyle w:val="aff5"/>
                <w:rFonts w:ascii="Cambria Math" w:hAnsi="Cambria Math"/>
              </w:rPr>
              <m:t>A</m:t>
            </m:r>
          </m:sub>
        </m:sSub>
        <m:sSubSup>
          <m:sSubSupPr>
            <m:ctrlPr>
              <w:rPr>
                <w:rStyle w:val="aff5"/>
                <w:rFonts w:ascii="Cambria Math" w:hAnsi="Cambria Math"/>
                <w:i/>
              </w:rPr>
            </m:ctrlPr>
          </m:sSubSupPr>
          <m:e>
            <m:r>
              <w:rPr>
                <w:rStyle w:val="aff5"/>
                <w:rFonts w:ascii="Cambria Math" w:hAnsi="Cambria Math"/>
              </w:rPr>
              <m:t>y</m:t>
            </m:r>
          </m:e>
          <m:sub>
            <m:r>
              <w:rPr>
                <w:rStyle w:val="aff5"/>
                <w:rFonts w:ascii="Cambria Math" w:hAnsi="Cambria Math"/>
              </w:rPr>
              <m:t>K</m:t>
            </m:r>
          </m:sub>
          <m:sup>
            <m:r>
              <w:rPr>
                <w:rStyle w:val="aff5"/>
                <w:rFonts w:ascii="Cambria Math" w:hAnsi="Cambria Math"/>
              </w:rPr>
              <m:t>L</m:t>
            </m:r>
          </m:sup>
        </m:sSubSup>
      </m:oMath>
      <w:r>
        <w:rPr>
          <w:rStyle w:val="aff5"/>
          <w:rFonts w:eastAsia="宋体"/>
        </w:rPr>
        <w:tab/>
        <w:t>(3.2.1.1)</w:t>
      </w:r>
    </w:p>
    <w:p w14:paraId="22B27553" w14:textId="328B606C" w:rsidR="00A75746" w:rsidRDefault="005F5EF1" w:rsidP="00A841D9">
      <w:pPr>
        <w:pStyle w:val="af"/>
        <w:ind w:firstLine="480"/>
      </w:pPr>
      <w:r w:rsidRPr="00A841D9">
        <w:rPr>
          <w:rFonts w:hint="eastAsia"/>
        </w:rPr>
        <w:t>其中以</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hint="eastAsia"/>
              </w:rPr>
              <m:t>A</m:t>
            </m:r>
          </m:sub>
        </m:sSub>
      </m:oMath>
      <w:r w:rsidRPr="00A841D9">
        <w:rPr>
          <w:rFonts w:hint="eastAsia"/>
        </w:rPr>
        <w:t>、</w:t>
      </w:r>
      <m:oMath>
        <m:sSub>
          <m:sSubPr>
            <m:ctrlPr>
              <w:rPr>
                <w:rFonts w:ascii="Cambria Math" w:hAnsi="Cambria Math"/>
              </w:rPr>
            </m:ctrlPr>
          </m:sSubPr>
          <m:e>
            <m:r>
              <w:rPr>
                <w:rFonts w:ascii="Cambria Math" w:hAnsi="Cambria Math"/>
              </w:rPr>
              <m:t>t</m:t>
            </m:r>
          </m:e>
          <m:sub>
            <m:r>
              <w:rPr>
                <w:rFonts w:ascii="Cambria Math" w:hAnsi="Cambria Math"/>
              </w:rPr>
              <m:t>A</m:t>
            </m:r>
          </m:sub>
        </m:sSub>
      </m:oMath>
      <w:r w:rsidRPr="00A841D9">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L</m:t>
            </m:r>
          </m:sup>
        </m:sSubSup>
      </m:oMath>
      <w:r w:rsidRPr="00A841D9">
        <w:rPr>
          <w:rFonts w:hint="eastAsia"/>
        </w:rPr>
        <w:t>分别代表用户</w:t>
      </w:r>
      <w:r w:rsidRPr="00A841D9">
        <w:t>A</w:t>
      </w:r>
      <w:r w:rsidRPr="00A841D9">
        <w:rPr>
          <w:rFonts w:hint="eastAsia"/>
        </w:rPr>
        <w:t>的保留效用、用户</w:t>
      </w:r>
      <w:r w:rsidRPr="00A841D9">
        <w:t>A</w:t>
      </w:r>
      <w:r w:rsidRPr="00A841D9">
        <w:rPr>
          <w:rFonts w:hint="eastAsia"/>
        </w:rPr>
        <w:t>到达平台的单位交通成本以及用户</w:t>
      </w:r>
      <w:r w:rsidRPr="00A841D9">
        <w:t>A</w:t>
      </w:r>
      <w:r w:rsidRPr="00A841D9">
        <w:rPr>
          <w:rFonts w:hint="eastAsia"/>
        </w:rPr>
        <w:t>到达平台的距离，这三个数据在现实经济中是难以取得的，因此以实际数据验证时，假定</w:t>
      </w:r>
      <m:oMath>
        <m:sSub>
          <m:sSubPr>
            <m:ctrlPr>
              <w:rPr>
                <w:rStyle w:val="aff5"/>
                <w:rFonts w:ascii="Cambria Math" w:hAnsi="Cambria Math"/>
                <w:i/>
              </w:rPr>
            </m:ctrlPr>
          </m:sSubPr>
          <m:e>
            <m:r>
              <w:rPr>
                <w:rStyle w:val="aff5"/>
                <w:rFonts w:ascii="Cambria Math" w:hAnsi="Cambria Math"/>
              </w:rPr>
              <m:t>V</m:t>
            </m:r>
          </m:e>
          <m:sub>
            <m:r>
              <w:rPr>
                <w:rStyle w:val="aff5"/>
                <w:rFonts w:ascii="Cambria Math" w:hAnsi="Cambria Math" w:hint="eastAsia"/>
              </w:rPr>
              <m:t>A</m:t>
            </m:r>
          </m:sub>
        </m:sSub>
        <m:r>
          <w:rPr>
            <w:rStyle w:val="aff5"/>
            <w:rFonts w:ascii="Cambria Math" w:hAnsi="Cambria Math" w:hint="eastAsia"/>
          </w:rPr>
          <m:t>=0</m:t>
        </m:r>
      </m:oMath>
      <w:r w:rsidRPr="00A841D9">
        <w:rPr>
          <w:rStyle w:val="aff5"/>
          <w:rFonts w:hint="eastAsia"/>
          <w:i/>
        </w:rPr>
        <w:t>、</w:t>
      </w:r>
      <m:oMath>
        <m:sSubSup>
          <m:sSubSupPr>
            <m:ctrlPr>
              <w:rPr>
                <w:rStyle w:val="aff5"/>
                <w:rFonts w:ascii="Cambria Math" w:hAnsi="Cambria Math"/>
                <w:i/>
              </w:rPr>
            </m:ctrlPr>
          </m:sSubSupPr>
          <m:e>
            <m:r>
              <w:rPr>
                <w:rStyle w:val="aff5"/>
                <w:rFonts w:ascii="Cambria Math" w:hAnsi="Cambria Math"/>
              </w:rPr>
              <m:t>y</m:t>
            </m:r>
          </m:e>
          <m:sub>
            <m:r>
              <w:rPr>
                <w:rStyle w:val="aff5"/>
                <w:rFonts w:ascii="Cambria Math" w:hAnsi="Cambria Math"/>
              </w:rPr>
              <m:t>K</m:t>
            </m:r>
          </m:sub>
          <m:sup>
            <m:r>
              <w:rPr>
                <w:rStyle w:val="aff5"/>
                <w:rFonts w:ascii="Cambria Math" w:hAnsi="Cambria Math"/>
              </w:rPr>
              <m:t>L</m:t>
            </m:r>
          </m:sup>
        </m:sSubSup>
        <m:r>
          <w:rPr>
            <w:rStyle w:val="aff5"/>
            <w:rFonts w:ascii="Cambria Math" w:hAnsi="Cambria Math" w:hint="eastAsia"/>
          </w:rPr>
          <m:t>=0</m:t>
        </m:r>
      </m:oMath>
      <w:r w:rsidRPr="00A841D9">
        <w:rPr>
          <w:rFonts w:hint="eastAsia"/>
        </w:rPr>
        <w:t>，也就是说用户</w:t>
      </w:r>
      <w:r w:rsidRPr="00A841D9">
        <w:t>A</w:t>
      </w:r>
      <w:r w:rsidRPr="00A841D9">
        <w:rPr>
          <w:rFonts w:hint="eastAsia"/>
        </w:rPr>
        <w:t>到达平台的交通成本</w:t>
      </w:r>
      <m:oMath>
        <m:sSub>
          <m:sSubPr>
            <m:ctrlPr>
              <w:rPr>
                <w:rStyle w:val="aff5"/>
                <w:rFonts w:ascii="Cambria Math" w:hAnsi="Cambria Math"/>
                <w:i/>
              </w:rPr>
            </m:ctrlPr>
          </m:sSubPr>
          <m:e>
            <m:r>
              <w:rPr>
                <w:rStyle w:val="aff5"/>
                <w:rFonts w:ascii="Cambria Math" w:hAnsi="Cambria Math"/>
              </w:rPr>
              <m:t>t</m:t>
            </m:r>
          </m:e>
          <m:sub>
            <m:r>
              <w:rPr>
                <w:rStyle w:val="aff5"/>
                <w:rFonts w:ascii="Cambria Math" w:hAnsi="Cambria Math"/>
              </w:rPr>
              <m:t>A</m:t>
            </m:r>
          </m:sub>
        </m:sSub>
        <m:sSubSup>
          <m:sSubSupPr>
            <m:ctrlPr>
              <w:rPr>
                <w:rStyle w:val="aff5"/>
                <w:rFonts w:ascii="Cambria Math" w:hAnsi="Cambria Math"/>
                <w:i/>
              </w:rPr>
            </m:ctrlPr>
          </m:sSubSupPr>
          <m:e>
            <m:r>
              <w:rPr>
                <w:rStyle w:val="aff5"/>
                <w:rFonts w:ascii="Cambria Math" w:hAnsi="Cambria Math"/>
              </w:rPr>
              <m:t>y</m:t>
            </m:r>
          </m:e>
          <m:sub>
            <m:r>
              <w:rPr>
                <w:rStyle w:val="aff5"/>
                <w:rFonts w:ascii="Cambria Math" w:hAnsi="Cambria Math"/>
              </w:rPr>
              <m:t>K</m:t>
            </m:r>
          </m:sub>
          <m:sup>
            <m:r>
              <w:rPr>
                <w:rStyle w:val="aff5"/>
                <w:rFonts w:ascii="Cambria Math" w:hAnsi="Cambria Math"/>
              </w:rPr>
              <m:t>L</m:t>
            </m:r>
          </m:sup>
        </m:sSubSup>
        <m:r>
          <w:rPr>
            <w:rStyle w:val="aff5"/>
            <w:rFonts w:ascii="Cambria Math" w:hAnsi="Cambria Math" w:hint="eastAsia"/>
          </w:rPr>
          <m:t>=0</m:t>
        </m:r>
      </m:oMath>
      <w:r w:rsidRPr="00A841D9">
        <w:rPr>
          <w:rFonts w:hint="eastAsia"/>
        </w:rPr>
        <w:t>，此时与</w:t>
      </w:r>
      <w:r w:rsidRPr="00A841D9">
        <w:t>Armstrong</w:t>
      </w:r>
      <w:r w:rsidRPr="00A841D9">
        <w:rPr>
          <w:rFonts w:hint="eastAsia"/>
        </w:rPr>
        <w:t>对于双边市场中用户效用的基本模型定义</w:t>
      </w:r>
      <w:r w:rsidR="00A75746" w:rsidRPr="00A841D9">
        <w:rPr>
          <w:rFonts w:ascii="PMingLiU" w:eastAsia="PMingLiU" w:hAnsi="PMingLiU" w:cs="PMingLiU" w:hint="eastAsia"/>
        </w:rPr>
        <w:t>一致。</w:t>
      </w:r>
      <w:r w:rsidRPr="00A841D9">
        <w:rPr>
          <w:rFonts w:hint="eastAsia"/>
        </w:rPr>
        <w:t>即</w:t>
      </w:r>
      <w:r w:rsidR="00A75746">
        <w:rPr>
          <w:rFonts w:hint="eastAsia"/>
        </w:rPr>
        <w:t>：</w:t>
      </w:r>
    </w:p>
    <w:p w14:paraId="0B5AFC86" w14:textId="72478800" w:rsidR="005F5EF1" w:rsidRPr="00A75746" w:rsidRDefault="00A75746" w:rsidP="00A75746">
      <w:pPr>
        <w:pStyle w:val="afd"/>
        <w:ind w:firstLine="480"/>
        <w:rPr>
          <w:rFonts w:eastAsia="宋体"/>
        </w:rPr>
      </w:pPr>
      <w:r>
        <w:rPr>
          <w:rStyle w:val="aff5"/>
          <w:rFonts w:eastAsia="宋体"/>
        </w:rPr>
        <w:tab/>
      </w:r>
      <m:oMath>
        <m:sSub>
          <m:sSubPr>
            <m:ctrlPr>
              <w:rPr>
                <w:rStyle w:val="aff5"/>
                <w:rFonts w:ascii="Cambria Math" w:hAnsi="Cambria Math"/>
                <w:i/>
              </w:rPr>
            </m:ctrlPr>
          </m:sSubPr>
          <m:e>
            <m:r>
              <w:rPr>
                <w:rStyle w:val="aff5"/>
                <w:rFonts w:ascii="Cambria Math" w:hAnsi="Cambria Math"/>
              </w:rPr>
              <m:t>u</m:t>
            </m:r>
          </m:e>
          <m:sub>
            <m:r>
              <w:rPr>
                <w:rStyle w:val="aff5"/>
                <w:rFonts w:ascii="Cambria Math" w:hAnsi="Cambria Math" w:hint="eastAsia"/>
              </w:rPr>
              <m:t>A</m:t>
            </m:r>
          </m:sub>
        </m:sSub>
        <m:r>
          <w:rPr>
            <w:rStyle w:val="aff5"/>
            <w:rFonts w:ascii="Cambria Math" w:hAnsi="Cambria Math"/>
          </w:rPr>
          <m:t>=</m:t>
        </m:r>
        <m:sSub>
          <m:sSubPr>
            <m:ctrlPr>
              <w:rPr>
                <w:rStyle w:val="aff5"/>
                <w:rFonts w:ascii="Cambria Math" w:hAnsi="Cambria Math"/>
                <w:i/>
              </w:rPr>
            </m:ctrlPr>
          </m:sSubPr>
          <m:e>
            <m:r>
              <w:rPr>
                <w:rStyle w:val="aff5"/>
                <w:rFonts w:ascii="Cambria Math" w:hAnsi="Cambria Math"/>
              </w:rPr>
              <m:t>V</m:t>
            </m:r>
          </m:e>
          <m:sub>
            <m:r>
              <w:rPr>
                <w:rStyle w:val="aff5"/>
                <w:rFonts w:ascii="Cambria Math" w:hAnsi="Cambria Math" w:hint="eastAsia"/>
              </w:rPr>
              <m:t>A</m:t>
            </m:r>
          </m:sub>
        </m:sSub>
        <m:r>
          <w:rPr>
            <w:rStyle w:val="aff5"/>
            <w:rFonts w:ascii="Cambria Math" w:hAnsi="Cambria Math"/>
          </w:rPr>
          <m:t>-</m:t>
        </m:r>
        <m:sSub>
          <m:sSubPr>
            <m:ctrlPr>
              <w:rPr>
                <w:rStyle w:val="aff5"/>
                <w:rFonts w:ascii="Cambria Math" w:hAnsi="Cambria Math"/>
                <w:i/>
              </w:rPr>
            </m:ctrlPr>
          </m:sSubPr>
          <m:e>
            <m:r>
              <w:rPr>
                <w:rStyle w:val="aff5"/>
                <w:rFonts w:ascii="Cambria Math" w:hAnsi="Cambria Math"/>
              </w:rPr>
              <m:t>P</m:t>
            </m:r>
          </m:e>
          <m:sub>
            <m:r>
              <w:rPr>
                <w:rStyle w:val="aff5"/>
                <w:rFonts w:ascii="Cambria Math" w:hAnsi="Cambria Math" w:hint="eastAsia"/>
              </w:rPr>
              <m:t>A</m:t>
            </m:r>
          </m:sub>
        </m:sSub>
        <m:r>
          <w:rPr>
            <w:rStyle w:val="aff5"/>
            <w:rFonts w:ascii="Cambria Math" w:hAnsi="Cambria Math"/>
          </w:rPr>
          <m:t>+</m:t>
        </m:r>
        <m:sSub>
          <m:sSubPr>
            <m:ctrlPr>
              <w:rPr>
                <w:rStyle w:val="aff5"/>
                <w:rFonts w:ascii="Cambria Math" w:hAnsi="Cambria Math"/>
                <w:i/>
              </w:rPr>
            </m:ctrlPr>
          </m:sSubPr>
          <m:e>
            <m:r>
              <w:rPr>
                <w:rStyle w:val="aff5"/>
                <w:rFonts w:ascii="Cambria Math" w:hAnsi="Cambria Math"/>
              </w:rPr>
              <m:t>β</m:t>
            </m:r>
          </m:e>
          <m:sub>
            <m:r>
              <w:rPr>
                <w:rStyle w:val="aff5"/>
                <w:rFonts w:ascii="Cambria Math" w:hAnsi="Cambria Math" w:hint="eastAsia"/>
              </w:rPr>
              <m:t>A</m:t>
            </m:r>
          </m:sub>
        </m:sSub>
        <m:sSub>
          <m:sSubPr>
            <m:ctrlPr>
              <w:rPr>
                <w:rStyle w:val="aff5"/>
                <w:rFonts w:ascii="Cambria Math" w:hAnsi="Cambria Math"/>
                <w:i/>
              </w:rPr>
            </m:ctrlPr>
          </m:sSubPr>
          <m:e>
            <m:r>
              <w:rPr>
                <w:rStyle w:val="aff5"/>
                <w:rFonts w:ascii="Cambria Math" w:hAnsi="Cambria Math" w:hint="eastAsia"/>
              </w:rPr>
              <m:t>n</m:t>
            </m:r>
          </m:e>
          <m:sub>
            <m:r>
              <w:rPr>
                <w:rStyle w:val="aff5"/>
                <w:rFonts w:ascii="Cambria Math" w:hAnsi="Cambria Math" w:hint="eastAsia"/>
              </w:rPr>
              <m:t>B</m:t>
            </m:r>
          </m:sub>
        </m:sSub>
      </m:oMath>
      <w:r>
        <w:rPr>
          <w:rStyle w:val="aff5"/>
          <w:rFonts w:eastAsia="宋体"/>
        </w:rPr>
        <w:tab/>
        <w:t>(3.2.1.2)</w:t>
      </w:r>
    </w:p>
    <w:p w14:paraId="3C964878" w14:textId="1392C6D2" w:rsidR="005F5EF1" w:rsidRDefault="005F5EF1" w:rsidP="00A841D9">
      <w:pPr>
        <w:pStyle w:val="af"/>
        <w:ind w:firstLine="480"/>
      </w:pPr>
      <w:r w:rsidRPr="00A841D9">
        <w:rPr>
          <w:rFonts w:hint="eastAsia"/>
        </w:rPr>
        <w:t>本文的模型变量选择在线旅游平台一边的</w:t>
      </w:r>
      <w:r w:rsidR="004B7397">
        <w:rPr>
          <w:rFonts w:hint="eastAsia"/>
        </w:rPr>
        <w:t>供应商</w:t>
      </w:r>
      <w:r w:rsidRPr="00A841D9">
        <w:rPr>
          <w:rFonts w:hint="eastAsia"/>
        </w:rPr>
        <w:t>，藉由在平台上投放产品所获得的收入</w:t>
      </w:r>
      <w:r w:rsidRPr="00A841D9">
        <w:t>(</w:t>
      </w:r>
      <w:r w:rsidRPr="00A841D9">
        <w:rPr>
          <w:rFonts w:hint="eastAsia"/>
        </w:rPr>
        <w:t>也可以将收入看作是平台对于</w:t>
      </w:r>
      <w:r w:rsidR="004B7397">
        <w:rPr>
          <w:rFonts w:hint="eastAsia"/>
        </w:rPr>
        <w:t>供应商</w:t>
      </w:r>
      <w:r w:rsidRPr="00A841D9">
        <w:rPr>
          <w:rFonts w:hint="eastAsia"/>
        </w:rPr>
        <w:t>的影响力使得消费者在平台上购买产品的费用</w:t>
      </w:r>
      <w:r w:rsidRPr="00A841D9">
        <w:t>)</w:t>
      </w:r>
      <w:r w:rsidRPr="00A841D9">
        <w:rPr>
          <w:rFonts w:hint="eastAsia"/>
        </w:rPr>
        <w:t>，以及</w:t>
      </w:r>
      <w:bookmarkStart w:id="165" w:name="OLE_LINK178"/>
      <w:bookmarkStart w:id="166" w:name="OLE_LINK179"/>
      <w:r w:rsidRPr="00A841D9">
        <w:rPr>
          <w:rFonts w:hint="eastAsia"/>
        </w:rPr>
        <w:t>季度用户覆盖的数量</w:t>
      </w:r>
      <w:r w:rsidRPr="00A841D9">
        <w:t>(</w:t>
      </w:r>
      <w:bookmarkEnd w:id="165"/>
      <w:bookmarkEnd w:id="166"/>
      <w:r w:rsidRPr="00A841D9">
        <w:rPr>
          <w:rFonts w:hint="eastAsia"/>
        </w:rPr>
        <w:t>可以反映另一边用户力量的大小</w:t>
      </w:r>
      <w:r w:rsidRPr="00A841D9">
        <w:t>)</w:t>
      </w:r>
      <w:r w:rsidRPr="00A841D9">
        <w:rPr>
          <w:rFonts w:hint="eastAsia"/>
        </w:rPr>
        <w:t>。</w:t>
      </w:r>
      <w:r w:rsidR="004B7397">
        <w:rPr>
          <w:rFonts w:hint="eastAsia"/>
        </w:rPr>
        <w:t>供应商</w:t>
      </w:r>
      <w:r w:rsidRPr="00A841D9">
        <w:rPr>
          <w:rFonts w:hint="eastAsia"/>
        </w:rPr>
        <w:t>的收入仅统计其从在线旅游平台上售出的旅游产品。</w:t>
      </w:r>
    </w:p>
    <w:p w14:paraId="5855863F" w14:textId="12BAEE48" w:rsidR="003A6FC8" w:rsidRPr="00650362" w:rsidRDefault="003A6FC8" w:rsidP="00D64130">
      <w:pPr>
        <w:pStyle w:val="af"/>
        <w:ind w:firstLine="480"/>
      </w:pPr>
      <w:r w:rsidRPr="00650362">
        <w:rPr>
          <w:rFonts w:hint="eastAsia"/>
        </w:rPr>
        <w:t>检验在线旅游</w:t>
      </w:r>
      <w:r>
        <w:rPr>
          <w:rFonts w:hint="eastAsia"/>
        </w:rPr>
        <w:t>产业是否</w:t>
      </w:r>
      <w:r w:rsidR="00D64130">
        <w:rPr>
          <w:rFonts w:hint="eastAsia"/>
        </w:rPr>
        <w:t>适用</w:t>
      </w:r>
      <w:r>
        <w:rPr>
          <w:rFonts w:hint="eastAsia"/>
        </w:rPr>
        <w:t>双边市场理论</w:t>
      </w:r>
      <w:r w:rsidR="00D64130">
        <w:rPr>
          <w:rFonts w:hint="eastAsia"/>
        </w:rPr>
        <w:t>之数据来源如下表所示，</w:t>
      </w:r>
      <w:r w:rsidRPr="00650362">
        <w:rPr>
          <w:rFonts w:hint="eastAsia"/>
        </w:rPr>
        <w:t>主要源自某在线旅游平台之数据：包括使用该平台的用户覆盖的数量</w:t>
      </w:r>
      <w:r w:rsidRPr="00650362">
        <w:t>(</w:t>
      </w:r>
      <w:bookmarkStart w:id="167" w:name="OLE_LINK180"/>
      <w:bookmarkStart w:id="168" w:name="OLE_LINK181"/>
      <w:r w:rsidRPr="00650362">
        <w:rPr>
          <w:rFonts w:hint="eastAsia"/>
        </w:rPr>
        <w:t>季度</w:t>
      </w:r>
      <w:bookmarkEnd w:id="167"/>
      <w:bookmarkEnd w:id="168"/>
      <w:r w:rsidRPr="00650362">
        <w:t>)</w:t>
      </w:r>
      <w:r w:rsidRPr="00650362">
        <w:rPr>
          <w:rFonts w:hint="eastAsia"/>
        </w:rPr>
        <w:t>以及</w:t>
      </w:r>
      <w:proofErr w:type="gramStart"/>
      <w:r w:rsidRPr="00650362">
        <w:rPr>
          <w:rFonts w:hint="eastAsia"/>
        </w:rPr>
        <w:t>供应商</w:t>
      </w:r>
      <w:r>
        <w:rPr>
          <w:rFonts w:hint="eastAsia"/>
        </w:rPr>
        <w:t>其</w:t>
      </w:r>
      <w:r w:rsidRPr="00650362">
        <w:rPr>
          <w:rFonts w:hint="eastAsia"/>
        </w:rPr>
        <w:t>在</w:t>
      </w:r>
      <w:proofErr w:type="gramEnd"/>
      <w:r w:rsidRPr="00650362">
        <w:rPr>
          <w:rFonts w:hint="eastAsia"/>
        </w:rPr>
        <w:t>平台上投放其产品所获得的收入</w:t>
      </w:r>
      <w:r w:rsidRPr="00650362">
        <w:t>(</w:t>
      </w:r>
      <w:r w:rsidRPr="00650362">
        <w:rPr>
          <w:rFonts w:hint="eastAsia"/>
        </w:rPr>
        <w:t>季度</w:t>
      </w:r>
      <w:r w:rsidRPr="00650362">
        <w:t>)</w:t>
      </w:r>
      <w:r w:rsidRPr="00650362">
        <w:t>。</w:t>
      </w:r>
      <w:r>
        <w:t>其中</w:t>
      </w:r>
      <w:r w:rsidRPr="00650362">
        <w:rPr>
          <w:rFonts w:hint="eastAsia"/>
        </w:rPr>
        <w:t>供应</w:t>
      </w:r>
      <w:proofErr w:type="gramStart"/>
      <w:r w:rsidRPr="00650362">
        <w:rPr>
          <w:rFonts w:hint="eastAsia"/>
        </w:rPr>
        <w:t>商</w:t>
      </w:r>
      <w:r>
        <w:rPr>
          <w:rFonts w:hint="eastAsia"/>
        </w:rPr>
        <w:t>收入</w:t>
      </w:r>
      <w:proofErr w:type="gramEnd"/>
      <w:r>
        <w:rPr>
          <w:rFonts w:hint="eastAsia"/>
        </w:rPr>
        <w:t>为</w:t>
      </w:r>
      <w:r>
        <w:rPr>
          <w:rFonts w:hint="eastAsia"/>
        </w:rPr>
        <w:t>3</w:t>
      </w:r>
      <w:r>
        <w:rPr>
          <w:rFonts w:hint="eastAsia"/>
        </w:rPr>
        <w:t>个</w:t>
      </w:r>
      <w:bookmarkStart w:id="169" w:name="OLE_LINK182"/>
      <w:bookmarkStart w:id="170" w:name="OLE_LINK189"/>
      <w:r>
        <w:t>供应商的投放收入</w:t>
      </w:r>
      <w:bookmarkEnd w:id="169"/>
      <w:bookmarkEnd w:id="170"/>
      <w:r>
        <w:rPr>
          <w:rFonts w:hint="eastAsia"/>
        </w:rPr>
        <w:t>，</w:t>
      </w:r>
      <w:r>
        <w:t>根据其在平台上的投放比例进行加权平均</w:t>
      </w:r>
      <w:r>
        <w:rPr>
          <w:rFonts w:hint="eastAsia"/>
        </w:rPr>
        <w:t>。</w:t>
      </w:r>
    </w:p>
    <w:p w14:paraId="4434AB2E" w14:textId="77777777" w:rsidR="00D64130" w:rsidRDefault="00D64130">
      <w:pPr>
        <w:widowControl/>
        <w:jc w:val="left"/>
        <w:rPr>
          <w:sz w:val="24"/>
        </w:rPr>
      </w:pPr>
      <w:r>
        <w:rPr>
          <w:sz w:val="24"/>
        </w:rPr>
        <w:br w:type="page"/>
      </w:r>
    </w:p>
    <w:p w14:paraId="3DC161AB" w14:textId="1E2673C9" w:rsidR="003A6FC8" w:rsidRPr="00650362" w:rsidRDefault="00D64130" w:rsidP="00D64130">
      <w:pPr>
        <w:pStyle w:val="af1"/>
      </w:pPr>
      <w:bookmarkStart w:id="171" w:name="_Toc432531314"/>
      <w:r>
        <w:lastRenderedPageBreak/>
        <w:t>表</w:t>
      </w:r>
      <w:r>
        <w:rPr>
          <w:rFonts w:hint="eastAsia"/>
        </w:rPr>
        <w:t>3.</w:t>
      </w:r>
      <w:r>
        <w:t>5</w:t>
      </w:r>
      <w:r>
        <w:rPr>
          <w:rFonts w:eastAsia="MS Mincho" w:hint="eastAsia"/>
        </w:rPr>
        <w:t xml:space="preserve">　</w:t>
      </w:r>
      <w:r w:rsidRPr="00650362">
        <w:rPr>
          <w:rFonts w:hint="eastAsia"/>
        </w:rPr>
        <w:t>在线旅游平台的用户覆盖数</w:t>
      </w:r>
      <w:r>
        <w:rPr>
          <w:rFonts w:hint="eastAsia"/>
        </w:rPr>
        <w:t>与</w:t>
      </w:r>
      <w:r w:rsidRPr="00650362">
        <w:rPr>
          <w:rFonts w:hint="eastAsia"/>
        </w:rPr>
        <w:t>供应商投放产品收入</w:t>
      </w:r>
      <w:r w:rsidR="003A6FC8">
        <w:t>表</w:t>
      </w:r>
      <w:bookmarkEnd w:id="171"/>
    </w:p>
    <w:tbl>
      <w:tblPr>
        <w:tblStyle w:val="GridTableLight"/>
        <w:tblW w:w="0" w:type="auto"/>
        <w:jc w:val="center"/>
        <w:tblLook w:val="04A0" w:firstRow="1" w:lastRow="0" w:firstColumn="1" w:lastColumn="0" w:noHBand="0" w:noVBand="1"/>
      </w:tblPr>
      <w:tblGrid>
        <w:gridCol w:w="1255"/>
        <w:gridCol w:w="2196"/>
        <w:gridCol w:w="3296"/>
      </w:tblGrid>
      <w:tr w:rsidR="003A6FC8" w:rsidRPr="00D64130" w14:paraId="19C1CA93" w14:textId="77777777" w:rsidTr="008E3DE6">
        <w:trPr>
          <w:jc w:val="center"/>
        </w:trPr>
        <w:tc>
          <w:tcPr>
            <w:tcW w:w="0" w:type="auto"/>
          </w:tcPr>
          <w:p w14:paraId="3ECCBB75" w14:textId="2C6D40A6" w:rsidR="003A6FC8" w:rsidRPr="00D64130" w:rsidRDefault="003A6FC8" w:rsidP="00D64130">
            <w:pPr>
              <w:pStyle w:val="aff"/>
            </w:pPr>
          </w:p>
        </w:tc>
        <w:tc>
          <w:tcPr>
            <w:tcW w:w="0" w:type="auto"/>
          </w:tcPr>
          <w:p w14:paraId="243C45DF" w14:textId="40DA82F6" w:rsidR="00D64130" w:rsidRPr="00D64130" w:rsidRDefault="00D64130" w:rsidP="00D64130">
            <w:pPr>
              <w:pStyle w:val="aff"/>
            </w:pPr>
            <w:r w:rsidRPr="00D64130">
              <w:rPr>
                <w:rFonts w:hint="eastAsia"/>
              </w:rPr>
              <w:t>季度用户覆盖的数量</w:t>
            </w:r>
          </w:p>
          <w:p w14:paraId="4F404547" w14:textId="119AFA2D" w:rsidR="003A6FC8" w:rsidRPr="00D64130" w:rsidRDefault="00D64130" w:rsidP="00D64130">
            <w:pPr>
              <w:pStyle w:val="aff"/>
              <w:jc w:val="right"/>
            </w:pPr>
            <w:r w:rsidRPr="00D64130">
              <w:t>(</w:t>
            </w:r>
            <w:r w:rsidRPr="00D64130">
              <w:rPr>
                <w:rFonts w:hint="eastAsia"/>
              </w:rPr>
              <w:t>百万人</w:t>
            </w:r>
            <w:r w:rsidRPr="00D64130">
              <w:t>)</w:t>
            </w:r>
          </w:p>
        </w:tc>
        <w:tc>
          <w:tcPr>
            <w:tcW w:w="0" w:type="auto"/>
          </w:tcPr>
          <w:p w14:paraId="40CE3DA0" w14:textId="0CA7F718" w:rsidR="00D64130" w:rsidRPr="00D64130" w:rsidRDefault="00D64130" w:rsidP="00D64130">
            <w:pPr>
              <w:pStyle w:val="aff"/>
            </w:pPr>
            <w:r w:rsidRPr="00D64130">
              <w:rPr>
                <w:rFonts w:hint="eastAsia"/>
              </w:rPr>
              <w:t>供应商的投放产品平均收入</w:t>
            </w:r>
            <w:proofErr w:type="gramStart"/>
            <w:r w:rsidRPr="00D64130">
              <w:rPr>
                <w:rFonts w:hint="eastAsia"/>
              </w:rPr>
              <w:t>收入</w:t>
            </w:r>
            <w:proofErr w:type="gramEnd"/>
          </w:p>
          <w:p w14:paraId="6FAEA376" w14:textId="78BAFC5E" w:rsidR="003A6FC8" w:rsidRPr="00D64130" w:rsidRDefault="00D64130" w:rsidP="00D64130">
            <w:pPr>
              <w:pStyle w:val="aff"/>
              <w:jc w:val="right"/>
            </w:pPr>
            <w:r w:rsidRPr="00D64130">
              <w:t>(</w:t>
            </w:r>
            <w:r w:rsidRPr="00D64130">
              <w:rPr>
                <w:rFonts w:hint="eastAsia"/>
              </w:rPr>
              <w:t>百万元</w:t>
            </w:r>
            <w:r w:rsidRPr="00D64130">
              <w:t>)</w:t>
            </w:r>
          </w:p>
        </w:tc>
      </w:tr>
      <w:tr w:rsidR="003A6FC8" w:rsidRPr="00D64130" w14:paraId="25DDA0F9" w14:textId="77777777" w:rsidTr="008E3DE6">
        <w:trPr>
          <w:jc w:val="center"/>
        </w:trPr>
        <w:tc>
          <w:tcPr>
            <w:tcW w:w="0" w:type="auto"/>
          </w:tcPr>
          <w:p w14:paraId="3A8521AD" w14:textId="77777777" w:rsidR="003A6FC8" w:rsidRPr="00D64130" w:rsidRDefault="003A6FC8" w:rsidP="00D64130">
            <w:pPr>
              <w:pStyle w:val="aff"/>
              <w:jc w:val="center"/>
            </w:pPr>
            <w:r w:rsidRPr="00D64130">
              <w:rPr>
                <w:rFonts w:hint="eastAsia"/>
              </w:rPr>
              <w:t>2012</w:t>
            </w:r>
            <w:r w:rsidRPr="00D64130">
              <w:rPr>
                <w:rFonts w:hint="eastAsia"/>
              </w:rPr>
              <w:t>年</w:t>
            </w:r>
            <w:r w:rsidRPr="00D64130">
              <w:rPr>
                <w:rFonts w:hint="eastAsia"/>
              </w:rPr>
              <w:t>Q3</w:t>
            </w:r>
          </w:p>
        </w:tc>
        <w:tc>
          <w:tcPr>
            <w:tcW w:w="0" w:type="auto"/>
          </w:tcPr>
          <w:p w14:paraId="2069AD23" w14:textId="77777777" w:rsidR="003A6FC8" w:rsidRPr="00D64130" w:rsidRDefault="003A6FC8" w:rsidP="00D64130">
            <w:pPr>
              <w:pStyle w:val="aff"/>
              <w:jc w:val="center"/>
            </w:pPr>
            <w:r w:rsidRPr="00D64130">
              <w:rPr>
                <w:rFonts w:hint="eastAsia"/>
              </w:rPr>
              <w:t>5446</w:t>
            </w:r>
          </w:p>
        </w:tc>
        <w:tc>
          <w:tcPr>
            <w:tcW w:w="0" w:type="auto"/>
          </w:tcPr>
          <w:p w14:paraId="1123CF8A" w14:textId="77777777" w:rsidR="003A6FC8" w:rsidRPr="00D64130" w:rsidRDefault="003A6FC8" w:rsidP="00D64130">
            <w:pPr>
              <w:pStyle w:val="aff"/>
              <w:jc w:val="center"/>
            </w:pPr>
            <w:r w:rsidRPr="00D64130">
              <w:rPr>
                <w:rFonts w:hint="eastAsia"/>
              </w:rPr>
              <w:t>1050</w:t>
            </w:r>
          </w:p>
        </w:tc>
      </w:tr>
      <w:tr w:rsidR="003A6FC8" w:rsidRPr="00D64130" w14:paraId="783035F0" w14:textId="77777777" w:rsidTr="008E3DE6">
        <w:trPr>
          <w:jc w:val="center"/>
        </w:trPr>
        <w:tc>
          <w:tcPr>
            <w:tcW w:w="0" w:type="auto"/>
          </w:tcPr>
          <w:p w14:paraId="42754101" w14:textId="77777777" w:rsidR="003A6FC8" w:rsidRPr="00D64130" w:rsidRDefault="003A6FC8" w:rsidP="00D64130">
            <w:pPr>
              <w:pStyle w:val="aff"/>
              <w:jc w:val="center"/>
            </w:pPr>
            <w:r w:rsidRPr="00D64130">
              <w:rPr>
                <w:rFonts w:hint="eastAsia"/>
              </w:rPr>
              <w:t>2012</w:t>
            </w:r>
            <w:r w:rsidRPr="00D64130">
              <w:rPr>
                <w:rFonts w:hint="eastAsia"/>
              </w:rPr>
              <w:t>年</w:t>
            </w:r>
            <w:r w:rsidRPr="00D64130">
              <w:rPr>
                <w:rFonts w:hint="eastAsia"/>
              </w:rPr>
              <w:t>Q4</w:t>
            </w:r>
          </w:p>
        </w:tc>
        <w:tc>
          <w:tcPr>
            <w:tcW w:w="0" w:type="auto"/>
          </w:tcPr>
          <w:p w14:paraId="274BA752" w14:textId="77777777" w:rsidR="003A6FC8" w:rsidRPr="00D64130" w:rsidRDefault="003A6FC8" w:rsidP="00D64130">
            <w:pPr>
              <w:pStyle w:val="aff"/>
              <w:jc w:val="center"/>
            </w:pPr>
            <w:r w:rsidRPr="00D64130">
              <w:rPr>
                <w:rFonts w:hint="eastAsia"/>
              </w:rPr>
              <w:t>4910</w:t>
            </w:r>
          </w:p>
        </w:tc>
        <w:tc>
          <w:tcPr>
            <w:tcW w:w="0" w:type="auto"/>
          </w:tcPr>
          <w:p w14:paraId="1C5EB41B" w14:textId="77777777" w:rsidR="003A6FC8" w:rsidRPr="00D64130" w:rsidRDefault="003A6FC8" w:rsidP="00D64130">
            <w:pPr>
              <w:pStyle w:val="aff"/>
              <w:jc w:val="center"/>
            </w:pPr>
            <w:r w:rsidRPr="00D64130">
              <w:rPr>
                <w:rFonts w:hint="eastAsia"/>
              </w:rPr>
              <w:t>11</w:t>
            </w:r>
            <w:r w:rsidRPr="00D64130">
              <w:t>2</w:t>
            </w:r>
            <w:r w:rsidRPr="00D64130">
              <w:rPr>
                <w:rFonts w:hint="eastAsia"/>
              </w:rPr>
              <w:t>0</w:t>
            </w:r>
          </w:p>
        </w:tc>
      </w:tr>
      <w:tr w:rsidR="003A6FC8" w:rsidRPr="00D64130" w14:paraId="642E40EF" w14:textId="77777777" w:rsidTr="008E3DE6">
        <w:trPr>
          <w:jc w:val="center"/>
        </w:trPr>
        <w:tc>
          <w:tcPr>
            <w:tcW w:w="0" w:type="auto"/>
          </w:tcPr>
          <w:p w14:paraId="6C9238FD" w14:textId="77777777" w:rsidR="003A6FC8" w:rsidRPr="00D64130" w:rsidRDefault="003A6FC8" w:rsidP="00D64130">
            <w:pPr>
              <w:pStyle w:val="aff"/>
              <w:jc w:val="center"/>
            </w:pPr>
            <w:r w:rsidRPr="00D64130">
              <w:rPr>
                <w:rFonts w:hint="eastAsia"/>
              </w:rPr>
              <w:t>2013</w:t>
            </w:r>
            <w:r w:rsidRPr="00D64130">
              <w:rPr>
                <w:rFonts w:hint="eastAsia"/>
              </w:rPr>
              <w:t>年</w:t>
            </w:r>
            <w:r w:rsidRPr="00D64130">
              <w:rPr>
                <w:rFonts w:hint="eastAsia"/>
              </w:rPr>
              <w:t>Q1</w:t>
            </w:r>
          </w:p>
        </w:tc>
        <w:tc>
          <w:tcPr>
            <w:tcW w:w="0" w:type="auto"/>
          </w:tcPr>
          <w:p w14:paraId="40A1250A" w14:textId="77777777" w:rsidR="003A6FC8" w:rsidRPr="00D64130" w:rsidRDefault="003A6FC8" w:rsidP="00D64130">
            <w:pPr>
              <w:pStyle w:val="aff"/>
              <w:jc w:val="center"/>
            </w:pPr>
            <w:r w:rsidRPr="00D64130">
              <w:rPr>
                <w:rFonts w:hint="eastAsia"/>
              </w:rPr>
              <w:t>6195</w:t>
            </w:r>
          </w:p>
        </w:tc>
        <w:tc>
          <w:tcPr>
            <w:tcW w:w="0" w:type="auto"/>
          </w:tcPr>
          <w:p w14:paraId="0116D677" w14:textId="77777777" w:rsidR="003A6FC8" w:rsidRPr="00D64130" w:rsidRDefault="003A6FC8" w:rsidP="00D64130">
            <w:pPr>
              <w:pStyle w:val="aff"/>
              <w:jc w:val="center"/>
            </w:pPr>
            <w:r w:rsidRPr="00D64130">
              <w:rPr>
                <w:rFonts w:hint="eastAsia"/>
              </w:rPr>
              <w:t>1200</w:t>
            </w:r>
          </w:p>
        </w:tc>
      </w:tr>
      <w:tr w:rsidR="003A6FC8" w:rsidRPr="00D64130" w14:paraId="1B635D54" w14:textId="77777777" w:rsidTr="008E3DE6">
        <w:trPr>
          <w:jc w:val="center"/>
        </w:trPr>
        <w:tc>
          <w:tcPr>
            <w:tcW w:w="0" w:type="auto"/>
          </w:tcPr>
          <w:p w14:paraId="5D7E0962" w14:textId="77777777" w:rsidR="003A6FC8" w:rsidRPr="00D64130" w:rsidRDefault="003A6FC8" w:rsidP="00D64130">
            <w:pPr>
              <w:pStyle w:val="aff"/>
              <w:jc w:val="center"/>
            </w:pPr>
            <w:r w:rsidRPr="00D64130">
              <w:rPr>
                <w:rFonts w:hint="eastAsia"/>
              </w:rPr>
              <w:t>2013</w:t>
            </w:r>
            <w:r w:rsidRPr="00D64130">
              <w:rPr>
                <w:rFonts w:hint="eastAsia"/>
              </w:rPr>
              <w:t>年</w:t>
            </w:r>
            <w:r w:rsidRPr="00D64130">
              <w:rPr>
                <w:rFonts w:hint="eastAsia"/>
              </w:rPr>
              <w:t>Q2</w:t>
            </w:r>
          </w:p>
        </w:tc>
        <w:tc>
          <w:tcPr>
            <w:tcW w:w="0" w:type="auto"/>
          </w:tcPr>
          <w:p w14:paraId="473AE3DF" w14:textId="77777777" w:rsidR="003A6FC8" w:rsidRPr="00D64130" w:rsidRDefault="003A6FC8" w:rsidP="00D64130">
            <w:pPr>
              <w:pStyle w:val="aff"/>
              <w:jc w:val="center"/>
            </w:pPr>
            <w:r w:rsidRPr="00D64130">
              <w:rPr>
                <w:rFonts w:hint="eastAsia"/>
              </w:rPr>
              <w:t>6470</w:t>
            </w:r>
          </w:p>
        </w:tc>
        <w:tc>
          <w:tcPr>
            <w:tcW w:w="0" w:type="auto"/>
          </w:tcPr>
          <w:p w14:paraId="3944B1BC" w14:textId="77777777" w:rsidR="003A6FC8" w:rsidRPr="00D64130" w:rsidRDefault="003A6FC8" w:rsidP="00D64130">
            <w:pPr>
              <w:pStyle w:val="aff"/>
              <w:jc w:val="center"/>
            </w:pPr>
            <w:r w:rsidRPr="00D64130">
              <w:rPr>
                <w:rFonts w:hint="eastAsia"/>
              </w:rPr>
              <w:t>203</w:t>
            </w:r>
          </w:p>
        </w:tc>
      </w:tr>
      <w:tr w:rsidR="003A6FC8" w:rsidRPr="00D64130" w14:paraId="3630AD75" w14:textId="77777777" w:rsidTr="008E3DE6">
        <w:trPr>
          <w:jc w:val="center"/>
        </w:trPr>
        <w:tc>
          <w:tcPr>
            <w:tcW w:w="0" w:type="auto"/>
          </w:tcPr>
          <w:p w14:paraId="4E0025CC" w14:textId="77777777" w:rsidR="003A6FC8" w:rsidRPr="00D64130" w:rsidRDefault="003A6FC8" w:rsidP="00D64130">
            <w:pPr>
              <w:pStyle w:val="aff"/>
              <w:jc w:val="center"/>
            </w:pPr>
            <w:r w:rsidRPr="00D64130">
              <w:rPr>
                <w:rFonts w:hint="eastAsia"/>
              </w:rPr>
              <w:t>2013</w:t>
            </w:r>
            <w:r w:rsidRPr="00D64130">
              <w:rPr>
                <w:rFonts w:hint="eastAsia"/>
              </w:rPr>
              <w:t>年</w:t>
            </w:r>
            <w:r w:rsidRPr="00D64130">
              <w:rPr>
                <w:rFonts w:hint="eastAsia"/>
              </w:rPr>
              <w:t>Q3</w:t>
            </w:r>
          </w:p>
        </w:tc>
        <w:tc>
          <w:tcPr>
            <w:tcW w:w="0" w:type="auto"/>
          </w:tcPr>
          <w:p w14:paraId="76B6EB7B" w14:textId="77777777" w:rsidR="003A6FC8" w:rsidRPr="00D64130" w:rsidRDefault="003A6FC8" w:rsidP="00D64130">
            <w:pPr>
              <w:pStyle w:val="aff"/>
              <w:jc w:val="center"/>
            </w:pPr>
            <w:r w:rsidRPr="00D64130">
              <w:rPr>
                <w:rFonts w:hint="eastAsia"/>
              </w:rPr>
              <w:t>5430</w:t>
            </w:r>
          </w:p>
        </w:tc>
        <w:tc>
          <w:tcPr>
            <w:tcW w:w="0" w:type="auto"/>
          </w:tcPr>
          <w:p w14:paraId="6274CEDC" w14:textId="77777777" w:rsidR="003A6FC8" w:rsidRPr="00D64130" w:rsidRDefault="003A6FC8" w:rsidP="00D64130">
            <w:pPr>
              <w:pStyle w:val="aff"/>
              <w:jc w:val="center"/>
            </w:pPr>
            <w:r w:rsidRPr="00D64130">
              <w:rPr>
                <w:rFonts w:hint="eastAsia"/>
              </w:rPr>
              <w:t>15</w:t>
            </w:r>
            <w:r w:rsidRPr="00D64130">
              <w:t>1</w:t>
            </w:r>
            <w:r w:rsidRPr="00D64130">
              <w:rPr>
                <w:rFonts w:hint="eastAsia"/>
              </w:rPr>
              <w:t>0</w:t>
            </w:r>
          </w:p>
        </w:tc>
      </w:tr>
      <w:tr w:rsidR="003A6FC8" w:rsidRPr="00D64130" w14:paraId="0B2CA9F2" w14:textId="77777777" w:rsidTr="008E3DE6">
        <w:trPr>
          <w:jc w:val="center"/>
        </w:trPr>
        <w:tc>
          <w:tcPr>
            <w:tcW w:w="0" w:type="auto"/>
          </w:tcPr>
          <w:p w14:paraId="047B2BB0" w14:textId="77777777" w:rsidR="003A6FC8" w:rsidRPr="00D64130" w:rsidRDefault="003A6FC8" w:rsidP="00D64130">
            <w:pPr>
              <w:pStyle w:val="aff"/>
              <w:jc w:val="center"/>
            </w:pPr>
            <w:r w:rsidRPr="00D64130">
              <w:rPr>
                <w:rFonts w:hint="eastAsia"/>
              </w:rPr>
              <w:t>2013</w:t>
            </w:r>
            <w:r w:rsidRPr="00D64130">
              <w:rPr>
                <w:rFonts w:hint="eastAsia"/>
              </w:rPr>
              <w:t>年</w:t>
            </w:r>
            <w:r w:rsidRPr="00D64130">
              <w:rPr>
                <w:rFonts w:hint="eastAsia"/>
              </w:rPr>
              <w:t>Q4</w:t>
            </w:r>
          </w:p>
        </w:tc>
        <w:tc>
          <w:tcPr>
            <w:tcW w:w="0" w:type="auto"/>
          </w:tcPr>
          <w:p w14:paraId="0447ABAC" w14:textId="77777777" w:rsidR="003A6FC8" w:rsidRPr="00D64130" w:rsidRDefault="003A6FC8" w:rsidP="00D64130">
            <w:pPr>
              <w:pStyle w:val="aff"/>
              <w:jc w:val="center"/>
            </w:pPr>
            <w:r w:rsidRPr="00D64130">
              <w:rPr>
                <w:rFonts w:hint="eastAsia"/>
              </w:rPr>
              <w:t>1764</w:t>
            </w:r>
          </w:p>
        </w:tc>
        <w:tc>
          <w:tcPr>
            <w:tcW w:w="0" w:type="auto"/>
          </w:tcPr>
          <w:p w14:paraId="4C91A9D2" w14:textId="77777777" w:rsidR="003A6FC8" w:rsidRPr="00D64130" w:rsidRDefault="003A6FC8" w:rsidP="00D64130">
            <w:pPr>
              <w:pStyle w:val="aff"/>
              <w:jc w:val="center"/>
            </w:pPr>
            <w:r w:rsidRPr="00D64130">
              <w:rPr>
                <w:rFonts w:hint="eastAsia"/>
              </w:rPr>
              <w:t>14</w:t>
            </w:r>
            <w:r w:rsidRPr="00D64130">
              <w:t>5</w:t>
            </w:r>
            <w:r w:rsidRPr="00D64130">
              <w:rPr>
                <w:rFonts w:hint="eastAsia"/>
              </w:rPr>
              <w:t>0</w:t>
            </w:r>
          </w:p>
        </w:tc>
      </w:tr>
      <w:tr w:rsidR="003A6FC8" w:rsidRPr="00D64130" w14:paraId="3B9006B2" w14:textId="77777777" w:rsidTr="008E3DE6">
        <w:trPr>
          <w:jc w:val="center"/>
        </w:trPr>
        <w:tc>
          <w:tcPr>
            <w:tcW w:w="0" w:type="auto"/>
          </w:tcPr>
          <w:p w14:paraId="4B80556C" w14:textId="77777777" w:rsidR="003A6FC8" w:rsidRPr="00D64130" w:rsidRDefault="003A6FC8" w:rsidP="00D64130">
            <w:pPr>
              <w:pStyle w:val="aff"/>
              <w:jc w:val="center"/>
            </w:pPr>
            <w:r w:rsidRPr="00D64130">
              <w:rPr>
                <w:rFonts w:hint="eastAsia"/>
              </w:rPr>
              <w:t>2014</w:t>
            </w:r>
            <w:r w:rsidRPr="00D64130">
              <w:rPr>
                <w:rFonts w:hint="eastAsia"/>
              </w:rPr>
              <w:t>年</w:t>
            </w:r>
            <w:r w:rsidRPr="00D64130">
              <w:rPr>
                <w:rFonts w:hint="eastAsia"/>
              </w:rPr>
              <w:t>Q1</w:t>
            </w:r>
          </w:p>
        </w:tc>
        <w:tc>
          <w:tcPr>
            <w:tcW w:w="0" w:type="auto"/>
          </w:tcPr>
          <w:p w14:paraId="1559E608" w14:textId="77777777" w:rsidR="003A6FC8" w:rsidRPr="00D64130" w:rsidRDefault="003A6FC8" w:rsidP="00D64130">
            <w:pPr>
              <w:pStyle w:val="aff"/>
              <w:jc w:val="center"/>
            </w:pPr>
            <w:r w:rsidRPr="00D64130">
              <w:rPr>
                <w:rFonts w:hint="eastAsia"/>
              </w:rPr>
              <w:t>435</w:t>
            </w:r>
          </w:p>
        </w:tc>
        <w:tc>
          <w:tcPr>
            <w:tcW w:w="0" w:type="auto"/>
          </w:tcPr>
          <w:p w14:paraId="34DA738F" w14:textId="77777777" w:rsidR="003A6FC8" w:rsidRPr="00D64130" w:rsidRDefault="003A6FC8" w:rsidP="00D64130">
            <w:pPr>
              <w:pStyle w:val="aff"/>
              <w:jc w:val="center"/>
            </w:pPr>
            <w:r w:rsidRPr="00D64130">
              <w:rPr>
                <w:rFonts w:hint="eastAsia"/>
              </w:rPr>
              <w:t>16</w:t>
            </w:r>
            <w:r w:rsidRPr="00D64130">
              <w:t>8</w:t>
            </w:r>
            <w:r w:rsidRPr="00D64130">
              <w:rPr>
                <w:rFonts w:hint="eastAsia"/>
              </w:rPr>
              <w:t>0</w:t>
            </w:r>
          </w:p>
        </w:tc>
      </w:tr>
      <w:tr w:rsidR="003A6FC8" w:rsidRPr="00D64130" w14:paraId="1948CBC3" w14:textId="77777777" w:rsidTr="008E3DE6">
        <w:trPr>
          <w:jc w:val="center"/>
        </w:trPr>
        <w:tc>
          <w:tcPr>
            <w:tcW w:w="0" w:type="auto"/>
          </w:tcPr>
          <w:p w14:paraId="1F5DBB06" w14:textId="77777777" w:rsidR="003A6FC8" w:rsidRPr="00D64130" w:rsidRDefault="003A6FC8" w:rsidP="00D64130">
            <w:pPr>
              <w:pStyle w:val="aff"/>
              <w:jc w:val="center"/>
            </w:pPr>
            <w:r w:rsidRPr="00D64130">
              <w:rPr>
                <w:rFonts w:hint="eastAsia"/>
              </w:rPr>
              <w:t>2014</w:t>
            </w:r>
            <w:r w:rsidRPr="00D64130">
              <w:rPr>
                <w:rFonts w:hint="eastAsia"/>
              </w:rPr>
              <w:t>年</w:t>
            </w:r>
            <w:r w:rsidRPr="00D64130">
              <w:rPr>
                <w:rFonts w:hint="eastAsia"/>
              </w:rPr>
              <w:t>Q2</w:t>
            </w:r>
          </w:p>
        </w:tc>
        <w:tc>
          <w:tcPr>
            <w:tcW w:w="0" w:type="auto"/>
          </w:tcPr>
          <w:p w14:paraId="69DC9F48" w14:textId="77777777" w:rsidR="003A6FC8" w:rsidRPr="00D64130" w:rsidRDefault="003A6FC8" w:rsidP="00D64130">
            <w:pPr>
              <w:pStyle w:val="aff"/>
              <w:jc w:val="center"/>
            </w:pPr>
            <w:r w:rsidRPr="00D64130">
              <w:rPr>
                <w:rFonts w:hint="eastAsia"/>
              </w:rPr>
              <w:t>686</w:t>
            </w:r>
          </w:p>
        </w:tc>
        <w:tc>
          <w:tcPr>
            <w:tcW w:w="0" w:type="auto"/>
          </w:tcPr>
          <w:p w14:paraId="4FD77FA5" w14:textId="77777777" w:rsidR="003A6FC8" w:rsidRPr="00D64130" w:rsidRDefault="003A6FC8" w:rsidP="00D64130">
            <w:pPr>
              <w:pStyle w:val="aff"/>
              <w:jc w:val="center"/>
            </w:pPr>
            <w:r w:rsidRPr="00D64130">
              <w:rPr>
                <w:rFonts w:hint="eastAsia"/>
              </w:rPr>
              <w:t>17</w:t>
            </w:r>
            <w:r w:rsidRPr="00D64130">
              <w:t>3</w:t>
            </w:r>
            <w:r w:rsidRPr="00D64130">
              <w:rPr>
                <w:rFonts w:hint="eastAsia"/>
              </w:rPr>
              <w:t>0</w:t>
            </w:r>
          </w:p>
        </w:tc>
      </w:tr>
      <w:tr w:rsidR="003A6FC8" w:rsidRPr="00D64130" w14:paraId="43278F4C" w14:textId="77777777" w:rsidTr="008E3DE6">
        <w:trPr>
          <w:jc w:val="center"/>
        </w:trPr>
        <w:tc>
          <w:tcPr>
            <w:tcW w:w="0" w:type="auto"/>
          </w:tcPr>
          <w:p w14:paraId="18BDC41F" w14:textId="77777777" w:rsidR="003A6FC8" w:rsidRPr="00D64130" w:rsidRDefault="003A6FC8" w:rsidP="00D64130">
            <w:pPr>
              <w:pStyle w:val="aff"/>
              <w:jc w:val="center"/>
            </w:pPr>
            <w:r w:rsidRPr="00D64130">
              <w:rPr>
                <w:rFonts w:hint="eastAsia"/>
              </w:rPr>
              <w:t>2014</w:t>
            </w:r>
            <w:r w:rsidRPr="00D64130">
              <w:rPr>
                <w:rFonts w:hint="eastAsia"/>
              </w:rPr>
              <w:t>年</w:t>
            </w:r>
            <w:r w:rsidRPr="00D64130">
              <w:rPr>
                <w:rFonts w:hint="eastAsia"/>
              </w:rPr>
              <w:t>Q3</w:t>
            </w:r>
          </w:p>
        </w:tc>
        <w:tc>
          <w:tcPr>
            <w:tcW w:w="0" w:type="auto"/>
          </w:tcPr>
          <w:p w14:paraId="4319894A" w14:textId="77777777" w:rsidR="003A6FC8" w:rsidRPr="00D64130" w:rsidRDefault="003A6FC8" w:rsidP="00D64130">
            <w:pPr>
              <w:pStyle w:val="aff"/>
              <w:jc w:val="center"/>
            </w:pPr>
            <w:r w:rsidRPr="00D64130">
              <w:rPr>
                <w:rFonts w:hint="eastAsia"/>
              </w:rPr>
              <w:t>720</w:t>
            </w:r>
          </w:p>
        </w:tc>
        <w:tc>
          <w:tcPr>
            <w:tcW w:w="0" w:type="auto"/>
          </w:tcPr>
          <w:p w14:paraId="45B4C648" w14:textId="77777777" w:rsidR="003A6FC8" w:rsidRPr="00D64130" w:rsidRDefault="003A6FC8" w:rsidP="00D64130">
            <w:pPr>
              <w:pStyle w:val="aff"/>
              <w:jc w:val="center"/>
            </w:pPr>
            <w:r w:rsidRPr="00D64130">
              <w:rPr>
                <w:rFonts w:hint="eastAsia"/>
              </w:rPr>
              <w:t>21</w:t>
            </w:r>
            <w:r w:rsidRPr="00D64130">
              <w:t>7</w:t>
            </w:r>
            <w:r w:rsidRPr="00D64130">
              <w:rPr>
                <w:rFonts w:hint="eastAsia"/>
              </w:rPr>
              <w:t>0</w:t>
            </w:r>
          </w:p>
        </w:tc>
      </w:tr>
      <w:tr w:rsidR="003A6FC8" w:rsidRPr="00D64130" w14:paraId="1821CF9A" w14:textId="77777777" w:rsidTr="008E3DE6">
        <w:trPr>
          <w:jc w:val="center"/>
        </w:trPr>
        <w:tc>
          <w:tcPr>
            <w:tcW w:w="0" w:type="auto"/>
          </w:tcPr>
          <w:p w14:paraId="5FB139F6" w14:textId="77777777" w:rsidR="003A6FC8" w:rsidRPr="00D64130" w:rsidRDefault="003A6FC8" w:rsidP="00D64130">
            <w:pPr>
              <w:pStyle w:val="aff"/>
              <w:jc w:val="center"/>
            </w:pPr>
            <w:r w:rsidRPr="00D64130">
              <w:rPr>
                <w:rFonts w:hint="eastAsia"/>
              </w:rPr>
              <w:t>2014</w:t>
            </w:r>
            <w:r w:rsidRPr="00D64130">
              <w:rPr>
                <w:rFonts w:hint="eastAsia"/>
              </w:rPr>
              <w:t>年</w:t>
            </w:r>
            <w:r w:rsidRPr="00D64130">
              <w:rPr>
                <w:rFonts w:hint="eastAsia"/>
              </w:rPr>
              <w:t>Q4</w:t>
            </w:r>
          </w:p>
        </w:tc>
        <w:tc>
          <w:tcPr>
            <w:tcW w:w="0" w:type="auto"/>
          </w:tcPr>
          <w:p w14:paraId="2D098D07" w14:textId="77777777" w:rsidR="003A6FC8" w:rsidRPr="00D64130" w:rsidRDefault="003A6FC8" w:rsidP="00D64130">
            <w:pPr>
              <w:pStyle w:val="aff"/>
              <w:jc w:val="center"/>
            </w:pPr>
            <w:r w:rsidRPr="00D64130">
              <w:rPr>
                <w:rFonts w:hint="eastAsia"/>
              </w:rPr>
              <w:t>1306</w:t>
            </w:r>
          </w:p>
        </w:tc>
        <w:tc>
          <w:tcPr>
            <w:tcW w:w="0" w:type="auto"/>
          </w:tcPr>
          <w:p w14:paraId="62740647" w14:textId="77777777" w:rsidR="003A6FC8" w:rsidRPr="00D64130" w:rsidRDefault="003A6FC8" w:rsidP="00D64130">
            <w:pPr>
              <w:pStyle w:val="aff"/>
              <w:jc w:val="center"/>
            </w:pPr>
            <w:r w:rsidRPr="00D64130">
              <w:rPr>
                <w:rFonts w:hint="eastAsia"/>
              </w:rPr>
              <w:t>19</w:t>
            </w:r>
            <w:r w:rsidRPr="00D64130">
              <w:t>2</w:t>
            </w:r>
            <w:r w:rsidRPr="00D64130">
              <w:rPr>
                <w:rFonts w:hint="eastAsia"/>
              </w:rPr>
              <w:t>0</w:t>
            </w:r>
          </w:p>
        </w:tc>
      </w:tr>
      <w:tr w:rsidR="003A6FC8" w:rsidRPr="00D64130" w14:paraId="42B36D13" w14:textId="77777777" w:rsidTr="008E3DE6">
        <w:trPr>
          <w:jc w:val="center"/>
        </w:trPr>
        <w:tc>
          <w:tcPr>
            <w:tcW w:w="0" w:type="auto"/>
          </w:tcPr>
          <w:p w14:paraId="6425F972" w14:textId="77777777" w:rsidR="003A6FC8" w:rsidRPr="00D64130" w:rsidRDefault="003A6FC8" w:rsidP="00D64130">
            <w:pPr>
              <w:pStyle w:val="aff"/>
              <w:jc w:val="center"/>
            </w:pPr>
            <w:r w:rsidRPr="00D64130">
              <w:rPr>
                <w:rFonts w:hint="eastAsia"/>
              </w:rPr>
              <w:t>2015</w:t>
            </w:r>
            <w:r w:rsidRPr="00D64130">
              <w:rPr>
                <w:rFonts w:hint="eastAsia"/>
              </w:rPr>
              <w:t>年</w:t>
            </w:r>
            <w:r w:rsidRPr="00D64130">
              <w:rPr>
                <w:rFonts w:hint="eastAsia"/>
              </w:rPr>
              <w:t>Q1</w:t>
            </w:r>
          </w:p>
        </w:tc>
        <w:tc>
          <w:tcPr>
            <w:tcW w:w="0" w:type="auto"/>
          </w:tcPr>
          <w:p w14:paraId="1FDF7497" w14:textId="77777777" w:rsidR="003A6FC8" w:rsidRPr="00D64130" w:rsidRDefault="003A6FC8" w:rsidP="00D64130">
            <w:pPr>
              <w:pStyle w:val="aff"/>
              <w:jc w:val="center"/>
            </w:pPr>
            <w:r w:rsidRPr="00D64130">
              <w:rPr>
                <w:rFonts w:hint="eastAsia"/>
              </w:rPr>
              <w:t>2401</w:t>
            </w:r>
          </w:p>
        </w:tc>
        <w:tc>
          <w:tcPr>
            <w:tcW w:w="0" w:type="auto"/>
          </w:tcPr>
          <w:p w14:paraId="5A888717" w14:textId="77777777" w:rsidR="003A6FC8" w:rsidRPr="00D64130" w:rsidRDefault="003A6FC8" w:rsidP="00D64130">
            <w:pPr>
              <w:pStyle w:val="aff"/>
              <w:jc w:val="center"/>
            </w:pPr>
            <w:r w:rsidRPr="00D64130">
              <w:rPr>
                <w:rFonts w:hint="eastAsia"/>
              </w:rPr>
              <w:t>2350</w:t>
            </w:r>
          </w:p>
        </w:tc>
      </w:tr>
    </w:tbl>
    <w:p w14:paraId="00E216B2" w14:textId="77777777" w:rsidR="003A6FC8" w:rsidRPr="00A841D9" w:rsidRDefault="003A6FC8" w:rsidP="00A841D9">
      <w:pPr>
        <w:pStyle w:val="af"/>
        <w:ind w:firstLine="480"/>
      </w:pPr>
    </w:p>
    <w:p w14:paraId="31C10622" w14:textId="0F652CD4" w:rsidR="000D400A" w:rsidRDefault="00932E67" w:rsidP="000D400A">
      <w:pPr>
        <w:pStyle w:val="31"/>
      </w:pPr>
      <w:bookmarkStart w:id="172" w:name="_Toc432531379"/>
      <w:r>
        <w:t>3.2.2</w:t>
      </w:r>
      <w:r w:rsidR="0058790B">
        <w:rPr>
          <w:rFonts w:asciiTheme="minorEastAsia" w:eastAsiaTheme="minorEastAsia" w:hAnsiTheme="minorEastAsia" w:hint="eastAsia"/>
        </w:rPr>
        <w:t xml:space="preserve">　</w:t>
      </w:r>
      <w:r>
        <w:rPr>
          <w:rFonts w:hint="eastAsia"/>
        </w:rPr>
        <w:t>单位根检验</w:t>
      </w:r>
      <w:bookmarkEnd w:id="172"/>
    </w:p>
    <w:p w14:paraId="689ACCF9" w14:textId="77777777" w:rsidR="006B4FE9" w:rsidRDefault="005F5EF1" w:rsidP="005F5EF1">
      <w:pPr>
        <w:pStyle w:val="af"/>
        <w:ind w:firstLine="480"/>
      </w:pPr>
      <w:r w:rsidRPr="007E4D5A">
        <w:rPr>
          <w:rFonts w:hint="eastAsia"/>
        </w:rPr>
        <w:t>本文利用统计验证在线旅游市场是否属于双边市场，亦即验证其是否适用双边市场理论，同时找出其网络效应的强度。现实中由于消费者的效用不可得，因此本文以下的</w:t>
      </w:r>
      <w:proofErr w:type="gramStart"/>
      <w:r w:rsidRPr="007E4D5A">
        <w:rPr>
          <w:rFonts w:hint="eastAsia"/>
        </w:rPr>
        <w:t>验证仅</w:t>
      </w:r>
      <w:proofErr w:type="gramEnd"/>
      <w:r w:rsidRPr="007E4D5A">
        <w:rPr>
          <w:rFonts w:hint="eastAsia"/>
        </w:rPr>
        <w:t>针对</w:t>
      </w:r>
      <w:r w:rsidR="004B7397">
        <w:rPr>
          <w:rFonts w:hint="eastAsia"/>
        </w:rPr>
        <w:t>供应商</w:t>
      </w:r>
      <w:r w:rsidRPr="007E4D5A">
        <w:rPr>
          <w:rFonts w:hint="eastAsia"/>
        </w:rPr>
        <w:t>的效用进行分析，对应的效用函数形式为：</w:t>
      </w:r>
    </w:p>
    <w:p w14:paraId="4C8807E1" w14:textId="3D40F269" w:rsidR="006B4FE9" w:rsidRPr="006B4FE9" w:rsidRDefault="006B4FE9" w:rsidP="006B4FE9">
      <w:pPr>
        <w:pStyle w:val="afd"/>
        <w:ind w:firstLine="480"/>
        <w:rPr>
          <w:rFonts w:eastAsia="宋体"/>
        </w:rPr>
      </w:pPr>
      <w:r>
        <w:rPr>
          <w:rFonts w:eastAsia="宋体"/>
        </w:rPr>
        <w:tab/>
      </w:r>
      <m:oMath>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B</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V</m:t>
            </m:r>
          </m:e>
          <m:sub>
            <m:r>
              <w:rPr>
                <w:rFonts w:ascii="Cambria Math" w:eastAsia="宋体" w:hAnsi="Cambria Math"/>
              </w:rPr>
              <m:t>B</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P</m:t>
            </m:r>
          </m:e>
          <m:sub>
            <m:r>
              <w:rPr>
                <w:rFonts w:ascii="Cambria Math" w:eastAsia="宋体" w:hAnsi="Cambria Math"/>
              </w:rPr>
              <m:t>B</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β</m:t>
            </m:r>
          </m:e>
          <m:sub>
            <m:r>
              <w:rPr>
                <w:rFonts w:ascii="Cambria Math" w:eastAsia="宋体" w:hAnsi="Cambria Math"/>
              </w:rPr>
              <m:t>B</m:t>
            </m:r>
          </m:sub>
        </m:sSub>
        <m:sSub>
          <m:sSubPr>
            <m:ctrlPr>
              <w:rPr>
                <w:rFonts w:ascii="Cambria Math" w:eastAsia="宋体" w:hAnsi="Cambria Math"/>
                <w:i/>
              </w:rPr>
            </m:ctrlPr>
          </m:sSubPr>
          <m:e>
            <m:r>
              <w:rPr>
                <w:rFonts w:ascii="Cambria Math" w:eastAsia="宋体" w:hAnsi="Cambria Math" w:hint="eastAsia"/>
              </w:rPr>
              <m:t>n</m:t>
            </m:r>
          </m:e>
          <m:sub>
            <m:r>
              <w:rPr>
                <w:rFonts w:ascii="Cambria Math" w:eastAsia="宋体" w:hAnsi="Cambria Math"/>
              </w:rPr>
              <m:t>A</m:t>
            </m:r>
          </m:sub>
        </m:sSub>
      </m:oMath>
      <w:r>
        <w:rPr>
          <w:rFonts w:eastAsia="宋体"/>
        </w:rPr>
        <w:tab/>
        <w:t>(3.2.2.1)</w:t>
      </w:r>
    </w:p>
    <w:p w14:paraId="24AB477D" w14:textId="77777777" w:rsidR="006B4FE9" w:rsidRDefault="005F5EF1" w:rsidP="005F5EF1">
      <w:pPr>
        <w:pStyle w:val="af"/>
        <w:ind w:firstLine="480"/>
      </w:pPr>
      <w:r w:rsidRPr="007E4D5A">
        <w:rPr>
          <w:rFonts w:hint="eastAsia"/>
        </w:rPr>
        <w:t>同时对函数建立对应的模型：</w:t>
      </w:r>
    </w:p>
    <w:p w14:paraId="1E28101C" w14:textId="39EA5FDF" w:rsidR="006B4FE9" w:rsidRPr="006B4FE9" w:rsidRDefault="006B4FE9" w:rsidP="006B4FE9">
      <w:pPr>
        <w:pStyle w:val="afd"/>
        <w:ind w:firstLine="480"/>
        <w:rPr>
          <w:rFonts w:eastAsia="宋体"/>
        </w:rPr>
      </w:pPr>
      <w:r>
        <w:rPr>
          <w:rFonts w:eastAsia="宋体"/>
          <w:iCs/>
        </w:rPr>
        <w:tab/>
      </w:r>
      <m:oMath>
        <m:r>
          <w:rPr>
            <w:rFonts w:ascii="Cambria Math" w:eastAsia="宋体" w:hAnsi="Cambria Math" w:hint="eastAsia"/>
          </w:rPr>
          <m:t>U</m:t>
        </m:r>
        <m:r>
          <m:rPr>
            <m:sty m:val="p"/>
          </m:rPr>
          <w:rPr>
            <w:rFonts w:ascii="Cambria Math" w:eastAsia="宋体" w:hAnsi="Cambria Math"/>
          </w:rPr>
          <m:t>=</m:t>
        </m:r>
        <m:r>
          <w:rPr>
            <w:rFonts w:ascii="Cambria Math" w:eastAsia="宋体" w:hAnsi="Cambria Math"/>
          </w:rPr>
          <m:t>c</m:t>
        </m:r>
        <m:r>
          <m:rPr>
            <m:sty m:val="p"/>
          </m:rPr>
          <w:rPr>
            <w:rFonts w:ascii="Cambria Math" w:eastAsia="宋体" w:hAnsi="Cambria Math"/>
          </w:rPr>
          <m:t>(1)+</m:t>
        </m:r>
        <m:r>
          <w:rPr>
            <w:rFonts w:ascii="Cambria Math" w:eastAsia="宋体" w:hAnsi="Cambria Math"/>
          </w:rPr>
          <m:t>c</m:t>
        </m:r>
        <m:r>
          <m:rPr>
            <m:sty m:val="p"/>
          </m:rPr>
          <w:rPr>
            <w:rFonts w:ascii="Cambria Math" w:eastAsia="宋体" w:hAnsi="Cambria Math"/>
          </w:rPr>
          <m:t>(2)×</m:t>
        </m:r>
        <m:r>
          <w:rPr>
            <w:rFonts w:ascii="Cambria Math" w:eastAsia="宋体" w:hAnsi="Cambria Math" w:hint="eastAsia"/>
          </w:rPr>
          <m:t>MUV</m:t>
        </m:r>
      </m:oMath>
      <w:r>
        <w:rPr>
          <w:rFonts w:eastAsia="宋体"/>
          <w:iCs/>
        </w:rPr>
        <w:tab/>
        <w:t>(3.2.2.2)</w:t>
      </w:r>
    </w:p>
    <w:p w14:paraId="5828CEA6" w14:textId="01FEC204" w:rsidR="005F5EF1" w:rsidRPr="007E4D5A" w:rsidRDefault="005F5EF1" w:rsidP="005F5EF1">
      <w:pPr>
        <w:pStyle w:val="af"/>
        <w:ind w:firstLine="480"/>
      </w:pPr>
      <w:r w:rsidRPr="007E4D5A">
        <w:rPr>
          <w:rFonts w:hint="eastAsia"/>
        </w:rPr>
        <w:t>其中，</w:t>
      </w:r>
      <m:oMath>
        <m:r>
          <m:rPr>
            <m:sty m:val="p"/>
          </m:rPr>
          <w:rPr>
            <w:rFonts w:ascii="Cambria Math" w:hAnsi="Cambria Math" w:hint="eastAsia"/>
          </w:rPr>
          <m:t>u</m:t>
        </m:r>
      </m:oMath>
      <w:r w:rsidRPr="007E4D5A">
        <w:rPr>
          <w:rFonts w:hint="eastAsia"/>
        </w:rPr>
        <w:t>为</w:t>
      </w:r>
      <w:r w:rsidR="004B7397">
        <w:rPr>
          <w:rFonts w:hint="eastAsia"/>
        </w:rPr>
        <w:t>供应商</w:t>
      </w:r>
      <w:r w:rsidRPr="007E4D5A">
        <w:rPr>
          <w:rFonts w:hint="eastAsia"/>
        </w:rPr>
        <w:t>的效用</w:t>
      </w:r>
      <w:r w:rsidRPr="007E4D5A">
        <w:t>(</w:t>
      </w:r>
      <w:proofErr w:type="gramStart"/>
      <w:r w:rsidRPr="007E4D5A">
        <w:rPr>
          <w:rFonts w:hint="eastAsia"/>
        </w:rPr>
        <w:t>即</w:t>
      </w:r>
      <w:r w:rsidR="004B7397">
        <w:rPr>
          <w:rFonts w:hint="eastAsia"/>
        </w:rPr>
        <w:t>供应</w:t>
      </w:r>
      <w:proofErr w:type="gramEnd"/>
      <w:r w:rsidR="004B7397">
        <w:rPr>
          <w:rFonts w:hint="eastAsia"/>
        </w:rPr>
        <w:t>商</w:t>
      </w:r>
      <w:r w:rsidRPr="007E4D5A">
        <w:rPr>
          <w:rFonts w:hint="eastAsia"/>
        </w:rPr>
        <w:t>的营业收入</w:t>
      </w:r>
      <w:r w:rsidRPr="007E4D5A">
        <w:t>)</w:t>
      </w:r>
      <w:r w:rsidRPr="007E4D5A">
        <w:rPr>
          <w:rFonts w:hint="eastAsia"/>
        </w:rPr>
        <w:t>；</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m:t>
            </m:r>
          </m:sub>
        </m:sSub>
      </m:oMath>
      <w:r w:rsidRPr="007E4D5A">
        <w:rPr>
          <w:rFonts w:hint="eastAsia"/>
        </w:rPr>
        <w:t>表示平台对</w:t>
      </w:r>
      <w:r w:rsidR="004B7397">
        <w:rPr>
          <w:rFonts w:hint="eastAsia"/>
        </w:rPr>
        <w:t>供应商</w:t>
      </w:r>
      <w:r w:rsidRPr="007E4D5A">
        <w:rPr>
          <w:rFonts w:hint="eastAsia"/>
        </w:rPr>
        <w:t>收取的费用，为负值；</w:t>
      </w: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2</m:t>
            </m:r>
          </m:sub>
        </m:sSub>
      </m:oMath>
      <w:r w:rsidRPr="007E4D5A">
        <w:rPr>
          <w:rFonts w:hint="eastAsia"/>
        </w:rPr>
        <w:t>表示</w:t>
      </w:r>
      <w:r w:rsidR="004B7397">
        <w:rPr>
          <w:rFonts w:hint="eastAsia"/>
        </w:rPr>
        <w:t>供应商</w:t>
      </w:r>
      <w:r w:rsidRPr="007E4D5A">
        <w:rPr>
          <w:rFonts w:hint="eastAsia"/>
        </w:rPr>
        <w:t>对消费者的网络效应强度；</w:t>
      </w:r>
      <m:oMath>
        <m:r>
          <m:rPr>
            <m:sty m:val="p"/>
          </m:rPr>
          <w:rPr>
            <w:rFonts w:ascii="Cambria Math" w:hAnsi="Cambria Math" w:hint="eastAsia"/>
          </w:rPr>
          <m:t>MUV</m:t>
        </m:r>
      </m:oMath>
      <w:r w:rsidRPr="007E4D5A">
        <w:rPr>
          <w:rFonts w:hint="eastAsia"/>
        </w:rPr>
        <w:t>为使用平台的消费者数量。</w:t>
      </w:r>
    </w:p>
    <w:p w14:paraId="308C8EA5" w14:textId="4E55E840" w:rsidR="005F5EF1" w:rsidRPr="007E4D5A" w:rsidRDefault="005F5EF1" w:rsidP="005F5EF1">
      <w:pPr>
        <w:pStyle w:val="af"/>
        <w:ind w:firstLine="480"/>
      </w:pPr>
      <w:r w:rsidRPr="007E4D5A">
        <w:rPr>
          <w:rFonts w:hint="eastAsia"/>
        </w:rPr>
        <w:t>单位根检验的方法如</w:t>
      </w:r>
      <w:r w:rsidRPr="007E4D5A">
        <w:t>DF</w:t>
      </w:r>
      <w:r w:rsidRPr="007E4D5A">
        <w:rPr>
          <w:rFonts w:hint="eastAsia"/>
        </w:rPr>
        <w:t>检验、</w:t>
      </w:r>
      <w:r w:rsidRPr="007E4D5A">
        <w:t>ADF</w:t>
      </w:r>
      <w:r w:rsidRPr="007E4D5A">
        <w:rPr>
          <w:rFonts w:hint="eastAsia"/>
        </w:rPr>
        <w:t>检验</w:t>
      </w:r>
      <w:r w:rsidR="00A841D9" w:rsidRPr="00A841D9">
        <w:rPr>
          <w:rFonts w:hint="eastAsia"/>
        </w:rPr>
        <w:t>(</w:t>
      </w:r>
      <w:r w:rsidRPr="00A841D9">
        <w:rPr>
          <w:rFonts w:hint="eastAsia"/>
        </w:rPr>
        <w:t>Augmented Dickey-fuller</w:t>
      </w:r>
      <w:r w:rsidRPr="00A841D9">
        <w:t xml:space="preserve"> </w:t>
      </w:r>
      <w:r w:rsidRPr="00A841D9">
        <w:rPr>
          <w:rFonts w:hint="eastAsia"/>
        </w:rPr>
        <w:t>Test</w:t>
      </w:r>
      <w:r w:rsidR="00A841D9" w:rsidRPr="00A841D9">
        <w:rPr>
          <w:rFonts w:hint="eastAsia"/>
        </w:rPr>
        <w:t>)</w:t>
      </w:r>
      <w:r w:rsidRPr="00A841D9">
        <w:rPr>
          <w:rFonts w:hint="eastAsia"/>
        </w:rPr>
        <w:t>，由</w:t>
      </w:r>
      <w:r w:rsidRPr="007E4D5A">
        <w:rPr>
          <w:rFonts w:hint="eastAsia"/>
        </w:rPr>
        <w:t>于</w:t>
      </w:r>
      <w:r w:rsidRPr="007E4D5A">
        <w:t>DF</w:t>
      </w:r>
      <w:r w:rsidRPr="007E4D5A">
        <w:rPr>
          <w:rFonts w:hint="eastAsia"/>
        </w:rPr>
        <w:t>检验只适用于</w:t>
      </w:r>
      <w:proofErr w:type="gramStart"/>
      <w:r w:rsidRPr="007E4D5A">
        <w:rPr>
          <w:rFonts w:hint="eastAsia"/>
        </w:rPr>
        <w:t>一阶自回归</w:t>
      </w:r>
      <w:proofErr w:type="gramEnd"/>
      <w:r w:rsidRPr="007E4D5A">
        <w:rPr>
          <w:rFonts w:hint="eastAsia"/>
        </w:rPr>
        <w:t>过程的序列平稳检验</w:t>
      </w:r>
      <w:r w:rsidR="00B972FF" w:rsidRPr="007E4D5A">
        <w:rPr>
          <w:rFonts w:hint="eastAsia"/>
        </w:rPr>
        <w:t>，因此本文采用</w:t>
      </w:r>
      <w:r w:rsidR="00B972FF" w:rsidRPr="007E4D5A">
        <w:t>ADF</w:t>
      </w:r>
      <w:r w:rsidR="00B972FF" w:rsidRPr="007E4D5A">
        <w:rPr>
          <w:rFonts w:hint="eastAsia"/>
        </w:rPr>
        <w:t>检验方式对数据进行单位根检验。</w:t>
      </w:r>
      <w:r w:rsidR="00B972FF" w:rsidRPr="007E4D5A">
        <w:t>ADF</w:t>
      </w:r>
      <w:r w:rsidR="00B972FF" w:rsidRPr="007E4D5A">
        <w:rPr>
          <w:rFonts w:hint="eastAsia"/>
        </w:rPr>
        <w:t>检验</w:t>
      </w:r>
      <w:r w:rsidR="00B972FF">
        <w:rPr>
          <w:rFonts w:hint="eastAsia"/>
        </w:rPr>
        <w:t>是在时间序列分析当中用来辨识个别变量的样本数据是否存在单根之检定，原假设</w:t>
      </w:r>
      <w:r w:rsidR="00B972FF" w:rsidRPr="00B972FF">
        <w:rPr>
          <w:rFonts w:hint="eastAsia"/>
        </w:rPr>
        <w:t>为有单根</w:t>
      </w:r>
      <w:r w:rsidR="00B972FF">
        <w:rPr>
          <w:rFonts w:hint="eastAsia"/>
        </w:rPr>
        <w:t>(</w:t>
      </w:r>
      <w:r w:rsidR="00B972FF">
        <w:rPr>
          <w:rFonts w:hint="eastAsia"/>
        </w:rPr>
        <w:t>即表示序列是不平稳的，原假设表示为：</w:t>
      </w:r>
      <m:oMath>
        <m:sSub>
          <m:sSubPr>
            <m:ctrlPr>
              <w:rPr>
                <w:rFonts w:ascii="Cambria Math" w:eastAsiaTheme="minorEastAsia" w:hAnsi="Cambria Math" w:cs="PMingLiU"/>
              </w:rPr>
            </m:ctrlPr>
          </m:sSubPr>
          <m:e>
            <m:r>
              <w:rPr>
                <w:rFonts w:ascii="Cambria Math" w:eastAsiaTheme="minorEastAsia" w:hAnsi="Cambria Math"/>
              </w:rPr>
              <m:t>H</m:t>
            </m:r>
          </m:e>
          <m:sub>
            <m:r>
              <w:rPr>
                <w:rFonts w:ascii="Cambria Math" w:eastAsiaTheme="minorEastAsia" w:hAnsi="Cambria Math"/>
              </w:rPr>
              <m:t>0</m:t>
            </m:r>
          </m:sub>
        </m:sSub>
        <m:r>
          <w:rPr>
            <w:rFonts w:ascii="Cambria Math" w:eastAsiaTheme="minorEastAsia" w:hAnsi="Cambria Math" w:hint="eastAsia"/>
          </w:rPr>
          <m:t>：</m:t>
        </m:r>
        <m:r>
          <w:rPr>
            <w:rFonts w:ascii="Cambria Math" w:eastAsiaTheme="minorEastAsia" w:hAnsi="Cambria Math"/>
          </w:rPr>
          <m:t>ρ=0</m:t>
        </m:r>
      </m:oMath>
      <w:r w:rsidR="00B972FF">
        <w:rPr>
          <w:rFonts w:hint="eastAsia"/>
        </w:rPr>
        <w:t>)</w:t>
      </w:r>
      <w:r w:rsidR="00B972FF" w:rsidRPr="00B972FF">
        <w:rPr>
          <w:rFonts w:hint="eastAsia"/>
        </w:rPr>
        <w:t>。</w:t>
      </w:r>
    </w:p>
    <w:p w14:paraId="2C1294E4" w14:textId="214DB586" w:rsidR="005F5EF1" w:rsidRPr="009547BB" w:rsidRDefault="005F5EF1" w:rsidP="005F5EF1">
      <w:pPr>
        <w:pStyle w:val="af"/>
        <w:ind w:firstLine="480"/>
      </w:pPr>
      <w:r w:rsidRPr="009547BB">
        <w:rPr>
          <w:rFonts w:hint="eastAsia"/>
        </w:rPr>
        <w:t>在</w:t>
      </w:r>
      <w:r>
        <w:rPr>
          <w:rFonts w:hint="eastAsia"/>
        </w:rPr>
        <w:t>假设条件</w:t>
      </w:r>
      <w:r w:rsidR="00B972FF">
        <w:rPr>
          <w:rFonts w:hint="eastAsia"/>
        </w:rPr>
        <w:t>：</w:t>
      </w:r>
      <w:r>
        <w:rPr>
          <w:rFonts w:hint="eastAsia"/>
        </w:rPr>
        <w:t>原假设</w:t>
      </w:r>
      <w:r w:rsidRPr="00CC3505">
        <w:rPr>
          <w:rFonts w:hint="eastAsia"/>
        </w:rPr>
        <w:t>序列非平稳</w:t>
      </w:r>
      <w:r w:rsidRPr="00CC3505">
        <w:rPr>
          <w:rFonts w:asciiTheme="minorEastAsia" w:hAnsiTheme="minorEastAsia" w:hint="eastAsia"/>
        </w:rPr>
        <w:t>、</w:t>
      </w:r>
      <w:r>
        <w:rPr>
          <w:rFonts w:asciiTheme="minorEastAsia" w:hAnsiTheme="minorEastAsia" w:hint="eastAsia"/>
        </w:rPr>
        <w:t>对立假设</w:t>
      </w:r>
      <w:r w:rsidRPr="00CC3505">
        <w:rPr>
          <w:rFonts w:asciiTheme="minorEastAsia" w:hAnsiTheme="minorEastAsia" w:hint="eastAsia"/>
        </w:rPr>
        <w:t>序列平稳下，</w:t>
      </w:r>
      <w:bookmarkStart w:id="173" w:name="OLE_LINK199"/>
      <w:bookmarkStart w:id="174" w:name="OLE_LINK200"/>
      <m:oMath>
        <m:sSub>
          <m:sSubPr>
            <m:ctrlPr>
              <w:rPr>
                <w:rFonts w:ascii="Cambria Math" w:eastAsiaTheme="minorEastAsia" w:hAnsi="Cambria Math"/>
              </w:rPr>
            </m:ctrlPr>
          </m:sSubPr>
          <m:e>
            <m:r>
              <w:rPr>
                <w:rFonts w:ascii="Cambria Math" w:eastAsiaTheme="minorEastAsia" w:hAnsi="Cambria Math" w:hint="eastAsia"/>
              </w:rPr>
              <m:t>H</m:t>
            </m:r>
          </m:e>
          <m:sub>
            <m:r>
              <w:rPr>
                <w:rFonts w:ascii="Cambria Math" w:eastAsiaTheme="minorEastAsia" w:hAnsi="Cambria Math" w:hint="eastAsia"/>
              </w:rPr>
              <m:t>0</m:t>
            </m:r>
          </m:sub>
        </m:sSub>
        <m:r>
          <w:rPr>
            <w:rFonts w:ascii="Cambria Math" w:eastAsiaTheme="minorEastAsia" w:hAnsi="Cambria Math" w:hint="eastAsia"/>
          </w:rPr>
          <m:t>：</m:t>
        </m:r>
        <m:r>
          <w:rPr>
            <w:rFonts w:ascii="Cambria Math" w:eastAsiaTheme="minorEastAsia" w:hAnsi="Cambria Math"/>
          </w:rPr>
          <m:t>ρ</m:t>
        </m:r>
        <m:r>
          <w:rPr>
            <w:rFonts w:ascii="Cambria Math" w:eastAsiaTheme="minorEastAsia" w:hAnsi="Cambria Math" w:hint="eastAsia"/>
          </w:rPr>
          <m:t>=0</m:t>
        </m:r>
        <w:bookmarkEnd w:id="173"/>
        <w:bookmarkEnd w:id="174"/>
        <m:r>
          <w:rPr>
            <w:rFonts w:ascii="Cambria Math" w:eastAsiaTheme="minorEastAsia" w:hAnsi="Cambria Math"/>
          </w:rPr>
          <m:t>↔</m:t>
        </m:r>
        <m:sSub>
          <m:sSubPr>
            <m:ctrlPr>
              <w:rPr>
                <w:rFonts w:ascii="Cambria Math" w:eastAsiaTheme="minorEastAsia" w:hAnsi="Cambria Math"/>
                <w:i/>
                <w:lang w:eastAsia="zh-TW"/>
              </w:rPr>
            </m:ctrlPr>
          </m:sSubPr>
          <m:e>
            <m:r>
              <w:rPr>
                <w:rFonts w:ascii="Cambria Math" w:eastAsiaTheme="minorEastAsia" w:hAnsi="Cambria Math" w:hint="eastAsia"/>
              </w:rPr>
              <m:t>H</m:t>
            </m:r>
          </m:e>
          <m:sub>
            <m:r>
              <w:rPr>
                <w:rFonts w:ascii="Cambria Math" w:eastAsiaTheme="minorEastAsia" w:hAnsi="Cambria Math" w:hint="eastAsia"/>
              </w:rPr>
              <m:t>1</m:t>
            </m:r>
          </m:sub>
        </m:sSub>
        <m:r>
          <w:rPr>
            <w:rFonts w:ascii="Cambria Math" w:eastAsiaTheme="minorEastAsia" w:hAnsi="Cambria Math" w:hint="eastAsia"/>
          </w:rPr>
          <m:t>：</m:t>
        </m:r>
        <m:r>
          <w:rPr>
            <w:rFonts w:ascii="Cambria Math" w:eastAsiaTheme="minorEastAsia" w:hAnsi="Cambria Math"/>
          </w:rPr>
          <m:t>ρ</m:t>
        </m:r>
        <m:r>
          <w:rPr>
            <w:rFonts w:ascii="Cambria Math" w:eastAsiaTheme="minorEastAsia" w:hAnsi="Cambria Math" w:hint="eastAsia"/>
          </w:rPr>
          <m:t>&lt;0</m:t>
        </m:r>
      </m:oMath>
      <w:bookmarkStart w:id="175" w:name="OLE_LINK16"/>
      <w:bookmarkStart w:id="176" w:name="OLE_LINK17"/>
      <w:r w:rsidRPr="00CC3505">
        <w:rPr>
          <w:rFonts w:asciiTheme="minorEastAsia" w:hAnsiTheme="minorEastAsia" w:hint="eastAsia"/>
        </w:rPr>
        <w:t>，</w:t>
      </w:r>
      <w:r w:rsidRPr="002509ED">
        <w:t>MUV</w:t>
      </w:r>
      <w:r w:rsidRPr="00CC3505">
        <w:rPr>
          <w:rFonts w:asciiTheme="minorEastAsia" w:hAnsiTheme="minorEastAsia" w:hint="eastAsia"/>
        </w:rPr>
        <w:t>的</w:t>
      </w:r>
      <w:r w:rsidRPr="00335C8A">
        <w:rPr>
          <w:rFonts w:hint="eastAsia"/>
        </w:rPr>
        <w:t>单位根</w:t>
      </w:r>
      <w:r w:rsidRPr="00335C8A">
        <w:t>T</w:t>
      </w:r>
      <w:r w:rsidRPr="009547BB">
        <w:rPr>
          <w:rFonts w:hint="eastAsia"/>
        </w:rPr>
        <w:t>检定统计量之值为：</w:t>
      </w:r>
    </w:p>
    <w:p w14:paraId="5FE6BD5A" w14:textId="0F636389" w:rsidR="005F5EF1" w:rsidRPr="00A841D9" w:rsidRDefault="00A75746" w:rsidP="00A841D9">
      <w:pPr>
        <w:pStyle w:val="afd"/>
        <w:ind w:firstLine="480"/>
        <w:rPr>
          <w:rFonts w:eastAsia="宋体"/>
          <w:i/>
        </w:rPr>
      </w:pPr>
      <w:r>
        <w:rPr>
          <w:rFonts w:eastAsia="宋体"/>
        </w:rPr>
        <w:lastRenderedPageBreak/>
        <w:tab/>
      </w:r>
      <m:oMath>
        <m:r>
          <w:rPr>
            <w:rFonts w:ascii="Cambria Math" w:eastAsiaTheme="minorEastAsia" w:hAnsi="Cambria Math"/>
          </w:rPr>
          <m:t>τ</m:t>
        </m:r>
        <m:r>
          <w:rPr>
            <w:rFonts w:ascii="Cambria Math" w:eastAsiaTheme="minorEastAsia" w:hAnsi="Cambria Math" w:hint="eastAsia"/>
          </w:rPr>
          <m:t>=</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ρ</m:t>
                </m:r>
              </m:e>
            </m:acc>
          </m:num>
          <m:den>
            <m:r>
              <w:rPr>
                <w:rFonts w:ascii="Cambria Math" w:eastAsiaTheme="minorEastAsia" w:hAnsi="Cambria Math" w:hint="eastAsia"/>
              </w:rPr>
              <m:t>S(</m:t>
            </m:r>
            <m:acc>
              <m:accPr>
                <m:ctrlPr>
                  <w:rPr>
                    <w:rFonts w:ascii="Cambria Math" w:eastAsiaTheme="minorEastAsia" w:hAnsi="Cambria Math"/>
                    <w:i/>
                  </w:rPr>
                </m:ctrlPr>
              </m:accPr>
              <m:e>
                <m:r>
                  <w:rPr>
                    <w:rFonts w:ascii="Cambria Math" w:eastAsiaTheme="minorEastAsia" w:hAnsi="Cambria Math"/>
                  </w:rPr>
                  <m:t>ρ</m:t>
                </m:r>
              </m:e>
            </m:acc>
            <m:r>
              <w:rPr>
                <w:rFonts w:ascii="Cambria Math" w:eastAsiaTheme="minorEastAsia" w:hAnsi="Cambria Math" w:hint="eastAsia"/>
              </w:rPr>
              <m:t>)</m:t>
            </m:r>
          </m:den>
        </m:f>
        <m:r>
          <w:rPr>
            <w:rFonts w:ascii="Cambria Math" w:eastAsiaTheme="minorEastAsia" w:hAnsi="Cambria Math" w:hint="eastAsia"/>
          </w:rPr>
          <m:t>=</m:t>
        </m:r>
        <w:bookmarkEnd w:id="175"/>
        <w:bookmarkEnd w:id="176"/>
        <m:r>
          <w:rPr>
            <w:rFonts w:ascii="Cambria Math" w:eastAsia="MS Mincho" w:hAnsi="Cambria Math" w:hint="eastAsia"/>
          </w:rPr>
          <m:t>-</m:t>
        </m:r>
        <m:r>
          <w:rPr>
            <w:rFonts w:ascii="Cambria Math" w:hAnsi="Cambria Math" w:hint="eastAsia"/>
          </w:rPr>
          <m:t>0.651293</m:t>
        </m:r>
      </m:oMath>
      <w:r>
        <w:rPr>
          <w:rFonts w:eastAsia="宋体"/>
        </w:rPr>
        <w:tab/>
        <w:t>(3.2.2.3)</w:t>
      </w:r>
    </w:p>
    <w:p w14:paraId="31FB0D53" w14:textId="13CDC439" w:rsidR="005F5EF1" w:rsidRPr="007E4D5A" w:rsidRDefault="005F5EF1" w:rsidP="005F5EF1">
      <w:pPr>
        <w:pStyle w:val="af"/>
        <w:ind w:firstLine="480"/>
      </w:pPr>
      <w:r w:rsidRPr="007E4D5A">
        <w:rPr>
          <w:rFonts w:hint="eastAsia"/>
        </w:rPr>
        <w:t>在</w:t>
      </w:r>
      <w:r w:rsidRPr="007E4D5A">
        <w:t>5%</w:t>
      </w:r>
      <w:r w:rsidRPr="007E4D5A">
        <w:rPr>
          <w:rFonts w:hint="eastAsia"/>
        </w:rPr>
        <w:t>、</w:t>
      </w:r>
      <w:r w:rsidRPr="007E4D5A">
        <w:t>10%</w:t>
      </w:r>
      <w:r w:rsidRPr="007E4D5A">
        <w:rPr>
          <w:rFonts w:hint="eastAsia"/>
        </w:rPr>
        <w:t>显着水平下，</w:t>
      </w:r>
      <w:bookmarkStart w:id="177" w:name="OLE_LINK156"/>
      <w:bookmarkStart w:id="178" w:name="OLE_LINK157"/>
      <w:r w:rsidR="009F425D" w:rsidRPr="007E4D5A">
        <w:rPr>
          <w:rFonts w:hint="eastAsia"/>
        </w:rPr>
        <w:t>单位根检验</w:t>
      </w:r>
      <w:r w:rsidR="009F425D" w:rsidRPr="009F425D">
        <w:rPr>
          <w:rFonts w:asciiTheme="minorEastAsia" w:hAnsiTheme="minorEastAsia" w:hint="eastAsia"/>
        </w:rPr>
        <w:t>结果：</w:t>
      </w:r>
      <w:bookmarkEnd w:id="177"/>
      <w:bookmarkEnd w:id="178"/>
      <w:r w:rsidR="009F425D" w:rsidRPr="007E4D5A">
        <w:rPr>
          <w:rFonts w:hint="eastAsia"/>
        </w:rPr>
        <w:t>临界</w:t>
      </w:r>
      <w:r w:rsidRPr="007E4D5A">
        <w:rPr>
          <w:rFonts w:hint="eastAsia"/>
        </w:rPr>
        <w:t>值分别为</w:t>
      </w:r>
      <w:r w:rsidRPr="007E4D5A">
        <w:rPr>
          <w:rFonts w:hint="eastAsia"/>
        </w:rPr>
        <w:t>-1.982344</w:t>
      </w:r>
      <w:r w:rsidRPr="007E4D5A">
        <w:rPr>
          <w:rFonts w:hint="eastAsia"/>
        </w:rPr>
        <w:t>、</w:t>
      </w:r>
      <w:r w:rsidRPr="007E4D5A">
        <w:rPr>
          <w:rFonts w:hint="eastAsia"/>
        </w:rPr>
        <w:t>-1.601144</w:t>
      </w:r>
      <w:r w:rsidRPr="007E4D5A">
        <w:rPr>
          <w:rFonts w:hint="eastAsia"/>
        </w:rPr>
        <w:t>，显然上述检验统计量</w:t>
      </w:r>
      <m:oMath>
        <m:r>
          <m:rPr>
            <m:sty m:val="p"/>
          </m:rPr>
          <w:rPr>
            <w:rFonts w:ascii="Cambria Math" w:hAnsi="Cambria Math"/>
          </w:rPr>
          <m:t>τ</m:t>
        </m:r>
      </m:oMath>
      <w:r w:rsidR="004F50F7" w:rsidRPr="007E4D5A">
        <w:rPr>
          <w:rFonts w:hint="eastAsia"/>
        </w:rPr>
        <w:t>的</w:t>
      </w:r>
      <w:r w:rsidRPr="007E4D5A">
        <w:rPr>
          <w:rFonts w:hint="eastAsia"/>
        </w:rPr>
        <w:t>值大于相对应的临界值，从而接受原假设</w:t>
      </w:r>
      <m:oMath>
        <m:sSub>
          <m:sSubPr>
            <m:ctrlPr>
              <w:rPr>
                <w:rFonts w:ascii="Cambria Math" w:hAnsi="Cambria Math"/>
              </w:rPr>
            </m:ctrlPr>
          </m:sSubPr>
          <m:e>
            <m:r>
              <w:rPr>
                <w:rFonts w:ascii="Cambria Math" w:hAnsi="Cambria Math" w:hint="eastAsia"/>
              </w:rPr>
              <m:t>H</m:t>
            </m:r>
          </m:e>
          <m:sub>
            <m:r>
              <m:rPr>
                <m:sty m:val="p"/>
              </m:rPr>
              <w:rPr>
                <w:rFonts w:ascii="Cambria Math" w:hAnsi="Cambria Math" w:hint="eastAsia"/>
              </w:rPr>
              <m:t>0</m:t>
            </m:r>
          </m:sub>
        </m:sSub>
      </m:oMath>
      <w:r w:rsidRPr="007E4D5A">
        <w:rPr>
          <w:rFonts w:hint="eastAsia"/>
        </w:rPr>
        <w:t>。表明在</w:t>
      </w:r>
      <w:r w:rsidRPr="007E4D5A">
        <w:t>2012</w:t>
      </w:r>
      <w:r w:rsidRPr="007E4D5A">
        <w:rPr>
          <w:rFonts w:hint="eastAsia"/>
        </w:rPr>
        <w:t>第四季度至</w:t>
      </w:r>
      <w:r w:rsidRPr="007E4D5A">
        <w:t>2015</w:t>
      </w:r>
      <w:r w:rsidRPr="007E4D5A">
        <w:rPr>
          <w:rFonts w:hint="eastAsia"/>
        </w:rPr>
        <w:t>第一季度的</w:t>
      </w:r>
      <w:r w:rsidRPr="007E4D5A">
        <w:t>MUV</w:t>
      </w:r>
      <w:r w:rsidRPr="007E4D5A">
        <w:rPr>
          <w:rFonts w:hint="eastAsia"/>
        </w:rPr>
        <w:t>序</w:t>
      </w:r>
      <w:r w:rsidR="004F50F7" w:rsidRPr="007E4D5A">
        <w:rPr>
          <w:rFonts w:hint="eastAsia"/>
        </w:rPr>
        <w:t>列</w:t>
      </w:r>
      <w:r w:rsidR="004F50F7" w:rsidRPr="004F50F7">
        <w:rPr>
          <w:rFonts w:asciiTheme="minorEastAsia" w:hAnsiTheme="minorEastAsia" w:hint="eastAsia"/>
        </w:rPr>
        <w:t>中</w:t>
      </w:r>
      <w:r w:rsidR="004F50F7" w:rsidRPr="007E4D5A">
        <w:rPr>
          <w:rFonts w:hint="eastAsia"/>
        </w:rPr>
        <w:t>存在单位根</w:t>
      </w:r>
      <w:r w:rsidRPr="007E4D5A">
        <w:rPr>
          <w:rFonts w:hint="eastAsia"/>
        </w:rPr>
        <w:t>，是</w:t>
      </w:r>
      <w:r w:rsidR="004F50F7" w:rsidRPr="004F50F7">
        <w:rPr>
          <w:rFonts w:asciiTheme="minorEastAsia" w:hAnsiTheme="minorEastAsia" w:hint="eastAsia"/>
        </w:rPr>
        <w:t>一个</w:t>
      </w:r>
      <w:r w:rsidR="004F50F7" w:rsidRPr="007E4D5A">
        <w:rPr>
          <w:rFonts w:hint="eastAsia"/>
        </w:rPr>
        <w:t>非平</w:t>
      </w:r>
      <w:r w:rsidRPr="007E4D5A">
        <w:rPr>
          <w:rFonts w:hint="eastAsia"/>
        </w:rPr>
        <w:t>稳序列。同理可以解释，</w:t>
      </w:r>
      <w:r w:rsidRPr="007E4D5A">
        <w:t xml:space="preserve"> MUV</w:t>
      </w:r>
      <w:r w:rsidRPr="007E4D5A">
        <w:rPr>
          <w:rFonts w:hint="eastAsia"/>
        </w:rPr>
        <w:t>、</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hint="eastAsia"/>
          </w:rPr>
          <m:t>MUV)</m:t>
        </m:r>
      </m:oMath>
      <w:r w:rsidRPr="007E4D5A">
        <w:rPr>
          <w:rFonts w:hint="eastAsia"/>
        </w:rPr>
        <w:t>、</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rPr>
          <m:t>U</m:t>
        </m:r>
        <m:r>
          <m:rPr>
            <m:sty m:val="p"/>
          </m:rPr>
          <w:rPr>
            <w:rFonts w:ascii="Cambria Math" w:hAnsi="Cambria Math" w:hint="eastAsia"/>
          </w:rPr>
          <m:t>)</m:t>
        </m:r>
      </m:oMath>
      <w:r w:rsidRPr="007E4D5A">
        <w:rPr>
          <w:rFonts w:hint="eastAsia"/>
        </w:rPr>
        <w:t>这三个序列同样</w:t>
      </w:r>
      <w:r w:rsidR="004F50F7" w:rsidRPr="007E4D5A">
        <w:rPr>
          <w:rFonts w:hint="eastAsia"/>
        </w:rPr>
        <w:t>也存在单位根为</w:t>
      </w:r>
      <w:r w:rsidR="004F50F7" w:rsidRPr="004F50F7">
        <w:rPr>
          <w:rFonts w:asciiTheme="minorEastAsia" w:hAnsiTheme="minorEastAsia" w:hint="eastAsia"/>
        </w:rPr>
        <w:t>一个</w:t>
      </w:r>
      <w:r w:rsidR="004F50F7" w:rsidRPr="007E4D5A">
        <w:rPr>
          <w:rFonts w:hint="eastAsia"/>
        </w:rPr>
        <w:t>非平稳序列。</w:t>
      </w:r>
      <w:bookmarkStart w:id="179" w:name="OLE_LINK18"/>
      <w:bookmarkStart w:id="180" w:name="OLE_LINK19"/>
      <w:r w:rsidR="004F50F7" w:rsidRPr="007E4D5A">
        <w:rPr>
          <w:rFonts w:hint="eastAsia"/>
        </w:rPr>
        <w:t>上述</w:t>
      </w:r>
      <w:r w:rsidR="004F50F7" w:rsidRPr="007E4D5A">
        <w:t>MUV</w:t>
      </w:r>
      <w:r w:rsidR="004F50F7" w:rsidRPr="007E4D5A">
        <w:rPr>
          <w:rFonts w:hint="eastAsia"/>
        </w:rPr>
        <w:t>、</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rPr>
          <m:t>U</m:t>
        </m:r>
        <m:r>
          <m:rPr>
            <m:sty m:val="p"/>
          </m:rPr>
          <w:rPr>
            <w:rFonts w:ascii="Cambria Math" w:hAnsi="Cambria Math" w:hint="eastAsia"/>
          </w:rPr>
          <m:t>)</m:t>
        </m:r>
      </m:oMath>
      <w:r w:rsidR="004F50F7" w:rsidRPr="007E4D5A">
        <w:rPr>
          <w:rFonts w:hint="eastAsia"/>
        </w:rPr>
        <w:t>、</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hint="eastAsia"/>
          </w:rPr>
          <m:t>MUV)</m:t>
        </m:r>
      </m:oMath>
      <w:bookmarkEnd w:id="179"/>
      <w:bookmarkEnd w:id="180"/>
      <w:r w:rsidR="004F50F7" w:rsidRPr="007E4D5A">
        <w:rPr>
          <w:rFonts w:hint="eastAsia"/>
        </w:rPr>
        <w:t>三个指标皆为</w:t>
      </w:r>
      <w:r w:rsidR="004F50F7" w:rsidRPr="007E4D5A">
        <w:t>0</w:t>
      </w:r>
      <w:proofErr w:type="gramStart"/>
      <w:r w:rsidR="004F50F7" w:rsidRPr="007E4D5A">
        <w:rPr>
          <w:rFonts w:hint="eastAsia"/>
        </w:rPr>
        <w:t>阶非平稳</w:t>
      </w:r>
      <w:proofErr w:type="gramEnd"/>
      <w:r w:rsidR="004F50F7" w:rsidRPr="007E4D5A">
        <w:rPr>
          <w:rFonts w:hint="eastAsia"/>
        </w:rPr>
        <w:t>序列。</w:t>
      </w:r>
    </w:p>
    <w:p w14:paraId="073AE4A6" w14:textId="77777777" w:rsidR="005F5EF1" w:rsidRPr="007E4D5A" w:rsidRDefault="005F5EF1" w:rsidP="005F5EF1">
      <w:pPr>
        <w:pStyle w:val="af"/>
        <w:ind w:firstLine="480"/>
      </w:pPr>
      <w:r w:rsidRPr="007E4D5A">
        <w:rPr>
          <w:rFonts w:hint="eastAsia"/>
        </w:rPr>
        <w:t>接着继续讨论</w:t>
      </w:r>
      <w:r w:rsidRPr="007E4D5A">
        <w:t>MUV</w:t>
      </w:r>
      <w:r w:rsidRPr="007E4D5A">
        <w:rPr>
          <w:rFonts w:hint="eastAsia"/>
        </w:rPr>
        <w:t>、</w:t>
      </w:r>
      <w:r w:rsidRPr="007E4D5A">
        <w:rPr>
          <w:rFonts w:hint="eastAsia"/>
        </w:rPr>
        <w:t>U</w:t>
      </w:r>
      <w:r w:rsidRPr="007E4D5A">
        <w:rPr>
          <w:rFonts w:hint="eastAsia"/>
        </w:rPr>
        <w:t>、</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hint="eastAsia"/>
          </w:rPr>
          <m:t>MUV)</m:t>
        </m:r>
      </m:oMath>
      <w:r w:rsidRPr="007E4D5A">
        <w:rPr>
          <w:rFonts w:hint="eastAsia"/>
        </w:rPr>
        <w:t>、</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rPr>
          <m:t>U</m:t>
        </m:r>
        <m:r>
          <m:rPr>
            <m:sty m:val="p"/>
          </m:rPr>
          <w:rPr>
            <w:rFonts w:ascii="Cambria Math" w:hAnsi="Cambria Math" w:hint="eastAsia"/>
          </w:rPr>
          <m:t>)</m:t>
        </m:r>
      </m:oMath>
      <w:r w:rsidRPr="007E4D5A">
        <w:rPr>
          <w:rFonts w:hint="eastAsia"/>
        </w:rPr>
        <w:t>四个指标在一阶差分条件下的单位根检定。在假设</w:t>
      </w:r>
      <m:oMath>
        <m:sSub>
          <m:sSubPr>
            <m:ctrlPr>
              <w:rPr>
                <w:rFonts w:ascii="Cambria Math" w:hAnsi="Cambria Math"/>
              </w:rPr>
            </m:ctrlPr>
          </m:sSubPr>
          <m:e>
            <m:r>
              <w:rPr>
                <w:rFonts w:ascii="Cambria Math" w:hAnsi="Cambria Math" w:hint="eastAsia"/>
              </w:rPr>
              <m:t>H</m:t>
            </m:r>
          </m:e>
          <m:sub>
            <m:r>
              <m:rPr>
                <m:sty m:val="p"/>
              </m:rPr>
              <w:rPr>
                <w:rFonts w:ascii="Cambria Math" w:hAnsi="Cambria Math" w:hint="eastAsia"/>
              </w:rPr>
              <m:t>0</m:t>
            </m:r>
          </m:sub>
        </m:sSub>
        <m:r>
          <m:rPr>
            <m:sty m:val="p"/>
          </m:rPr>
          <w:rPr>
            <w:rFonts w:ascii="Cambria Math" w:hAnsi="Cambria Math" w:hint="eastAsia"/>
          </w:rPr>
          <m:t>：</m:t>
        </m:r>
        <m:r>
          <w:rPr>
            <w:rFonts w:ascii="Cambria Math" w:hAnsi="Cambria Math"/>
          </w:rPr>
          <m:t>ρ</m:t>
        </m:r>
        <m:r>
          <m:rPr>
            <m:sty m:val="p"/>
          </m:rPr>
          <w:rPr>
            <w:rFonts w:ascii="Cambria Math" w:hAnsi="Cambria Math" w:hint="eastAsia"/>
          </w:rPr>
          <m:t>=0</m:t>
        </m:r>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hint="eastAsia"/>
              </w:rPr>
              <m:t>1</m:t>
            </m:r>
          </m:sub>
        </m:sSub>
        <m:r>
          <m:rPr>
            <m:sty m:val="p"/>
          </m:rPr>
          <w:rPr>
            <w:rFonts w:ascii="Cambria Math" w:hAnsi="Cambria Math" w:hint="eastAsia"/>
          </w:rPr>
          <m:t>：</m:t>
        </m:r>
        <m:r>
          <w:rPr>
            <w:rFonts w:ascii="Cambria Math" w:hAnsi="Cambria Math"/>
          </w:rPr>
          <m:t>ρ</m:t>
        </m:r>
        <m:r>
          <m:rPr>
            <m:sty m:val="p"/>
          </m:rPr>
          <w:rPr>
            <w:rFonts w:ascii="Cambria Math" w:hAnsi="Cambria Math" w:hint="eastAsia"/>
          </w:rPr>
          <m:t>&lt;0</m:t>
        </m:r>
      </m:oMath>
      <w:r w:rsidRPr="007E4D5A">
        <w:rPr>
          <w:rFonts w:hint="eastAsia"/>
        </w:rPr>
        <w:t>下，</w:t>
      </w:r>
      <m:oMath>
        <m:r>
          <m:rPr>
            <m:sty m:val="p"/>
          </m:rPr>
          <w:rPr>
            <w:rFonts w:ascii="Cambria Math" w:hAnsi="Cambria Math"/>
          </w:rPr>
          <m:t>∆⁡(U)</m:t>
        </m:r>
      </m:oMath>
      <w:r w:rsidRPr="007E4D5A">
        <w:rPr>
          <w:rFonts w:hint="eastAsia"/>
        </w:rPr>
        <w:t>单位根的</w:t>
      </w:r>
      <w:r w:rsidRPr="007E4D5A">
        <w:t>T</w:t>
      </w:r>
      <w:r w:rsidRPr="007E4D5A">
        <w:rPr>
          <w:rFonts w:hint="eastAsia"/>
        </w:rPr>
        <w:t>检定统计量之值为：</w:t>
      </w:r>
    </w:p>
    <w:p w14:paraId="79627052" w14:textId="09D7362C" w:rsidR="005F5EF1" w:rsidRPr="00A841D9" w:rsidRDefault="00A75746" w:rsidP="00A841D9">
      <w:pPr>
        <w:pStyle w:val="afd"/>
        <w:ind w:firstLine="480"/>
        <w:rPr>
          <w:rFonts w:eastAsiaTheme="minorEastAsia"/>
          <w:i/>
        </w:rPr>
      </w:pPr>
      <w:r>
        <w:rPr>
          <w:rFonts w:eastAsia="宋体"/>
        </w:rPr>
        <w:tab/>
      </w:r>
      <m:oMath>
        <m:r>
          <w:rPr>
            <w:rFonts w:ascii="Cambria Math" w:eastAsiaTheme="minorEastAsia" w:hAnsi="Cambria Math"/>
          </w:rPr>
          <m:t>τ</m:t>
        </m:r>
        <m:r>
          <w:rPr>
            <w:rFonts w:ascii="Cambria Math" w:eastAsiaTheme="minorEastAsia" w:hAnsi="Cambria Math" w:hint="eastAsia"/>
          </w:rPr>
          <m:t>=</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ρ</m:t>
                </m:r>
              </m:e>
            </m:acc>
          </m:num>
          <m:den>
            <m:r>
              <w:rPr>
                <w:rFonts w:ascii="Cambria Math" w:eastAsiaTheme="minorEastAsia" w:hAnsi="Cambria Math" w:hint="eastAsia"/>
              </w:rPr>
              <m:t>S(</m:t>
            </m:r>
            <m:acc>
              <m:accPr>
                <m:ctrlPr>
                  <w:rPr>
                    <w:rFonts w:ascii="Cambria Math" w:eastAsiaTheme="minorEastAsia" w:hAnsi="Cambria Math"/>
                    <w:i/>
                  </w:rPr>
                </m:ctrlPr>
              </m:accPr>
              <m:e>
                <m:r>
                  <w:rPr>
                    <w:rFonts w:ascii="Cambria Math" w:eastAsiaTheme="minorEastAsia" w:hAnsi="Cambria Math"/>
                  </w:rPr>
                  <m:t>ρ</m:t>
                </m:r>
              </m:e>
            </m:acc>
            <m:r>
              <w:rPr>
                <w:rFonts w:ascii="Cambria Math" w:eastAsiaTheme="minorEastAsia" w:hAnsi="Cambria Math" w:hint="eastAsia"/>
              </w:rPr>
              <m:t>)</m:t>
            </m:r>
          </m:den>
        </m:f>
        <m:r>
          <w:rPr>
            <w:rFonts w:ascii="Cambria Math" w:eastAsia="PMingLiU" w:hAnsi="Cambria Math"/>
          </w:rPr>
          <m:t>=</m:t>
        </m:r>
        <m:r>
          <w:rPr>
            <w:rFonts w:ascii="Cambria Math" w:hAnsi="Cambria Math" w:hint="eastAsia"/>
          </w:rPr>
          <m:t>-</m:t>
        </m:r>
        <m:r>
          <w:rPr>
            <w:rFonts w:ascii="Cambria Math" w:hAnsi="Cambria Math" w:hint="eastAsia"/>
          </w:rPr>
          <m:t>2.577452</m:t>
        </m:r>
      </m:oMath>
      <w:r>
        <w:rPr>
          <w:rFonts w:eastAsia="宋体"/>
        </w:rPr>
        <w:tab/>
        <w:t>(3.2.2.4)</w:t>
      </w:r>
    </w:p>
    <w:p w14:paraId="507BE696" w14:textId="34DB56EF" w:rsidR="005F5EF1" w:rsidRPr="007E4D5A" w:rsidRDefault="005F5EF1" w:rsidP="005F5EF1">
      <w:pPr>
        <w:pStyle w:val="af"/>
        <w:ind w:firstLine="480"/>
      </w:pPr>
      <w:r w:rsidRPr="007E4D5A">
        <w:rPr>
          <w:rFonts w:hint="eastAsia"/>
        </w:rPr>
        <w:t>在</w:t>
      </w:r>
      <w:r w:rsidRPr="007E4D5A">
        <w:t>5%</w:t>
      </w:r>
      <w:r w:rsidRPr="007E4D5A">
        <w:rPr>
          <w:rFonts w:hint="eastAsia"/>
        </w:rPr>
        <w:t>、</w:t>
      </w:r>
      <w:r w:rsidRPr="007E4D5A">
        <w:t>10%</w:t>
      </w:r>
      <w:r w:rsidRPr="007E4D5A">
        <w:rPr>
          <w:rFonts w:hint="eastAsia"/>
        </w:rPr>
        <w:t>显着水平下，</w:t>
      </w:r>
      <w:r w:rsidR="009F425D" w:rsidRPr="007E4D5A">
        <w:rPr>
          <w:rFonts w:hint="eastAsia"/>
        </w:rPr>
        <w:t>单位根检验</w:t>
      </w:r>
      <w:r w:rsidR="009F425D" w:rsidRPr="009F425D">
        <w:rPr>
          <w:rFonts w:asciiTheme="minorEastAsia" w:hAnsiTheme="minorEastAsia" w:hint="eastAsia"/>
        </w:rPr>
        <w:t>结果：</w:t>
      </w:r>
      <w:r w:rsidRPr="007E4D5A">
        <w:rPr>
          <w:rFonts w:hint="eastAsia"/>
        </w:rPr>
        <w:t>临界值分别为</w:t>
      </w:r>
      <w:r w:rsidRPr="007E4D5A">
        <w:rPr>
          <w:rFonts w:hint="eastAsia"/>
        </w:rPr>
        <w:t>-1.988198</w:t>
      </w:r>
      <w:r w:rsidRPr="007E4D5A">
        <w:rPr>
          <w:rFonts w:hint="eastAsia"/>
        </w:rPr>
        <w:t>、</w:t>
      </w:r>
      <w:r w:rsidRPr="007E4D5A">
        <w:rPr>
          <w:rFonts w:hint="eastAsia"/>
        </w:rPr>
        <w:t>-1.600140</w:t>
      </w:r>
      <w:r w:rsidR="009F425D">
        <w:rPr>
          <w:rFonts w:hint="eastAsia"/>
        </w:rPr>
        <w:t>，显然上述</w:t>
      </w:r>
      <w:bookmarkStart w:id="181" w:name="OLE_LINK158"/>
      <w:bookmarkStart w:id="182" w:name="OLE_LINK159"/>
      <w:r w:rsidR="009F425D" w:rsidRPr="007E4D5A">
        <w:rPr>
          <w:rFonts w:hint="eastAsia"/>
        </w:rPr>
        <w:t>检验统计量</w:t>
      </w:r>
      <m:oMath>
        <m:r>
          <m:rPr>
            <m:sty m:val="p"/>
          </m:rPr>
          <w:rPr>
            <w:rFonts w:ascii="Cambria Math" w:hAnsi="Cambria Math"/>
          </w:rPr>
          <m:t>τ</m:t>
        </m:r>
      </m:oMath>
      <w:r w:rsidR="009F425D" w:rsidRPr="009F425D">
        <w:rPr>
          <w:rFonts w:asciiTheme="minorEastAsia" w:hAnsiTheme="minorEastAsia" w:hint="eastAsia"/>
        </w:rPr>
        <w:t>的</w:t>
      </w:r>
      <w:r w:rsidR="009F425D" w:rsidRPr="007E4D5A">
        <w:rPr>
          <w:rFonts w:hint="eastAsia"/>
        </w:rPr>
        <w:t>值</w:t>
      </w:r>
      <w:bookmarkEnd w:id="181"/>
      <w:bookmarkEnd w:id="182"/>
      <w:r w:rsidR="009F425D" w:rsidRPr="007E4D5A">
        <w:rPr>
          <w:rFonts w:hint="eastAsia"/>
        </w:rPr>
        <w:t>小于相对应的临界值，从而拒绝原假设</w:t>
      </w:r>
      <m:oMath>
        <m:sSub>
          <m:sSubPr>
            <m:ctrlPr>
              <w:rPr>
                <w:rFonts w:ascii="Cambria Math" w:hAnsi="Cambria Math"/>
              </w:rPr>
            </m:ctrlPr>
          </m:sSubPr>
          <m:e>
            <m:r>
              <w:rPr>
                <w:rFonts w:ascii="Cambria Math" w:hAnsi="Cambria Math" w:hint="eastAsia"/>
              </w:rPr>
              <m:t>H</m:t>
            </m:r>
          </m:e>
          <m:sub>
            <m:r>
              <m:rPr>
                <m:sty m:val="p"/>
              </m:rPr>
              <w:rPr>
                <w:rFonts w:ascii="Cambria Math" w:hAnsi="Cambria Math" w:hint="eastAsia"/>
              </w:rPr>
              <m:t>0</m:t>
            </m:r>
          </m:sub>
        </m:sSub>
      </m:oMath>
      <w:r w:rsidR="009F425D" w:rsidRPr="007E4D5A">
        <w:rPr>
          <w:rFonts w:hint="eastAsia"/>
        </w:rPr>
        <w:t>。表明在</w:t>
      </w:r>
      <w:r w:rsidR="009F425D" w:rsidRPr="007E4D5A">
        <w:t>2012</w:t>
      </w:r>
      <w:r w:rsidR="009F425D" w:rsidRPr="007E4D5A">
        <w:rPr>
          <w:rFonts w:hint="eastAsia"/>
        </w:rPr>
        <w:t>第</w:t>
      </w:r>
      <w:r w:rsidRPr="007E4D5A">
        <w:rPr>
          <w:rFonts w:hint="eastAsia"/>
        </w:rPr>
        <w:t>四季度至</w:t>
      </w:r>
      <w:r w:rsidRPr="007E4D5A">
        <w:t>2015</w:t>
      </w:r>
      <w:r w:rsidRPr="007E4D5A">
        <w:rPr>
          <w:rFonts w:hint="eastAsia"/>
        </w:rPr>
        <w:t>第一</w:t>
      </w:r>
      <w:r w:rsidR="009F425D" w:rsidRPr="007E4D5A">
        <w:rPr>
          <w:rFonts w:hint="eastAsia"/>
        </w:rPr>
        <w:t>季度的</w:t>
      </w:r>
      <w:r w:rsidR="009F425D" w:rsidRPr="007E4D5A">
        <w:t>MUV</w:t>
      </w:r>
      <w:r w:rsidR="009F425D" w:rsidRPr="009F425D">
        <w:rPr>
          <w:rFonts w:asciiTheme="minorEastAsia" w:hAnsiTheme="minorEastAsia" w:hint="eastAsia"/>
        </w:rPr>
        <w:t>序列中，其</w:t>
      </w:r>
      <w:r w:rsidR="009F425D" w:rsidRPr="007E4D5A">
        <w:rPr>
          <w:rFonts w:hint="eastAsia"/>
        </w:rPr>
        <w:t>一阶差分序列</w:t>
      </w:r>
      <w:r w:rsidR="009F425D" w:rsidRPr="009F425D">
        <w:rPr>
          <w:rFonts w:asciiTheme="minorEastAsia" w:hAnsiTheme="minorEastAsia" w:hint="eastAsia"/>
        </w:rPr>
        <w:t>并</w:t>
      </w:r>
      <w:r w:rsidR="009F425D" w:rsidRPr="007E4D5A">
        <w:rPr>
          <w:rFonts w:hint="eastAsia"/>
        </w:rPr>
        <w:t>不</w:t>
      </w:r>
      <w:r w:rsidRPr="007E4D5A">
        <w:rPr>
          <w:rFonts w:hint="eastAsia"/>
        </w:rPr>
        <w:t>存在单位根</w:t>
      </w:r>
      <w:r w:rsidR="009F425D" w:rsidRPr="007E4D5A">
        <w:rPr>
          <w:rFonts w:hint="eastAsia"/>
        </w:rPr>
        <w:t>，是</w:t>
      </w:r>
      <w:r w:rsidR="009F425D" w:rsidRPr="009F425D">
        <w:rPr>
          <w:rFonts w:asciiTheme="minorEastAsia" w:hAnsiTheme="minorEastAsia" w:hint="eastAsia"/>
        </w:rPr>
        <w:t>一个</w:t>
      </w:r>
      <w:r w:rsidR="009F425D" w:rsidRPr="007E4D5A">
        <w:rPr>
          <w:rFonts w:hint="eastAsia"/>
        </w:rPr>
        <w:t>平</w:t>
      </w:r>
      <w:r w:rsidRPr="007E4D5A">
        <w:rPr>
          <w:rFonts w:hint="eastAsia"/>
        </w:rPr>
        <w:t>稳序列。同理可以解释，</w:t>
      </w:r>
      <w:r w:rsidRPr="007E4D5A">
        <w:t>MUV</w:t>
      </w:r>
      <w:r w:rsidRPr="007E4D5A">
        <w:rPr>
          <w:rFonts w:hint="eastAsia"/>
        </w:rPr>
        <w:t>、</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rPr>
          <m:t>U</m:t>
        </m:r>
        <m:r>
          <m:rPr>
            <m:sty m:val="p"/>
          </m:rPr>
          <w:rPr>
            <w:rFonts w:ascii="Cambria Math" w:hAnsi="Cambria Math" w:hint="eastAsia"/>
          </w:rPr>
          <m:t>)</m:t>
        </m:r>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hint="eastAsia"/>
          </w:rPr>
          <m:t>MUV)</m:t>
        </m:r>
      </m:oMath>
      <w:r w:rsidR="009F425D">
        <w:rPr>
          <w:rFonts w:hint="eastAsia"/>
        </w:rPr>
        <w:t>在一阶差分情况下</w:t>
      </w:r>
      <w:r w:rsidR="009F425D" w:rsidRPr="009F425D">
        <w:rPr>
          <w:rFonts w:asciiTheme="minorEastAsia" w:hAnsiTheme="minorEastAsia" w:hint="eastAsia"/>
        </w:rPr>
        <w:t>不</w:t>
      </w:r>
      <w:r w:rsidR="009F425D" w:rsidRPr="007E4D5A">
        <w:rPr>
          <w:rFonts w:hint="eastAsia"/>
        </w:rPr>
        <w:t>存在</w:t>
      </w:r>
      <w:r w:rsidRPr="007E4D5A">
        <w:rPr>
          <w:rFonts w:hint="eastAsia"/>
        </w:rPr>
        <w:t>单位根，</w:t>
      </w:r>
      <w:r w:rsidR="009F425D" w:rsidRPr="007E4D5A">
        <w:rPr>
          <w:rFonts w:hint="eastAsia"/>
        </w:rPr>
        <w:t>为</w:t>
      </w:r>
      <w:r w:rsidR="009F425D" w:rsidRPr="009F425D">
        <w:rPr>
          <w:rFonts w:asciiTheme="minorEastAsia" w:hAnsiTheme="minorEastAsia" w:hint="eastAsia"/>
        </w:rPr>
        <w:t>一个</w:t>
      </w:r>
      <w:r w:rsidR="009F425D" w:rsidRPr="007E4D5A">
        <w:rPr>
          <w:rFonts w:hint="eastAsia"/>
        </w:rPr>
        <w:t>平稳</w:t>
      </w:r>
      <w:r w:rsidRPr="007E4D5A">
        <w:rPr>
          <w:rFonts w:hint="eastAsia"/>
        </w:rPr>
        <w:t>序列，分别记做</w:t>
      </w:r>
      <m:oMath>
        <m:sSub>
          <m:sSubPr>
            <m:ctrlPr>
              <w:rPr>
                <w:rFonts w:ascii="Cambria Math" w:hAnsi="Cambria Math"/>
              </w:rPr>
            </m:ctrlPr>
          </m:sSubPr>
          <m:e>
            <m:r>
              <m:rPr>
                <m:sty m:val="p"/>
              </m:rPr>
              <w:rPr>
                <w:rFonts w:ascii="Cambria Math" w:hAnsi="Cambria Math"/>
              </w:rPr>
              <m:t>MUV</m:t>
            </m:r>
          </m:e>
          <m:sub>
            <m:r>
              <m:rPr>
                <m:sty m:val="p"/>
              </m:rPr>
              <w:rPr>
                <w:rFonts w:ascii="Cambria Math" w:hAnsi="Cambria Math"/>
              </w:rPr>
              <m:t>t</m:t>
            </m:r>
          </m:sub>
        </m:sSub>
        <m:r>
          <m:rPr>
            <m:sty m:val="p"/>
          </m:rPr>
          <w:rPr>
            <w:rFonts w:ascii="Cambria Math" w:hAnsi="Cambria Math"/>
          </w:rPr>
          <m:t>~I(</m:t>
        </m:r>
        <m:r>
          <m:rPr>
            <m:sty m:val="p"/>
          </m:rPr>
          <w:rPr>
            <w:rFonts w:ascii="Cambria Math" w:hAnsi="Cambria Math" w:hint="eastAsia"/>
          </w:rPr>
          <m:t>1</m:t>
        </m:r>
        <m:r>
          <m:rPr>
            <m:sty m:val="p"/>
          </m:rPr>
          <w:rPr>
            <w:rFonts w:ascii="Cambria Math" w:hAnsi="Cambria Math"/>
          </w:rPr>
          <m:t>)</m:t>
        </m:r>
      </m:oMath>
      <w:r w:rsidRPr="007E4D5A">
        <w:rPr>
          <w:rFonts w:hint="eastAsia"/>
        </w:rPr>
        <w:t>、</w:t>
      </w:r>
      <m:oMath>
        <m:sSub>
          <m:sSubPr>
            <m:ctrlPr>
              <w:rPr>
                <w:rFonts w:ascii="Cambria Math" w:hAnsi="Cambria Math"/>
              </w:rPr>
            </m:ctrlPr>
          </m:sSubPr>
          <m:e>
            <m:func>
              <m:funcPr>
                <m:ctrlPr>
                  <w:rPr>
                    <w:rFonts w:ascii="Cambria Math" w:hAnsi="Cambria Math"/>
                  </w:rPr>
                </m:ctrlPr>
              </m:funcPr>
              <m:fName>
                <m:sSub>
                  <m:sSubPr>
                    <m:ctrlPr>
                      <w:rPr>
                        <w:rFonts w:ascii="Cambria Math" w:hAnsi="Cambria Math"/>
                      </w:rPr>
                    </m:ctrlPr>
                  </m:sSubPr>
                  <m:e>
                    <m:r>
                      <m:rPr>
                        <m:sty m:val="p"/>
                      </m:rPr>
                      <w:rPr>
                        <w:rFonts w:ascii="Cambria Math" w:hAnsi="Cambria Math" w:hint="eastAsia"/>
                      </w:rPr>
                      <m:t>U</m:t>
                    </m:r>
                  </m:e>
                  <m:sub>
                    <m:r>
                      <m:rPr>
                        <m:sty m:val="p"/>
                      </m:rPr>
                      <w:rPr>
                        <w:rFonts w:ascii="Cambria Math" w:hAnsi="Cambria Math"/>
                      </w:rPr>
                      <m:t>t</m:t>
                    </m:r>
                  </m:sub>
                </m:sSub>
                <m:r>
                  <m:rPr>
                    <m:sty m:val="p"/>
                  </m:rPr>
                  <w:rPr>
                    <w:rFonts w:ascii="Cambria Math" w:hAnsi="Cambria Math"/>
                  </w:rPr>
                  <m:t>~I(</m:t>
                </m:r>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hint="eastAsia"/>
                      </w:rPr>
                      <m:t>M</m:t>
                    </m:r>
                    <m:r>
                      <m:rPr>
                        <m:sty m:val="p"/>
                      </m:rPr>
                      <w:rPr>
                        <w:rFonts w:ascii="Cambria Math" w:hAnsi="Cambria Math"/>
                      </w:rPr>
                      <m:t>U</m:t>
                    </m:r>
                    <m:r>
                      <m:rPr>
                        <m:sty m:val="p"/>
                      </m:rPr>
                      <w:rPr>
                        <w:rFonts w:ascii="Cambria Math" w:hAnsi="Cambria Math" w:hint="eastAsia"/>
                      </w:rPr>
                      <m:t>V)</m:t>
                    </m:r>
                  </m:e>
                  <m:sub>
                    <m:r>
                      <m:rPr>
                        <m:sty m:val="p"/>
                      </m:rPr>
                      <w:rPr>
                        <w:rFonts w:ascii="Cambria Math" w:hAnsi="Cambria Math"/>
                      </w:rPr>
                      <m:t>t</m:t>
                    </m:r>
                  </m:sub>
                </m:sSub>
                <m:r>
                  <m:rPr>
                    <m:sty m:val="p"/>
                  </m:rPr>
                  <w:rPr>
                    <w:rFonts w:ascii="Cambria Math" w:hAnsi="Cambria Math"/>
                  </w:rPr>
                  <m:t>~I(</m:t>
                </m:r>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m:t>
                </m:r>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rPr>
              <m:t>U</m:t>
            </m:r>
            <m:r>
              <m:rPr>
                <m:sty m:val="p"/>
              </m:rPr>
              <w:rPr>
                <w:rFonts w:ascii="Cambria Math" w:hAnsi="Cambria Math" w:hint="eastAsia"/>
              </w:rPr>
              <m:t>)</m:t>
            </m:r>
          </m:e>
          <m:sub>
            <m:r>
              <m:rPr>
                <m:sty m:val="p"/>
              </m:rPr>
              <w:rPr>
                <w:rFonts w:ascii="Cambria Math" w:hAnsi="Cambria Math"/>
              </w:rPr>
              <m:t>t</m:t>
            </m:r>
          </m:sub>
        </m:sSub>
        <m:r>
          <m:rPr>
            <m:sty m:val="p"/>
          </m:rPr>
          <w:rPr>
            <w:rFonts w:ascii="Cambria Math" w:hAnsi="Cambria Math"/>
          </w:rPr>
          <m:t>~I(</m:t>
        </m:r>
        <m:r>
          <m:rPr>
            <m:sty m:val="p"/>
          </m:rPr>
          <w:rPr>
            <w:rFonts w:ascii="Cambria Math" w:hAnsi="Cambria Math" w:hint="eastAsia"/>
          </w:rPr>
          <m:t>1</m:t>
        </m:r>
        <m:r>
          <m:rPr>
            <m:sty m:val="p"/>
          </m:rPr>
          <w:rPr>
            <w:rFonts w:ascii="Cambria Math" w:hAnsi="Cambria Math"/>
          </w:rPr>
          <m:t>)</m:t>
        </m:r>
      </m:oMath>
      <w:r w:rsidRPr="007E4D5A">
        <w:rPr>
          <w:rFonts w:hint="eastAsia"/>
        </w:rPr>
        <w:t>。</w:t>
      </w:r>
    </w:p>
    <w:p w14:paraId="260109F7" w14:textId="39F17EEA" w:rsidR="00B972FF" w:rsidRDefault="00B972FF" w:rsidP="00B972FF">
      <w:pPr>
        <w:pStyle w:val="af"/>
        <w:ind w:firstLine="480"/>
      </w:pPr>
      <w:r>
        <w:rPr>
          <w:rFonts w:hint="eastAsia"/>
        </w:rPr>
        <w:t>上述</w:t>
      </w:r>
      <w:r w:rsidR="007E625B" w:rsidRPr="007E4D5A">
        <w:rPr>
          <w:rFonts w:hint="eastAsia"/>
        </w:rPr>
        <w:t>利用</w:t>
      </w:r>
      <w:r w:rsidR="007E625B" w:rsidRPr="007E4D5A">
        <w:t>ADF</w:t>
      </w:r>
      <w:r w:rsidR="007E625B" w:rsidRPr="007E4D5A">
        <w:rPr>
          <w:rFonts w:hint="eastAsia"/>
        </w:rPr>
        <w:t>检验</w:t>
      </w:r>
      <w:r w:rsidR="007E625B">
        <w:rPr>
          <w:rFonts w:hint="eastAsia"/>
        </w:rPr>
        <w:t>方式</w:t>
      </w:r>
      <w:r w:rsidR="007E625B" w:rsidRPr="007E4D5A">
        <w:rPr>
          <w:rFonts w:hint="eastAsia"/>
        </w:rPr>
        <w:t>对</w:t>
      </w:r>
      <w:r w:rsidR="007E625B" w:rsidRPr="007E4D5A">
        <w:t>MUV</w:t>
      </w:r>
      <w:r w:rsidR="007E625B" w:rsidRPr="007E4D5A">
        <w:rPr>
          <w:rFonts w:hint="eastAsia"/>
        </w:rPr>
        <w:t>、</w:t>
      </w:r>
      <w:r w:rsidR="007E625B" w:rsidRPr="007E4D5A">
        <w:rPr>
          <w:rFonts w:hint="eastAsia"/>
        </w:rPr>
        <w:t>U</w:t>
      </w:r>
      <w:r w:rsidR="007E625B" w:rsidRPr="007E4D5A">
        <w:rPr>
          <w:rFonts w:hint="eastAsia"/>
        </w:rPr>
        <w:t>、</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hint="eastAsia"/>
          </w:rPr>
          <m:t>MUV)</m:t>
        </m:r>
      </m:oMath>
      <w:r w:rsidR="007E625B" w:rsidRPr="007E4D5A">
        <w:rPr>
          <w:rFonts w:hint="eastAsia"/>
        </w:rPr>
        <w:t>、</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rPr>
          <m:t>U</m:t>
        </m:r>
        <m:r>
          <m:rPr>
            <m:sty m:val="p"/>
          </m:rPr>
          <w:rPr>
            <w:rFonts w:ascii="Cambria Math" w:hAnsi="Cambria Math" w:hint="eastAsia"/>
          </w:rPr>
          <m:t>)</m:t>
        </m:r>
      </m:oMath>
      <w:r w:rsidR="007E625B">
        <w:rPr>
          <w:rFonts w:hint="eastAsia"/>
        </w:rPr>
        <w:t>及其一阶差分</w:t>
      </w:r>
      <w:r w:rsidR="007E625B">
        <w:rPr>
          <w:rFonts w:hint="eastAsia"/>
        </w:rPr>
        <w:t>D(</w:t>
      </w:r>
      <w:r w:rsidR="007E625B" w:rsidRPr="007E4D5A">
        <w:t>MUV</w:t>
      </w:r>
      <w:r w:rsidR="007E625B">
        <w:t>)</w:t>
      </w:r>
      <w:r w:rsidR="007E625B" w:rsidRPr="007E4D5A">
        <w:rPr>
          <w:rFonts w:hint="eastAsia"/>
        </w:rPr>
        <w:t>、</w:t>
      </w:r>
      <w:r w:rsidR="007E625B">
        <w:rPr>
          <w:rFonts w:hint="eastAsia"/>
        </w:rPr>
        <w:t>D(</w:t>
      </w:r>
      <w:r w:rsidR="007E625B" w:rsidRPr="007E4D5A">
        <w:rPr>
          <w:rFonts w:hint="eastAsia"/>
        </w:rPr>
        <w:t>U</w:t>
      </w:r>
      <w:r w:rsidR="007E625B">
        <w:t>)</w:t>
      </w:r>
      <w:r w:rsidR="007E625B" w:rsidRPr="007E4D5A">
        <w:rPr>
          <w:rFonts w:hint="eastAsia"/>
        </w:rPr>
        <w:t>、</w:t>
      </w:r>
      <w:r w:rsidR="007E625B">
        <w:rPr>
          <w:rFonts w:hint="eastAsia"/>
        </w:rPr>
        <w:t>D(</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hint="eastAsia"/>
          </w:rPr>
          <m:t>MUV)</m:t>
        </m:r>
      </m:oMath>
      <w:r w:rsidR="007E625B">
        <w:rPr>
          <w:rFonts w:hint="eastAsia"/>
        </w:rPr>
        <w:t>)</w:t>
      </w:r>
      <w:r w:rsidR="007E625B" w:rsidRPr="007E4D5A">
        <w:rPr>
          <w:rFonts w:hint="eastAsia"/>
        </w:rPr>
        <w:t>、</w:t>
      </w:r>
      <w:r w:rsidR="007E625B">
        <w:rPr>
          <w:rFonts w:hint="eastAsia"/>
        </w:rPr>
        <w:t>D(</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rPr>
          <m:t>U</m:t>
        </m:r>
        <m:r>
          <m:rPr>
            <m:sty m:val="p"/>
          </m:rPr>
          <w:rPr>
            <w:rFonts w:ascii="Cambria Math" w:hAnsi="Cambria Math" w:hint="eastAsia"/>
          </w:rPr>
          <m:t>)</m:t>
        </m:r>
      </m:oMath>
      <w:r w:rsidR="007E625B">
        <w:rPr>
          <w:rFonts w:hint="eastAsia"/>
        </w:rPr>
        <w:t>)</w:t>
      </w:r>
      <w:r w:rsidR="007E625B">
        <w:rPr>
          <w:rFonts w:hint="eastAsia"/>
        </w:rPr>
        <w:t>进行单位根检验</w:t>
      </w:r>
      <w:r w:rsidR="007E625B" w:rsidRPr="007E4D5A">
        <w:rPr>
          <w:rFonts w:hint="eastAsia"/>
        </w:rPr>
        <w:t>的结果</w:t>
      </w:r>
      <w:r>
        <w:rPr>
          <w:rFonts w:hint="eastAsia"/>
        </w:rPr>
        <w:t>整理于</w:t>
      </w:r>
      <w:r w:rsidRPr="007E4D5A">
        <w:rPr>
          <w:rFonts w:hint="eastAsia"/>
        </w:rPr>
        <w:t>表</w:t>
      </w:r>
      <w:r w:rsidRPr="007E4D5A">
        <w:t>3</w:t>
      </w:r>
      <w:r w:rsidRPr="007E4D5A">
        <w:rPr>
          <w:rFonts w:hint="eastAsia"/>
        </w:rPr>
        <w:t>.</w:t>
      </w:r>
      <w:r w:rsidR="00D64130">
        <w:t>6</w:t>
      </w:r>
      <w:r w:rsidRPr="007E4D5A">
        <w:rPr>
          <w:rFonts w:hint="eastAsia"/>
        </w:rPr>
        <w:t>。</w:t>
      </w:r>
    </w:p>
    <w:p w14:paraId="10E82293" w14:textId="0065A9ED" w:rsidR="00B972FF" w:rsidRPr="00B91F64" w:rsidRDefault="00B972FF" w:rsidP="00B972FF">
      <w:pPr>
        <w:pStyle w:val="af1"/>
      </w:pPr>
      <w:bookmarkStart w:id="183" w:name="_Toc432531315"/>
      <w:r w:rsidRPr="00F90ABD">
        <w:rPr>
          <w:rFonts w:hint="eastAsia"/>
        </w:rPr>
        <w:t>表</w:t>
      </w:r>
      <w:r w:rsidRPr="00F90ABD">
        <w:t>3.</w:t>
      </w:r>
      <w:r w:rsidR="00D64130">
        <w:t>6</w:t>
      </w:r>
      <w:r>
        <w:rPr>
          <w:rFonts w:asciiTheme="minorEastAsia" w:eastAsiaTheme="minorEastAsia" w:hAnsiTheme="minorEastAsia" w:hint="eastAsia"/>
          <w:lang w:eastAsia="zh-TW"/>
        </w:rPr>
        <w:t xml:space="preserve">　</w:t>
      </w:r>
      <w:r w:rsidRPr="00F90ABD">
        <w:t>ADF</w:t>
      </w:r>
      <w:r w:rsidRPr="00F90ABD">
        <w:rPr>
          <w:rFonts w:hint="eastAsia"/>
        </w:rPr>
        <w:t>检验结果</w:t>
      </w:r>
      <w:bookmarkEnd w:id="183"/>
    </w:p>
    <w:tbl>
      <w:tblPr>
        <w:tblStyle w:val="310"/>
        <w:tblW w:w="5000" w:type="pct"/>
        <w:tblLayout w:type="fixed"/>
        <w:tblLook w:val="04A0" w:firstRow="1" w:lastRow="0" w:firstColumn="1" w:lastColumn="0" w:noHBand="0" w:noVBand="1"/>
      </w:tblPr>
      <w:tblGrid>
        <w:gridCol w:w="2034"/>
        <w:gridCol w:w="1785"/>
        <w:gridCol w:w="1785"/>
        <w:gridCol w:w="1785"/>
        <w:gridCol w:w="1785"/>
      </w:tblGrid>
      <w:tr w:rsidR="00B972FF" w:rsidRPr="005F5EF1" w14:paraId="3C6F0881" w14:textId="77777777" w:rsidTr="008E3DE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auto"/>
            </w:tcBorders>
            <w:shd w:val="clear" w:color="auto" w:fill="auto"/>
          </w:tcPr>
          <w:p w14:paraId="34830CB6" w14:textId="77777777" w:rsidR="00B972FF" w:rsidRPr="005F5EF1" w:rsidRDefault="00B972FF" w:rsidP="00D64130">
            <w:pPr>
              <w:pStyle w:val="aff"/>
              <w:jc w:val="center"/>
            </w:pPr>
            <w:bookmarkStart w:id="184" w:name="OLE_LINK216"/>
            <w:bookmarkStart w:id="185" w:name="OLE_LINK217"/>
            <w:r w:rsidRPr="005F5EF1">
              <w:rPr>
                <w:rFonts w:hint="eastAsia"/>
              </w:rPr>
              <w:t>变量</w:t>
            </w:r>
          </w:p>
        </w:tc>
        <w:tc>
          <w:tcPr>
            <w:tcW w:w="973" w:type="pct"/>
            <w:tcBorders>
              <w:top w:val="single" w:sz="4" w:space="0" w:color="auto"/>
              <w:left w:val="single" w:sz="4" w:space="0" w:color="auto"/>
              <w:bottom w:val="single" w:sz="4" w:space="0" w:color="auto"/>
            </w:tcBorders>
            <w:shd w:val="clear" w:color="auto" w:fill="auto"/>
          </w:tcPr>
          <w:p w14:paraId="228B7B82" w14:textId="77777777" w:rsidR="00B972FF" w:rsidRPr="005F5EF1" w:rsidRDefault="00B972FF" w:rsidP="00D64130">
            <w:pPr>
              <w:pStyle w:val="aff"/>
              <w:jc w:val="center"/>
              <w:cnfStyle w:val="100000000000" w:firstRow="1" w:lastRow="0" w:firstColumn="0" w:lastColumn="0" w:oddVBand="0" w:evenVBand="0" w:oddHBand="0" w:evenHBand="0" w:firstRowFirstColumn="0" w:firstRowLastColumn="0" w:lastRowFirstColumn="0" w:lastRowLastColumn="0"/>
            </w:pPr>
            <w:r w:rsidRPr="005F5EF1">
              <w:t>ADF</w:t>
            </w:r>
            <w:r w:rsidRPr="005F5EF1">
              <w:rPr>
                <w:rFonts w:hint="eastAsia"/>
              </w:rPr>
              <w:t>检验值</w:t>
            </w:r>
          </w:p>
        </w:tc>
        <w:tc>
          <w:tcPr>
            <w:tcW w:w="973" w:type="pct"/>
            <w:tcBorders>
              <w:top w:val="single" w:sz="4" w:space="0" w:color="auto"/>
              <w:bottom w:val="single" w:sz="4" w:space="0" w:color="auto"/>
            </w:tcBorders>
            <w:shd w:val="clear" w:color="auto" w:fill="auto"/>
          </w:tcPr>
          <w:p w14:paraId="5C0DF873" w14:textId="77777777" w:rsidR="00B972FF" w:rsidRPr="005F5EF1" w:rsidRDefault="00B972FF" w:rsidP="00D64130">
            <w:pPr>
              <w:pStyle w:val="aff"/>
              <w:jc w:val="center"/>
              <w:cnfStyle w:val="100000000000" w:firstRow="1" w:lastRow="0" w:firstColumn="0" w:lastColumn="0" w:oddVBand="0" w:evenVBand="0" w:oddHBand="0" w:evenHBand="0" w:firstRowFirstColumn="0" w:firstRowLastColumn="0" w:lastRowFirstColumn="0" w:lastRowLastColumn="0"/>
            </w:pPr>
            <w:r w:rsidRPr="005F5EF1">
              <w:t>5%</w:t>
            </w:r>
            <w:r w:rsidRPr="005F5EF1">
              <w:rPr>
                <w:rFonts w:hint="eastAsia"/>
              </w:rPr>
              <w:t>显著水平</w:t>
            </w:r>
          </w:p>
        </w:tc>
        <w:tc>
          <w:tcPr>
            <w:tcW w:w="973" w:type="pct"/>
            <w:tcBorders>
              <w:top w:val="single" w:sz="4" w:space="0" w:color="auto"/>
              <w:bottom w:val="single" w:sz="4" w:space="0" w:color="auto"/>
            </w:tcBorders>
            <w:shd w:val="clear" w:color="auto" w:fill="auto"/>
          </w:tcPr>
          <w:p w14:paraId="1F0145E5" w14:textId="77777777" w:rsidR="00B972FF" w:rsidRPr="005F5EF1" w:rsidRDefault="00B972FF" w:rsidP="00D64130">
            <w:pPr>
              <w:pStyle w:val="aff"/>
              <w:jc w:val="center"/>
              <w:cnfStyle w:val="100000000000" w:firstRow="1" w:lastRow="0" w:firstColumn="0" w:lastColumn="0" w:oddVBand="0" w:evenVBand="0" w:oddHBand="0" w:evenHBand="0" w:firstRowFirstColumn="0" w:firstRowLastColumn="0" w:lastRowFirstColumn="0" w:lastRowLastColumn="0"/>
            </w:pPr>
            <w:r w:rsidRPr="005F5EF1">
              <w:t>10%</w:t>
            </w:r>
            <w:r w:rsidRPr="005F5EF1">
              <w:rPr>
                <w:rFonts w:hint="eastAsia"/>
              </w:rPr>
              <w:t>显著水平</w:t>
            </w:r>
          </w:p>
        </w:tc>
        <w:tc>
          <w:tcPr>
            <w:tcW w:w="973" w:type="pct"/>
            <w:tcBorders>
              <w:top w:val="single" w:sz="4" w:space="0" w:color="auto"/>
              <w:bottom w:val="single" w:sz="4" w:space="0" w:color="auto"/>
            </w:tcBorders>
            <w:shd w:val="clear" w:color="auto" w:fill="auto"/>
          </w:tcPr>
          <w:p w14:paraId="0EE32E2C" w14:textId="77777777" w:rsidR="00B972FF" w:rsidRPr="005F5EF1" w:rsidRDefault="00B972FF" w:rsidP="00D64130">
            <w:pPr>
              <w:pStyle w:val="aff"/>
              <w:jc w:val="center"/>
              <w:cnfStyle w:val="100000000000" w:firstRow="1" w:lastRow="0" w:firstColumn="0" w:lastColumn="0" w:oddVBand="0" w:evenVBand="0" w:oddHBand="0" w:evenHBand="0" w:firstRowFirstColumn="0" w:firstRowLastColumn="0" w:lastRowFirstColumn="0" w:lastRowLastColumn="0"/>
            </w:pPr>
            <w:r w:rsidRPr="005F5EF1">
              <w:t>单位根</w:t>
            </w:r>
          </w:p>
        </w:tc>
      </w:tr>
      <w:tr w:rsidR="00B972FF" w:rsidRPr="005F5EF1" w14:paraId="3FC69B4A" w14:textId="77777777" w:rsidTr="008E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Borders>
              <w:top w:val="single" w:sz="4" w:space="0" w:color="auto"/>
              <w:right w:val="single" w:sz="4" w:space="0" w:color="auto"/>
            </w:tcBorders>
            <w:shd w:val="clear" w:color="auto" w:fill="auto"/>
          </w:tcPr>
          <w:p w14:paraId="0AA61163" w14:textId="77777777" w:rsidR="00B972FF" w:rsidRPr="005F5EF1" w:rsidRDefault="00B972FF" w:rsidP="00D64130">
            <w:pPr>
              <w:pStyle w:val="aff"/>
              <w:jc w:val="center"/>
              <w:rPr>
                <w:b w:val="0"/>
              </w:rPr>
            </w:pPr>
            <w:r w:rsidRPr="005F5EF1">
              <w:rPr>
                <w:b w:val="0"/>
              </w:rPr>
              <w:t>U</w:t>
            </w:r>
          </w:p>
        </w:tc>
        <w:tc>
          <w:tcPr>
            <w:tcW w:w="973" w:type="pct"/>
            <w:tcBorders>
              <w:top w:val="single" w:sz="4" w:space="0" w:color="auto"/>
              <w:left w:val="single" w:sz="4" w:space="0" w:color="auto"/>
            </w:tcBorders>
            <w:shd w:val="clear" w:color="auto" w:fill="auto"/>
          </w:tcPr>
          <w:p w14:paraId="1FF5B23F" w14:textId="77777777" w:rsidR="00B972FF" w:rsidRPr="005F5EF1" w:rsidRDefault="00B972FF" w:rsidP="00D64130">
            <w:pPr>
              <w:pStyle w:val="aff"/>
              <w:jc w:val="center"/>
              <w:cnfStyle w:val="000000100000" w:firstRow="0" w:lastRow="0" w:firstColumn="0" w:lastColumn="0" w:oddVBand="0" w:evenVBand="0" w:oddHBand="1" w:evenHBand="0" w:firstRowFirstColumn="0" w:firstRowLastColumn="0" w:lastRowFirstColumn="0" w:lastRowLastColumn="0"/>
            </w:pPr>
            <w:r w:rsidRPr="005F5EF1">
              <w:rPr>
                <w:rFonts w:hint="eastAsia"/>
              </w:rPr>
              <w:t>-1.875013</w:t>
            </w:r>
          </w:p>
        </w:tc>
        <w:tc>
          <w:tcPr>
            <w:tcW w:w="973" w:type="pct"/>
            <w:tcBorders>
              <w:top w:val="single" w:sz="4" w:space="0" w:color="auto"/>
            </w:tcBorders>
            <w:shd w:val="clear" w:color="auto" w:fill="auto"/>
          </w:tcPr>
          <w:p w14:paraId="2FC3E5F7" w14:textId="77777777" w:rsidR="00B972FF" w:rsidRPr="005F5EF1" w:rsidRDefault="00B972FF" w:rsidP="00D64130">
            <w:pPr>
              <w:pStyle w:val="aff"/>
              <w:jc w:val="center"/>
              <w:cnfStyle w:val="000000100000" w:firstRow="0" w:lastRow="0" w:firstColumn="0" w:lastColumn="0" w:oddVBand="0" w:evenVBand="0" w:oddHBand="1" w:evenHBand="0" w:firstRowFirstColumn="0" w:firstRowLastColumn="0" w:lastRowFirstColumn="0" w:lastRowLastColumn="0"/>
            </w:pPr>
            <w:r w:rsidRPr="005F5EF1">
              <w:rPr>
                <w:rFonts w:hint="eastAsia"/>
              </w:rPr>
              <w:t>-1.</w:t>
            </w:r>
            <w:r w:rsidRPr="005F5EF1">
              <w:t>982344</w:t>
            </w:r>
          </w:p>
        </w:tc>
        <w:tc>
          <w:tcPr>
            <w:tcW w:w="973" w:type="pct"/>
            <w:tcBorders>
              <w:top w:val="single" w:sz="4" w:space="0" w:color="auto"/>
            </w:tcBorders>
            <w:shd w:val="clear" w:color="auto" w:fill="auto"/>
          </w:tcPr>
          <w:p w14:paraId="095A0EB9" w14:textId="77777777" w:rsidR="00B972FF" w:rsidRPr="005F5EF1" w:rsidRDefault="00B972FF" w:rsidP="00D64130">
            <w:pPr>
              <w:pStyle w:val="aff"/>
              <w:jc w:val="center"/>
              <w:cnfStyle w:val="000000100000" w:firstRow="0" w:lastRow="0" w:firstColumn="0" w:lastColumn="0" w:oddVBand="0" w:evenVBand="0" w:oddHBand="1" w:evenHBand="0" w:firstRowFirstColumn="0" w:firstRowLastColumn="0" w:lastRowFirstColumn="0" w:lastRowLastColumn="0"/>
            </w:pPr>
            <w:r w:rsidRPr="005F5EF1">
              <w:rPr>
                <w:rFonts w:hint="eastAsia"/>
              </w:rPr>
              <w:t>-1.601144</w:t>
            </w:r>
          </w:p>
        </w:tc>
        <w:tc>
          <w:tcPr>
            <w:tcW w:w="973" w:type="pct"/>
            <w:tcBorders>
              <w:top w:val="single" w:sz="4" w:space="0" w:color="auto"/>
            </w:tcBorders>
            <w:shd w:val="clear" w:color="auto" w:fill="auto"/>
          </w:tcPr>
          <w:p w14:paraId="5EF38873" w14:textId="77777777" w:rsidR="00B972FF" w:rsidRPr="005F5EF1" w:rsidRDefault="00B972FF" w:rsidP="00D64130">
            <w:pPr>
              <w:pStyle w:val="aff"/>
              <w:jc w:val="center"/>
              <w:cnfStyle w:val="000000100000" w:firstRow="0" w:lastRow="0" w:firstColumn="0" w:lastColumn="0" w:oddVBand="0" w:evenVBand="0" w:oddHBand="1" w:evenHBand="0" w:firstRowFirstColumn="0" w:firstRowLastColumn="0" w:lastRowFirstColumn="0" w:lastRowLastColumn="0"/>
            </w:pPr>
            <w:r w:rsidRPr="005F5EF1">
              <w:rPr>
                <w:rFonts w:hint="eastAsia"/>
              </w:rPr>
              <w:t>否</w:t>
            </w:r>
          </w:p>
        </w:tc>
      </w:tr>
      <w:tr w:rsidR="00B972FF" w:rsidRPr="005F5EF1" w14:paraId="3B74E9D7" w14:textId="77777777" w:rsidTr="008E3DE6">
        <w:tc>
          <w:tcPr>
            <w:cnfStyle w:val="001000000000" w:firstRow="0" w:lastRow="0" w:firstColumn="1" w:lastColumn="0" w:oddVBand="0" w:evenVBand="0" w:oddHBand="0" w:evenHBand="0" w:firstRowFirstColumn="0" w:firstRowLastColumn="0" w:lastRowFirstColumn="0" w:lastRowLastColumn="0"/>
            <w:tcW w:w="1108" w:type="pct"/>
            <w:tcBorders>
              <w:right w:val="single" w:sz="4" w:space="0" w:color="auto"/>
            </w:tcBorders>
            <w:shd w:val="clear" w:color="auto" w:fill="auto"/>
          </w:tcPr>
          <w:p w14:paraId="414034DC" w14:textId="77777777" w:rsidR="00B972FF" w:rsidRPr="005F5EF1" w:rsidRDefault="001D719A" w:rsidP="00D64130">
            <w:pPr>
              <w:pStyle w:val="aff"/>
              <w:jc w:val="center"/>
              <w:rPr>
                <w:b w:val="0"/>
              </w:rPr>
            </w:pPr>
            <m:oMathPara>
              <m:oMath>
                <m:func>
                  <m:funcPr>
                    <m:ctrlPr>
                      <w:rPr>
                        <w:rFonts w:ascii="Cambria Math" w:hAnsi="Cambria Math"/>
                        <w:b w:val="0"/>
                      </w:rPr>
                    </m:ctrlPr>
                  </m:funcPr>
                  <m:fName>
                    <m:r>
                      <m:rPr>
                        <m:sty m:val="b"/>
                      </m:rPr>
                      <w:rPr>
                        <w:rFonts w:ascii="Cambria Math" w:hAnsi="Cambria Math"/>
                      </w:rPr>
                      <m:t>D</m:t>
                    </m:r>
                  </m:fName>
                  <m:e>
                    <m:r>
                      <m:rPr>
                        <m:sty m:val="b"/>
                      </m:rPr>
                      <w:rPr>
                        <w:rFonts w:ascii="Cambria Math" w:hAnsi="Cambria Math" w:hint="eastAsia"/>
                      </w:rPr>
                      <m:t>(</m:t>
                    </m:r>
                  </m:e>
                </m:func>
                <m:r>
                  <m:rPr>
                    <m:sty m:val="b"/>
                  </m:rPr>
                  <w:rPr>
                    <w:rFonts w:ascii="Cambria Math" w:hAnsi="Cambria Math"/>
                  </w:rPr>
                  <m:t>U</m:t>
                </m:r>
                <m:r>
                  <m:rPr>
                    <m:sty m:val="b"/>
                  </m:rPr>
                  <w:rPr>
                    <w:rFonts w:ascii="Cambria Math" w:hAnsi="Cambria Math" w:hint="eastAsia"/>
                  </w:rPr>
                  <m:t>)</m:t>
                </m:r>
              </m:oMath>
            </m:oMathPara>
          </w:p>
        </w:tc>
        <w:tc>
          <w:tcPr>
            <w:tcW w:w="973" w:type="pct"/>
            <w:tcBorders>
              <w:left w:val="single" w:sz="4" w:space="0" w:color="auto"/>
            </w:tcBorders>
            <w:shd w:val="clear" w:color="auto" w:fill="auto"/>
          </w:tcPr>
          <w:p w14:paraId="5738A0A1" w14:textId="77777777" w:rsidR="00B972FF" w:rsidRPr="005F5EF1" w:rsidRDefault="00B972FF" w:rsidP="00D64130">
            <w:pPr>
              <w:pStyle w:val="aff"/>
              <w:jc w:val="center"/>
              <w:cnfStyle w:val="000000000000" w:firstRow="0" w:lastRow="0" w:firstColumn="0" w:lastColumn="0" w:oddVBand="0" w:evenVBand="0" w:oddHBand="0" w:evenHBand="0" w:firstRowFirstColumn="0" w:firstRowLastColumn="0" w:lastRowFirstColumn="0" w:lastRowLastColumn="0"/>
            </w:pPr>
            <w:r w:rsidRPr="005F5EF1">
              <w:rPr>
                <w:rFonts w:hint="eastAsia"/>
              </w:rPr>
              <w:t>-3.916820</w:t>
            </w:r>
          </w:p>
        </w:tc>
        <w:tc>
          <w:tcPr>
            <w:tcW w:w="973" w:type="pct"/>
            <w:shd w:val="clear" w:color="auto" w:fill="auto"/>
          </w:tcPr>
          <w:p w14:paraId="32772FFC" w14:textId="77777777" w:rsidR="00B972FF" w:rsidRPr="005F5EF1" w:rsidRDefault="00B972FF" w:rsidP="00D64130">
            <w:pPr>
              <w:pStyle w:val="aff"/>
              <w:jc w:val="center"/>
              <w:cnfStyle w:val="000000000000" w:firstRow="0" w:lastRow="0" w:firstColumn="0" w:lastColumn="0" w:oddVBand="0" w:evenVBand="0" w:oddHBand="0" w:evenHBand="0" w:firstRowFirstColumn="0" w:firstRowLastColumn="0" w:lastRowFirstColumn="0" w:lastRowLastColumn="0"/>
            </w:pPr>
            <w:r w:rsidRPr="005F5EF1">
              <w:rPr>
                <w:rFonts w:hint="eastAsia"/>
              </w:rPr>
              <w:t>-1.995865</w:t>
            </w:r>
          </w:p>
        </w:tc>
        <w:tc>
          <w:tcPr>
            <w:tcW w:w="973" w:type="pct"/>
            <w:shd w:val="clear" w:color="auto" w:fill="auto"/>
          </w:tcPr>
          <w:p w14:paraId="217894D1" w14:textId="77777777" w:rsidR="00B972FF" w:rsidRPr="005F5EF1" w:rsidRDefault="00B972FF" w:rsidP="00D64130">
            <w:pPr>
              <w:pStyle w:val="aff"/>
              <w:jc w:val="center"/>
              <w:cnfStyle w:val="000000000000" w:firstRow="0" w:lastRow="0" w:firstColumn="0" w:lastColumn="0" w:oddVBand="0" w:evenVBand="0" w:oddHBand="0" w:evenHBand="0" w:firstRowFirstColumn="0" w:firstRowLastColumn="0" w:lastRowFirstColumn="0" w:lastRowLastColumn="0"/>
            </w:pPr>
            <w:r w:rsidRPr="005F5EF1">
              <w:rPr>
                <w:rFonts w:hint="eastAsia"/>
              </w:rPr>
              <w:t>-1.599088</w:t>
            </w:r>
          </w:p>
        </w:tc>
        <w:tc>
          <w:tcPr>
            <w:tcW w:w="973" w:type="pct"/>
            <w:shd w:val="clear" w:color="auto" w:fill="auto"/>
          </w:tcPr>
          <w:p w14:paraId="29F1C73B" w14:textId="77777777" w:rsidR="00B972FF" w:rsidRPr="005F5EF1" w:rsidRDefault="00B972FF" w:rsidP="00D64130">
            <w:pPr>
              <w:pStyle w:val="aff"/>
              <w:jc w:val="center"/>
              <w:cnfStyle w:val="000000000000" w:firstRow="0" w:lastRow="0" w:firstColumn="0" w:lastColumn="0" w:oddVBand="0" w:evenVBand="0" w:oddHBand="0" w:evenHBand="0" w:firstRowFirstColumn="0" w:firstRowLastColumn="0" w:lastRowFirstColumn="0" w:lastRowLastColumn="0"/>
            </w:pPr>
            <w:r w:rsidRPr="005F5EF1">
              <w:rPr>
                <w:rFonts w:hint="eastAsia"/>
              </w:rPr>
              <w:t>否</w:t>
            </w:r>
          </w:p>
        </w:tc>
      </w:tr>
      <w:tr w:rsidR="00B972FF" w:rsidRPr="005F5EF1" w14:paraId="1B63710B" w14:textId="77777777" w:rsidTr="008E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Borders>
              <w:right w:val="single" w:sz="4" w:space="0" w:color="auto"/>
            </w:tcBorders>
            <w:shd w:val="clear" w:color="auto" w:fill="auto"/>
          </w:tcPr>
          <w:p w14:paraId="0F3BBAEB" w14:textId="77777777" w:rsidR="00B972FF" w:rsidRPr="005F5EF1" w:rsidRDefault="00B972FF" w:rsidP="00D64130">
            <w:pPr>
              <w:pStyle w:val="aff"/>
              <w:jc w:val="center"/>
              <w:rPr>
                <w:b w:val="0"/>
              </w:rPr>
            </w:pPr>
            <w:r w:rsidRPr="005F5EF1">
              <w:rPr>
                <w:b w:val="0"/>
              </w:rPr>
              <w:t>MUV</w:t>
            </w:r>
          </w:p>
        </w:tc>
        <w:tc>
          <w:tcPr>
            <w:tcW w:w="973" w:type="pct"/>
            <w:tcBorders>
              <w:left w:val="single" w:sz="4" w:space="0" w:color="auto"/>
            </w:tcBorders>
            <w:shd w:val="clear" w:color="auto" w:fill="auto"/>
          </w:tcPr>
          <w:p w14:paraId="017E8CBC" w14:textId="77777777" w:rsidR="00B972FF" w:rsidRPr="005F5EF1" w:rsidRDefault="00B972FF" w:rsidP="00D64130">
            <w:pPr>
              <w:pStyle w:val="aff"/>
              <w:jc w:val="center"/>
              <w:cnfStyle w:val="000000100000" w:firstRow="0" w:lastRow="0" w:firstColumn="0" w:lastColumn="0" w:oddVBand="0" w:evenVBand="0" w:oddHBand="1" w:evenHBand="0" w:firstRowFirstColumn="0" w:firstRowLastColumn="0" w:lastRowFirstColumn="0" w:lastRowLastColumn="0"/>
            </w:pPr>
            <w:r w:rsidRPr="005F5EF1">
              <w:rPr>
                <w:rFonts w:hint="eastAsia"/>
              </w:rPr>
              <w:t>-0.651293</w:t>
            </w:r>
          </w:p>
        </w:tc>
        <w:tc>
          <w:tcPr>
            <w:tcW w:w="973" w:type="pct"/>
            <w:shd w:val="clear" w:color="auto" w:fill="auto"/>
          </w:tcPr>
          <w:p w14:paraId="6EE9C716" w14:textId="77777777" w:rsidR="00B972FF" w:rsidRPr="005F5EF1" w:rsidRDefault="00B972FF" w:rsidP="00D64130">
            <w:pPr>
              <w:pStyle w:val="aff"/>
              <w:jc w:val="center"/>
              <w:cnfStyle w:val="000000100000" w:firstRow="0" w:lastRow="0" w:firstColumn="0" w:lastColumn="0" w:oddVBand="0" w:evenVBand="0" w:oddHBand="1" w:evenHBand="0" w:firstRowFirstColumn="0" w:firstRowLastColumn="0" w:lastRowFirstColumn="0" w:lastRowLastColumn="0"/>
            </w:pPr>
            <w:r w:rsidRPr="005F5EF1">
              <w:rPr>
                <w:rFonts w:hint="eastAsia"/>
              </w:rPr>
              <w:t>-1.982344</w:t>
            </w:r>
          </w:p>
        </w:tc>
        <w:tc>
          <w:tcPr>
            <w:tcW w:w="973" w:type="pct"/>
            <w:shd w:val="clear" w:color="auto" w:fill="auto"/>
          </w:tcPr>
          <w:p w14:paraId="19877914" w14:textId="77777777" w:rsidR="00B972FF" w:rsidRPr="005F5EF1" w:rsidRDefault="00B972FF" w:rsidP="00D64130">
            <w:pPr>
              <w:pStyle w:val="aff"/>
              <w:jc w:val="center"/>
              <w:cnfStyle w:val="000000100000" w:firstRow="0" w:lastRow="0" w:firstColumn="0" w:lastColumn="0" w:oddVBand="0" w:evenVBand="0" w:oddHBand="1" w:evenHBand="0" w:firstRowFirstColumn="0" w:firstRowLastColumn="0" w:lastRowFirstColumn="0" w:lastRowLastColumn="0"/>
            </w:pPr>
            <w:r w:rsidRPr="005F5EF1">
              <w:rPr>
                <w:rFonts w:hint="eastAsia"/>
              </w:rPr>
              <w:t>-1.601144</w:t>
            </w:r>
          </w:p>
        </w:tc>
        <w:tc>
          <w:tcPr>
            <w:tcW w:w="973" w:type="pct"/>
            <w:shd w:val="clear" w:color="auto" w:fill="auto"/>
          </w:tcPr>
          <w:p w14:paraId="7D3CAA6F" w14:textId="77777777" w:rsidR="00B972FF" w:rsidRPr="005F5EF1" w:rsidRDefault="00B972FF" w:rsidP="00D64130">
            <w:pPr>
              <w:pStyle w:val="aff"/>
              <w:jc w:val="center"/>
              <w:cnfStyle w:val="000000100000" w:firstRow="0" w:lastRow="0" w:firstColumn="0" w:lastColumn="0" w:oddVBand="0" w:evenVBand="0" w:oddHBand="1" w:evenHBand="0" w:firstRowFirstColumn="0" w:firstRowLastColumn="0" w:lastRowFirstColumn="0" w:lastRowLastColumn="0"/>
            </w:pPr>
            <w:r w:rsidRPr="005F5EF1">
              <w:rPr>
                <w:rFonts w:hint="eastAsia"/>
              </w:rPr>
              <w:t>有</w:t>
            </w:r>
          </w:p>
        </w:tc>
      </w:tr>
      <w:tr w:rsidR="00B972FF" w:rsidRPr="005F5EF1" w14:paraId="43AE6909" w14:textId="77777777" w:rsidTr="008E3DE6">
        <w:tc>
          <w:tcPr>
            <w:cnfStyle w:val="001000000000" w:firstRow="0" w:lastRow="0" w:firstColumn="1" w:lastColumn="0" w:oddVBand="0" w:evenVBand="0" w:oddHBand="0" w:evenHBand="0" w:firstRowFirstColumn="0" w:firstRowLastColumn="0" w:lastRowFirstColumn="0" w:lastRowLastColumn="0"/>
            <w:tcW w:w="1108" w:type="pct"/>
            <w:tcBorders>
              <w:right w:val="single" w:sz="4" w:space="0" w:color="auto"/>
            </w:tcBorders>
            <w:shd w:val="clear" w:color="auto" w:fill="auto"/>
          </w:tcPr>
          <w:p w14:paraId="50F46B44" w14:textId="77777777" w:rsidR="00B972FF" w:rsidRPr="005F5EF1" w:rsidRDefault="00B972FF" w:rsidP="00D64130">
            <w:pPr>
              <w:pStyle w:val="aff"/>
              <w:jc w:val="center"/>
              <w:rPr>
                <w:b w:val="0"/>
              </w:rPr>
            </w:pPr>
            <m:oMathPara>
              <m:oMath>
                <m:r>
                  <m:rPr>
                    <m:sty m:val="b"/>
                  </m:rPr>
                  <w:rPr>
                    <w:rFonts w:ascii="Cambria Math" w:hAnsi="Cambria Math"/>
                  </w:rPr>
                  <m:t>D</m:t>
                </m:r>
                <m:r>
                  <m:rPr>
                    <m:sty m:val="b"/>
                  </m:rPr>
                  <w:rPr>
                    <w:rFonts w:ascii="Cambria Math" w:hAnsi="Cambria Math" w:hint="eastAsia"/>
                  </w:rPr>
                  <m:t>(M</m:t>
                </m:r>
                <m:r>
                  <m:rPr>
                    <m:sty m:val="b"/>
                  </m:rPr>
                  <w:rPr>
                    <w:rFonts w:ascii="Cambria Math" w:hAnsi="Cambria Math"/>
                  </w:rPr>
                  <m:t>U</m:t>
                </m:r>
                <m:r>
                  <m:rPr>
                    <m:sty m:val="b"/>
                  </m:rPr>
                  <w:rPr>
                    <w:rFonts w:ascii="Cambria Math" w:hAnsi="Cambria Math" w:hint="eastAsia"/>
                  </w:rPr>
                  <m:t>V)</m:t>
                </m:r>
              </m:oMath>
            </m:oMathPara>
          </w:p>
        </w:tc>
        <w:tc>
          <w:tcPr>
            <w:tcW w:w="973" w:type="pct"/>
            <w:tcBorders>
              <w:left w:val="single" w:sz="4" w:space="0" w:color="auto"/>
            </w:tcBorders>
            <w:shd w:val="clear" w:color="auto" w:fill="auto"/>
          </w:tcPr>
          <w:p w14:paraId="4BC3F95A" w14:textId="77777777" w:rsidR="00B972FF" w:rsidRPr="005F5EF1" w:rsidRDefault="00B972FF" w:rsidP="00D64130">
            <w:pPr>
              <w:pStyle w:val="aff"/>
              <w:jc w:val="center"/>
              <w:cnfStyle w:val="000000000000" w:firstRow="0" w:lastRow="0" w:firstColumn="0" w:lastColumn="0" w:oddVBand="0" w:evenVBand="0" w:oddHBand="0" w:evenHBand="0" w:firstRowFirstColumn="0" w:firstRowLastColumn="0" w:lastRowFirstColumn="0" w:lastRowLastColumn="0"/>
            </w:pPr>
            <w:r w:rsidRPr="005F5EF1">
              <w:rPr>
                <w:rFonts w:hint="eastAsia"/>
              </w:rPr>
              <w:t>-2.577452</w:t>
            </w:r>
          </w:p>
        </w:tc>
        <w:tc>
          <w:tcPr>
            <w:tcW w:w="973" w:type="pct"/>
            <w:shd w:val="clear" w:color="auto" w:fill="auto"/>
          </w:tcPr>
          <w:p w14:paraId="3841CFE2" w14:textId="77777777" w:rsidR="00B972FF" w:rsidRPr="005F5EF1" w:rsidRDefault="00B972FF" w:rsidP="00D64130">
            <w:pPr>
              <w:pStyle w:val="aff"/>
              <w:jc w:val="center"/>
              <w:cnfStyle w:val="000000000000" w:firstRow="0" w:lastRow="0" w:firstColumn="0" w:lastColumn="0" w:oddVBand="0" w:evenVBand="0" w:oddHBand="0" w:evenHBand="0" w:firstRowFirstColumn="0" w:firstRowLastColumn="0" w:lastRowFirstColumn="0" w:lastRowLastColumn="0"/>
            </w:pPr>
            <w:r w:rsidRPr="005F5EF1">
              <w:rPr>
                <w:rFonts w:hint="eastAsia"/>
              </w:rPr>
              <w:t>-1.988198</w:t>
            </w:r>
          </w:p>
        </w:tc>
        <w:tc>
          <w:tcPr>
            <w:tcW w:w="973" w:type="pct"/>
            <w:shd w:val="clear" w:color="auto" w:fill="auto"/>
          </w:tcPr>
          <w:p w14:paraId="4FD0D0F1" w14:textId="77777777" w:rsidR="00B972FF" w:rsidRPr="005F5EF1" w:rsidRDefault="00B972FF" w:rsidP="00D64130">
            <w:pPr>
              <w:pStyle w:val="aff"/>
              <w:jc w:val="center"/>
              <w:cnfStyle w:val="000000000000" w:firstRow="0" w:lastRow="0" w:firstColumn="0" w:lastColumn="0" w:oddVBand="0" w:evenVBand="0" w:oddHBand="0" w:evenHBand="0" w:firstRowFirstColumn="0" w:firstRowLastColumn="0" w:lastRowFirstColumn="0" w:lastRowLastColumn="0"/>
            </w:pPr>
            <w:r w:rsidRPr="005F5EF1">
              <w:rPr>
                <w:rFonts w:hint="eastAsia"/>
              </w:rPr>
              <w:t>-1.600140</w:t>
            </w:r>
          </w:p>
        </w:tc>
        <w:tc>
          <w:tcPr>
            <w:tcW w:w="973" w:type="pct"/>
            <w:shd w:val="clear" w:color="auto" w:fill="auto"/>
          </w:tcPr>
          <w:p w14:paraId="18EC7E1A" w14:textId="77777777" w:rsidR="00B972FF" w:rsidRPr="005F5EF1" w:rsidRDefault="00B972FF" w:rsidP="00D64130">
            <w:pPr>
              <w:pStyle w:val="aff"/>
              <w:jc w:val="center"/>
              <w:cnfStyle w:val="000000000000" w:firstRow="0" w:lastRow="0" w:firstColumn="0" w:lastColumn="0" w:oddVBand="0" w:evenVBand="0" w:oddHBand="0" w:evenHBand="0" w:firstRowFirstColumn="0" w:firstRowLastColumn="0" w:lastRowFirstColumn="0" w:lastRowLastColumn="0"/>
            </w:pPr>
            <w:r w:rsidRPr="005F5EF1">
              <w:rPr>
                <w:rFonts w:hint="eastAsia"/>
              </w:rPr>
              <w:t>否</w:t>
            </w:r>
          </w:p>
        </w:tc>
      </w:tr>
      <w:tr w:rsidR="00B972FF" w:rsidRPr="005F5EF1" w14:paraId="3D8D21F6" w14:textId="77777777" w:rsidTr="008E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Borders>
              <w:right w:val="single" w:sz="4" w:space="0" w:color="auto"/>
            </w:tcBorders>
            <w:shd w:val="clear" w:color="auto" w:fill="auto"/>
          </w:tcPr>
          <w:p w14:paraId="150063F3" w14:textId="77777777" w:rsidR="00B972FF" w:rsidRPr="005F5EF1" w:rsidRDefault="001D719A" w:rsidP="00D64130">
            <w:pPr>
              <w:pStyle w:val="aff"/>
              <w:jc w:val="center"/>
              <w:rPr>
                <w:b w:val="0"/>
              </w:rPr>
            </w:pPr>
            <m:oMathPara>
              <m:oMath>
                <m:func>
                  <m:funcPr>
                    <m:ctrlPr>
                      <w:rPr>
                        <w:rFonts w:ascii="Cambria Math" w:hAnsi="Cambria Math"/>
                        <w:b w:val="0"/>
                      </w:rPr>
                    </m:ctrlPr>
                  </m:funcPr>
                  <m:fName>
                    <m:r>
                      <m:rPr>
                        <m:sty m:val="b"/>
                      </m:rPr>
                      <w:rPr>
                        <w:rFonts w:ascii="Cambria Math" w:hAnsi="Cambria Math"/>
                      </w:rPr>
                      <m:t>log</m:t>
                    </m:r>
                  </m:fName>
                  <m:e>
                    <m:r>
                      <m:rPr>
                        <m:sty m:val="b"/>
                      </m:rPr>
                      <w:rPr>
                        <w:rFonts w:ascii="Cambria Math" w:hAnsi="Cambria Math" w:hint="eastAsia"/>
                      </w:rPr>
                      <m:t>(</m:t>
                    </m:r>
                  </m:e>
                </m:func>
                <m:r>
                  <m:rPr>
                    <m:sty m:val="b"/>
                  </m:rPr>
                  <w:rPr>
                    <w:rFonts w:ascii="Cambria Math" w:hAnsi="Cambria Math"/>
                  </w:rPr>
                  <m:t>U</m:t>
                </m:r>
                <m:r>
                  <m:rPr>
                    <m:sty m:val="b"/>
                  </m:rPr>
                  <w:rPr>
                    <w:rFonts w:ascii="Cambria Math" w:hAnsi="Cambria Math" w:hint="eastAsia"/>
                  </w:rPr>
                  <m:t>)</m:t>
                </m:r>
              </m:oMath>
            </m:oMathPara>
          </w:p>
        </w:tc>
        <w:tc>
          <w:tcPr>
            <w:tcW w:w="973" w:type="pct"/>
            <w:tcBorders>
              <w:left w:val="single" w:sz="4" w:space="0" w:color="auto"/>
            </w:tcBorders>
            <w:shd w:val="clear" w:color="auto" w:fill="auto"/>
          </w:tcPr>
          <w:p w14:paraId="4B072769" w14:textId="77777777" w:rsidR="00B972FF" w:rsidRPr="005F5EF1" w:rsidRDefault="00B972FF" w:rsidP="00D64130">
            <w:pPr>
              <w:pStyle w:val="aff"/>
              <w:jc w:val="center"/>
              <w:cnfStyle w:val="000000100000" w:firstRow="0" w:lastRow="0" w:firstColumn="0" w:lastColumn="0" w:oddVBand="0" w:evenVBand="0" w:oddHBand="1" w:evenHBand="0" w:firstRowFirstColumn="0" w:firstRowLastColumn="0" w:lastRowFirstColumn="0" w:lastRowLastColumn="0"/>
            </w:pPr>
            <w:r w:rsidRPr="005F5EF1">
              <w:t>-0.875770</w:t>
            </w:r>
          </w:p>
        </w:tc>
        <w:tc>
          <w:tcPr>
            <w:tcW w:w="973" w:type="pct"/>
            <w:shd w:val="clear" w:color="auto" w:fill="auto"/>
          </w:tcPr>
          <w:p w14:paraId="6C7FC195" w14:textId="77777777" w:rsidR="00B972FF" w:rsidRPr="005F5EF1" w:rsidRDefault="00B972FF" w:rsidP="00D64130">
            <w:pPr>
              <w:pStyle w:val="aff"/>
              <w:jc w:val="center"/>
              <w:cnfStyle w:val="000000100000" w:firstRow="0" w:lastRow="0" w:firstColumn="0" w:lastColumn="0" w:oddVBand="0" w:evenVBand="0" w:oddHBand="1" w:evenHBand="0" w:firstRowFirstColumn="0" w:firstRowLastColumn="0" w:lastRowFirstColumn="0" w:lastRowLastColumn="0"/>
            </w:pPr>
            <w:r w:rsidRPr="005F5EF1">
              <w:t>-1.982344</w:t>
            </w:r>
          </w:p>
        </w:tc>
        <w:tc>
          <w:tcPr>
            <w:tcW w:w="973" w:type="pct"/>
            <w:shd w:val="clear" w:color="auto" w:fill="auto"/>
          </w:tcPr>
          <w:p w14:paraId="7C32542E" w14:textId="77777777" w:rsidR="00B972FF" w:rsidRPr="005F5EF1" w:rsidRDefault="00B972FF" w:rsidP="00D64130">
            <w:pPr>
              <w:pStyle w:val="aff"/>
              <w:jc w:val="center"/>
              <w:cnfStyle w:val="000000100000" w:firstRow="0" w:lastRow="0" w:firstColumn="0" w:lastColumn="0" w:oddVBand="0" w:evenVBand="0" w:oddHBand="1" w:evenHBand="0" w:firstRowFirstColumn="0" w:firstRowLastColumn="0" w:lastRowFirstColumn="0" w:lastRowLastColumn="0"/>
            </w:pPr>
            <w:r w:rsidRPr="005F5EF1">
              <w:t>-1.601144</w:t>
            </w:r>
          </w:p>
        </w:tc>
        <w:tc>
          <w:tcPr>
            <w:tcW w:w="973" w:type="pct"/>
            <w:shd w:val="clear" w:color="auto" w:fill="auto"/>
          </w:tcPr>
          <w:p w14:paraId="31D46E02" w14:textId="77777777" w:rsidR="00B972FF" w:rsidRPr="005F5EF1" w:rsidRDefault="00B972FF" w:rsidP="00D64130">
            <w:pPr>
              <w:pStyle w:val="aff"/>
              <w:jc w:val="center"/>
              <w:cnfStyle w:val="000000100000" w:firstRow="0" w:lastRow="0" w:firstColumn="0" w:lastColumn="0" w:oddVBand="0" w:evenVBand="0" w:oddHBand="1" w:evenHBand="0" w:firstRowFirstColumn="0" w:firstRowLastColumn="0" w:lastRowFirstColumn="0" w:lastRowLastColumn="0"/>
            </w:pPr>
            <w:r w:rsidRPr="005F5EF1">
              <w:rPr>
                <w:rFonts w:hint="eastAsia"/>
              </w:rPr>
              <w:t>有</w:t>
            </w:r>
          </w:p>
        </w:tc>
      </w:tr>
      <w:tr w:rsidR="00B972FF" w:rsidRPr="005F5EF1" w14:paraId="58B4E9B6" w14:textId="77777777" w:rsidTr="008E3DE6">
        <w:tc>
          <w:tcPr>
            <w:cnfStyle w:val="001000000000" w:firstRow="0" w:lastRow="0" w:firstColumn="1" w:lastColumn="0" w:oddVBand="0" w:evenVBand="0" w:oddHBand="0" w:evenHBand="0" w:firstRowFirstColumn="0" w:firstRowLastColumn="0" w:lastRowFirstColumn="0" w:lastRowLastColumn="0"/>
            <w:tcW w:w="1108" w:type="pct"/>
            <w:tcBorders>
              <w:right w:val="single" w:sz="4" w:space="0" w:color="auto"/>
            </w:tcBorders>
            <w:shd w:val="clear" w:color="auto" w:fill="auto"/>
          </w:tcPr>
          <w:p w14:paraId="6A5CAF09" w14:textId="77777777" w:rsidR="00B972FF" w:rsidRPr="005F5EF1" w:rsidRDefault="001D719A" w:rsidP="00D64130">
            <w:pPr>
              <w:pStyle w:val="aff"/>
              <w:jc w:val="center"/>
              <w:rPr>
                <w:b w:val="0"/>
              </w:rPr>
            </w:pPr>
            <m:oMathPara>
              <m:oMath>
                <m:func>
                  <m:funcPr>
                    <m:ctrlPr>
                      <w:rPr>
                        <w:rFonts w:ascii="Cambria Math" w:hAnsi="Cambria Math"/>
                        <w:b w:val="0"/>
                      </w:rPr>
                    </m:ctrlPr>
                  </m:funcPr>
                  <m:fName>
                    <m:r>
                      <m:rPr>
                        <m:sty m:val="b"/>
                      </m:rPr>
                      <w:rPr>
                        <w:rFonts w:ascii="Cambria Math" w:hAnsi="Cambria Math"/>
                      </w:rPr>
                      <m:t>D</m:t>
                    </m:r>
                  </m:fName>
                  <m:e>
                    <m:r>
                      <m:rPr>
                        <m:sty m:val="b"/>
                      </m:rPr>
                      <w:rPr>
                        <w:rFonts w:ascii="Cambria Math" w:hAnsi="Cambria Math" w:hint="eastAsia"/>
                      </w:rPr>
                      <m:t>(</m:t>
                    </m:r>
                  </m:e>
                </m:func>
                <m:func>
                  <m:funcPr>
                    <m:ctrlPr>
                      <w:rPr>
                        <w:rFonts w:ascii="Cambria Math" w:hAnsi="Cambria Math"/>
                        <w:b w:val="0"/>
                      </w:rPr>
                    </m:ctrlPr>
                  </m:funcPr>
                  <m:fName>
                    <m:r>
                      <m:rPr>
                        <m:sty m:val="b"/>
                      </m:rPr>
                      <w:rPr>
                        <w:rFonts w:ascii="Cambria Math" w:hAnsi="Cambria Math"/>
                      </w:rPr>
                      <m:t>log</m:t>
                    </m:r>
                  </m:fName>
                  <m:e>
                    <m:r>
                      <m:rPr>
                        <m:sty m:val="b"/>
                      </m:rPr>
                      <w:rPr>
                        <w:rFonts w:ascii="Cambria Math" w:hAnsi="Cambria Math" w:hint="eastAsia"/>
                      </w:rPr>
                      <m:t>(</m:t>
                    </m:r>
                  </m:e>
                </m:func>
                <m:r>
                  <m:rPr>
                    <m:sty m:val="b"/>
                  </m:rPr>
                  <w:rPr>
                    <w:rFonts w:ascii="Cambria Math" w:hAnsi="Cambria Math"/>
                  </w:rPr>
                  <m:t>U</m:t>
                </m:r>
                <m:r>
                  <m:rPr>
                    <m:sty m:val="b"/>
                  </m:rPr>
                  <w:rPr>
                    <w:rFonts w:ascii="Cambria Math" w:hAnsi="Cambria Math" w:hint="eastAsia"/>
                  </w:rPr>
                  <m:t>))</m:t>
                </m:r>
              </m:oMath>
            </m:oMathPara>
          </w:p>
        </w:tc>
        <w:tc>
          <w:tcPr>
            <w:tcW w:w="973" w:type="pct"/>
            <w:tcBorders>
              <w:left w:val="single" w:sz="4" w:space="0" w:color="auto"/>
            </w:tcBorders>
            <w:shd w:val="clear" w:color="auto" w:fill="auto"/>
          </w:tcPr>
          <w:p w14:paraId="00B3CFDA" w14:textId="77777777" w:rsidR="00B972FF" w:rsidRPr="005F5EF1" w:rsidRDefault="00B972FF" w:rsidP="00D64130">
            <w:pPr>
              <w:pStyle w:val="aff"/>
              <w:jc w:val="center"/>
              <w:cnfStyle w:val="000000000000" w:firstRow="0" w:lastRow="0" w:firstColumn="0" w:lastColumn="0" w:oddVBand="0" w:evenVBand="0" w:oddHBand="0" w:evenHBand="0" w:firstRowFirstColumn="0" w:firstRowLastColumn="0" w:lastRowFirstColumn="0" w:lastRowLastColumn="0"/>
            </w:pPr>
            <w:r w:rsidRPr="005F5EF1">
              <w:t>-3.688962</w:t>
            </w:r>
          </w:p>
        </w:tc>
        <w:tc>
          <w:tcPr>
            <w:tcW w:w="973" w:type="pct"/>
            <w:shd w:val="clear" w:color="auto" w:fill="auto"/>
          </w:tcPr>
          <w:p w14:paraId="0D39A109" w14:textId="77777777" w:rsidR="00B972FF" w:rsidRPr="005F5EF1" w:rsidRDefault="00B972FF" w:rsidP="00D64130">
            <w:pPr>
              <w:pStyle w:val="aff"/>
              <w:jc w:val="center"/>
              <w:cnfStyle w:val="000000000000" w:firstRow="0" w:lastRow="0" w:firstColumn="0" w:lastColumn="0" w:oddVBand="0" w:evenVBand="0" w:oddHBand="0" w:evenHBand="0" w:firstRowFirstColumn="0" w:firstRowLastColumn="0" w:lastRowFirstColumn="0" w:lastRowLastColumn="0"/>
            </w:pPr>
            <w:r w:rsidRPr="005F5EF1">
              <w:t>-1.995865</w:t>
            </w:r>
          </w:p>
        </w:tc>
        <w:tc>
          <w:tcPr>
            <w:tcW w:w="973" w:type="pct"/>
            <w:shd w:val="clear" w:color="auto" w:fill="auto"/>
          </w:tcPr>
          <w:p w14:paraId="76E38AA4" w14:textId="77777777" w:rsidR="00B972FF" w:rsidRPr="005F5EF1" w:rsidRDefault="00B972FF" w:rsidP="00D64130">
            <w:pPr>
              <w:pStyle w:val="aff"/>
              <w:jc w:val="center"/>
              <w:cnfStyle w:val="000000000000" w:firstRow="0" w:lastRow="0" w:firstColumn="0" w:lastColumn="0" w:oddVBand="0" w:evenVBand="0" w:oddHBand="0" w:evenHBand="0" w:firstRowFirstColumn="0" w:firstRowLastColumn="0" w:lastRowFirstColumn="0" w:lastRowLastColumn="0"/>
            </w:pPr>
            <w:r w:rsidRPr="005F5EF1">
              <w:t>-1.599088</w:t>
            </w:r>
          </w:p>
        </w:tc>
        <w:tc>
          <w:tcPr>
            <w:tcW w:w="973" w:type="pct"/>
            <w:shd w:val="clear" w:color="auto" w:fill="auto"/>
          </w:tcPr>
          <w:p w14:paraId="124AC003" w14:textId="77777777" w:rsidR="00B972FF" w:rsidRPr="005F5EF1" w:rsidRDefault="00B972FF" w:rsidP="00D64130">
            <w:pPr>
              <w:pStyle w:val="aff"/>
              <w:jc w:val="center"/>
              <w:cnfStyle w:val="000000000000" w:firstRow="0" w:lastRow="0" w:firstColumn="0" w:lastColumn="0" w:oddVBand="0" w:evenVBand="0" w:oddHBand="0" w:evenHBand="0" w:firstRowFirstColumn="0" w:firstRowLastColumn="0" w:lastRowFirstColumn="0" w:lastRowLastColumn="0"/>
            </w:pPr>
            <w:r w:rsidRPr="005F5EF1">
              <w:rPr>
                <w:rFonts w:hint="eastAsia"/>
              </w:rPr>
              <w:t>否</w:t>
            </w:r>
          </w:p>
        </w:tc>
      </w:tr>
      <w:tr w:rsidR="00B972FF" w:rsidRPr="005F5EF1" w14:paraId="341CB6AD" w14:textId="77777777" w:rsidTr="008E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Borders>
              <w:right w:val="single" w:sz="4" w:space="0" w:color="auto"/>
            </w:tcBorders>
            <w:shd w:val="clear" w:color="auto" w:fill="auto"/>
          </w:tcPr>
          <w:p w14:paraId="2F76D4EB" w14:textId="77777777" w:rsidR="00B972FF" w:rsidRPr="005F5EF1" w:rsidRDefault="001D719A" w:rsidP="00D64130">
            <w:pPr>
              <w:pStyle w:val="aff"/>
              <w:jc w:val="center"/>
              <w:rPr>
                <w:b w:val="0"/>
              </w:rPr>
            </w:pPr>
            <m:oMathPara>
              <m:oMath>
                <m:func>
                  <m:funcPr>
                    <m:ctrlPr>
                      <w:rPr>
                        <w:rFonts w:ascii="Cambria Math" w:hAnsi="Cambria Math"/>
                        <w:b w:val="0"/>
                      </w:rPr>
                    </m:ctrlPr>
                  </m:funcPr>
                  <m:fName>
                    <m:r>
                      <m:rPr>
                        <m:sty m:val="b"/>
                      </m:rPr>
                      <w:rPr>
                        <w:rFonts w:ascii="Cambria Math" w:hAnsi="Cambria Math"/>
                      </w:rPr>
                      <m:t>log</m:t>
                    </m:r>
                  </m:fName>
                  <m:e>
                    <m:r>
                      <m:rPr>
                        <m:sty m:val="b"/>
                      </m:rPr>
                      <w:rPr>
                        <w:rFonts w:ascii="Cambria Math" w:hAnsi="Cambria Math" w:hint="eastAsia"/>
                      </w:rPr>
                      <m:t>(</m:t>
                    </m:r>
                  </m:e>
                </m:func>
                <m:r>
                  <m:rPr>
                    <m:sty m:val="b"/>
                  </m:rPr>
                  <w:rPr>
                    <w:rFonts w:ascii="Cambria Math" w:hAnsi="Cambria Math"/>
                  </w:rPr>
                  <m:t>MUV</m:t>
                </m:r>
                <m:r>
                  <m:rPr>
                    <m:sty m:val="b"/>
                  </m:rPr>
                  <w:rPr>
                    <w:rFonts w:ascii="Cambria Math" w:hAnsi="Cambria Math" w:hint="eastAsia"/>
                  </w:rPr>
                  <m:t>)</m:t>
                </m:r>
              </m:oMath>
            </m:oMathPara>
          </w:p>
        </w:tc>
        <w:tc>
          <w:tcPr>
            <w:tcW w:w="973" w:type="pct"/>
            <w:tcBorders>
              <w:left w:val="single" w:sz="4" w:space="0" w:color="auto"/>
            </w:tcBorders>
            <w:shd w:val="clear" w:color="auto" w:fill="auto"/>
          </w:tcPr>
          <w:p w14:paraId="7CD30120" w14:textId="77777777" w:rsidR="00B972FF" w:rsidRPr="005F5EF1" w:rsidRDefault="00B972FF" w:rsidP="00D64130">
            <w:pPr>
              <w:pStyle w:val="aff"/>
              <w:jc w:val="center"/>
              <w:cnfStyle w:val="000000100000" w:firstRow="0" w:lastRow="0" w:firstColumn="0" w:lastColumn="0" w:oddVBand="0" w:evenVBand="0" w:oddHBand="1" w:evenHBand="0" w:firstRowFirstColumn="0" w:firstRowLastColumn="0" w:lastRowFirstColumn="0" w:lastRowLastColumn="0"/>
            </w:pPr>
            <w:r w:rsidRPr="005F5EF1">
              <w:t>-0.223309</w:t>
            </w:r>
          </w:p>
        </w:tc>
        <w:tc>
          <w:tcPr>
            <w:tcW w:w="973" w:type="pct"/>
            <w:shd w:val="clear" w:color="auto" w:fill="auto"/>
          </w:tcPr>
          <w:p w14:paraId="45DF2CF3" w14:textId="77777777" w:rsidR="00B972FF" w:rsidRPr="005F5EF1" w:rsidRDefault="00B972FF" w:rsidP="00D64130">
            <w:pPr>
              <w:pStyle w:val="aff"/>
              <w:jc w:val="center"/>
              <w:cnfStyle w:val="000000100000" w:firstRow="0" w:lastRow="0" w:firstColumn="0" w:lastColumn="0" w:oddVBand="0" w:evenVBand="0" w:oddHBand="1" w:evenHBand="0" w:firstRowFirstColumn="0" w:firstRowLastColumn="0" w:lastRowFirstColumn="0" w:lastRowLastColumn="0"/>
            </w:pPr>
            <w:r w:rsidRPr="005F5EF1">
              <w:t>-2.816740</w:t>
            </w:r>
          </w:p>
        </w:tc>
        <w:tc>
          <w:tcPr>
            <w:tcW w:w="973" w:type="pct"/>
            <w:shd w:val="clear" w:color="auto" w:fill="auto"/>
          </w:tcPr>
          <w:p w14:paraId="1DCC37BA" w14:textId="77777777" w:rsidR="00B972FF" w:rsidRPr="005F5EF1" w:rsidRDefault="00B972FF" w:rsidP="00D64130">
            <w:pPr>
              <w:pStyle w:val="aff"/>
              <w:jc w:val="center"/>
              <w:cnfStyle w:val="000000100000" w:firstRow="0" w:lastRow="0" w:firstColumn="0" w:lastColumn="0" w:oddVBand="0" w:evenVBand="0" w:oddHBand="1" w:evenHBand="0" w:firstRowFirstColumn="0" w:firstRowLastColumn="0" w:lastRowFirstColumn="0" w:lastRowLastColumn="0"/>
            </w:pPr>
            <w:r w:rsidRPr="005F5EF1">
              <w:t>-1.601144</w:t>
            </w:r>
          </w:p>
        </w:tc>
        <w:tc>
          <w:tcPr>
            <w:tcW w:w="973" w:type="pct"/>
            <w:shd w:val="clear" w:color="auto" w:fill="auto"/>
          </w:tcPr>
          <w:p w14:paraId="3E829F0E" w14:textId="77777777" w:rsidR="00B972FF" w:rsidRPr="005F5EF1" w:rsidRDefault="00B972FF" w:rsidP="00D64130">
            <w:pPr>
              <w:pStyle w:val="aff"/>
              <w:jc w:val="center"/>
              <w:cnfStyle w:val="000000100000" w:firstRow="0" w:lastRow="0" w:firstColumn="0" w:lastColumn="0" w:oddVBand="0" w:evenVBand="0" w:oddHBand="1" w:evenHBand="0" w:firstRowFirstColumn="0" w:firstRowLastColumn="0" w:lastRowFirstColumn="0" w:lastRowLastColumn="0"/>
            </w:pPr>
            <w:r w:rsidRPr="005F5EF1">
              <w:rPr>
                <w:rFonts w:hint="eastAsia"/>
              </w:rPr>
              <w:t>有</w:t>
            </w:r>
          </w:p>
        </w:tc>
      </w:tr>
      <w:tr w:rsidR="00B972FF" w:rsidRPr="005F5EF1" w14:paraId="4564BDCE" w14:textId="77777777" w:rsidTr="008E3DE6">
        <w:tc>
          <w:tcPr>
            <w:cnfStyle w:val="001000000000" w:firstRow="0" w:lastRow="0" w:firstColumn="1" w:lastColumn="0" w:oddVBand="0" w:evenVBand="0" w:oddHBand="0" w:evenHBand="0" w:firstRowFirstColumn="0" w:firstRowLastColumn="0" w:lastRowFirstColumn="0" w:lastRowLastColumn="0"/>
            <w:tcW w:w="1108" w:type="pct"/>
            <w:tcBorders>
              <w:bottom w:val="single" w:sz="4" w:space="0" w:color="auto"/>
              <w:right w:val="single" w:sz="4" w:space="0" w:color="auto"/>
            </w:tcBorders>
            <w:shd w:val="clear" w:color="auto" w:fill="auto"/>
          </w:tcPr>
          <w:p w14:paraId="4C98D57A" w14:textId="77777777" w:rsidR="00B972FF" w:rsidRPr="005F5EF1" w:rsidRDefault="001D719A" w:rsidP="00D64130">
            <w:pPr>
              <w:pStyle w:val="aff"/>
              <w:jc w:val="center"/>
              <w:rPr>
                <w:b w:val="0"/>
              </w:rPr>
            </w:pPr>
            <m:oMathPara>
              <m:oMath>
                <m:func>
                  <m:funcPr>
                    <m:ctrlPr>
                      <w:rPr>
                        <w:rFonts w:ascii="Cambria Math" w:hAnsi="Cambria Math"/>
                        <w:b w:val="0"/>
                      </w:rPr>
                    </m:ctrlPr>
                  </m:funcPr>
                  <m:fName>
                    <m:r>
                      <m:rPr>
                        <m:sty m:val="b"/>
                      </m:rPr>
                      <w:rPr>
                        <w:rFonts w:ascii="Cambria Math" w:hAnsi="Cambria Math"/>
                      </w:rPr>
                      <m:t>D</m:t>
                    </m:r>
                    <m:r>
                      <m:rPr>
                        <m:sty m:val="b"/>
                      </m:rPr>
                      <w:rPr>
                        <w:rFonts w:ascii="Cambria Math" w:hAnsi="Cambria Math" w:hint="eastAsia"/>
                      </w:rPr>
                      <m:t>(</m:t>
                    </m:r>
                    <m:r>
                      <m:rPr>
                        <m:sty m:val="b"/>
                      </m:rPr>
                      <w:rPr>
                        <w:rFonts w:ascii="Cambria Math" w:hAnsi="Cambria Math"/>
                      </w:rPr>
                      <m:t>log</m:t>
                    </m:r>
                  </m:fName>
                  <m:e>
                    <m:r>
                      <m:rPr>
                        <m:sty m:val="b"/>
                      </m:rPr>
                      <w:rPr>
                        <w:rFonts w:ascii="Cambria Math" w:hAnsi="Cambria Math" w:hint="eastAsia"/>
                      </w:rPr>
                      <m:t>(</m:t>
                    </m:r>
                  </m:e>
                </m:func>
                <m:r>
                  <m:rPr>
                    <m:sty m:val="b"/>
                  </m:rPr>
                  <w:rPr>
                    <w:rFonts w:ascii="Cambria Math" w:hAnsi="Cambria Math"/>
                  </w:rPr>
                  <m:t>MUV</m:t>
                </m:r>
                <m:r>
                  <m:rPr>
                    <m:sty m:val="b"/>
                  </m:rPr>
                  <w:rPr>
                    <w:rFonts w:ascii="Cambria Math" w:hAnsi="Cambria Math" w:hint="eastAsia"/>
                  </w:rPr>
                  <m:t>))</m:t>
                </m:r>
              </m:oMath>
            </m:oMathPara>
          </w:p>
        </w:tc>
        <w:tc>
          <w:tcPr>
            <w:tcW w:w="973" w:type="pct"/>
            <w:tcBorders>
              <w:left w:val="single" w:sz="4" w:space="0" w:color="auto"/>
              <w:bottom w:val="single" w:sz="4" w:space="0" w:color="auto"/>
            </w:tcBorders>
            <w:shd w:val="clear" w:color="auto" w:fill="auto"/>
          </w:tcPr>
          <w:p w14:paraId="1E427FDD" w14:textId="77777777" w:rsidR="00B972FF" w:rsidRPr="005F5EF1" w:rsidRDefault="00B972FF" w:rsidP="00D64130">
            <w:pPr>
              <w:pStyle w:val="aff"/>
              <w:jc w:val="center"/>
              <w:cnfStyle w:val="000000000000" w:firstRow="0" w:lastRow="0" w:firstColumn="0" w:lastColumn="0" w:oddVBand="0" w:evenVBand="0" w:oddHBand="0" w:evenHBand="0" w:firstRowFirstColumn="0" w:firstRowLastColumn="0" w:lastRowFirstColumn="0" w:lastRowLastColumn="0"/>
            </w:pPr>
            <w:r w:rsidRPr="005F5EF1">
              <w:t>-2.358031</w:t>
            </w:r>
          </w:p>
        </w:tc>
        <w:tc>
          <w:tcPr>
            <w:tcW w:w="973" w:type="pct"/>
            <w:tcBorders>
              <w:bottom w:val="single" w:sz="4" w:space="0" w:color="auto"/>
            </w:tcBorders>
            <w:shd w:val="clear" w:color="auto" w:fill="auto"/>
          </w:tcPr>
          <w:p w14:paraId="78301341" w14:textId="77777777" w:rsidR="00B972FF" w:rsidRPr="005F5EF1" w:rsidRDefault="00B972FF" w:rsidP="00D64130">
            <w:pPr>
              <w:pStyle w:val="aff"/>
              <w:jc w:val="center"/>
              <w:cnfStyle w:val="000000000000" w:firstRow="0" w:lastRow="0" w:firstColumn="0" w:lastColumn="0" w:oddVBand="0" w:evenVBand="0" w:oddHBand="0" w:evenHBand="0" w:firstRowFirstColumn="0" w:firstRowLastColumn="0" w:lastRowFirstColumn="0" w:lastRowLastColumn="0"/>
            </w:pPr>
            <w:r w:rsidRPr="005F5EF1">
              <w:t>-1.988198</w:t>
            </w:r>
          </w:p>
        </w:tc>
        <w:tc>
          <w:tcPr>
            <w:tcW w:w="973" w:type="pct"/>
            <w:tcBorders>
              <w:bottom w:val="single" w:sz="4" w:space="0" w:color="auto"/>
            </w:tcBorders>
            <w:shd w:val="clear" w:color="auto" w:fill="auto"/>
          </w:tcPr>
          <w:p w14:paraId="675F99E0" w14:textId="77777777" w:rsidR="00B972FF" w:rsidRPr="005F5EF1" w:rsidRDefault="00B972FF" w:rsidP="00D64130">
            <w:pPr>
              <w:pStyle w:val="aff"/>
              <w:jc w:val="center"/>
              <w:cnfStyle w:val="000000000000" w:firstRow="0" w:lastRow="0" w:firstColumn="0" w:lastColumn="0" w:oddVBand="0" w:evenVBand="0" w:oddHBand="0" w:evenHBand="0" w:firstRowFirstColumn="0" w:firstRowLastColumn="0" w:lastRowFirstColumn="0" w:lastRowLastColumn="0"/>
            </w:pPr>
            <w:r w:rsidRPr="005F5EF1">
              <w:t>-1.600140</w:t>
            </w:r>
          </w:p>
        </w:tc>
        <w:tc>
          <w:tcPr>
            <w:tcW w:w="973" w:type="pct"/>
            <w:tcBorders>
              <w:bottom w:val="single" w:sz="4" w:space="0" w:color="auto"/>
            </w:tcBorders>
            <w:shd w:val="clear" w:color="auto" w:fill="auto"/>
          </w:tcPr>
          <w:p w14:paraId="599F0A8E" w14:textId="77777777" w:rsidR="00B972FF" w:rsidRPr="005F5EF1" w:rsidRDefault="00B972FF" w:rsidP="00D64130">
            <w:pPr>
              <w:pStyle w:val="aff"/>
              <w:jc w:val="center"/>
              <w:cnfStyle w:val="000000000000" w:firstRow="0" w:lastRow="0" w:firstColumn="0" w:lastColumn="0" w:oddVBand="0" w:evenVBand="0" w:oddHBand="0" w:evenHBand="0" w:firstRowFirstColumn="0" w:firstRowLastColumn="0" w:lastRowFirstColumn="0" w:lastRowLastColumn="0"/>
            </w:pPr>
            <w:r w:rsidRPr="005F5EF1">
              <w:rPr>
                <w:rFonts w:hint="eastAsia"/>
              </w:rPr>
              <w:t>否</w:t>
            </w:r>
          </w:p>
        </w:tc>
      </w:tr>
      <w:bookmarkEnd w:id="184"/>
      <w:bookmarkEnd w:id="185"/>
    </w:tbl>
    <w:p w14:paraId="4286A74D" w14:textId="77777777" w:rsidR="007E625B" w:rsidRDefault="007E625B" w:rsidP="007E625B">
      <w:pPr>
        <w:pStyle w:val="af"/>
        <w:ind w:firstLine="480"/>
      </w:pPr>
    </w:p>
    <w:p w14:paraId="038D40BA" w14:textId="6BB79F5E" w:rsidR="00A75746" w:rsidRDefault="007E625B" w:rsidP="007E625B">
      <w:pPr>
        <w:pStyle w:val="af"/>
        <w:ind w:firstLine="480"/>
      </w:pPr>
      <w:r w:rsidRPr="007E4D5A">
        <w:rPr>
          <w:rFonts w:hint="eastAsia"/>
        </w:rPr>
        <w:t>由于</w:t>
      </w:r>
      <w:r w:rsidRPr="007E4D5A">
        <w:t>MUV</w:t>
      </w:r>
      <w:r w:rsidRPr="007E4D5A">
        <w:rPr>
          <w:rFonts w:hint="eastAsia"/>
        </w:rPr>
        <w:t>、</w:t>
      </w:r>
      <w:r w:rsidRPr="007E4D5A">
        <w:rPr>
          <w:rFonts w:hint="eastAsia"/>
        </w:rPr>
        <w:t>U</w:t>
      </w:r>
      <w:r w:rsidRPr="007E4D5A">
        <w:rPr>
          <w:rFonts w:hint="eastAsia"/>
        </w:rPr>
        <w:t>、</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hint="eastAsia"/>
          </w:rPr>
          <m:t>MUV)</m:t>
        </m:r>
      </m:oMath>
      <w:r w:rsidRPr="007E4D5A">
        <w:rPr>
          <w:rFonts w:hint="eastAsia"/>
        </w:rPr>
        <w:t>、</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rPr>
          <m:t>U</m:t>
        </m:r>
        <m:r>
          <m:rPr>
            <m:sty m:val="p"/>
          </m:rPr>
          <w:rPr>
            <w:rFonts w:ascii="Cambria Math" w:hAnsi="Cambria Math" w:hint="eastAsia"/>
          </w:rPr>
          <m:t>)</m:t>
        </m:r>
      </m:oMath>
      <w:r w:rsidRPr="007E4D5A">
        <w:rPr>
          <w:rFonts w:hint="eastAsia"/>
        </w:rPr>
        <w:t>均</w:t>
      </w:r>
      <w:r>
        <w:rPr>
          <w:rFonts w:hint="eastAsia"/>
        </w:rPr>
        <w:t>是</w:t>
      </w:r>
      <w:r w:rsidRPr="007E4D5A">
        <w:rPr>
          <w:rFonts w:hint="eastAsia"/>
        </w:rPr>
        <w:t>一阶差分平稳序列，因此我们便</w:t>
      </w:r>
      <w:r w:rsidR="00E30DDF">
        <w:rPr>
          <w:rFonts w:hint="eastAsia"/>
        </w:rPr>
        <w:t>可</w:t>
      </w:r>
      <w:r w:rsidRPr="007E4D5A">
        <w:rPr>
          <w:rFonts w:hint="eastAsia"/>
        </w:rPr>
        <w:t>对先前建立的模型进行修改，对</w:t>
      </w:r>
      <w:r w:rsidRPr="007E4D5A">
        <w:t>U</w:t>
      </w:r>
      <w:r w:rsidRPr="007E4D5A">
        <w:rPr>
          <w:rFonts w:hint="eastAsia"/>
        </w:rPr>
        <w:t>和</w:t>
      </w:r>
      <w:r w:rsidRPr="007E4D5A">
        <w:t>MUV</w:t>
      </w:r>
      <w:r w:rsidRPr="007E4D5A">
        <w:rPr>
          <w:rFonts w:hint="eastAsia"/>
        </w:rPr>
        <w:t>取对数之后将模型</w:t>
      </w:r>
      <w:r w:rsidR="00851886">
        <w:rPr>
          <w:rFonts w:hint="eastAsia"/>
        </w:rPr>
        <w:t>修</w:t>
      </w:r>
      <w:r w:rsidRPr="007E4D5A">
        <w:rPr>
          <w:rFonts w:hint="eastAsia"/>
        </w:rPr>
        <w:t>改</w:t>
      </w:r>
      <w:r w:rsidR="00A75746" w:rsidRPr="007E4D5A">
        <w:rPr>
          <w:rFonts w:hint="eastAsia"/>
        </w:rPr>
        <w:t>并对修改后模型</w:t>
      </w:r>
      <w:proofErr w:type="gramStart"/>
      <w:r w:rsidR="00A75746" w:rsidRPr="007E4D5A">
        <w:rPr>
          <w:rFonts w:hint="eastAsia"/>
        </w:rPr>
        <w:t>进行协整检验</w:t>
      </w:r>
      <w:proofErr w:type="gramEnd"/>
      <w:r w:rsidR="00A75746" w:rsidRPr="007E4D5A">
        <w:rPr>
          <w:rFonts w:hint="eastAsia"/>
        </w:rPr>
        <w:t>。</w:t>
      </w:r>
      <w:r w:rsidRPr="007E4D5A">
        <w:rPr>
          <w:rFonts w:hint="eastAsia"/>
        </w:rPr>
        <w:t>为：</w:t>
      </w:r>
    </w:p>
    <w:p w14:paraId="6E394460" w14:textId="5427DBF7" w:rsidR="00B972FF" w:rsidRPr="00A75746" w:rsidRDefault="00A75746" w:rsidP="00A75746">
      <w:pPr>
        <w:pStyle w:val="afd"/>
        <w:ind w:firstLine="480"/>
      </w:pPr>
      <w:r w:rsidRPr="00A75746">
        <w:rPr>
          <w:rFonts w:eastAsia="宋体"/>
        </w:rPr>
        <w:lastRenderedPageBreak/>
        <w:tab/>
      </w:r>
      <m:oMath>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U</m:t>
                </m:r>
              </m:e>
            </m:d>
          </m:e>
        </m:func>
        <m:r>
          <w:rPr>
            <w:rFonts w:ascii="Cambria Math" w:hAnsi="Cambria Math"/>
          </w:rPr>
          <m:t>=c(1)+c(2)×</m:t>
        </m:r>
        <m:func>
          <m:funcPr>
            <m:ctrlPr>
              <w:rPr>
                <w:rFonts w:ascii="Cambria Math" w:hAnsi="Cambria Math"/>
                <w:i/>
              </w:rPr>
            </m:ctrlPr>
          </m:funcPr>
          <m:fName>
            <m:r>
              <w:rPr>
                <w:rFonts w:ascii="Cambria Math" w:hAnsi="Cambria Math"/>
              </w:rPr>
              <m:t>log</m:t>
            </m:r>
          </m:fName>
          <m:e>
            <m:d>
              <m:dPr>
                <m:ctrlPr>
                  <w:rPr>
                    <w:rFonts w:ascii="Cambria Math" w:hAnsi="Cambria Math"/>
                    <w:i/>
                  </w:rPr>
                </m:ctrlPr>
              </m:dPr>
              <m:e>
                <m:r>
                  <w:rPr>
                    <w:rFonts w:ascii="Cambria Math" w:hAnsi="Cambria Math"/>
                  </w:rPr>
                  <m:t>MUV</m:t>
                </m:r>
              </m:e>
            </m:d>
          </m:e>
        </m:func>
      </m:oMath>
      <w:r w:rsidRPr="00A75746">
        <w:rPr>
          <w:rFonts w:eastAsia="宋体"/>
        </w:rPr>
        <w:tab/>
        <w:t>(3.2.2.5)</w:t>
      </w:r>
    </w:p>
    <w:p w14:paraId="01B5A31C" w14:textId="32D1771D" w:rsidR="00A546C4" w:rsidRDefault="00932E67" w:rsidP="006260BB">
      <w:pPr>
        <w:pStyle w:val="31"/>
      </w:pPr>
      <w:bookmarkStart w:id="186" w:name="_Toc432531380"/>
      <w:r>
        <w:t>3.2.3</w:t>
      </w:r>
      <w:r w:rsidR="0058790B">
        <w:rPr>
          <w:rFonts w:asciiTheme="minorEastAsia" w:eastAsiaTheme="minorEastAsia" w:hAnsiTheme="minorEastAsia" w:hint="eastAsia"/>
        </w:rPr>
        <w:t xml:space="preserve">　</w:t>
      </w:r>
      <w:bookmarkStart w:id="187" w:name="OLE_LINK228"/>
      <w:bookmarkStart w:id="188" w:name="OLE_LINK229"/>
      <w:proofErr w:type="gramStart"/>
      <w:r>
        <w:rPr>
          <w:rFonts w:hint="eastAsia"/>
        </w:rPr>
        <w:t>协整检验</w:t>
      </w:r>
      <w:bookmarkEnd w:id="186"/>
      <w:bookmarkEnd w:id="187"/>
      <w:bookmarkEnd w:id="188"/>
      <w:proofErr w:type="gramEnd"/>
    </w:p>
    <w:p w14:paraId="57927005" w14:textId="4F1F3CE3" w:rsidR="00645EFA" w:rsidRDefault="00991050" w:rsidP="00645EFA">
      <w:pPr>
        <w:pStyle w:val="af"/>
        <w:ind w:firstLine="480"/>
      </w:pPr>
      <w:proofErr w:type="gramStart"/>
      <w:r w:rsidRPr="007E4D5A">
        <w:rPr>
          <w:rFonts w:hint="eastAsia"/>
        </w:rPr>
        <w:t>协整检验</w:t>
      </w:r>
      <w:proofErr w:type="gramEnd"/>
      <w:r w:rsidRPr="007E4D5A">
        <w:rPr>
          <w:rFonts w:hint="eastAsia"/>
        </w:rPr>
        <w:t>是考察变量</w:t>
      </w:r>
      <w:r w:rsidRPr="00991050">
        <w:rPr>
          <w:rFonts w:asciiTheme="minorEastAsia" w:hAnsiTheme="minorEastAsia" w:hint="eastAsia"/>
        </w:rPr>
        <w:t>之</w:t>
      </w:r>
      <w:r w:rsidRPr="007E4D5A">
        <w:rPr>
          <w:rFonts w:hint="eastAsia"/>
        </w:rPr>
        <w:t>间</w:t>
      </w:r>
      <w:r w:rsidRPr="00991050">
        <w:rPr>
          <w:rFonts w:asciiTheme="minorEastAsia" w:hAnsiTheme="minorEastAsia" w:hint="eastAsia"/>
        </w:rPr>
        <w:t>是否为</w:t>
      </w:r>
      <w:r w:rsidRPr="007E4D5A">
        <w:rPr>
          <w:rFonts w:hint="eastAsia"/>
        </w:rPr>
        <w:t>长期均衡关系的</w:t>
      </w:r>
      <w:r w:rsidRPr="00991050">
        <w:rPr>
          <w:rFonts w:asciiTheme="minorEastAsia" w:hAnsiTheme="minorEastAsia" w:hint="eastAsia"/>
        </w:rPr>
        <w:t>一种</w:t>
      </w:r>
      <w:r w:rsidRPr="007E4D5A">
        <w:rPr>
          <w:rFonts w:hint="eastAsia"/>
        </w:rPr>
        <w:t>方法。</w:t>
      </w:r>
      <w:r w:rsidR="005F5EF1" w:rsidRPr="007E4D5A">
        <w:rPr>
          <w:rFonts w:hint="eastAsia"/>
        </w:rPr>
        <w:t>所谓</w:t>
      </w:r>
      <w:proofErr w:type="gramStart"/>
      <w:r w:rsidR="005F5EF1" w:rsidRPr="007E4D5A">
        <w:rPr>
          <w:rFonts w:hint="eastAsia"/>
        </w:rPr>
        <w:t>的协整是</w:t>
      </w:r>
      <w:proofErr w:type="gramEnd"/>
      <w:r w:rsidR="005F5EF1" w:rsidRPr="007E4D5A">
        <w:rPr>
          <w:rFonts w:hint="eastAsia"/>
        </w:rPr>
        <w:t>指若两</w:t>
      </w:r>
      <w:r w:rsidRPr="00991050">
        <w:rPr>
          <w:rFonts w:hint="eastAsia"/>
        </w:rPr>
        <w:t>个或两个以上的非平稳</w:t>
      </w:r>
      <w:r w:rsidR="005F5EF1" w:rsidRPr="00991050">
        <w:rPr>
          <w:rFonts w:hint="eastAsia"/>
        </w:rPr>
        <w:t>变量序列</w:t>
      </w:r>
      <w:r w:rsidRPr="00991050">
        <w:rPr>
          <w:rFonts w:hint="eastAsia"/>
        </w:rPr>
        <w:t>，其</w:t>
      </w:r>
      <w:r w:rsidRPr="00991050">
        <w:rPr>
          <w:rFonts w:asciiTheme="minorEastAsia" w:hAnsiTheme="minorEastAsia" w:hint="eastAsia"/>
        </w:rPr>
        <w:t>以</w:t>
      </w:r>
      <w:r w:rsidRPr="00991050">
        <w:rPr>
          <w:rFonts w:hint="eastAsia"/>
        </w:rPr>
        <w:t>某个线性组合</w:t>
      </w:r>
      <w:r w:rsidRPr="00991050">
        <w:rPr>
          <w:rFonts w:asciiTheme="minorEastAsia" w:hAnsiTheme="minorEastAsia" w:hint="eastAsia"/>
        </w:rPr>
        <w:t>重新表示</w:t>
      </w:r>
      <w:r w:rsidRPr="00991050">
        <w:rPr>
          <w:rFonts w:hint="eastAsia"/>
        </w:rPr>
        <w:t>后</w:t>
      </w:r>
      <w:r w:rsidR="005F5EF1" w:rsidRPr="00991050">
        <w:rPr>
          <w:rFonts w:hint="eastAsia"/>
        </w:rPr>
        <w:t>的序列呈平稳性。此时我们称这</w:t>
      </w:r>
      <w:r w:rsidR="005F5EF1" w:rsidRPr="007E4D5A">
        <w:rPr>
          <w:rFonts w:hint="eastAsia"/>
        </w:rPr>
        <w:t>些变量序列间</w:t>
      </w:r>
      <w:r w:rsidRPr="007E4D5A">
        <w:rPr>
          <w:rFonts w:hint="eastAsia"/>
        </w:rPr>
        <w:t>存在</w:t>
      </w:r>
      <w:r>
        <w:rPr>
          <w:rFonts w:hint="eastAsia"/>
        </w:rPr>
        <w:t>“</w:t>
      </w:r>
      <w:r w:rsidR="005F5EF1" w:rsidRPr="007E4D5A">
        <w:rPr>
          <w:rFonts w:hint="eastAsia"/>
        </w:rPr>
        <w:t>协整关系</w:t>
      </w:r>
      <w:r>
        <w:rPr>
          <w:rFonts w:hint="eastAsia"/>
        </w:rPr>
        <w:t>”</w:t>
      </w:r>
      <w:r w:rsidR="005F5EF1" w:rsidRPr="007E4D5A">
        <w:rPr>
          <w:rFonts w:hint="eastAsia"/>
        </w:rPr>
        <w:t>。</w:t>
      </w:r>
    </w:p>
    <w:p w14:paraId="66C7FDFC" w14:textId="77777777" w:rsidR="00645EFA" w:rsidRPr="007E4D5A" w:rsidRDefault="00645EFA" w:rsidP="00645EFA">
      <w:pPr>
        <w:pStyle w:val="af"/>
        <w:ind w:firstLine="480"/>
      </w:pPr>
      <w:proofErr w:type="gramStart"/>
      <w:r w:rsidRPr="007E4D5A">
        <w:rPr>
          <w:rFonts w:hint="eastAsia"/>
        </w:rPr>
        <w:t>根据协整检验</w:t>
      </w:r>
      <w:proofErr w:type="gramEnd"/>
      <w:r w:rsidRPr="007E4D5A">
        <w:rPr>
          <w:rFonts w:hint="eastAsia"/>
        </w:rPr>
        <w:t>的基本定义，</w:t>
      </w:r>
      <w:r>
        <w:rPr>
          <w:rFonts w:hint="eastAsia"/>
        </w:rPr>
        <w:t>两个变量</w:t>
      </w:r>
      <w:r w:rsidRPr="007E4D5A">
        <w:rPr>
          <w:rFonts w:hint="eastAsia"/>
        </w:rPr>
        <w:t>必须是</w:t>
      </w:r>
      <w:proofErr w:type="gramStart"/>
      <w:r w:rsidRPr="007E4D5A">
        <w:rPr>
          <w:rFonts w:hint="eastAsia"/>
        </w:rPr>
        <w:t>同阶单</w:t>
      </w:r>
      <w:proofErr w:type="gramEnd"/>
      <w:r w:rsidRPr="007E4D5A">
        <w:rPr>
          <w:rFonts w:hint="eastAsia"/>
        </w:rPr>
        <w:t>整的序列才能</w:t>
      </w:r>
      <w:proofErr w:type="gramStart"/>
      <w:r w:rsidRPr="007E4D5A">
        <w:rPr>
          <w:rFonts w:hint="eastAsia"/>
        </w:rPr>
        <w:t>做协整</w:t>
      </w:r>
      <w:proofErr w:type="gramEnd"/>
      <w:r w:rsidRPr="007E4D5A">
        <w:rPr>
          <w:rFonts w:hint="eastAsia"/>
        </w:rPr>
        <w:t>检验，虽然</w:t>
      </w:r>
      <w:r w:rsidRPr="007E4D5A">
        <w:rPr>
          <w:rFonts w:hint="eastAsia"/>
        </w:rPr>
        <w:t>U</w:t>
      </w:r>
      <w:r w:rsidRPr="007E4D5A">
        <w:rPr>
          <w:rFonts w:hint="eastAsia"/>
        </w:rPr>
        <w:t>在</w:t>
      </w:r>
      <w:r w:rsidRPr="007E4D5A">
        <w:rPr>
          <w:rFonts w:hint="eastAsia"/>
        </w:rPr>
        <w:t>0</w:t>
      </w:r>
      <w:proofErr w:type="gramStart"/>
      <w:r>
        <w:rPr>
          <w:rFonts w:hint="eastAsia"/>
        </w:rPr>
        <w:t>阶情况</w:t>
      </w:r>
      <w:proofErr w:type="gramEnd"/>
      <w:r>
        <w:rPr>
          <w:rFonts w:hint="eastAsia"/>
        </w:rPr>
        <w:t>下属于平稳序列，但</w:t>
      </w:r>
      <w:r>
        <w:rPr>
          <w:rFonts w:hint="eastAsia"/>
        </w:rPr>
        <w:t>MUV</w:t>
      </w:r>
      <w:r>
        <w:rPr>
          <w:rFonts w:hint="eastAsia"/>
        </w:rPr>
        <w:t>在</w:t>
      </w:r>
      <w:r>
        <w:rPr>
          <w:rFonts w:hint="eastAsia"/>
        </w:rPr>
        <w:t>0</w:t>
      </w:r>
      <w:r>
        <w:rPr>
          <w:rFonts w:hint="eastAsia"/>
        </w:rPr>
        <w:t>阶为非平稳序列，</w:t>
      </w:r>
      <w:r w:rsidRPr="007E4D5A">
        <w:rPr>
          <w:rFonts w:hint="eastAsia"/>
        </w:rPr>
        <w:t>因此我们</w:t>
      </w:r>
      <w:r>
        <w:rPr>
          <w:rFonts w:hint="eastAsia"/>
        </w:rPr>
        <w:t>取</w:t>
      </w:r>
      <w:r>
        <w:rPr>
          <w:rFonts w:hint="eastAsia"/>
        </w:rPr>
        <w:t>U</w:t>
      </w:r>
      <w:r>
        <w:rPr>
          <w:rFonts w:hint="eastAsia"/>
        </w:rPr>
        <w:t>与</w:t>
      </w:r>
      <w:r>
        <w:rPr>
          <w:rFonts w:hint="eastAsia"/>
        </w:rPr>
        <w:t>MUV</w:t>
      </w:r>
      <w:r>
        <w:rPr>
          <w:rFonts w:hint="eastAsia"/>
        </w:rPr>
        <w:t>的</w:t>
      </w:r>
      <w:bookmarkStart w:id="189" w:name="OLE_LINK232"/>
      <w:bookmarkStart w:id="190" w:name="OLE_LINK233"/>
      <w:bookmarkStart w:id="191" w:name="OLE_LINK234"/>
      <w:r>
        <w:rPr>
          <w:rFonts w:hint="eastAsia"/>
        </w:rPr>
        <w:t>一阶差分序列</w:t>
      </w:r>
      <w:bookmarkEnd w:id="189"/>
      <w:bookmarkEnd w:id="190"/>
      <w:bookmarkEnd w:id="191"/>
      <w:r>
        <w:rPr>
          <w:rFonts w:hint="eastAsia"/>
        </w:rPr>
        <w:t>(</w:t>
      </w:r>
      <w:r>
        <w:rPr>
          <w:rFonts w:hint="eastAsia"/>
        </w:rPr>
        <w:t>即</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hint="eastAsia"/>
          </w:rPr>
          <m:t>MUV)</m:t>
        </m:r>
      </m:oMath>
      <w:r w:rsidRPr="007E4D5A">
        <w:rPr>
          <w:rFonts w:hint="eastAsia"/>
        </w:rPr>
        <w:t>、</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rPr>
          <m:t>U</m:t>
        </m:r>
        <m:r>
          <m:rPr>
            <m:sty m:val="p"/>
          </m:rPr>
          <w:rPr>
            <w:rFonts w:ascii="Cambria Math" w:hAnsi="Cambria Math" w:hint="eastAsia"/>
          </w:rPr>
          <m:t>)</m:t>
        </m:r>
      </m:oMath>
      <w:r w:rsidRPr="007E4D5A">
        <w:rPr>
          <w:rFonts w:hint="eastAsia"/>
        </w:rPr>
        <w:t>两组序列</w:t>
      </w:r>
      <w:r>
        <w:rPr>
          <w:rFonts w:hint="eastAsia"/>
        </w:rPr>
        <w:t>)</w:t>
      </w:r>
      <w:proofErr w:type="gramStart"/>
      <w:r w:rsidRPr="007E4D5A">
        <w:rPr>
          <w:rFonts w:hint="eastAsia"/>
        </w:rPr>
        <w:t>进行协整检验</w:t>
      </w:r>
      <w:proofErr w:type="gramEnd"/>
      <w:r w:rsidRPr="007E4D5A">
        <w:rPr>
          <w:rFonts w:hint="eastAsia"/>
        </w:rPr>
        <w:t>。</w:t>
      </w:r>
    </w:p>
    <w:p w14:paraId="0A5CCFCF" w14:textId="2653E780" w:rsidR="00F23FF1" w:rsidRPr="00E30DDF" w:rsidRDefault="00E30DDF" w:rsidP="00F23FF1">
      <w:pPr>
        <w:pStyle w:val="af"/>
        <w:ind w:firstLine="480"/>
      </w:pPr>
      <w:r>
        <w:rPr>
          <w:rFonts w:hint="eastAsia"/>
        </w:rPr>
        <w:t>用</w:t>
      </w:r>
      <w:r>
        <w:rPr>
          <w:rFonts w:hint="eastAsia"/>
        </w:rPr>
        <w:t>Eviews</w:t>
      </w:r>
      <w:r>
        <w:t>8</w:t>
      </w:r>
      <w:r>
        <w:rPr>
          <w:rFonts w:hint="eastAsia"/>
        </w:rPr>
        <w:t>软件做回归，对</w:t>
      </w:r>
      <w:r>
        <w:rPr>
          <w:rFonts w:hint="eastAsia"/>
        </w:rPr>
        <w:t>Log(MAU)</w:t>
      </w:r>
      <w:r>
        <w:rPr>
          <w:rFonts w:hint="eastAsia"/>
        </w:rPr>
        <w:t>和</w:t>
      </w:r>
      <w:r>
        <w:rPr>
          <w:rFonts w:hint="eastAsia"/>
        </w:rPr>
        <w:t>Log(U)</w:t>
      </w:r>
      <w:r>
        <w:rPr>
          <w:rFonts w:hint="eastAsia"/>
        </w:rPr>
        <w:t>建立模型，得到回归模型如下：</w:t>
      </w:r>
    </w:p>
    <w:p w14:paraId="3246FD3B" w14:textId="18D71343" w:rsidR="00CE7C9D" w:rsidRPr="006B5F5A" w:rsidRDefault="00E30DDF" w:rsidP="00CE7C9D">
      <w:pPr>
        <w:pStyle w:val="afd"/>
        <w:ind w:firstLine="480"/>
      </w:pPr>
      <w:r>
        <w:rPr>
          <w:rFonts w:eastAsia="宋体"/>
        </w:rPr>
        <w:tab/>
      </w:r>
      <m:oMath>
        <m:func>
          <m:funcPr>
            <m:ctrlPr>
              <w:rPr>
                <w:rFonts w:ascii="Cambria Math" w:hAnsi="Cambria Math"/>
                <w:i/>
              </w:rPr>
            </m:ctrlPr>
          </m:funcPr>
          <m:fName>
            <m:r>
              <w:rPr>
                <w:rFonts w:ascii="Cambria Math" w:hAnsi="Cambria Math"/>
              </w:rPr>
              <m:t>log</m:t>
            </m:r>
          </m:fName>
          <m:e>
            <m:r>
              <w:rPr>
                <w:rFonts w:ascii="Cambria Math" w:hAnsi="Cambria Math" w:hint="eastAsia"/>
              </w:rPr>
              <m:t>(</m:t>
            </m:r>
          </m:e>
        </m:func>
        <m:r>
          <w:rPr>
            <w:rFonts w:ascii="Cambria Math" w:hAnsi="Cambria Math"/>
          </w:rPr>
          <m:t>U</m:t>
        </m:r>
        <m:r>
          <w:rPr>
            <w:rFonts w:ascii="Cambria Math" w:hAnsi="Cambria Math" w:hint="eastAsia"/>
          </w:rPr>
          <m:t>)=</m:t>
        </m:r>
        <m:r>
          <w:rPr>
            <w:rFonts w:ascii="Cambria Math" w:hAnsi="Cambria Math"/>
          </w:rPr>
          <m:t>-2.000173+0.779375*log⁡(MUV)</m:t>
        </m:r>
      </m:oMath>
      <w:r>
        <w:rPr>
          <w:rFonts w:eastAsia="宋体"/>
        </w:rPr>
        <w:tab/>
      </w:r>
      <w:r>
        <w:rPr>
          <w:rFonts w:eastAsia="宋体" w:hint="eastAsia"/>
        </w:rPr>
        <w:t>(</w:t>
      </w:r>
      <w:r>
        <w:rPr>
          <w:rFonts w:eastAsia="宋体"/>
        </w:rPr>
        <w:t>3.2.3.1)</w:t>
      </w:r>
    </w:p>
    <w:p w14:paraId="686D9E04" w14:textId="77777777" w:rsidR="00CE7C9D" w:rsidRPr="006B5F5A" w:rsidRDefault="00CE7C9D" w:rsidP="00CE7C9D">
      <w:pPr>
        <w:pStyle w:val="afd"/>
        <w:ind w:firstLine="480"/>
      </w:pPr>
      <m:oMathPara>
        <m:oMath>
          <m:r>
            <w:rPr>
              <w:rFonts w:ascii="Cambria Math" w:hAnsi="Cambria Math"/>
            </w:rPr>
            <m:t xml:space="preserve">                    </m:t>
          </m:r>
          <m:d>
            <m:dPr>
              <m:ctrlPr>
                <w:rPr>
                  <w:rFonts w:ascii="Cambria Math" w:hAnsi="Cambria Math"/>
                </w:rPr>
              </m:ctrlPr>
            </m:dPr>
            <m:e>
              <m:r>
                <m:rPr>
                  <m:sty m:val="p"/>
                </m:rPr>
                <w:rPr>
                  <w:rFonts w:ascii="Cambria Math" w:hAnsi="Cambria Math"/>
                </w:rPr>
                <m:t>-0.226909</m:t>
              </m:r>
            </m:e>
          </m:d>
          <m:r>
            <m:rPr>
              <m:sty m:val="p"/>
            </m:rPr>
            <w:rPr>
              <w:rFonts w:ascii="Cambria Math" w:hAnsi="Cambria Math"/>
            </w:rPr>
            <m:t xml:space="preserve">                      (0.700395)</m:t>
          </m:r>
        </m:oMath>
      </m:oMathPara>
    </w:p>
    <w:p w14:paraId="5053FAA2" w14:textId="77777777" w:rsidR="00CE7C9D" w:rsidRPr="007E4D5A" w:rsidRDefault="00CE7C9D" w:rsidP="00CE7C9D">
      <w:pPr>
        <w:pStyle w:val="af"/>
        <w:ind w:firstLine="480"/>
      </w:pPr>
      <w:r w:rsidRPr="007E4D5A">
        <w:rPr>
          <w:rFonts w:hint="eastAsia"/>
        </w:rPr>
        <w:t>接着对此回归模型的残差项</w:t>
      </w:r>
      <w:r w:rsidRPr="007E4D5A">
        <w:rPr>
          <w:rFonts w:hint="eastAsia"/>
        </w:rPr>
        <w:t xml:space="preserve"> </w:t>
      </w:r>
      <m:oMath>
        <m:r>
          <m:rPr>
            <m:sty m:val="p"/>
          </m:rPr>
          <w:rPr>
            <w:rFonts w:ascii="Cambria Math" w:hAnsi="Cambria Math"/>
          </w:rPr>
          <m:t>ε</m:t>
        </m:r>
      </m:oMath>
      <w:r w:rsidRPr="007E4D5A">
        <w:rPr>
          <w:rFonts w:hint="eastAsia"/>
        </w:rPr>
        <w:t xml:space="preserve"> </w:t>
      </w:r>
      <w:r w:rsidRPr="007E4D5A">
        <w:rPr>
          <w:rFonts w:hint="eastAsia"/>
        </w:rPr>
        <w:t>进行</w:t>
      </w:r>
      <w:bookmarkStart w:id="192" w:name="OLE_LINK11"/>
      <w:r w:rsidRPr="007E4D5A">
        <w:rPr>
          <w:rFonts w:hint="eastAsia"/>
        </w:rPr>
        <w:t>单位根</w:t>
      </w:r>
      <w:r w:rsidRPr="007E4D5A">
        <w:rPr>
          <w:rFonts w:hint="eastAsia"/>
        </w:rPr>
        <w:t>ADF</w:t>
      </w:r>
      <w:r w:rsidRPr="007E4D5A">
        <w:rPr>
          <w:rFonts w:hint="eastAsia"/>
        </w:rPr>
        <w:t>检验</w:t>
      </w:r>
      <w:bookmarkEnd w:id="192"/>
      <w:r w:rsidRPr="007E4D5A">
        <w:rPr>
          <w:rFonts w:hint="eastAsia"/>
        </w:rPr>
        <w:t>，结果显示在假设</w:t>
      </w:r>
      <m:oMath>
        <m:sSub>
          <m:sSubPr>
            <m:ctrlPr>
              <w:rPr>
                <w:rFonts w:ascii="Cambria Math" w:hAnsi="Cambria Math"/>
              </w:rPr>
            </m:ctrlPr>
          </m:sSubPr>
          <m:e>
            <m:r>
              <w:rPr>
                <w:rFonts w:ascii="Cambria Math" w:hAnsi="Cambria Math" w:hint="eastAsia"/>
              </w:rPr>
              <m:t>H</m:t>
            </m:r>
          </m:e>
          <m:sub>
            <m:r>
              <m:rPr>
                <m:sty m:val="p"/>
              </m:rPr>
              <w:rPr>
                <w:rFonts w:ascii="Cambria Math" w:hAnsi="Cambria Math" w:hint="eastAsia"/>
              </w:rPr>
              <m:t>0</m:t>
            </m:r>
          </m:sub>
        </m:sSub>
        <m:r>
          <m:rPr>
            <m:sty m:val="p"/>
          </m:rPr>
          <w:rPr>
            <w:rFonts w:ascii="Cambria Math" w:hAnsi="Cambria Math" w:hint="eastAsia"/>
          </w:rPr>
          <m:t>：</m:t>
        </m:r>
        <m:r>
          <w:rPr>
            <w:rFonts w:ascii="Cambria Math" w:hAnsi="Cambria Math"/>
          </w:rPr>
          <m:t>ρ</m:t>
        </m:r>
        <m:r>
          <m:rPr>
            <m:sty m:val="p"/>
          </m:rPr>
          <w:rPr>
            <w:rFonts w:ascii="Cambria Math" w:hAnsi="Cambria Math" w:hint="eastAsia"/>
          </w:rPr>
          <m:t>=0</m:t>
        </m:r>
        <m:r>
          <m:rPr>
            <m:sty m:val="p"/>
          </m:rPr>
          <w:rPr>
            <w:rFonts w:ascii="Cambria Math" w:hAnsi="Cambria Math"/>
          </w:rPr>
          <m:t>↔</m:t>
        </m:r>
        <m:sSub>
          <m:sSubPr>
            <m:ctrlPr>
              <w:rPr>
                <w:rFonts w:ascii="Cambria Math" w:hAnsi="Cambria Math"/>
              </w:rPr>
            </m:ctrlPr>
          </m:sSubPr>
          <m:e>
            <m:r>
              <w:rPr>
                <w:rFonts w:ascii="Cambria Math" w:hAnsi="Cambria Math" w:hint="eastAsia"/>
              </w:rPr>
              <m:t>H</m:t>
            </m:r>
          </m:e>
          <m:sub>
            <m:r>
              <m:rPr>
                <m:sty m:val="p"/>
              </m:rPr>
              <w:rPr>
                <w:rFonts w:ascii="Cambria Math" w:hAnsi="Cambria Math" w:hint="eastAsia"/>
              </w:rPr>
              <m:t>1</m:t>
            </m:r>
          </m:sub>
        </m:sSub>
        <m:r>
          <m:rPr>
            <m:sty m:val="p"/>
          </m:rPr>
          <w:rPr>
            <w:rFonts w:ascii="Cambria Math" w:hAnsi="Cambria Math" w:hint="eastAsia"/>
          </w:rPr>
          <m:t>：</m:t>
        </m:r>
        <m:r>
          <w:rPr>
            <w:rFonts w:ascii="Cambria Math" w:hAnsi="Cambria Math"/>
          </w:rPr>
          <m:t>ρ</m:t>
        </m:r>
        <m:r>
          <m:rPr>
            <m:sty m:val="p"/>
          </m:rPr>
          <w:rPr>
            <w:rFonts w:ascii="Cambria Math" w:hAnsi="Cambria Math" w:hint="eastAsia"/>
          </w:rPr>
          <m:t>&lt;0</m:t>
        </m:r>
      </m:oMath>
      <w:r w:rsidRPr="007E4D5A">
        <w:rPr>
          <w:rFonts w:hint="eastAsia"/>
        </w:rPr>
        <w:t>下，</w:t>
      </w:r>
      <w:r w:rsidRPr="007E4D5A">
        <w:rPr>
          <w:rFonts w:hint="eastAsia"/>
        </w:rPr>
        <w:t xml:space="preserve"> </w:t>
      </w:r>
      <m:oMath>
        <m:r>
          <m:rPr>
            <m:sty m:val="p"/>
          </m:rPr>
          <w:rPr>
            <w:rFonts w:ascii="Cambria Math" w:hAnsi="Cambria Math"/>
          </w:rPr>
          <m:t>ε</m:t>
        </m:r>
      </m:oMath>
      <w:r w:rsidRPr="007E4D5A">
        <w:rPr>
          <w:rFonts w:hint="eastAsia"/>
        </w:rPr>
        <w:t xml:space="preserve"> </w:t>
      </w:r>
      <w:r w:rsidRPr="007E4D5A">
        <w:rPr>
          <w:rFonts w:hint="eastAsia"/>
        </w:rPr>
        <w:t>单位根的</w:t>
      </w:r>
      <w:r w:rsidRPr="007E4D5A">
        <w:t>T</w:t>
      </w:r>
      <w:r w:rsidRPr="007E4D5A">
        <w:rPr>
          <w:rFonts w:hint="eastAsia"/>
        </w:rPr>
        <w:t>检定统计量之值为：</w:t>
      </w:r>
    </w:p>
    <w:p w14:paraId="40C30A5E" w14:textId="39CFB657" w:rsidR="00CE7C9D" w:rsidRPr="00A841D9" w:rsidRDefault="00A75746" w:rsidP="00CE7C9D">
      <w:pPr>
        <w:pStyle w:val="afd"/>
        <w:ind w:firstLine="480"/>
        <w:rPr>
          <w:rFonts w:eastAsiaTheme="minorEastAsia"/>
          <w:i/>
        </w:rPr>
      </w:pPr>
      <w:r>
        <w:rPr>
          <w:rFonts w:eastAsia="宋体"/>
        </w:rPr>
        <w:tab/>
      </w:r>
      <m:oMath>
        <m:r>
          <w:rPr>
            <w:rFonts w:ascii="Cambria Math" w:eastAsiaTheme="minorEastAsia" w:hAnsi="Cambria Math"/>
          </w:rPr>
          <m:t>τ</m:t>
        </m:r>
        <m:r>
          <w:rPr>
            <w:rFonts w:ascii="Cambria Math" w:eastAsiaTheme="minorEastAsia" w:hAnsi="Cambria Math" w:hint="eastAsia"/>
          </w:rPr>
          <m:t>=</m:t>
        </m:r>
        <m:f>
          <m:fPr>
            <m:ctrlPr>
              <w:rPr>
                <w:rFonts w:ascii="Cambria Math" w:eastAsiaTheme="minorEastAsia" w:hAnsi="Cambria Math"/>
                <w:i/>
              </w:rPr>
            </m:ctrlPr>
          </m:fPr>
          <m:num>
            <m:acc>
              <m:accPr>
                <m:ctrlPr>
                  <w:rPr>
                    <w:rFonts w:ascii="Cambria Math" w:eastAsiaTheme="minorEastAsia" w:hAnsi="Cambria Math"/>
                    <w:i/>
                  </w:rPr>
                </m:ctrlPr>
              </m:accPr>
              <m:e>
                <m:r>
                  <w:rPr>
                    <w:rFonts w:ascii="Cambria Math" w:eastAsiaTheme="minorEastAsia" w:hAnsi="Cambria Math"/>
                  </w:rPr>
                  <m:t>ρ</m:t>
                </m:r>
              </m:e>
            </m:acc>
          </m:num>
          <m:den>
            <m:r>
              <w:rPr>
                <w:rFonts w:ascii="Cambria Math" w:eastAsiaTheme="minorEastAsia" w:hAnsi="Cambria Math" w:hint="eastAsia"/>
              </w:rPr>
              <m:t>S(</m:t>
            </m:r>
            <m:acc>
              <m:accPr>
                <m:ctrlPr>
                  <w:rPr>
                    <w:rFonts w:ascii="Cambria Math" w:eastAsiaTheme="minorEastAsia" w:hAnsi="Cambria Math"/>
                    <w:i/>
                  </w:rPr>
                </m:ctrlPr>
              </m:accPr>
              <m:e>
                <m:r>
                  <w:rPr>
                    <w:rFonts w:ascii="Cambria Math" w:eastAsiaTheme="minorEastAsia" w:hAnsi="Cambria Math"/>
                  </w:rPr>
                  <m:t>ρ</m:t>
                </m:r>
              </m:e>
            </m:acc>
            <m:r>
              <w:rPr>
                <w:rFonts w:ascii="Cambria Math" w:eastAsiaTheme="minorEastAsia" w:hAnsi="Cambria Math" w:hint="eastAsia"/>
              </w:rPr>
              <m:t>)</m:t>
            </m:r>
          </m:den>
        </m:f>
        <m:r>
          <w:rPr>
            <w:rFonts w:ascii="Cambria Math" w:eastAsia="PMingLiU" w:hAnsi="Cambria Math"/>
          </w:rPr>
          <m:t>=</m:t>
        </m:r>
        <m:r>
          <w:rPr>
            <w:rFonts w:ascii="Cambria Math" w:eastAsia="MS Mincho" w:hAnsi="Cambria Math" w:hint="eastAsia"/>
          </w:rPr>
          <m:t>-</m:t>
        </m:r>
        <m:r>
          <w:rPr>
            <w:rFonts w:ascii="Cambria Math" w:hAnsi="Cambria Math"/>
          </w:rPr>
          <m:t>3.400763</m:t>
        </m:r>
      </m:oMath>
      <w:r>
        <w:rPr>
          <w:rFonts w:eastAsia="宋体"/>
        </w:rPr>
        <w:tab/>
        <w:t>(3.2.3.2)</w:t>
      </w:r>
    </w:p>
    <w:p w14:paraId="0DC076E9" w14:textId="607AE2F4" w:rsidR="005F5EF1" w:rsidRDefault="005F5EF1" w:rsidP="005F5EF1">
      <w:pPr>
        <w:pStyle w:val="af"/>
        <w:ind w:firstLine="480"/>
      </w:pPr>
      <w:r w:rsidRPr="007E4D5A">
        <w:t>如表</w:t>
      </w:r>
      <w:r w:rsidRPr="007E4D5A">
        <w:rPr>
          <w:rFonts w:hint="eastAsia"/>
        </w:rPr>
        <w:t>3.</w:t>
      </w:r>
      <w:r w:rsidR="00D64130">
        <w:t>7</w:t>
      </w:r>
      <w:r w:rsidRPr="007E4D5A">
        <w:rPr>
          <w:rFonts w:hint="eastAsia"/>
        </w:rPr>
        <w:t>所示，</w:t>
      </w:r>
      <w:r w:rsidRPr="007E4D5A">
        <w:t>在</w:t>
      </w:r>
      <w:r w:rsidRPr="007E4D5A">
        <w:rPr>
          <w:rFonts w:hint="eastAsia"/>
        </w:rPr>
        <w:t>1%</w:t>
      </w:r>
      <w:r w:rsidRPr="007E4D5A">
        <w:rPr>
          <w:rFonts w:hint="eastAsia"/>
        </w:rPr>
        <w:t>、</w:t>
      </w:r>
      <w:r w:rsidRPr="007E4D5A">
        <w:rPr>
          <w:rFonts w:hint="eastAsia"/>
        </w:rPr>
        <w:t>5%</w:t>
      </w:r>
      <w:r w:rsidRPr="007E4D5A">
        <w:rPr>
          <w:rFonts w:hint="eastAsia"/>
        </w:rPr>
        <w:t>、</w:t>
      </w:r>
      <w:r w:rsidRPr="007E4D5A">
        <w:rPr>
          <w:rFonts w:hint="eastAsia"/>
        </w:rPr>
        <w:t>1</w:t>
      </w:r>
      <w:r w:rsidRPr="007E4D5A">
        <w:t>0%</w:t>
      </w:r>
      <w:r w:rsidRPr="007E4D5A">
        <w:t>三个</w:t>
      </w:r>
      <w:r w:rsidRPr="007E4D5A">
        <w:rPr>
          <w:rFonts w:hint="eastAsia"/>
        </w:rPr>
        <w:t>显着水平下，</w:t>
      </w:r>
      <w:r w:rsidR="00645EFA" w:rsidRPr="007E4D5A">
        <w:rPr>
          <w:rFonts w:hint="eastAsia"/>
        </w:rPr>
        <w:t>单位根</w:t>
      </w:r>
      <w:r w:rsidR="00645EFA" w:rsidRPr="007E4D5A">
        <w:rPr>
          <w:rFonts w:hint="eastAsia"/>
        </w:rPr>
        <w:t>ADF</w:t>
      </w:r>
      <w:r w:rsidR="00645EFA" w:rsidRPr="007E4D5A">
        <w:rPr>
          <w:rFonts w:hint="eastAsia"/>
        </w:rPr>
        <w:t>检验</w:t>
      </w:r>
      <w:r w:rsidR="00991050" w:rsidRPr="009F425D">
        <w:rPr>
          <w:rFonts w:asciiTheme="minorEastAsia" w:hAnsiTheme="minorEastAsia" w:hint="eastAsia"/>
        </w:rPr>
        <w:t>结果：</w:t>
      </w:r>
      <w:r w:rsidRPr="007E4D5A">
        <w:rPr>
          <w:rFonts w:hint="eastAsia"/>
        </w:rPr>
        <w:t>临界值分别为</w:t>
      </w:r>
      <w:r w:rsidRPr="007E4D5A">
        <w:rPr>
          <w:rFonts w:hint="eastAsia"/>
        </w:rPr>
        <w:t>-2.847250</w:t>
      </w:r>
      <w:r w:rsidRPr="007E4D5A">
        <w:rPr>
          <w:rFonts w:hint="eastAsia"/>
        </w:rPr>
        <w:t>、</w:t>
      </w:r>
      <w:r w:rsidRPr="007E4D5A">
        <w:rPr>
          <w:rFonts w:hint="eastAsia"/>
        </w:rPr>
        <w:t>-1.988198</w:t>
      </w:r>
      <w:r w:rsidRPr="007E4D5A">
        <w:rPr>
          <w:rFonts w:hint="eastAsia"/>
        </w:rPr>
        <w:t>、</w:t>
      </w:r>
      <w:r w:rsidRPr="007E4D5A">
        <w:rPr>
          <w:rFonts w:hint="eastAsia"/>
        </w:rPr>
        <w:t>-1.600140</w:t>
      </w:r>
      <w:r w:rsidRPr="007E4D5A">
        <w:rPr>
          <w:rFonts w:hint="eastAsia"/>
        </w:rPr>
        <w:t>，显然上述</w:t>
      </w:r>
      <w:r w:rsidR="00991050" w:rsidRPr="007E4D5A">
        <w:rPr>
          <w:rFonts w:hint="eastAsia"/>
        </w:rPr>
        <w:t>检验统计量</w:t>
      </w:r>
      <m:oMath>
        <m:r>
          <m:rPr>
            <m:sty m:val="p"/>
          </m:rPr>
          <w:rPr>
            <w:rFonts w:ascii="Cambria Math" w:hAnsi="Cambria Math"/>
          </w:rPr>
          <m:t>τ</m:t>
        </m:r>
      </m:oMath>
      <w:r w:rsidR="00991050" w:rsidRPr="009F425D">
        <w:rPr>
          <w:rFonts w:asciiTheme="minorEastAsia" w:hAnsiTheme="minorEastAsia" w:hint="eastAsia"/>
        </w:rPr>
        <w:t>的</w:t>
      </w:r>
      <w:r w:rsidR="00991050" w:rsidRPr="007E4D5A">
        <w:rPr>
          <w:rFonts w:hint="eastAsia"/>
        </w:rPr>
        <w:t>值</w:t>
      </w:r>
      <w:r w:rsidRPr="007E4D5A">
        <w:rPr>
          <w:rFonts w:hint="eastAsia"/>
        </w:rPr>
        <w:t>小于相对应的临界值，从而拒绝原假设</w:t>
      </w:r>
      <m:oMath>
        <m:sSub>
          <m:sSubPr>
            <m:ctrlPr>
              <w:rPr>
                <w:rFonts w:ascii="Cambria Math" w:hAnsi="Cambria Math"/>
              </w:rPr>
            </m:ctrlPr>
          </m:sSubPr>
          <m:e>
            <m:r>
              <w:rPr>
                <w:rFonts w:ascii="Cambria Math" w:hAnsi="Cambria Math" w:hint="eastAsia"/>
              </w:rPr>
              <m:t>H</m:t>
            </m:r>
          </m:e>
          <m:sub>
            <m:r>
              <m:rPr>
                <m:sty m:val="p"/>
              </m:rPr>
              <w:rPr>
                <w:rFonts w:ascii="Cambria Math" w:hAnsi="Cambria Math" w:hint="eastAsia"/>
              </w:rPr>
              <m:t>0</m:t>
            </m:r>
          </m:sub>
        </m:sSub>
      </m:oMath>
      <w:r w:rsidRPr="007E4D5A">
        <w:rPr>
          <w:rFonts w:hint="eastAsia"/>
        </w:rPr>
        <w:t>。表明在</w:t>
      </w:r>
      <w:r w:rsidRPr="007E4D5A">
        <w:t>2012</w:t>
      </w:r>
      <w:r w:rsidRPr="007E4D5A">
        <w:rPr>
          <w:rFonts w:hint="eastAsia"/>
        </w:rPr>
        <w:t>第四季度至</w:t>
      </w:r>
      <w:r w:rsidRPr="007E4D5A">
        <w:t>2015</w:t>
      </w:r>
      <w:r w:rsidRPr="007E4D5A">
        <w:rPr>
          <w:rFonts w:hint="eastAsia"/>
        </w:rPr>
        <w:t>第一季度的回归模型残差项</w:t>
      </w:r>
      <w:r w:rsidRPr="007E4D5A">
        <w:rPr>
          <w:rFonts w:hint="eastAsia"/>
        </w:rPr>
        <w:t>(</w:t>
      </w:r>
      <m:oMath>
        <m:r>
          <m:rPr>
            <m:sty m:val="p"/>
          </m:rPr>
          <w:rPr>
            <w:rFonts w:ascii="Cambria Math" w:hAnsi="Cambria Math"/>
          </w:rPr>
          <m:t>ε</m:t>
        </m:r>
      </m:oMath>
      <w:r w:rsidRPr="007E4D5A">
        <w:rPr>
          <w:rFonts w:hint="eastAsia"/>
        </w:rPr>
        <w:t>)</w:t>
      </w:r>
      <w:r w:rsidRPr="007E4D5A">
        <w:rPr>
          <w:rFonts w:hint="eastAsia"/>
        </w:rPr>
        <w:t>序列，其</w:t>
      </w:r>
      <w:r w:rsidRPr="007E4D5A">
        <w:rPr>
          <w:rFonts w:hint="eastAsia"/>
        </w:rPr>
        <w:t>0</w:t>
      </w:r>
      <w:r w:rsidRPr="007E4D5A">
        <w:rPr>
          <w:rFonts w:hint="eastAsia"/>
        </w:rPr>
        <w:t>阶差分序列不存在单位根，是平稳序列。因此在残差项</w:t>
      </w:r>
      <w:r w:rsidRPr="007E4D5A">
        <w:rPr>
          <w:rFonts w:hint="eastAsia"/>
        </w:rPr>
        <w:t>(</w:t>
      </w:r>
      <m:oMath>
        <m:r>
          <m:rPr>
            <m:sty m:val="p"/>
          </m:rPr>
          <w:rPr>
            <w:rFonts w:ascii="Cambria Math" w:hAnsi="Cambria Math"/>
          </w:rPr>
          <m:t>ε</m:t>
        </m:r>
      </m:oMath>
      <w:r w:rsidRPr="007E4D5A">
        <w:rPr>
          <w:rFonts w:hint="eastAsia"/>
        </w:rPr>
        <w:t>)</w:t>
      </w:r>
      <w:r w:rsidRPr="007E4D5A">
        <w:rPr>
          <w:rFonts w:hint="eastAsia"/>
        </w:rPr>
        <w:t>序列为平稳序列的情况下，</w:t>
      </w:r>
      <w:r w:rsidR="00A46307">
        <w:rPr>
          <w:rFonts w:hint="eastAsia"/>
        </w:rPr>
        <w:t>表示变量</w:t>
      </w:r>
      <w:proofErr w:type="gramStart"/>
      <w:r w:rsidRPr="007E4D5A">
        <w:rPr>
          <w:rFonts w:hint="eastAsia"/>
        </w:rPr>
        <w:t>通过协整检验</w:t>
      </w:r>
      <w:proofErr w:type="gramEnd"/>
      <w:r w:rsidRPr="007E4D5A">
        <w:rPr>
          <w:rFonts w:hint="eastAsia"/>
        </w:rPr>
        <w:t>，</w:t>
      </w:r>
      <w:r w:rsidR="00A46307">
        <w:rPr>
          <w:rFonts w:hint="eastAsia"/>
        </w:rPr>
        <w:t>即</w:t>
      </w:r>
      <w:r w:rsidRPr="007E4D5A">
        <w:rPr>
          <w:rFonts w:hint="eastAsia"/>
        </w:rPr>
        <w:t>证明</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hint="eastAsia"/>
          </w:rPr>
          <m:t>MUV)</m:t>
        </m:r>
      </m:oMath>
      <w:r w:rsidRPr="007E4D5A">
        <w:rPr>
          <w:rFonts w:hint="eastAsia"/>
        </w:rPr>
        <w:t>与</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rPr>
          <m:t>U</m:t>
        </m:r>
        <m:r>
          <m:rPr>
            <m:sty m:val="p"/>
          </m:rPr>
          <w:rPr>
            <w:rFonts w:ascii="Cambria Math" w:hAnsi="Cambria Math" w:hint="eastAsia"/>
          </w:rPr>
          <m:t>)</m:t>
        </m:r>
      </m:oMath>
      <w:proofErr w:type="gramStart"/>
      <w:r w:rsidRPr="007E4D5A">
        <w:rPr>
          <w:rFonts w:hint="eastAsia"/>
        </w:rPr>
        <w:t>存在协整关系</w:t>
      </w:r>
      <w:proofErr w:type="gramEnd"/>
      <w:r w:rsidRPr="007E4D5A">
        <w:rPr>
          <w:rFonts w:hint="eastAsia"/>
        </w:rPr>
        <w:t>。</w:t>
      </w:r>
    </w:p>
    <w:p w14:paraId="25408BB5" w14:textId="156AE77B" w:rsidR="005F5EF1" w:rsidRPr="005F5EF1" w:rsidRDefault="005F5EF1" w:rsidP="005F5EF1">
      <w:pPr>
        <w:pStyle w:val="af1"/>
      </w:pPr>
      <w:bookmarkStart w:id="193" w:name="_Toc429498526"/>
      <w:bookmarkStart w:id="194" w:name="_Toc432531316"/>
      <w:r w:rsidRPr="005F5EF1">
        <w:rPr>
          <w:rFonts w:hint="eastAsia"/>
        </w:rPr>
        <w:t>表</w:t>
      </w:r>
      <w:r w:rsidRPr="005F5EF1">
        <w:t>3.</w:t>
      </w:r>
      <w:bookmarkStart w:id="195" w:name="OLE_LINK124"/>
      <w:bookmarkStart w:id="196" w:name="OLE_LINK125"/>
      <w:r w:rsidR="00D64130">
        <w:t>7</w:t>
      </w:r>
      <w:r>
        <w:rPr>
          <w:rFonts w:asciiTheme="minorEastAsia" w:eastAsiaTheme="minorEastAsia" w:hAnsiTheme="minorEastAsia" w:hint="eastAsia"/>
        </w:rPr>
        <w:t xml:space="preserve">　</w:t>
      </w:r>
      <w:bookmarkEnd w:id="195"/>
      <w:bookmarkEnd w:id="196"/>
      <w:r w:rsidRPr="005F5EF1">
        <w:rPr>
          <w:rFonts w:hint="eastAsia"/>
        </w:rPr>
        <w:t>残差项</w:t>
      </w:r>
      <w:r w:rsidRPr="005F5EF1">
        <w:t>ADF</w:t>
      </w:r>
      <w:r w:rsidRPr="005F5EF1">
        <w:rPr>
          <w:rFonts w:hint="eastAsia"/>
        </w:rPr>
        <w:t>检验结果</w:t>
      </w:r>
      <w:bookmarkEnd w:id="193"/>
      <w:bookmarkEnd w:id="194"/>
    </w:p>
    <w:tbl>
      <w:tblPr>
        <w:tblStyle w:val="PlainTable2"/>
        <w:tblW w:w="4984" w:type="pct"/>
        <w:tblLayout w:type="fixed"/>
        <w:tblLook w:val="04A0" w:firstRow="1" w:lastRow="0" w:firstColumn="1" w:lastColumn="0" w:noHBand="0" w:noVBand="1"/>
      </w:tblPr>
      <w:tblGrid>
        <w:gridCol w:w="4356"/>
        <w:gridCol w:w="289"/>
        <w:gridCol w:w="1500"/>
        <w:gridCol w:w="1500"/>
        <w:gridCol w:w="1500"/>
      </w:tblGrid>
      <w:tr w:rsidR="00D64130" w:rsidRPr="005F5EF1" w14:paraId="71E43258" w14:textId="77777777" w:rsidTr="008E3D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2" w:type="pct"/>
            <w:tcBorders>
              <w:top w:val="single" w:sz="4" w:space="0" w:color="000000"/>
              <w:bottom w:val="single" w:sz="4" w:space="0" w:color="000000"/>
            </w:tcBorders>
          </w:tcPr>
          <w:p w14:paraId="383C5275" w14:textId="77777777" w:rsidR="005F5EF1" w:rsidRPr="005F5EF1" w:rsidRDefault="005F5EF1" w:rsidP="00D64130">
            <w:pPr>
              <w:pStyle w:val="aff"/>
            </w:pPr>
            <w:bookmarkStart w:id="197" w:name="OLE_LINK218"/>
            <w:bookmarkStart w:id="198" w:name="OLE_LINK219"/>
          </w:p>
        </w:tc>
        <w:tc>
          <w:tcPr>
            <w:tcW w:w="158" w:type="pct"/>
            <w:tcBorders>
              <w:top w:val="single" w:sz="4" w:space="0" w:color="000000"/>
              <w:bottom w:val="single" w:sz="4" w:space="0" w:color="000000"/>
            </w:tcBorders>
          </w:tcPr>
          <w:p w14:paraId="7D3412B7" w14:textId="77777777" w:rsidR="005F5EF1" w:rsidRPr="005F5EF1" w:rsidRDefault="005F5EF1" w:rsidP="00D64130">
            <w:pPr>
              <w:pStyle w:val="aff"/>
              <w:cnfStyle w:val="100000000000" w:firstRow="1" w:lastRow="0" w:firstColumn="0" w:lastColumn="0" w:oddVBand="0" w:evenVBand="0" w:oddHBand="0" w:evenHBand="0" w:firstRowFirstColumn="0" w:firstRowLastColumn="0" w:lastRowFirstColumn="0" w:lastRowLastColumn="0"/>
            </w:pPr>
          </w:p>
        </w:tc>
        <w:tc>
          <w:tcPr>
            <w:tcW w:w="820" w:type="pct"/>
            <w:tcBorders>
              <w:top w:val="single" w:sz="4" w:space="0" w:color="000000"/>
              <w:bottom w:val="single" w:sz="4" w:space="0" w:color="000000"/>
            </w:tcBorders>
          </w:tcPr>
          <w:p w14:paraId="51BEE9DF" w14:textId="77777777" w:rsidR="005F5EF1" w:rsidRPr="005F5EF1" w:rsidRDefault="005F5EF1" w:rsidP="00D64130">
            <w:pPr>
              <w:pStyle w:val="aff"/>
              <w:cnfStyle w:val="100000000000" w:firstRow="1" w:lastRow="0" w:firstColumn="0" w:lastColumn="0" w:oddVBand="0" w:evenVBand="0" w:oddHBand="0" w:evenHBand="0" w:firstRowFirstColumn="0" w:firstRowLastColumn="0" w:lastRowFirstColumn="0" w:lastRowLastColumn="0"/>
            </w:pPr>
          </w:p>
        </w:tc>
        <w:tc>
          <w:tcPr>
            <w:tcW w:w="820" w:type="pct"/>
            <w:tcBorders>
              <w:top w:val="single" w:sz="4" w:space="0" w:color="000000"/>
              <w:bottom w:val="single" w:sz="4" w:space="0" w:color="000000"/>
            </w:tcBorders>
          </w:tcPr>
          <w:p w14:paraId="241EDF5D" w14:textId="77777777" w:rsidR="005F5EF1" w:rsidRPr="005F5EF1" w:rsidRDefault="005F5EF1" w:rsidP="00D64130">
            <w:pPr>
              <w:pStyle w:val="aff"/>
              <w:cnfStyle w:val="100000000000" w:firstRow="1" w:lastRow="0" w:firstColumn="0" w:lastColumn="0" w:oddVBand="0" w:evenVBand="0" w:oddHBand="0" w:evenHBand="0" w:firstRowFirstColumn="0" w:firstRowLastColumn="0" w:lastRowFirstColumn="0" w:lastRowLastColumn="0"/>
            </w:pPr>
            <w:r w:rsidRPr="005F5EF1">
              <w:t>t-Statistic</w:t>
            </w:r>
          </w:p>
        </w:tc>
        <w:tc>
          <w:tcPr>
            <w:tcW w:w="820" w:type="pct"/>
            <w:tcBorders>
              <w:top w:val="single" w:sz="4" w:space="0" w:color="000000"/>
              <w:bottom w:val="single" w:sz="4" w:space="0" w:color="000000"/>
            </w:tcBorders>
          </w:tcPr>
          <w:p w14:paraId="4F6BB3F9" w14:textId="77777777" w:rsidR="005F5EF1" w:rsidRPr="005F5EF1" w:rsidRDefault="005F5EF1" w:rsidP="00D64130">
            <w:pPr>
              <w:pStyle w:val="aff"/>
              <w:cnfStyle w:val="100000000000" w:firstRow="1" w:lastRow="0" w:firstColumn="0" w:lastColumn="0" w:oddVBand="0" w:evenVBand="0" w:oddHBand="0" w:evenHBand="0" w:firstRowFirstColumn="0" w:firstRowLastColumn="0" w:lastRowFirstColumn="0" w:lastRowLastColumn="0"/>
            </w:pPr>
            <w:r w:rsidRPr="005F5EF1">
              <w:t>Prob.*</w:t>
            </w:r>
          </w:p>
        </w:tc>
      </w:tr>
      <w:tr w:rsidR="00D64130" w:rsidRPr="005F5EF1" w14:paraId="1AC81AD5" w14:textId="77777777" w:rsidTr="008E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2" w:type="pct"/>
            <w:tcBorders>
              <w:top w:val="single" w:sz="4" w:space="0" w:color="000000"/>
              <w:bottom w:val="single" w:sz="4" w:space="0" w:color="000000"/>
              <w:right w:val="single" w:sz="4" w:space="0" w:color="000000"/>
            </w:tcBorders>
          </w:tcPr>
          <w:p w14:paraId="5A6C4078" w14:textId="77777777" w:rsidR="005F5EF1" w:rsidRPr="005F5EF1" w:rsidRDefault="005F5EF1" w:rsidP="00D64130">
            <w:pPr>
              <w:pStyle w:val="aff"/>
            </w:pPr>
            <w:r w:rsidRPr="005F5EF1">
              <w:t>Augmented Dickey-Fuller test statistic</w:t>
            </w:r>
          </w:p>
        </w:tc>
        <w:tc>
          <w:tcPr>
            <w:tcW w:w="158" w:type="pct"/>
            <w:tcBorders>
              <w:top w:val="single" w:sz="4" w:space="0" w:color="000000"/>
              <w:left w:val="single" w:sz="4" w:space="0" w:color="000000"/>
              <w:bottom w:val="single" w:sz="4" w:space="0" w:color="000000"/>
            </w:tcBorders>
          </w:tcPr>
          <w:p w14:paraId="05F22805" w14:textId="77777777" w:rsidR="005F5EF1" w:rsidRPr="005F5EF1" w:rsidRDefault="005F5EF1" w:rsidP="00D64130">
            <w:pPr>
              <w:pStyle w:val="aff"/>
              <w:cnfStyle w:val="000000100000" w:firstRow="0" w:lastRow="0" w:firstColumn="0" w:lastColumn="0" w:oddVBand="0" w:evenVBand="0" w:oddHBand="1" w:evenHBand="0" w:firstRowFirstColumn="0" w:firstRowLastColumn="0" w:lastRowFirstColumn="0" w:lastRowLastColumn="0"/>
            </w:pPr>
          </w:p>
        </w:tc>
        <w:tc>
          <w:tcPr>
            <w:tcW w:w="820" w:type="pct"/>
            <w:tcBorders>
              <w:top w:val="single" w:sz="4" w:space="0" w:color="000000"/>
              <w:bottom w:val="single" w:sz="4" w:space="0" w:color="000000"/>
            </w:tcBorders>
          </w:tcPr>
          <w:p w14:paraId="35F5F4ED" w14:textId="77777777" w:rsidR="005F5EF1" w:rsidRPr="005F5EF1" w:rsidRDefault="005F5EF1" w:rsidP="00D64130">
            <w:pPr>
              <w:pStyle w:val="aff"/>
              <w:cnfStyle w:val="000000100000" w:firstRow="0" w:lastRow="0" w:firstColumn="0" w:lastColumn="0" w:oddVBand="0" w:evenVBand="0" w:oddHBand="1" w:evenHBand="0" w:firstRowFirstColumn="0" w:firstRowLastColumn="0" w:lastRowFirstColumn="0" w:lastRowLastColumn="0"/>
            </w:pPr>
          </w:p>
        </w:tc>
        <w:tc>
          <w:tcPr>
            <w:tcW w:w="820" w:type="pct"/>
            <w:tcBorders>
              <w:top w:val="single" w:sz="4" w:space="0" w:color="000000"/>
              <w:bottom w:val="single" w:sz="4" w:space="0" w:color="000000"/>
            </w:tcBorders>
          </w:tcPr>
          <w:p w14:paraId="37C1E8E9" w14:textId="77777777" w:rsidR="005F5EF1" w:rsidRPr="005F5EF1" w:rsidRDefault="005F5EF1" w:rsidP="00D64130">
            <w:pPr>
              <w:pStyle w:val="aff"/>
              <w:cnfStyle w:val="000000100000" w:firstRow="0" w:lastRow="0" w:firstColumn="0" w:lastColumn="0" w:oddVBand="0" w:evenVBand="0" w:oddHBand="1" w:evenHBand="0" w:firstRowFirstColumn="0" w:firstRowLastColumn="0" w:lastRowFirstColumn="0" w:lastRowLastColumn="0"/>
            </w:pPr>
            <w:r w:rsidRPr="005F5EF1">
              <w:t>-3.400763</w:t>
            </w:r>
          </w:p>
        </w:tc>
        <w:tc>
          <w:tcPr>
            <w:tcW w:w="820" w:type="pct"/>
            <w:tcBorders>
              <w:top w:val="single" w:sz="4" w:space="0" w:color="000000"/>
              <w:bottom w:val="single" w:sz="4" w:space="0" w:color="000000"/>
            </w:tcBorders>
          </w:tcPr>
          <w:p w14:paraId="2511110E" w14:textId="77777777" w:rsidR="005F5EF1" w:rsidRPr="005F5EF1" w:rsidRDefault="005F5EF1" w:rsidP="00D64130">
            <w:pPr>
              <w:pStyle w:val="aff"/>
              <w:cnfStyle w:val="000000100000" w:firstRow="0" w:lastRow="0" w:firstColumn="0" w:lastColumn="0" w:oddVBand="0" w:evenVBand="0" w:oddHBand="1" w:evenHBand="0" w:firstRowFirstColumn="0" w:firstRowLastColumn="0" w:lastRowFirstColumn="0" w:lastRowLastColumn="0"/>
            </w:pPr>
            <w:r w:rsidRPr="005F5EF1">
              <w:t>0.0037</w:t>
            </w:r>
          </w:p>
        </w:tc>
      </w:tr>
      <w:tr w:rsidR="00DF79D3" w:rsidRPr="005F5EF1" w14:paraId="23ECAC0A" w14:textId="77777777" w:rsidTr="008E3DE6">
        <w:tc>
          <w:tcPr>
            <w:cnfStyle w:val="001000000000" w:firstRow="0" w:lastRow="0" w:firstColumn="1" w:lastColumn="0" w:oddVBand="0" w:evenVBand="0" w:oddHBand="0" w:evenHBand="0" w:firstRowFirstColumn="0" w:firstRowLastColumn="0" w:lastRowFirstColumn="0" w:lastRowLastColumn="0"/>
            <w:tcW w:w="2382" w:type="pct"/>
            <w:vMerge w:val="restart"/>
            <w:tcBorders>
              <w:top w:val="single" w:sz="4" w:space="0" w:color="000000"/>
              <w:right w:val="single" w:sz="4" w:space="0" w:color="000000"/>
            </w:tcBorders>
          </w:tcPr>
          <w:p w14:paraId="09BA2191" w14:textId="77777777" w:rsidR="00DF79D3" w:rsidRPr="005F5EF1" w:rsidRDefault="00DF79D3" w:rsidP="00D64130">
            <w:pPr>
              <w:pStyle w:val="aff"/>
            </w:pPr>
            <w:r w:rsidRPr="005F5EF1">
              <w:t>Test critical values</w:t>
            </w:r>
            <w:r w:rsidRPr="005F5EF1">
              <w:t>：</w:t>
            </w:r>
          </w:p>
        </w:tc>
        <w:tc>
          <w:tcPr>
            <w:tcW w:w="158" w:type="pct"/>
            <w:tcBorders>
              <w:top w:val="single" w:sz="4" w:space="0" w:color="000000"/>
              <w:left w:val="single" w:sz="4" w:space="0" w:color="000000"/>
              <w:bottom w:val="single" w:sz="4" w:space="0" w:color="000000"/>
            </w:tcBorders>
          </w:tcPr>
          <w:p w14:paraId="44A67664" w14:textId="77777777" w:rsidR="00DF79D3" w:rsidRPr="005F5EF1" w:rsidRDefault="00DF79D3" w:rsidP="00D64130">
            <w:pPr>
              <w:pStyle w:val="aff"/>
              <w:cnfStyle w:val="000000000000" w:firstRow="0" w:lastRow="0" w:firstColumn="0" w:lastColumn="0" w:oddVBand="0" w:evenVBand="0" w:oddHBand="0" w:evenHBand="0" w:firstRowFirstColumn="0" w:firstRowLastColumn="0" w:lastRowFirstColumn="0" w:lastRowLastColumn="0"/>
            </w:pPr>
          </w:p>
        </w:tc>
        <w:tc>
          <w:tcPr>
            <w:tcW w:w="820" w:type="pct"/>
            <w:tcBorders>
              <w:top w:val="single" w:sz="4" w:space="0" w:color="000000"/>
              <w:bottom w:val="single" w:sz="4" w:space="0" w:color="000000"/>
            </w:tcBorders>
          </w:tcPr>
          <w:p w14:paraId="4118B571" w14:textId="77777777" w:rsidR="00DF79D3" w:rsidRPr="005F5EF1" w:rsidRDefault="00DF79D3" w:rsidP="00D64130">
            <w:pPr>
              <w:pStyle w:val="aff"/>
              <w:cnfStyle w:val="000000000000" w:firstRow="0" w:lastRow="0" w:firstColumn="0" w:lastColumn="0" w:oddVBand="0" w:evenVBand="0" w:oddHBand="0" w:evenHBand="0" w:firstRowFirstColumn="0" w:firstRowLastColumn="0" w:lastRowFirstColumn="0" w:lastRowLastColumn="0"/>
            </w:pPr>
            <w:r w:rsidRPr="005F5EF1">
              <w:t>1% level</w:t>
            </w:r>
          </w:p>
        </w:tc>
        <w:tc>
          <w:tcPr>
            <w:tcW w:w="820" w:type="pct"/>
            <w:tcBorders>
              <w:top w:val="single" w:sz="4" w:space="0" w:color="000000"/>
              <w:bottom w:val="single" w:sz="4" w:space="0" w:color="000000"/>
            </w:tcBorders>
          </w:tcPr>
          <w:p w14:paraId="6BF58518" w14:textId="77777777" w:rsidR="00DF79D3" w:rsidRPr="005F5EF1" w:rsidRDefault="00DF79D3" w:rsidP="00D64130">
            <w:pPr>
              <w:pStyle w:val="aff"/>
              <w:cnfStyle w:val="000000000000" w:firstRow="0" w:lastRow="0" w:firstColumn="0" w:lastColumn="0" w:oddVBand="0" w:evenVBand="0" w:oddHBand="0" w:evenHBand="0" w:firstRowFirstColumn="0" w:firstRowLastColumn="0" w:lastRowFirstColumn="0" w:lastRowLastColumn="0"/>
            </w:pPr>
            <w:r w:rsidRPr="005F5EF1">
              <w:t>-2.847250</w:t>
            </w:r>
          </w:p>
        </w:tc>
        <w:tc>
          <w:tcPr>
            <w:tcW w:w="820" w:type="pct"/>
            <w:tcBorders>
              <w:top w:val="single" w:sz="4" w:space="0" w:color="000000"/>
              <w:bottom w:val="single" w:sz="4" w:space="0" w:color="000000"/>
            </w:tcBorders>
          </w:tcPr>
          <w:p w14:paraId="44FFC9C7" w14:textId="77777777" w:rsidR="00DF79D3" w:rsidRPr="005F5EF1" w:rsidRDefault="00DF79D3" w:rsidP="00D64130">
            <w:pPr>
              <w:pStyle w:val="aff"/>
              <w:cnfStyle w:val="000000000000" w:firstRow="0" w:lastRow="0" w:firstColumn="0" w:lastColumn="0" w:oddVBand="0" w:evenVBand="0" w:oddHBand="0" w:evenHBand="0" w:firstRowFirstColumn="0" w:firstRowLastColumn="0" w:lastRowFirstColumn="0" w:lastRowLastColumn="0"/>
            </w:pPr>
          </w:p>
        </w:tc>
      </w:tr>
      <w:tr w:rsidR="00DF79D3" w:rsidRPr="005F5EF1" w14:paraId="6B02EA0F" w14:textId="77777777" w:rsidTr="008E3D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2" w:type="pct"/>
            <w:vMerge/>
            <w:tcBorders>
              <w:right w:val="single" w:sz="4" w:space="0" w:color="000000"/>
            </w:tcBorders>
          </w:tcPr>
          <w:p w14:paraId="4990BFD1" w14:textId="77777777" w:rsidR="00DF79D3" w:rsidRPr="005F5EF1" w:rsidRDefault="00DF79D3" w:rsidP="00D64130">
            <w:pPr>
              <w:pStyle w:val="aff"/>
            </w:pPr>
          </w:p>
        </w:tc>
        <w:tc>
          <w:tcPr>
            <w:tcW w:w="158" w:type="pct"/>
            <w:tcBorders>
              <w:top w:val="single" w:sz="4" w:space="0" w:color="000000"/>
              <w:left w:val="single" w:sz="4" w:space="0" w:color="000000"/>
              <w:bottom w:val="single" w:sz="4" w:space="0" w:color="000000"/>
            </w:tcBorders>
          </w:tcPr>
          <w:p w14:paraId="511B9A01" w14:textId="77777777" w:rsidR="00DF79D3" w:rsidRPr="005F5EF1" w:rsidRDefault="00DF79D3" w:rsidP="00D64130">
            <w:pPr>
              <w:pStyle w:val="aff"/>
              <w:cnfStyle w:val="000000100000" w:firstRow="0" w:lastRow="0" w:firstColumn="0" w:lastColumn="0" w:oddVBand="0" w:evenVBand="0" w:oddHBand="1" w:evenHBand="0" w:firstRowFirstColumn="0" w:firstRowLastColumn="0" w:lastRowFirstColumn="0" w:lastRowLastColumn="0"/>
            </w:pPr>
          </w:p>
        </w:tc>
        <w:tc>
          <w:tcPr>
            <w:tcW w:w="820" w:type="pct"/>
            <w:tcBorders>
              <w:top w:val="single" w:sz="4" w:space="0" w:color="000000"/>
              <w:bottom w:val="single" w:sz="4" w:space="0" w:color="000000"/>
            </w:tcBorders>
          </w:tcPr>
          <w:p w14:paraId="2AEFF37A" w14:textId="77777777" w:rsidR="00DF79D3" w:rsidRPr="005F5EF1" w:rsidRDefault="00DF79D3" w:rsidP="00D64130">
            <w:pPr>
              <w:pStyle w:val="aff"/>
              <w:cnfStyle w:val="000000100000" w:firstRow="0" w:lastRow="0" w:firstColumn="0" w:lastColumn="0" w:oddVBand="0" w:evenVBand="0" w:oddHBand="1" w:evenHBand="0" w:firstRowFirstColumn="0" w:firstRowLastColumn="0" w:lastRowFirstColumn="0" w:lastRowLastColumn="0"/>
            </w:pPr>
            <w:r w:rsidRPr="005F5EF1">
              <w:t>5% level</w:t>
            </w:r>
          </w:p>
        </w:tc>
        <w:tc>
          <w:tcPr>
            <w:tcW w:w="820" w:type="pct"/>
            <w:tcBorders>
              <w:top w:val="single" w:sz="4" w:space="0" w:color="000000"/>
              <w:bottom w:val="single" w:sz="4" w:space="0" w:color="000000"/>
            </w:tcBorders>
          </w:tcPr>
          <w:p w14:paraId="525C645D" w14:textId="77777777" w:rsidR="00DF79D3" w:rsidRPr="005F5EF1" w:rsidRDefault="00DF79D3" w:rsidP="00D64130">
            <w:pPr>
              <w:pStyle w:val="aff"/>
              <w:cnfStyle w:val="000000100000" w:firstRow="0" w:lastRow="0" w:firstColumn="0" w:lastColumn="0" w:oddVBand="0" w:evenVBand="0" w:oddHBand="1" w:evenHBand="0" w:firstRowFirstColumn="0" w:firstRowLastColumn="0" w:lastRowFirstColumn="0" w:lastRowLastColumn="0"/>
            </w:pPr>
            <w:r w:rsidRPr="005F5EF1">
              <w:t>-1.988198</w:t>
            </w:r>
          </w:p>
        </w:tc>
        <w:tc>
          <w:tcPr>
            <w:tcW w:w="820" w:type="pct"/>
            <w:tcBorders>
              <w:top w:val="single" w:sz="4" w:space="0" w:color="000000"/>
              <w:bottom w:val="single" w:sz="4" w:space="0" w:color="000000"/>
            </w:tcBorders>
          </w:tcPr>
          <w:p w14:paraId="3D8323D8" w14:textId="77777777" w:rsidR="00DF79D3" w:rsidRPr="005F5EF1" w:rsidRDefault="00DF79D3" w:rsidP="00D64130">
            <w:pPr>
              <w:pStyle w:val="aff"/>
              <w:cnfStyle w:val="000000100000" w:firstRow="0" w:lastRow="0" w:firstColumn="0" w:lastColumn="0" w:oddVBand="0" w:evenVBand="0" w:oddHBand="1" w:evenHBand="0" w:firstRowFirstColumn="0" w:firstRowLastColumn="0" w:lastRowFirstColumn="0" w:lastRowLastColumn="0"/>
            </w:pPr>
          </w:p>
        </w:tc>
      </w:tr>
      <w:tr w:rsidR="00DF79D3" w:rsidRPr="005F5EF1" w14:paraId="7E77DFED" w14:textId="77777777" w:rsidTr="008E3DE6">
        <w:tc>
          <w:tcPr>
            <w:cnfStyle w:val="001000000000" w:firstRow="0" w:lastRow="0" w:firstColumn="1" w:lastColumn="0" w:oddVBand="0" w:evenVBand="0" w:oddHBand="0" w:evenHBand="0" w:firstRowFirstColumn="0" w:firstRowLastColumn="0" w:lastRowFirstColumn="0" w:lastRowLastColumn="0"/>
            <w:tcW w:w="2382" w:type="pct"/>
            <w:vMerge/>
            <w:tcBorders>
              <w:bottom w:val="single" w:sz="4" w:space="0" w:color="000000"/>
              <w:right w:val="single" w:sz="4" w:space="0" w:color="000000"/>
            </w:tcBorders>
          </w:tcPr>
          <w:p w14:paraId="69DA446C" w14:textId="77777777" w:rsidR="00DF79D3" w:rsidRPr="005F5EF1" w:rsidRDefault="00DF79D3" w:rsidP="00D64130">
            <w:pPr>
              <w:pStyle w:val="aff"/>
            </w:pPr>
          </w:p>
        </w:tc>
        <w:tc>
          <w:tcPr>
            <w:tcW w:w="158" w:type="pct"/>
            <w:tcBorders>
              <w:top w:val="single" w:sz="4" w:space="0" w:color="000000"/>
              <w:left w:val="single" w:sz="4" w:space="0" w:color="000000"/>
              <w:bottom w:val="single" w:sz="4" w:space="0" w:color="000000"/>
            </w:tcBorders>
          </w:tcPr>
          <w:p w14:paraId="757FD08D" w14:textId="77777777" w:rsidR="00DF79D3" w:rsidRPr="005F5EF1" w:rsidRDefault="00DF79D3" w:rsidP="00D64130">
            <w:pPr>
              <w:pStyle w:val="aff"/>
              <w:cnfStyle w:val="000000000000" w:firstRow="0" w:lastRow="0" w:firstColumn="0" w:lastColumn="0" w:oddVBand="0" w:evenVBand="0" w:oddHBand="0" w:evenHBand="0" w:firstRowFirstColumn="0" w:firstRowLastColumn="0" w:lastRowFirstColumn="0" w:lastRowLastColumn="0"/>
            </w:pPr>
          </w:p>
        </w:tc>
        <w:tc>
          <w:tcPr>
            <w:tcW w:w="820" w:type="pct"/>
            <w:tcBorders>
              <w:top w:val="single" w:sz="4" w:space="0" w:color="000000"/>
              <w:bottom w:val="single" w:sz="4" w:space="0" w:color="000000"/>
            </w:tcBorders>
          </w:tcPr>
          <w:p w14:paraId="4370B1F3" w14:textId="77777777" w:rsidR="00DF79D3" w:rsidRPr="005F5EF1" w:rsidRDefault="00DF79D3" w:rsidP="00D64130">
            <w:pPr>
              <w:pStyle w:val="aff"/>
              <w:cnfStyle w:val="000000000000" w:firstRow="0" w:lastRow="0" w:firstColumn="0" w:lastColumn="0" w:oddVBand="0" w:evenVBand="0" w:oddHBand="0" w:evenHBand="0" w:firstRowFirstColumn="0" w:firstRowLastColumn="0" w:lastRowFirstColumn="0" w:lastRowLastColumn="0"/>
            </w:pPr>
            <w:r w:rsidRPr="005F5EF1">
              <w:t>10% level</w:t>
            </w:r>
          </w:p>
        </w:tc>
        <w:tc>
          <w:tcPr>
            <w:tcW w:w="820" w:type="pct"/>
            <w:tcBorders>
              <w:top w:val="single" w:sz="4" w:space="0" w:color="000000"/>
              <w:bottom w:val="single" w:sz="4" w:space="0" w:color="000000"/>
            </w:tcBorders>
          </w:tcPr>
          <w:p w14:paraId="55679383" w14:textId="77777777" w:rsidR="00DF79D3" w:rsidRPr="005F5EF1" w:rsidRDefault="00DF79D3" w:rsidP="00D64130">
            <w:pPr>
              <w:pStyle w:val="aff"/>
              <w:cnfStyle w:val="000000000000" w:firstRow="0" w:lastRow="0" w:firstColumn="0" w:lastColumn="0" w:oddVBand="0" w:evenVBand="0" w:oddHBand="0" w:evenHBand="0" w:firstRowFirstColumn="0" w:firstRowLastColumn="0" w:lastRowFirstColumn="0" w:lastRowLastColumn="0"/>
            </w:pPr>
            <w:r w:rsidRPr="005F5EF1">
              <w:t>-1.600140</w:t>
            </w:r>
          </w:p>
        </w:tc>
        <w:tc>
          <w:tcPr>
            <w:tcW w:w="820" w:type="pct"/>
            <w:tcBorders>
              <w:top w:val="single" w:sz="4" w:space="0" w:color="000000"/>
              <w:bottom w:val="single" w:sz="4" w:space="0" w:color="000000"/>
            </w:tcBorders>
          </w:tcPr>
          <w:p w14:paraId="0192F970" w14:textId="77777777" w:rsidR="00DF79D3" w:rsidRPr="005F5EF1" w:rsidRDefault="00DF79D3" w:rsidP="00D64130">
            <w:pPr>
              <w:pStyle w:val="aff"/>
              <w:cnfStyle w:val="000000000000" w:firstRow="0" w:lastRow="0" w:firstColumn="0" w:lastColumn="0" w:oddVBand="0" w:evenVBand="0" w:oddHBand="0" w:evenHBand="0" w:firstRowFirstColumn="0" w:firstRowLastColumn="0" w:lastRowFirstColumn="0" w:lastRowLastColumn="0"/>
            </w:pPr>
          </w:p>
        </w:tc>
      </w:tr>
    </w:tbl>
    <w:p w14:paraId="7CF6F391" w14:textId="7B53DA86" w:rsidR="00A46307" w:rsidRDefault="00A46307" w:rsidP="00A46307">
      <w:pPr>
        <w:pStyle w:val="31"/>
      </w:pPr>
      <w:bookmarkStart w:id="199" w:name="_Toc432531381"/>
      <w:bookmarkEnd w:id="197"/>
      <w:bookmarkEnd w:id="198"/>
      <w:r>
        <w:rPr>
          <w:rFonts w:hint="eastAsia"/>
        </w:rPr>
        <w:t>3.2.4</w:t>
      </w:r>
      <w:r>
        <w:rPr>
          <w:rFonts w:asciiTheme="minorEastAsia" w:eastAsiaTheme="minorEastAsia" w:hAnsiTheme="minorEastAsia" w:hint="eastAsia"/>
        </w:rPr>
        <w:t xml:space="preserve">　</w:t>
      </w:r>
      <w:r w:rsidRPr="00C72972">
        <w:rPr>
          <w:rFonts w:hint="eastAsia"/>
        </w:rPr>
        <w:t>格兰杰因果检验</w:t>
      </w:r>
      <w:bookmarkEnd w:id="199"/>
    </w:p>
    <w:p w14:paraId="47FFD281" w14:textId="3B044BD4" w:rsidR="005F5EF1" w:rsidRPr="007E4D5A" w:rsidRDefault="005F5EF1" w:rsidP="005F5EF1">
      <w:pPr>
        <w:pStyle w:val="af"/>
        <w:ind w:firstLine="480"/>
      </w:pPr>
      <w:r w:rsidRPr="007E4D5A">
        <w:rPr>
          <w:rFonts w:hint="eastAsia"/>
        </w:rPr>
        <w:t>一般而言，当我们知道两个变量间存在相关性，但是不清数是变量</w:t>
      </w:r>
      <w:r w:rsidRPr="007E4D5A">
        <w:rPr>
          <w:rFonts w:hint="eastAsia"/>
        </w:rPr>
        <w:t>1</w:t>
      </w:r>
      <w:r w:rsidRPr="007E4D5A">
        <w:rPr>
          <w:rFonts w:hint="eastAsia"/>
        </w:rPr>
        <w:t>引起变量</w:t>
      </w:r>
      <w:r w:rsidRPr="007E4D5A">
        <w:rPr>
          <w:rFonts w:hint="eastAsia"/>
        </w:rPr>
        <w:t>2</w:t>
      </w:r>
      <w:r w:rsidRPr="007E4D5A">
        <w:rPr>
          <w:rFonts w:hint="eastAsia"/>
        </w:rPr>
        <w:t>的变化，</w:t>
      </w:r>
      <w:proofErr w:type="gramStart"/>
      <w:r w:rsidRPr="007E4D5A">
        <w:rPr>
          <w:rFonts w:hint="eastAsia"/>
        </w:rPr>
        <w:t>亦或</w:t>
      </w:r>
      <w:proofErr w:type="gramEnd"/>
      <w:r w:rsidRPr="007E4D5A">
        <w:rPr>
          <w:rFonts w:hint="eastAsia"/>
        </w:rPr>
        <w:t>是变量</w:t>
      </w:r>
      <w:r w:rsidRPr="007E4D5A">
        <w:rPr>
          <w:rFonts w:hint="eastAsia"/>
        </w:rPr>
        <w:t>2</w:t>
      </w:r>
      <w:r w:rsidRPr="007E4D5A">
        <w:rPr>
          <w:rFonts w:hint="eastAsia"/>
        </w:rPr>
        <w:t>导致变量</w:t>
      </w:r>
      <w:r w:rsidRPr="007E4D5A">
        <w:rPr>
          <w:rFonts w:hint="eastAsia"/>
        </w:rPr>
        <w:t>1</w:t>
      </w:r>
      <w:r w:rsidRPr="007E4D5A">
        <w:rPr>
          <w:rFonts w:hint="eastAsia"/>
        </w:rPr>
        <w:t>的改变，此时便可采用格兰杰因果关系检验来进行此</w:t>
      </w:r>
      <w:proofErr w:type="gramStart"/>
      <w:r w:rsidRPr="007E4D5A">
        <w:rPr>
          <w:rFonts w:hint="eastAsia"/>
        </w:rPr>
        <w:t>一</w:t>
      </w:r>
      <w:proofErr w:type="gramEnd"/>
      <w:r w:rsidRPr="007E4D5A">
        <w:rPr>
          <w:rFonts w:hint="eastAsia"/>
        </w:rPr>
        <w:t>关系的判断。在本文中，已经通过单位根及协助检验证实，市场一边的用户数量</w:t>
      </w:r>
      <w:r w:rsidRPr="007E4D5A">
        <w:rPr>
          <w:rFonts w:hint="eastAsia"/>
        </w:rPr>
        <w:t>(</w:t>
      </w:r>
      <w:r w:rsidRPr="007E4D5A">
        <w:rPr>
          <w:rFonts w:hint="eastAsia"/>
        </w:rPr>
        <w:t>以</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hint="eastAsia"/>
          </w:rPr>
          <m:t>MUV)</m:t>
        </m:r>
      </m:oMath>
      <w:r w:rsidRPr="007E4D5A">
        <w:rPr>
          <w:rFonts w:hint="eastAsia"/>
        </w:rPr>
        <w:t>表示</w:t>
      </w:r>
      <w:r w:rsidRPr="007E4D5A">
        <w:rPr>
          <w:rFonts w:hint="eastAsia"/>
        </w:rPr>
        <w:t>)</w:t>
      </w:r>
      <w:r w:rsidRPr="007E4D5A">
        <w:rPr>
          <w:rFonts w:hint="eastAsia"/>
        </w:rPr>
        <w:t>与</w:t>
      </w:r>
      <w:r w:rsidR="004B7397">
        <w:rPr>
          <w:rFonts w:asciiTheme="minorEastAsia" w:hAnsiTheme="minorEastAsia" w:hint="eastAsia"/>
        </w:rPr>
        <w:t>供应商</w:t>
      </w:r>
      <w:r w:rsidRPr="007E4D5A">
        <w:rPr>
          <w:rFonts w:hint="eastAsia"/>
        </w:rPr>
        <w:t>的利润</w:t>
      </w:r>
      <w:r w:rsidRPr="007E4D5A">
        <w:rPr>
          <w:rFonts w:hint="eastAsia"/>
        </w:rPr>
        <w:t>(</w:t>
      </w:r>
      <w:r w:rsidRPr="007E4D5A">
        <w:rPr>
          <w:rFonts w:hint="eastAsia"/>
        </w:rPr>
        <w:t>以</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rPr>
          <m:t>U</m:t>
        </m:r>
        <m:r>
          <m:rPr>
            <m:sty m:val="p"/>
          </m:rPr>
          <w:rPr>
            <w:rFonts w:ascii="Cambria Math" w:hAnsi="Cambria Math" w:hint="eastAsia"/>
          </w:rPr>
          <m:t>)</m:t>
        </m:r>
      </m:oMath>
      <w:r w:rsidRPr="007E4D5A">
        <w:rPr>
          <w:rFonts w:hint="eastAsia"/>
        </w:rPr>
        <w:t>表示</w:t>
      </w:r>
      <w:r w:rsidRPr="007E4D5A">
        <w:rPr>
          <w:rFonts w:hint="eastAsia"/>
        </w:rPr>
        <w:t>)</w:t>
      </w:r>
      <w:r w:rsidRPr="007E4D5A">
        <w:rPr>
          <w:rFonts w:hint="eastAsia"/>
        </w:rPr>
        <w:t>间存在相关性，接着便要利用格兰杰因果关系检验来判断代表</w:t>
      </w:r>
      <w:r w:rsidR="004B7397">
        <w:rPr>
          <w:rFonts w:asciiTheme="minorEastAsia" w:hAnsiTheme="minorEastAsia" w:hint="eastAsia"/>
        </w:rPr>
        <w:t>供应商</w:t>
      </w:r>
      <w:r w:rsidRPr="007E4D5A">
        <w:rPr>
          <w:rFonts w:hint="eastAsia"/>
        </w:rPr>
        <w:t>利润的</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rPr>
          <m:t>U</m:t>
        </m:r>
        <m:r>
          <m:rPr>
            <m:sty m:val="p"/>
          </m:rPr>
          <w:rPr>
            <w:rFonts w:ascii="Cambria Math" w:hAnsi="Cambria Math" w:hint="eastAsia"/>
          </w:rPr>
          <m:t>)</m:t>
        </m:r>
      </m:oMath>
      <w:r w:rsidRPr="007E4D5A">
        <w:rPr>
          <w:rFonts w:hint="eastAsia"/>
        </w:rPr>
        <w:t>是否随着市场一边的用户数量</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hint="eastAsia"/>
          </w:rPr>
          <m:t>MUV)</m:t>
        </m:r>
      </m:oMath>
      <w:r w:rsidRPr="007E4D5A">
        <w:rPr>
          <w:rFonts w:hint="eastAsia"/>
        </w:rPr>
        <w:t>的增加而增加。</w:t>
      </w:r>
    </w:p>
    <w:p w14:paraId="3C3B7E66" w14:textId="2A8CB3B5" w:rsidR="005F5EF1" w:rsidRDefault="005F5EF1" w:rsidP="005F5EF1">
      <w:pPr>
        <w:pStyle w:val="af1"/>
      </w:pPr>
      <w:bookmarkStart w:id="200" w:name="_Toc429498527"/>
      <w:bookmarkStart w:id="201" w:name="_Toc432531317"/>
      <w:r>
        <w:t>表</w:t>
      </w:r>
      <w:r>
        <w:rPr>
          <w:rFonts w:hint="eastAsia"/>
        </w:rPr>
        <w:t>3.</w:t>
      </w:r>
      <w:r w:rsidR="00D64130">
        <w:t>8</w:t>
      </w:r>
      <w:r>
        <w:rPr>
          <w:rFonts w:asciiTheme="minorEastAsia" w:eastAsiaTheme="minorEastAsia" w:hAnsiTheme="minorEastAsia" w:hint="eastAsia"/>
        </w:rPr>
        <w:t xml:space="preserve">　</w:t>
      </w:r>
      <w:r>
        <w:rPr>
          <w:rFonts w:hint="eastAsia"/>
        </w:rPr>
        <w:t>格兰杰因果关系检验结果</w:t>
      </w:r>
      <w:bookmarkEnd w:id="200"/>
      <w:bookmarkEnd w:id="201"/>
    </w:p>
    <w:tbl>
      <w:tblPr>
        <w:tblStyle w:val="PlainTable2"/>
        <w:tblW w:w="4273" w:type="pct"/>
        <w:jc w:val="center"/>
        <w:tblLayout w:type="fixed"/>
        <w:tblLook w:val="04A0" w:firstRow="1" w:lastRow="0" w:firstColumn="1" w:lastColumn="0" w:noHBand="0" w:noVBand="1"/>
      </w:tblPr>
      <w:tblGrid>
        <w:gridCol w:w="4644"/>
        <w:gridCol w:w="872"/>
        <w:gridCol w:w="1306"/>
        <w:gridCol w:w="1018"/>
      </w:tblGrid>
      <w:tr w:rsidR="005F5EF1" w:rsidRPr="00310FCD" w14:paraId="09C2C08A" w14:textId="77777777" w:rsidTr="00D6413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2" w:type="pct"/>
            <w:tcBorders>
              <w:top w:val="single" w:sz="4" w:space="0" w:color="000000"/>
              <w:bottom w:val="single" w:sz="4" w:space="0" w:color="000000"/>
            </w:tcBorders>
          </w:tcPr>
          <w:p w14:paraId="516CD93C" w14:textId="77777777" w:rsidR="005F5EF1" w:rsidRPr="00310FCD" w:rsidRDefault="005F5EF1" w:rsidP="00967376">
            <w:pPr>
              <w:pStyle w:val="aff"/>
            </w:pPr>
            <w:r w:rsidRPr="00310FCD">
              <w:t>Null Hypothesis:</w:t>
            </w:r>
            <w:r w:rsidRPr="00310FCD">
              <w:tab/>
            </w:r>
          </w:p>
        </w:tc>
        <w:tc>
          <w:tcPr>
            <w:tcW w:w="556" w:type="pct"/>
            <w:tcBorders>
              <w:top w:val="single" w:sz="4" w:space="0" w:color="000000"/>
              <w:bottom w:val="single" w:sz="4" w:space="0" w:color="000000"/>
            </w:tcBorders>
          </w:tcPr>
          <w:p w14:paraId="57D6A5E4" w14:textId="77777777" w:rsidR="005F5EF1" w:rsidRPr="00310FCD" w:rsidRDefault="005F5EF1" w:rsidP="00967376">
            <w:pPr>
              <w:pStyle w:val="aff"/>
              <w:cnfStyle w:val="100000000000" w:firstRow="1" w:lastRow="0" w:firstColumn="0" w:lastColumn="0" w:oddVBand="0" w:evenVBand="0" w:oddHBand="0" w:evenHBand="0" w:firstRowFirstColumn="0" w:firstRowLastColumn="0" w:lastRowFirstColumn="0" w:lastRowLastColumn="0"/>
            </w:pPr>
            <w:r w:rsidRPr="00310FCD">
              <w:t>Obs</w:t>
            </w:r>
          </w:p>
        </w:tc>
        <w:tc>
          <w:tcPr>
            <w:tcW w:w="833" w:type="pct"/>
            <w:tcBorders>
              <w:top w:val="single" w:sz="4" w:space="0" w:color="000000"/>
              <w:bottom w:val="single" w:sz="4" w:space="0" w:color="000000"/>
            </w:tcBorders>
          </w:tcPr>
          <w:p w14:paraId="60A70686" w14:textId="77777777" w:rsidR="005F5EF1" w:rsidRPr="00310FCD" w:rsidRDefault="005F5EF1" w:rsidP="00967376">
            <w:pPr>
              <w:pStyle w:val="aff"/>
              <w:cnfStyle w:val="100000000000" w:firstRow="1" w:lastRow="0" w:firstColumn="0" w:lastColumn="0" w:oddVBand="0" w:evenVBand="0" w:oddHBand="0" w:evenHBand="0" w:firstRowFirstColumn="0" w:firstRowLastColumn="0" w:lastRowFirstColumn="0" w:lastRowLastColumn="0"/>
            </w:pPr>
            <w:r w:rsidRPr="00310FCD">
              <w:t>F-Statistic</w:t>
            </w:r>
          </w:p>
        </w:tc>
        <w:tc>
          <w:tcPr>
            <w:tcW w:w="649" w:type="pct"/>
            <w:tcBorders>
              <w:top w:val="single" w:sz="4" w:space="0" w:color="000000"/>
              <w:bottom w:val="single" w:sz="4" w:space="0" w:color="000000"/>
            </w:tcBorders>
          </w:tcPr>
          <w:p w14:paraId="02B235B3" w14:textId="77777777" w:rsidR="005F5EF1" w:rsidRPr="00310FCD" w:rsidRDefault="005F5EF1" w:rsidP="00967376">
            <w:pPr>
              <w:pStyle w:val="aff"/>
              <w:cnfStyle w:val="100000000000" w:firstRow="1" w:lastRow="0" w:firstColumn="0" w:lastColumn="0" w:oddVBand="0" w:evenVBand="0" w:oddHBand="0" w:evenHBand="0" w:firstRowFirstColumn="0" w:firstRowLastColumn="0" w:lastRowFirstColumn="0" w:lastRowLastColumn="0"/>
            </w:pPr>
            <w:r w:rsidRPr="00310FCD">
              <w:t>Prob.*</w:t>
            </w:r>
          </w:p>
        </w:tc>
      </w:tr>
      <w:tr w:rsidR="005F5EF1" w:rsidRPr="00310FCD" w14:paraId="309C86A1" w14:textId="77777777" w:rsidTr="00D6413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62" w:type="pct"/>
            <w:tcBorders>
              <w:top w:val="single" w:sz="4" w:space="0" w:color="000000"/>
              <w:bottom w:val="single" w:sz="4" w:space="0" w:color="000000"/>
              <w:right w:val="single" w:sz="4" w:space="0" w:color="000000"/>
            </w:tcBorders>
          </w:tcPr>
          <w:p w14:paraId="0F611D91" w14:textId="77777777" w:rsidR="005F5EF1" w:rsidRPr="00310FCD" w:rsidRDefault="005F5EF1" w:rsidP="00967376">
            <w:pPr>
              <w:pStyle w:val="aff"/>
              <w:jc w:val="left"/>
            </w:pPr>
            <w:r w:rsidRPr="00DB69DC">
              <w:rPr>
                <w:rFonts w:hint="eastAsia"/>
              </w:rPr>
              <w:t>LOG</w:t>
            </w:r>
            <w:r w:rsidRPr="00310FCD">
              <w:t xml:space="preserve">MUV does not Granger </w:t>
            </w:r>
            <w:r>
              <w:t xml:space="preserve">Cause </w:t>
            </w:r>
            <w:r w:rsidRPr="00DB69DC">
              <w:rPr>
                <w:rFonts w:hint="eastAsia"/>
              </w:rPr>
              <w:t>LOGU</w:t>
            </w:r>
          </w:p>
        </w:tc>
        <w:tc>
          <w:tcPr>
            <w:tcW w:w="556" w:type="pct"/>
            <w:tcBorders>
              <w:top w:val="single" w:sz="4" w:space="0" w:color="000000"/>
              <w:left w:val="single" w:sz="4" w:space="0" w:color="000000"/>
              <w:bottom w:val="single" w:sz="4" w:space="0" w:color="000000"/>
            </w:tcBorders>
          </w:tcPr>
          <w:p w14:paraId="1BB80D53" w14:textId="5C069AEE" w:rsidR="005F5EF1" w:rsidRPr="00AF1937" w:rsidRDefault="00AF1937" w:rsidP="00AF1937">
            <w:pPr>
              <w:pStyle w:val="aff"/>
              <w:cnfStyle w:val="000000100000" w:firstRow="0" w:lastRow="0" w:firstColumn="0" w:lastColumn="0" w:oddVBand="0" w:evenVBand="0" w:oddHBand="1" w:evenHBand="0" w:firstRowFirstColumn="0" w:firstRowLastColumn="0" w:lastRowFirstColumn="0" w:lastRowLastColumn="0"/>
            </w:pPr>
            <w:r>
              <w:t>1</w:t>
            </w:r>
            <w:r>
              <w:rPr>
                <w:rFonts w:hint="eastAsia"/>
              </w:rPr>
              <w:t>1</w:t>
            </w:r>
          </w:p>
        </w:tc>
        <w:tc>
          <w:tcPr>
            <w:tcW w:w="833" w:type="pct"/>
            <w:tcBorders>
              <w:top w:val="single" w:sz="4" w:space="0" w:color="000000"/>
              <w:bottom w:val="single" w:sz="4" w:space="0" w:color="000000"/>
            </w:tcBorders>
          </w:tcPr>
          <w:p w14:paraId="7EE3E295" w14:textId="77777777" w:rsidR="005F5EF1" w:rsidRPr="00310FCD" w:rsidRDefault="005F5EF1" w:rsidP="00967376">
            <w:pPr>
              <w:pStyle w:val="aff"/>
              <w:cnfStyle w:val="000000100000" w:firstRow="0" w:lastRow="0" w:firstColumn="0" w:lastColumn="0" w:oddVBand="0" w:evenVBand="0" w:oddHBand="1" w:evenHBand="0" w:firstRowFirstColumn="0" w:firstRowLastColumn="0" w:lastRowFirstColumn="0" w:lastRowLastColumn="0"/>
            </w:pPr>
            <w:r w:rsidRPr="00310FCD">
              <w:t>4.30472</w:t>
            </w:r>
          </w:p>
        </w:tc>
        <w:tc>
          <w:tcPr>
            <w:tcW w:w="649" w:type="pct"/>
            <w:tcBorders>
              <w:top w:val="single" w:sz="4" w:space="0" w:color="000000"/>
              <w:bottom w:val="single" w:sz="4" w:space="0" w:color="000000"/>
            </w:tcBorders>
          </w:tcPr>
          <w:p w14:paraId="077863E2" w14:textId="77777777" w:rsidR="005F5EF1" w:rsidRPr="00310FCD" w:rsidRDefault="005F5EF1" w:rsidP="00967376">
            <w:pPr>
              <w:pStyle w:val="aff"/>
              <w:cnfStyle w:val="000000100000" w:firstRow="0" w:lastRow="0" w:firstColumn="0" w:lastColumn="0" w:oddVBand="0" w:evenVBand="0" w:oddHBand="1" w:evenHBand="0" w:firstRowFirstColumn="0" w:firstRowLastColumn="0" w:lastRowFirstColumn="0" w:lastRowLastColumn="0"/>
            </w:pPr>
            <w:r w:rsidRPr="00310FCD">
              <w:t>0.0767</w:t>
            </w:r>
          </w:p>
        </w:tc>
      </w:tr>
      <w:tr w:rsidR="005F5EF1" w:rsidRPr="00310FCD" w14:paraId="4F0EB458" w14:textId="77777777" w:rsidTr="00D64130">
        <w:trPr>
          <w:jc w:val="center"/>
        </w:trPr>
        <w:tc>
          <w:tcPr>
            <w:cnfStyle w:val="001000000000" w:firstRow="0" w:lastRow="0" w:firstColumn="1" w:lastColumn="0" w:oddVBand="0" w:evenVBand="0" w:oddHBand="0" w:evenHBand="0" w:firstRowFirstColumn="0" w:firstRowLastColumn="0" w:lastRowFirstColumn="0" w:lastRowLastColumn="0"/>
            <w:tcW w:w="2962" w:type="pct"/>
            <w:tcBorders>
              <w:top w:val="single" w:sz="4" w:space="0" w:color="000000"/>
              <w:bottom w:val="single" w:sz="4" w:space="0" w:color="000000"/>
              <w:right w:val="single" w:sz="4" w:space="0" w:color="000000"/>
            </w:tcBorders>
          </w:tcPr>
          <w:p w14:paraId="7FE5AACC" w14:textId="77777777" w:rsidR="005F5EF1" w:rsidRPr="00310FCD" w:rsidRDefault="005F5EF1" w:rsidP="00967376">
            <w:pPr>
              <w:pStyle w:val="aff"/>
              <w:jc w:val="left"/>
            </w:pPr>
            <w:r w:rsidRPr="00DB69DC">
              <w:rPr>
                <w:rFonts w:hint="eastAsia"/>
              </w:rPr>
              <w:t>LOGU</w:t>
            </w:r>
            <w:r>
              <w:t xml:space="preserve"> does not Granger Cause </w:t>
            </w:r>
            <w:r w:rsidRPr="00DB69DC">
              <w:rPr>
                <w:rFonts w:hint="eastAsia"/>
              </w:rPr>
              <w:t>LOG</w:t>
            </w:r>
            <w:r w:rsidRPr="00310FCD">
              <w:t>MUV</w:t>
            </w:r>
          </w:p>
        </w:tc>
        <w:tc>
          <w:tcPr>
            <w:tcW w:w="556" w:type="pct"/>
            <w:tcBorders>
              <w:top w:val="single" w:sz="4" w:space="0" w:color="000000"/>
              <w:left w:val="single" w:sz="4" w:space="0" w:color="000000"/>
              <w:bottom w:val="single" w:sz="4" w:space="0" w:color="000000"/>
            </w:tcBorders>
          </w:tcPr>
          <w:p w14:paraId="28D64BEC" w14:textId="77777777" w:rsidR="005F5EF1" w:rsidRPr="00310FCD" w:rsidRDefault="005F5EF1" w:rsidP="00967376">
            <w:pPr>
              <w:pStyle w:val="aff"/>
              <w:cnfStyle w:val="000000000000" w:firstRow="0" w:lastRow="0" w:firstColumn="0" w:lastColumn="0" w:oddVBand="0" w:evenVBand="0" w:oddHBand="0" w:evenHBand="0" w:firstRowFirstColumn="0" w:firstRowLastColumn="0" w:lastRowFirstColumn="0" w:lastRowLastColumn="0"/>
            </w:pPr>
          </w:p>
        </w:tc>
        <w:tc>
          <w:tcPr>
            <w:tcW w:w="833" w:type="pct"/>
            <w:tcBorders>
              <w:top w:val="single" w:sz="4" w:space="0" w:color="000000"/>
              <w:bottom w:val="single" w:sz="4" w:space="0" w:color="000000"/>
            </w:tcBorders>
          </w:tcPr>
          <w:p w14:paraId="402B614B" w14:textId="77777777" w:rsidR="005F5EF1" w:rsidRPr="00310FCD" w:rsidRDefault="005F5EF1" w:rsidP="00967376">
            <w:pPr>
              <w:pStyle w:val="aff"/>
              <w:cnfStyle w:val="000000000000" w:firstRow="0" w:lastRow="0" w:firstColumn="0" w:lastColumn="0" w:oddVBand="0" w:evenVBand="0" w:oddHBand="0" w:evenHBand="0" w:firstRowFirstColumn="0" w:firstRowLastColumn="0" w:lastRowFirstColumn="0" w:lastRowLastColumn="0"/>
            </w:pPr>
            <w:r w:rsidRPr="00310FCD">
              <w:t>0.17162</w:t>
            </w:r>
          </w:p>
        </w:tc>
        <w:tc>
          <w:tcPr>
            <w:tcW w:w="649" w:type="pct"/>
            <w:tcBorders>
              <w:top w:val="single" w:sz="4" w:space="0" w:color="000000"/>
              <w:bottom w:val="single" w:sz="4" w:space="0" w:color="000000"/>
            </w:tcBorders>
          </w:tcPr>
          <w:p w14:paraId="5B405BCD" w14:textId="77777777" w:rsidR="005F5EF1" w:rsidRPr="00310FCD" w:rsidRDefault="005F5EF1" w:rsidP="00967376">
            <w:pPr>
              <w:pStyle w:val="aff"/>
              <w:cnfStyle w:val="000000000000" w:firstRow="0" w:lastRow="0" w:firstColumn="0" w:lastColumn="0" w:oddVBand="0" w:evenVBand="0" w:oddHBand="0" w:evenHBand="0" w:firstRowFirstColumn="0" w:firstRowLastColumn="0" w:lastRowFirstColumn="0" w:lastRowLastColumn="0"/>
            </w:pPr>
            <w:r w:rsidRPr="00310FCD">
              <w:t>0.6911</w:t>
            </w:r>
          </w:p>
        </w:tc>
      </w:tr>
    </w:tbl>
    <w:p w14:paraId="02296AE4" w14:textId="77777777" w:rsidR="005F5EF1" w:rsidRDefault="005F5EF1" w:rsidP="005F5EF1">
      <w:pPr>
        <w:autoSpaceDE w:val="0"/>
        <w:autoSpaceDN w:val="0"/>
        <w:adjustRightInd w:val="0"/>
        <w:jc w:val="left"/>
        <w:rPr>
          <w:rFonts w:ascii="Arial" w:eastAsiaTheme="minorEastAsia" w:hAnsi="Arial" w:cs="Arial"/>
          <w:kern w:val="0"/>
          <w:sz w:val="18"/>
          <w:szCs w:val="18"/>
          <w:lang w:eastAsia="zh-TW"/>
        </w:rPr>
      </w:pPr>
    </w:p>
    <w:p w14:paraId="09F654EB" w14:textId="6CB656B1" w:rsidR="005F5EF1" w:rsidRPr="007F02AD" w:rsidRDefault="005F5EF1" w:rsidP="005F5EF1">
      <w:pPr>
        <w:pStyle w:val="af"/>
        <w:ind w:firstLine="480"/>
      </w:pPr>
      <w:r w:rsidRPr="007F02AD">
        <w:rPr>
          <w:rFonts w:hint="eastAsia"/>
        </w:rPr>
        <w:t>由表</w:t>
      </w:r>
      <w:r w:rsidRPr="007F02AD">
        <w:t>3.</w:t>
      </w:r>
      <w:r w:rsidR="00D64130">
        <w:t>8</w:t>
      </w:r>
      <w:r w:rsidRPr="007F02AD">
        <w:rPr>
          <w:rFonts w:hint="eastAsia"/>
        </w:rPr>
        <w:t>可以得到以下结论：在显着水平在</w:t>
      </w:r>
      <w:r w:rsidRPr="007F02AD">
        <w:t>10%</w:t>
      </w:r>
      <w:r w:rsidRPr="007F02AD">
        <w:rPr>
          <w:rFonts w:hint="eastAsia"/>
        </w:rPr>
        <w:t>的情况下，</w:t>
      </w:r>
      <w:bookmarkStart w:id="202" w:name="OLE_LINK214"/>
      <w:bookmarkStart w:id="203" w:name="OLE_LINK215"/>
      <w:bookmarkStart w:id="204" w:name="OLE_LINK235"/>
      <w:r w:rsidRPr="007F02AD">
        <w:rPr>
          <w:rFonts w:hint="eastAsia"/>
        </w:rPr>
        <w:t>季度用户覆盖率</w:t>
      </w:r>
      <w:r w:rsidRPr="007F02AD">
        <w:t>(</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hint="eastAsia"/>
          </w:rPr>
          <m:t>MUV)</m:t>
        </m:r>
      </m:oMath>
      <w:r w:rsidRPr="007F02AD">
        <w:t>)</w:t>
      </w:r>
      <w:r w:rsidRPr="007F02AD">
        <w:rPr>
          <w:rFonts w:hint="eastAsia"/>
        </w:rPr>
        <w:t>是</w:t>
      </w:r>
      <w:r w:rsidR="004B7397">
        <w:rPr>
          <w:rFonts w:hint="eastAsia"/>
        </w:rPr>
        <w:t>供应商</w:t>
      </w:r>
      <w:r w:rsidRPr="007F02AD">
        <w:rPr>
          <w:rFonts w:hint="eastAsia"/>
        </w:rPr>
        <w:t>在平台中获得的利润</w:t>
      </w:r>
      <w:r w:rsidRPr="007F02AD">
        <w:t>(</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rPr>
          <m:t>U</m:t>
        </m:r>
        <m:r>
          <m:rPr>
            <m:sty m:val="p"/>
          </m:rPr>
          <w:rPr>
            <w:rFonts w:ascii="Cambria Math" w:hAnsi="Cambria Math" w:hint="eastAsia"/>
          </w:rPr>
          <m:t>)</m:t>
        </m:r>
      </m:oMath>
      <w:r w:rsidRPr="007F02AD">
        <w:t>)</w:t>
      </w:r>
      <w:r w:rsidRPr="007F02AD">
        <w:rPr>
          <w:rFonts w:hint="eastAsia"/>
        </w:rPr>
        <w:t>的格兰</w:t>
      </w:r>
      <w:proofErr w:type="gramStart"/>
      <w:r w:rsidRPr="007F02AD">
        <w:rPr>
          <w:rFonts w:hint="eastAsia"/>
        </w:rPr>
        <w:t>杰原因</w:t>
      </w:r>
      <w:bookmarkEnd w:id="202"/>
      <w:bookmarkEnd w:id="203"/>
      <w:bookmarkEnd w:id="204"/>
      <w:proofErr w:type="gramEnd"/>
      <w:r w:rsidRPr="007F02AD">
        <w:t>(</w:t>
      </w:r>
      <m:oMath>
        <m:r>
          <m:rPr>
            <m:sty m:val="p"/>
          </m:rPr>
          <w:rPr>
            <w:rFonts w:ascii="Cambria Math" w:hAnsi="Cambria Math"/>
          </w:rPr>
          <m:t>p=</m:t>
        </m:r>
        <m:r>
          <m:rPr>
            <m:sty m:val="p"/>
          </m:rPr>
          <w:rPr>
            <w:rFonts w:ascii="Cambria Math" w:hAnsi="Cambria Math" w:hint="eastAsia"/>
          </w:rPr>
          <m:t>0.07&lt;</m:t>
        </m:r>
        <m:r>
          <m:rPr>
            <m:sty m:val="p"/>
          </m:rPr>
          <w:rPr>
            <w:rFonts w:ascii="Cambria Math" w:hAnsi="Cambria Math"/>
          </w:rPr>
          <m:t>α=</m:t>
        </m:r>
        <m:r>
          <m:rPr>
            <m:sty m:val="p"/>
          </m:rPr>
          <w:rPr>
            <w:rFonts w:ascii="Cambria Math" w:hAnsi="Cambria Math" w:hint="eastAsia"/>
          </w:rPr>
          <m:t>0.10</m:t>
        </m:r>
      </m:oMath>
      <w:r w:rsidRPr="007F02AD">
        <w:t>)</w:t>
      </w:r>
      <w:r w:rsidRPr="007F02AD">
        <w:rPr>
          <w:rFonts w:hint="eastAsia"/>
        </w:rPr>
        <w:t>。</w:t>
      </w:r>
      <w:r w:rsidRPr="007F02AD">
        <w:rPr>
          <w:rFonts w:asciiTheme="minorEastAsia" w:hAnsiTheme="minorEastAsia" w:hint="eastAsia"/>
        </w:rPr>
        <w:t>但</w:t>
      </w:r>
      <w:r w:rsidR="004B7397">
        <w:rPr>
          <w:rFonts w:asciiTheme="minorEastAsia" w:hAnsiTheme="minorEastAsia" w:hint="eastAsia"/>
        </w:rPr>
        <w:t>供应商</w:t>
      </w:r>
      <w:r w:rsidRPr="007F02AD">
        <w:rPr>
          <w:rFonts w:asciiTheme="minorEastAsia" w:hAnsiTheme="minorEastAsia" w:hint="eastAsia"/>
        </w:rPr>
        <w:t>所获利润</w:t>
      </w:r>
      <w:r w:rsidRPr="007F02AD">
        <w:t>(</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rPr>
          <m:t>U</m:t>
        </m:r>
        <m:r>
          <m:rPr>
            <m:sty m:val="p"/>
          </m:rPr>
          <w:rPr>
            <w:rFonts w:ascii="Cambria Math" w:hAnsi="Cambria Math" w:hint="eastAsia"/>
          </w:rPr>
          <m:t>)</m:t>
        </m:r>
      </m:oMath>
      <w:r w:rsidRPr="007F02AD">
        <w:t>)</w:t>
      </w:r>
      <w:r w:rsidRPr="007F02AD">
        <w:rPr>
          <w:rFonts w:asciiTheme="minorEastAsia" w:hAnsiTheme="minorEastAsia" w:hint="eastAsia"/>
        </w:rPr>
        <w:t>必非季度用户覆盖</w:t>
      </w:r>
      <w:r>
        <w:rPr>
          <w:rFonts w:asciiTheme="minorEastAsia" w:hAnsiTheme="minorEastAsia" w:hint="eastAsia"/>
        </w:rPr>
        <w:t>数</w:t>
      </w:r>
      <w:r w:rsidRPr="007F02AD">
        <w:t>(</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hint="eastAsia"/>
          </w:rPr>
          <m:t>MUV)</m:t>
        </m:r>
      </m:oMath>
      <w:r w:rsidRPr="007F02AD">
        <w:t>)</w:t>
      </w:r>
      <w:r w:rsidRPr="007F02AD">
        <w:rPr>
          <w:rFonts w:asciiTheme="minorEastAsia" w:hAnsiTheme="minorEastAsia" w:hint="eastAsia"/>
        </w:rPr>
        <w:t>的格兰杰原因。换句话说，当季度用户覆盖率的数量增加时，用户在平台上的支出也会增加，平台另一端的</w:t>
      </w:r>
      <w:r w:rsidR="004B7397">
        <w:rPr>
          <w:rFonts w:asciiTheme="minorEastAsia" w:hAnsiTheme="minorEastAsia" w:hint="eastAsia"/>
        </w:rPr>
        <w:t>供应</w:t>
      </w:r>
      <w:proofErr w:type="gramStart"/>
      <w:r w:rsidR="004B7397">
        <w:rPr>
          <w:rFonts w:asciiTheme="minorEastAsia" w:hAnsiTheme="minorEastAsia" w:hint="eastAsia"/>
        </w:rPr>
        <w:t>商</w:t>
      </w:r>
      <w:r w:rsidRPr="007F02AD">
        <w:rPr>
          <w:rFonts w:asciiTheme="minorEastAsia" w:hAnsiTheme="minorEastAsia" w:hint="eastAsia"/>
        </w:rPr>
        <w:t>收入</w:t>
      </w:r>
      <w:proofErr w:type="gramEnd"/>
      <w:r w:rsidRPr="007F02AD">
        <w:rPr>
          <w:rFonts w:asciiTheme="minorEastAsia" w:hAnsiTheme="minorEastAsia" w:hint="eastAsia"/>
        </w:rPr>
        <w:t>也会随之增加。</w:t>
      </w:r>
    </w:p>
    <w:p w14:paraId="4A2475AB" w14:textId="2897C67C" w:rsidR="005F5EF1" w:rsidRDefault="005F5EF1" w:rsidP="005F5EF1">
      <w:pPr>
        <w:pStyle w:val="21"/>
      </w:pPr>
      <w:bookmarkStart w:id="205" w:name="_Toc429498482"/>
      <w:bookmarkStart w:id="206" w:name="_Toc432531382"/>
      <w:r w:rsidRPr="000D400A">
        <w:t>3.</w:t>
      </w:r>
      <w:r w:rsidR="00650855">
        <w:rPr>
          <w:rFonts w:hint="eastAsia"/>
        </w:rPr>
        <w:t>4</w:t>
      </w:r>
      <w:r w:rsidRPr="000D400A">
        <w:t xml:space="preserve">  </w:t>
      </w:r>
      <w:r w:rsidRPr="00BB776F">
        <w:rPr>
          <w:rFonts w:hint="eastAsia"/>
        </w:rPr>
        <w:t>实证结论与分析</w:t>
      </w:r>
      <w:bookmarkEnd w:id="205"/>
      <w:bookmarkEnd w:id="206"/>
    </w:p>
    <w:p w14:paraId="73C2F7BA" w14:textId="77777777" w:rsidR="005F5EF1" w:rsidRPr="00BB776F" w:rsidRDefault="005F5EF1" w:rsidP="005F5EF1">
      <w:pPr>
        <w:pStyle w:val="af"/>
        <w:ind w:firstLine="480"/>
      </w:pPr>
      <w:r w:rsidRPr="00BB776F">
        <w:rPr>
          <w:rFonts w:hint="eastAsia"/>
        </w:rPr>
        <w:t>通过在线旅游平台的实证分析，可以得到以下结论：</w:t>
      </w:r>
    </w:p>
    <w:p w14:paraId="19A68A97" w14:textId="1A95D659" w:rsidR="005F5EF1" w:rsidRDefault="005F5EF1" w:rsidP="005F5EF1">
      <w:pPr>
        <w:pStyle w:val="af"/>
        <w:ind w:firstLine="480"/>
        <w:rPr>
          <w:rFonts w:asciiTheme="minorEastAsia" w:hAnsiTheme="minorEastAsia"/>
        </w:rPr>
      </w:pPr>
      <w:r w:rsidRPr="00BB776F">
        <w:rPr>
          <w:rFonts w:hint="eastAsia"/>
        </w:rPr>
        <w:t>结论</w:t>
      </w:r>
      <w:proofErr w:type="gramStart"/>
      <w:r w:rsidRPr="00BB776F">
        <w:rPr>
          <w:rFonts w:hint="eastAsia"/>
        </w:rPr>
        <w:t>一</w:t>
      </w:r>
      <w:proofErr w:type="gramEnd"/>
      <w:r w:rsidRPr="00BB776F">
        <w:rPr>
          <w:rFonts w:hint="eastAsia"/>
        </w:rPr>
        <w:t>：</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hint="eastAsia"/>
          </w:rPr>
          <m:t>MUV)</m:t>
        </m:r>
      </m:oMath>
      <w:r w:rsidRPr="00BB776F">
        <w:rPr>
          <w:rFonts w:hint="eastAsia"/>
        </w:rPr>
        <w:t>和</w:t>
      </w:r>
      <m:oMath>
        <m:func>
          <m:funcPr>
            <m:ctrlPr>
              <w:rPr>
                <w:rFonts w:ascii="Cambria Math" w:hAnsi="Cambria Math"/>
              </w:rPr>
            </m:ctrlPr>
          </m:funcPr>
          <m:fName>
            <m:r>
              <m:rPr>
                <m:sty m:val="p"/>
              </m:rPr>
              <w:rPr>
                <w:rFonts w:ascii="Cambria Math" w:hAnsi="Cambria Math"/>
              </w:rPr>
              <m:t>log</m:t>
            </m:r>
          </m:fName>
          <m:e>
            <m:r>
              <m:rPr>
                <m:sty m:val="p"/>
              </m:rPr>
              <w:rPr>
                <w:rFonts w:ascii="Cambria Math" w:hAnsi="Cambria Math" w:hint="eastAsia"/>
              </w:rPr>
              <m:t>(</m:t>
            </m:r>
          </m:e>
        </m:func>
        <m:r>
          <m:rPr>
            <m:sty m:val="p"/>
          </m:rPr>
          <w:rPr>
            <w:rFonts w:ascii="Cambria Math" w:hAnsi="Cambria Math"/>
          </w:rPr>
          <m:t>U</m:t>
        </m:r>
        <m:r>
          <m:rPr>
            <m:sty m:val="p"/>
          </m:rPr>
          <w:rPr>
            <w:rFonts w:ascii="Cambria Math" w:hAnsi="Cambria Math" w:hint="eastAsia"/>
          </w:rPr>
          <m:t>)</m:t>
        </m:r>
      </m:oMath>
      <w:r w:rsidRPr="00BB776F">
        <w:rPr>
          <w:rFonts w:hint="eastAsia"/>
        </w:rPr>
        <w:t>均是一阶差分平稳序列，并且在一阶差分条件下满足协整关系。在线旅游平台购买方的数量变化对</w:t>
      </w:r>
      <w:r w:rsidR="004B7397">
        <w:rPr>
          <w:rFonts w:hint="eastAsia"/>
        </w:rPr>
        <w:t>供应商</w:t>
      </w:r>
      <w:r w:rsidRPr="00BB776F">
        <w:rPr>
          <w:rFonts w:hint="eastAsia"/>
        </w:rPr>
        <w:t>的影响力为：当买方每增加一个百分之一，</w:t>
      </w:r>
      <w:r w:rsidR="004B7397">
        <w:rPr>
          <w:rFonts w:hint="eastAsia"/>
        </w:rPr>
        <w:t>供应商</w:t>
      </w:r>
      <w:r w:rsidRPr="00BB776F">
        <w:rPr>
          <w:rFonts w:hint="eastAsia"/>
        </w:rPr>
        <w:t>加入平台所获得的</w:t>
      </w:r>
      <w:r w:rsidRPr="008B2826">
        <w:rPr>
          <w:rFonts w:hint="eastAsia"/>
        </w:rPr>
        <w:t>收入则增加</w:t>
      </w:r>
      <w:r w:rsidRPr="008B2826">
        <w:t>0.78</w:t>
      </w:r>
      <w:r w:rsidRPr="008B2826">
        <w:rPr>
          <w:rFonts w:hint="eastAsia"/>
        </w:rPr>
        <w:t>个百分点。亦即表</w:t>
      </w:r>
      <w:r w:rsidRPr="00BB776F">
        <w:rPr>
          <w:rFonts w:asciiTheme="minorEastAsia" w:hAnsiTheme="minorEastAsia" w:hint="eastAsia"/>
        </w:rPr>
        <w:t>明消费者与</w:t>
      </w:r>
      <w:r w:rsidR="004B7397">
        <w:rPr>
          <w:rFonts w:asciiTheme="minorEastAsia" w:hAnsiTheme="minorEastAsia" w:hint="eastAsia"/>
        </w:rPr>
        <w:t>供应商</w:t>
      </w:r>
      <w:r w:rsidRPr="00BB776F">
        <w:rPr>
          <w:rFonts w:asciiTheme="minorEastAsia" w:hAnsiTheme="minorEastAsia" w:hint="eastAsia"/>
        </w:rPr>
        <w:t>之间具有交叉网络效应。</w:t>
      </w:r>
    </w:p>
    <w:p w14:paraId="251F8B9D" w14:textId="33A5C4DB" w:rsidR="005F5EF1" w:rsidRDefault="005F5EF1" w:rsidP="005F5EF1">
      <w:pPr>
        <w:pStyle w:val="af"/>
        <w:ind w:firstLine="480"/>
      </w:pPr>
      <w:r w:rsidRPr="00A172DA">
        <w:rPr>
          <w:rFonts w:hint="eastAsia"/>
        </w:rPr>
        <w:t>结论二：季度用户</w:t>
      </w:r>
      <w:r>
        <w:rPr>
          <w:rFonts w:hint="eastAsia"/>
        </w:rPr>
        <w:t>覆盖</w:t>
      </w:r>
      <w:r w:rsidRPr="00A172DA">
        <w:rPr>
          <w:rFonts w:hint="eastAsia"/>
        </w:rPr>
        <w:t>数量</w:t>
      </w:r>
      <w:r w:rsidRPr="00A172DA">
        <w:t>(MAU)</w:t>
      </w:r>
      <w:r w:rsidRPr="00A172DA">
        <w:rPr>
          <w:rFonts w:hint="eastAsia"/>
        </w:rPr>
        <w:t>是</w:t>
      </w:r>
      <w:r w:rsidR="004B7397">
        <w:rPr>
          <w:rFonts w:hint="eastAsia"/>
        </w:rPr>
        <w:t>供应</w:t>
      </w:r>
      <w:proofErr w:type="gramStart"/>
      <w:r w:rsidR="004B7397">
        <w:rPr>
          <w:rFonts w:hint="eastAsia"/>
        </w:rPr>
        <w:t>商</w:t>
      </w:r>
      <w:r w:rsidRPr="00A172DA">
        <w:rPr>
          <w:rFonts w:hint="eastAsia"/>
        </w:rPr>
        <w:t>收入</w:t>
      </w:r>
      <w:proofErr w:type="gramEnd"/>
      <w:r w:rsidRPr="00A172DA">
        <w:rPr>
          <w:rFonts w:hint="eastAsia"/>
        </w:rPr>
        <w:t>的格兰杰原因，也就是说，当用户</w:t>
      </w:r>
      <w:r>
        <w:rPr>
          <w:rFonts w:hint="eastAsia"/>
        </w:rPr>
        <w:t>覆盖</w:t>
      </w:r>
      <w:r w:rsidRPr="00A172DA">
        <w:rPr>
          <w:rFonts w:hint="eastAsia"/>
        </w:rPr>
        <w:t>数量增加时，用户在旅游平台上的支出也会增加，平台另一端的</w:t>
      </w:r>
      <w:r w:rsidR="004B7397">
        <w:rPr>
          <w:rFonts w:hint="eastAsia"/>
        </w:rPr>
        <w:t>供应商</w:t>
      </w:r>
      <w:r w:rsidRPr="00A172DA">
        <w:rPr>
          <w:rFonts w:hint="eastAsia"/>
        </w:rPr>
        <w:t>贩卖旅游产品的收入也随之增加；旅游商品的收入所得不是季度用户</w:t>
      </w:r>
      <w:r>
        <w:rPr>
          <w:rFonts w:hint="eastAsia"/>
        </w:rPr>
        <w:t>覆盖</w:t>
      </w:r>
      <w:r w:rsidRPr="00A172DA">
        <w:rPr>
          <w:rFonts w:hint="eastAsia"/>
        </w:rPr>
        <w:t>数量的格兰杰原因，因此对收入的增加和消费者用户数量的增加是不会产生影响的。</w:t>
      </w:r>
    </w:p>
    <w:p w14:paraId="2F8DA656" w14:textId="463BC7D2" w:rsidR="000514DF" w:rsidRDefault="005F5EF1" w:rsidP="005F5EF1">
      <w:pPr>
        <w:pStyle w:val="af"/>
        <w:ind w:firstLine="480"/>
      </w:pPr>
      <w:r w:rsidRPr="00A172DA">
        <w:rPr>
          <w:rFonts w:hint="eastAsia"/>
        </w:rPr>
        <w:t>结论三：根据</w:t>
      </w:r>
      <w:r w:rsidRPr="00A172DA">
        <w:rPr>
          <w:rFonts w:asciiTheme="minorEastAsia" w:hAnsiTheme="minorEastAsia" w:hint="eastAsia"/>
        </w:rPr>
        <w:t>现实观察平</w:t>
      </w:r>
      <w:r w:rsidRPr="00A172DA">
        <w:rPr>
          <w:rFonts w:hint="eastAsia"/>
        </w:rPr>
        <w:t>台特征与结论一、结论二</w:t>
      </w:r>
      <w:r w:rsidRPr="00A172DA">
        <w:rPr>
          <w:rFonts w:asciiTheme="minorEastAsia" w:hAnsiTheme="minorEastAsia" w:hint="eastAsia"/>
        </w:rPr>
        <w:t>可</w:t>
      </w:r>
      <w:r w:rsidRPr="00A172DA">
        <w:rPr>
          <w:rFonts w:hint="eastAsia"/>
        </w:rPr>
        <w:t>以总结出，在线旅游平台是一个具有典型双边市场特征的平台。</w:t>
      </w:r>
      <w:r w:rsidR="000514DF">
        <w:br w:type="page"/>
      </w:r>
    </w:p>
    <w:p w14:paraId="6832FABF" w14:textId="728B4669" w:rsidR="000514DF" w:rsidRPr="00CF2958" w:rsidRDefault="00932E67" w:rsidP="00CF2958">
      <w:pPr>
        <w:pStyle w:val="13"/>
      </w:pPr>
      <w:bookmarkStart w:id="207" w:name="_Toc432531383"/>
      <w:r w:rsidRPr="00CF2958">
        <w:rPr>
          <w:rFonts w:hint="eastAsia"/>
        </w:rPr>
        <w:lastRenderedPageBreak/>
        <w:t>第四章</w:t>
      </w:r>
      <w:r w:rsidR="0058790B" w:rsidRPr="00CF2958">
        <w:rPr>
          <w:rFonts w:hint="eastAsia"/>
        </w:rPr>
        <w:t xml:space="preserve">　</w:t>
      </w:r>
      <w:bookmarkStart w:id="208" w:name="OLE_LINK264"/>
      <w:bookmarkStart w:id="209" w:name="OLE_LINK265"/>
      <w:r w:rsidR="00CF2958" w:rsidRPr="00CF2958">
        <w:rPr>
          <w:rFonts w:hint="eastAsia"/>
        </w:rPr>
        <w:t>定价策略模型与分析</w:t>
      </w:r>
      <w:bookmarkEnd w:id="207"/>
      <w:bookmarkEnd w:id="208"/>
      <w:bookmarkEnd w:id="209"/>
    </w:p>
    <w:p w14:paraId="6D04EEA8" w14:textId="2FD366CF" w:rsidR="00AF2FEF" w:rsidRPr="00AF2FEF" w:rsidRDefault="00932E67" w:rsidP="00AF2FEF">
      <w:pPr>
        <w:pStyle w:val="af"/>
        <w:ind w:firstLine="480"/>
      </w:pPr>
      <w:r w:rsidRPr="000D400A">
        <w:rPr>
          <w:rFonts w:hint="eastAsia"/>
        </w:rPr>
        <w:t>由于本文的研究主体的平台企业是处于多寡头的双边市场，因此以针对寡头竞争市场运用空间</w:t>
      </w:r>
      <w:r w:rsidRPr="000D400A">
        <w:t>Salop</w:t>
      </w:r>
      <w:r w:rsidRPr="000D400A">
        <w:rPr>
          <w:rFonts w:hint="eastAsia"/>
        </w:rPr>
        <w:t>模型研究平台企业的竞争与定价方式。</w:t>
      </w:r>
    </w:p>
    <w:p w14:paraId="3ECEFF9F" w14:textId="447E2F98" w:rsidR="008650AC" w:rsidRPr="000D400A" w:rsidRDefault="00932E67" w:rsidP="000D400A">
      <w:pPr>
        <w:pStyle w:val="af"/>
        <w:ind w:firstLine="480"/>
      </w:pPr>
      <w:r w:rsidRPr="000D400A">
        <w:rPr>
          <w:rFonts w:hint="eastAsia"/>
        </w:rPr>
        <w:t>空间</w:t>
      </w:r>
      <w:r w:rsidRPr="000D400A">
        <w:t>Salop</w:t>
      </w:r>
      <w:r w:rsidRPr="000D400A">
        <w:rPr>
          <w:rFonts w:hint="eastAsia"/>
        </w:rPr>
        <w:t>模型相对于</w:t>
      </w:r>
      <w:r w:rsidRPr="000D400A">
        <w:t>Hotelling</w:t>
      </w:r>
      <w:r w:rsidRPr="000D400A">
        <w:rPr>
          <w:rFonts w:hint="eastAsia"/>
        </w:rPr>
        <w:t>模型而言，空间</w:t>
      </w:r>
      <w:r w:rsidRPr="000D400A">
        <w:t>Salop</w:t>
      </w:r>
      <w:r w:rsidRPr="000D400A">
        <w:rPr>
          <w:rFonts w:hint="eastAsia"/>
        </w:rPr>
        <w:t>模</w:t>
      </w:r>
      <w:r w:rsidR="001075B5" w:rsidRPr="000D400A">
        <w:rPr>
          <w:rFonts w:hint="eastAsia"/>
        </w:rPr>
        <w:t>型为环形模型，是</w:t>
      </w:r>
      <w:r w:rsidR="001075B5" w:rsidRPr="001075B5">
        <w:rPr>
          <w:rFonts w:asciiTheme="minorEastAsia" w:hAnsiTheme="minorEastAsia" w:hint="eastAsia"/>
        </w:rPr>
        <w:t>一个可以分析市场中</w:t>
      </w:r>
      <w:r w:rsidR="001075B5">
        <w:rPr>
          <w:rFonts w:hint="eastAsia"/>
        </w:rPr>
        <w:t>多个企业</w:t>
      </w:r>
      <w:r w:rsidR="001075B5" w:rsidRPr="001075B5">
        <w:rPr>
          <w:rFonts w:asciiTheme="minorEastAsia" w:hAnsiTheme="minorEastAsia" w:hint="eastAsia"/>
        </w:rPr>
        <w:t>在进行</w:t>
      </w:r>
      <w:r w:rsidR="001075B5">
        <w:rPr>
          <w:rFonts w:hint="eastAsia"/>
        </w:rPr>
        <w:t>竞争</w:t>
      </w:r>
      <w:r w:rsidR="001075B5" w:rsidRPr="001075B5">
        <w:rPr>
          <w:rFonts w:asciiTheme="minorEastAsia" w:hAnsiTheme="minorEastAsia" w:hint="eastAsia"/>
        </w:rPr>
        <w:t>的情况的模型。</w:t>
      </w:r>
      <w:r w:rsidR="001075B5" w:rsidRPr="000D400A">
        <w:rPr>
          <w:rFonts w:hint="eastAsia"/>
        </w:rPr>
        <w:t>换言之，空间</w:t>
      </w:r>
      <w:r w:rsidR="001075B5" w:rsidRPr="000D400A">
        <w:t>Salop</w:t>
      </w:r>
      <w:r w:rsidR="001075B5">
        <w:rPr>
          <w:rFonts w:hint="eastAsia"/>
        </w:rPr>
        <w:t>模型更为贴近</w:t>
      </w:r>
      <w:r w:rsidR="001075B5" w:rsidRPr="001075B5">
        <w:rPr>
          <w:rFonts w:asciiTheme="minorEastAsia" w:hAnsiTheme="minorEastAsia" w:hint="eastAsia"/>
        </w:rPr>
        <w:t>本文所研究的在线旅游产业</w:t>
      </w:r>
      <w:r w:rsidR="001075B5">
        <w:rPr>
          <w:rFonts w:hint="eastAsia"/>
        </w:rPr>
        <w:t>的市场状况，即</w:t>
      </w:r>
      <w:r w:rsidR="001075B5" w:rsidRPr="000D400A">
        <w:rPr>
          <w:rFonts w:hint="eastAsia"/>
        </w:rPr>
        <w:t>多寡头竞争市场，因此本文选取空间</w:t>
      </w:r>
      <w:r w:rsidR="001075B5" w:rsidRPr="000D400A">
        <w:t>Salop</w:t>
      </w:r>
      <w:r w:rsidRPr="000D400A">
        <w:rPr>
          <w:rFonts w:hint="eastAsia"/>
        </w:rPr>
        <w:t>模型进行分析研究。</w:t>
      </w:r>
    </w:p>
    <w:p w14:paraId="1CB59CC7" w14:textId="152B9D5A" w:rsidR="008650AC" w:rsidRDefault="00932E67" w:rsidP="008650AC">
      <w:pPr>
        <w:pStyle w:val="af1"/>
        <w:rPr>
          <w:rFonts w:eastAsiaTheme="minorEastAsia"/>
          <w:lang w:eastAsia="zh-TW"/>
        </w:rPr>
      </w:pPr>
      <w:bookmarkStart w:id="210" w:name="_Toc432531318"/>
      <w:r w:rsidRPr="00AF2FEF">
        <w:rPr>
          <w:rFonts w:hint="eastAsia"/>
        </w:rPr>
        <w:t>表</w:t>
      </w:r>
      <w:r w:rsidR="00AF2FEF" w:rsidRPr="00AF2FEF">
        <w:rPr>
          <w:rFonts w:hint="eastAsia"/>
        </w:rPr>
        <w:t>4.1</w:t>
      </w:r>
      <w:r w:rsidR="0044117B">
        <w:rPr>
          <w:rFonts w:asciiTheme="minorEastAsia" w:eastAsiaTheme="minorEastAsia" w:hAnsiTheme="minorEastAsia" w:hint="eastAsia"/>
          <w:lang w:eastAsia="zh-TW"/>
        </w:rPr>
        <w:t xml:space="preserve">　</w:t>
      </w:r>
      <w:r w:rsidRPr="00AF2FEF">
        <w:rPr>
          <w:rFonts w:hint="eastAsia"/>
        </w:rPr>
        <w:t>空间</w:t>
      </w:r>
      <w:r w:rsidRPr="00AF2FEF">
        <w:t>Salop</w:t>
      </w:r>
      <w:r w:rsidRPr="00AF2FEF">
        <w:rPr>
          <w:rFonts w:hint="eastAsia"/>
        </w:rPr>
        <w:t>模型与</w:t>
      </w:r>
      <w:r w:rsidRPr="00AF2FEF">
        <w:t>Hotell</w:t>
      </w:r>
      <w:r>
        <w:t>ing</w:t>
      </w:r>
      <w:r>
        <w:rPr>
          <w:rFonts w:hint="eastAsia"/>
        </w:rPr>
        <w:t>模型的差异</w:t>
      </w:r>
      <w:bookmarkEnd w:id="210"/>
    </w:p>
    <w:tbl>
      <w:tblPr>
        <w:tblStyle w:val="PlainTable5"/>
        <w:tblW w:w="0" w:type="auto"/>
        <w:jc w:val="center"/>
        <w:tblLook w:val="04A0" w:firstRow="1" w:lastRow="0" w:firstColumn="1" w:lastColumn="0" w:noHBand="0" w:noVBand="1"/>
      </w:tblPr>
      <w:tblGrid>
        <w:gridCol w:w="1848"/>
        <w:gridCol w:w="2983"/>
        <w:gridCol w:w="2983"/>
      </w:tblGrid>
      <w:tr w:rsidR="008650AC" w:rsidRPr="004036D9" w14:paraId="2AC715B4" w14:textId="77777777" w:rsidTr="00F7660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848" w:type="dxa"/>
          </w:tcPr>
          <w:p w14:paraId="19642082" w14:textId="77777777" w:rsidR="008650AC" w:rsidRPr="004036D9" w:rsidRDefault="008650AC" w:rsidP="00F7660E">
            <w:pPr>
              <w:pStyle w:val="aff"/>
              <w:jc w:val="left"/>
              <w:rPr>
                <w:rFonts w:eastAsia="宋体" w:cs="Times New Roman"/>
                <w:b/>
                <w:i w:val="0"/>
              </w:rPr>
            </w:pPr>
          </w:p>
        </w:tc>
        <w:tc>
          <w:tcPr>
            <w:tcW w:w="2983" w:type="dxa"/>
          </w:tcPr>
          <w:p w14:paraId="313FED33" w14:textId="01F8AAD4" w:rsidR="008650AC" w:rsidRPr="004036D9" w:rsidRDefault="00932E67" w:rsidP="004036D9">
            <w:pPr>
              <w:pStyle w:val="aff"/>
              <w:cnfStyle w:val="100000000000" w:firstRow="1" w:lastRow="0" w:firstColumn="0" w:lastColumn="0" w:oddVBand="0" w:evenVBand="0" w:oddHBand="0" w:evenHBand="0" w:firstRowFirstColumn="0" w:firstRowLastColumn="0" w:lastRowFirstColumn="0" w:lastRowLastColumn="0"/>
              <w:rPr>
                <w:rFonts w:eastAsia="宋体" w:cs="Times New Roman"/>
                <w:b/>
                <w:i w:val="0"/>
              </w:rPr>
            </w:pPr>
            <w:r w:rsidRPr="004036D9">
              <w:rPr>
                <w:rFonts w:eastAsia="宋体" w:cs="Times New Roman"/>
                <w:b/>
                <w:i w:val="0"/>
              </w:rPr>
              <w:t>空间</w:t>
            </w:r>
            <w:r w:rsidRPr="004036D9">
              <w:rPr>
                <w:rFonts w:eastAsia="宋体" w:cs="Times New Roman"/>
                <w:b/>
                <w:i w:val="0"/>
              </w:rPr>
              <w:t>SALOP</w:t>
            </w:r>
            <w:r w:rsidRPr="004036D9">
              <w:rPr>
                <w:rFonts w:eastAsia="宋体" w:cs="Times New Roman"/>
                <w:b/>
                <w:i w:val="0"/>
              </w:rPr>
              <w:t>模型</w:t>
            </w:r>
          </w:p>
        </w:tc>
        <w:tc>
          <w:tcPr>
            <w:tcW w:w="2983" w:type="dxa"/>
          </w:tcPr>
          <w:p w14:paraId="7C7B8C6C" w14:textId="01648D2C" w:rsidR="008650AC" w:rsidRPr="004036D9" w:rsidRDefault="00932E67" w:rsidP="004036D9">
            <w:pPr>
              <w:pStyle w:val="aff"/>
              <w:cnfStyle w:val="100000000000" w:firstRow="1" w:lastRow="0" w:firstColumn="0" w:lastColumn="0" w:oddVBand="0" w:evenVBand="0" w:oddHBand="0" w:evenHBand="0" w:firstRowFirstColumn="0" w:firstRowLastColumn="0" w:lastRowFirstColumn="0" w:lastRowLastColumn="0"/>
              <w:rPr>
                <w:rFonts w:eastAsia="宋体" w:cs="Times New Roman"/>
                <w:b/>
                <w:i w:val="0"/>
              </w:rPr>
            </w:pPr>
            <w:r w:rsidRPr="004036D9">
              <w:rPr>
                <w:rFonts w:eastAsia="宋体" w:cs="Times New Roman"/>
                <w:b/>
                <w:i w:val="0"/>
              </w:rPr>
              <w:t>HOTELLING</w:t>
            </w:r>
            <w:r w:rsidRPr="004036D9">
              <w:rPr>
                <w:rFonts w:eastAsia="宋体" w:cs="Times New Roman"/>
                <w:b/>
                <w:i w:val="0"/>
              </w:rPr>
              <w:t>模型</w:t>
            </w:r>
          </w:p>
        </w:tc>
      </w:tr>
      <w:tr w:rsidR="008650AC" w:rsidRPr="004036D9" w14:paraId="5481F6B0" w14:textId="77777777" w:rsidTr="00F766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14:paraId="329867A5" w14:textId="3E3217BA" w:rsidR="008650AC" w:rsidRPr="004036D9" w:rsidRDefault="00107822" w:rsidP="00F7660E">
            <w:pPr>
              <w:pStyle w:val="aff"/>
              <w:jc w:val="left"/>
              <w:rPr>
                <w:rFonts w:eastAsia="宋体" w:cs="Times New Roman"/>
                <w:i w:val="0"/>
              </w:rPr>
            </w:pPr>
            <w:r w:rsidRPr="004036D9">
              <w:rPr>
                <w:rFonts w:eastAsia="宋体" w:cs="Times New Roman"/>
                <w:i w:val="0"/>
              </w:rPr>
              <w:t>提出年份</w:t>
            </w:r>
          </w:p>
        </w:tc>
        <w:tc>
          <w:tcPr>
            <w:tcW w:w="2983" w:type="dxa"/>
          </w:tcPr>
          <w:p w14:paraId="1BCCE2D6" w14:textId="22C522CC" w:rsidR="008650AC" w:rsidRPr="004036D9" w:rsidRDefault="00107822" w:rsidP="008E3DE6">
            <w:pPr>
              <w:pStyle w:val="aff"/>
              <w:ind w:firstLineChars="100" w:firstLine="220"/>
              <w:cnfStyle w:val="000000100000" w:firstRow="0" w:lastRow="0" w:firstColumn="0" w:lastColumn="0" w:oddVBand="0" w:evenVBand="0" w:oddHBand="1" w:evenHBand="0" w:firstRowFirstColumn="0" w:firstRowLastColumn="0" w:lastRowFirstColumn="0" w:lastRowLastColumn="0"/>
            </w:pPr>
            <w:r w:rsidRPr="004036D9">
              <w:t>1979</w:t>
            </w:r>
          </w:p>
        </w:tc>
        <w:tc>
          <w:tcPr>
            <w:tcW w:w="2983" w:type="dxa"/>
          </w:tcPr>
          <w:p w14:paraId="1E26E092" w14:textId="7FD4B8FB" w:rsidR="008650AC" w:rsidRPr="004036D9" w:rsidRDefault="00107822" w:rsidP="008E3DE6">
            <w:pPr>
              <w:pStyle w:val="aff"/>
              <w:ind w:firstLineChars="100" w:firstLine="220"/>
              <w:cnfStyle w:val="000000100000" w:firstRow="0" w:lastRow="0" w:firstColumn="0" w:lastColumn="0" w:oddVBand="0" w:evenVBand="0" w:oddHBand="1" w:evenHBand="0" w:firstRowFirstColumn="0" w:firstRowLastColumn="0" w:lastRowFirstColumn="0" w:lastRowLastColumn="0"/>
            </w:pPr>
            <w:r w:rsidRPr="004036D9">
              <w:t>1929</w:t>
            </w:r>
          </w:p>
        </w:tc>
      </w:tr>
      <w:tr w:rsidR="00107822" w:rsidRPr="004036D9" w14:paraId="5A86702A" w14:textId="77777777" w:rsidTr="00F7660E">
        <w:trPr>
          <w:jc w:val="center"/>
        </w:trPr>
        <w:tc>
          <w:tcPr>
            <w:cnfStyle w:val="001000000000" w:firstRow="0" w:lastRow="0" w:firstColumn="1" w:lastColumn="0" w:oddVBand="0" w:evenVBand="0" w:oddHBand="0" w:evenHBand="0" w:firstRowFirstColumn="0" w:firstRowLastColumn="0" w:lastRowFirstColumn="0" w:lastRowLastColumn="0"/>
            <w:tcW w:w="1848" w:type="dxa"/>
          </w:tcPr>
          <w:p w14:paraId="18E199E1" w14:textId="0F62A2A0" w:rsidR="00107822" w:rsidRPr="004036D9" w:rsidRDefault="00107822" w:rsidP="00F7660E">
            <w:pPr>
              <w:pStyle w:val="aff"/>
              <w:jc w:val="left"/>
              <w:rPr>
                <w:rFonts w:eastAsia="宋体" w:cs="Times New Roman"/>
                <w:i w:val="0"/>
              </w:rPr>
            </w:pPr>
            <w:r w:rsidRPr="004036D9">
              <w:rPr>
                <w:rFonts w:eastAsia="宋体" w:cs="Times New Roman"/>
                <w:i w:val="0"/>
              </w:rPr>
              <w:t>模型</w:t>
            </w:r>
          </w:p>
        </w:tc>
        <w:tc>
          <w:tcPr>
            <w:tcW w:w="2983" w:type="dxa"/>
          </w:tcPr>
          <w:p w14:paraId="21D8FB59" w14:textId="560595B0" w:rsidR="00107822" w:rsidRPr="004036D9" w:rsidRDefault="00107822" w:rsidP="008E3DE6">
            <w:pPr>
              <w:pStyle w:val="aff"/>
              <w:ind w:firstLineChars="100" w:firstLine="220"/>
              <w:cnfStyle w:val="000000000000" w:firstRow="0" w:lastRow="0" w:firstColumn="0" w:lastColumn="0" w:oddVBand="0" w:evenVBand="0" w:oddHBand="0" w:evenHBand="0" w:firstRowFirstColumn="0" w:firstRowLastColumn="0" w:lastRowFirstColumn="0" w:lastRowLastColumn="0"/>
            </w:pPr>
            <w:r w:rsidRPr="004036D9">
              <w:t>环状</w:t>
            </w:r>
          </w:p>
        </w:tc>
        <w:tc>
          <w:tcPr>
            <w:tcW w:w="2983" w:type="dxa"/>
          </w:tcPr>
          <w:p w14:paraId="1C2F3810" w14:textId="2F4C584E" w:rsidR="00107822" w:rsidRPr="004036D9" w:rsidRDefault="00107822" w:rsidP="008E3DE6">
            <w:pPr>
              <w:pStyle w:val="aff"/>
              <w:ind w:firstLineChars="100" w:firstLine="220"/>
              <w:cnfStyle w:val="000000000000" w:firstRow="0" w:lastRow="0" w:firstColumn="0" w:lastColumn="0" w:oddVBand="0" w:evenVBand="0" w:oddHBand="0" w:evenHBand="0" w:firstRowFirstColumn="0" w:firstRowLastColumn="0" w:lastRowFirstColumn="0" w:lastRowLastColumn="0"/>
            </w:pPr>
            <w:r w:rsidRPr="004036D9">
              <w:t>线型</w:t>
            </w:r>
          </w:p>
        </w:tc>
      </w:tr>
      <w:tr w:rsidR="00107822" w:rsidRPr="004036D9" w14:paraId="6D350D2F" w14:textId="77777777" w:rsidTr="00F766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48" w:type="dxa"/>
          </w:tcPr>
          <w:p w14:paraId="025B3DEF" w14:textId="65FA0378" w:rsidR="00107822" w:rsidRPr="004036D9" w:rsidRDefault="00107822" w:rsidP="00F7660E">
            <w:pPr>
              <w:pStyle w:val="aff"/>
              <w:jc w:val="left"/>
              <w:rPr>
                <w:rFonts w:eastAsia="宋体" w:cs="Times New Roman"/>
                <w:i w:val="0"/>
              </w:rPr>
            </w:pPr>
            <w:r w:rsidRPr="004036D9">
              <w:rPr>
                <w:rFonts w:eastAsia="宋体" w:cs="Times New Roman"/>
                <w:i w:val="0"/>
              </w:rPr>
              <w:t>分析市场型态</w:t>
            </w:r>
          </w:p>
        </w:tc>
        <w:tc>
          <w:tcPr>
            <w:tcW w:w="2983" w:type="dxa"/>
          </w:tcPr>
          <w:p w14:paraId="0163A73C" w14:textId="4363FF51" w:rsidR="00107822" w:rsidRPr="004036D9" w:rsidRDefault="00107822" w:rsidP="008E3DE6">
            <w:pPr>
              <w:pStyle w:val="aff"/>
              <w:ind w:firstLineChars="100" w:firstLine="220"/>
              <w:cnfStyle w:val="000000100000" w:firstRow="0" w:lastRow="0" w:firstColumn="0" w:lastColumn="0" w:oddVBand="0" w:evenVBand="0" w:oddHBand="1" w:evenHBand="0" w:firstRowFirstColumn="0" w:firstRowLastColumn="0" w:lastRowFirstColumn="0" w:lastRowLastColumn="0"/>
            </w:pPr>
            <w:r w:rsidRPr="004036D9">
              <w:t>多寡头企业</w:t>
            </w:r>
          </w:p>
        </w:tc>
        <w:tc>
          <w:tcPr>
            <w:tcW w:w="2983" w:type="dxa"/>
          </w:tcPr>
          <w:p w14:paraId="67135F1F" w14:textId="6E468F67" w:rsidR="00107822" w:rsidRPr="004036D9" w:rsidRDefault="00107822" w:rsidP="008E3DE6">
            <w:pPr>
              <w:pStyle w:val="aff"/>
              <w:ind w:firstLineChars="100" w:firstLine="220"/>
              <w:cnfStyle w:val="000000100000" w:firstRow="0" w:lastRow="0" w:firstColumn="0" w:lastColumn="0" w:oddVBand="0" w:evenVBand="0" w:oddHBand="1" w:evenHBand="0" w:firstRowFirstColumn="0" w:firstRowLastColumn="0" w:lastRowFirstColumn="0" w:lastRowLastColumn="0"/>
            </w:pPr>
            <w:r w:rsidRPr="004036D9">
              <w:t>双寡头企业</w:t>
            </w:r>
          </w:p>
        </w:tc>
      </w:tr>
    </w:tbl>
    <w:p w14:paraId="4E0AE395" w14:textId="25F135A7" w:rsidR="008650AC" w:rsidRPr="008650AC" w:rsidRDefault="008650AC" w:rsidP="008650AC">
      <w:pPr>
        <w:pStyle w:val="aff"/>
      </w:pPr>
    </w:p>
    <w:p w14:paraId="0B9ACB60" w14:textId="7232B50D" w:rsidR="003A7487" w:rsidRPr="000E3924" w:rsidRDefault="00932E67" w:rsidP="000E3924">
      <w:pPr>
        <w:pStyle w:val="21"/>
      </w:pPr>
      <w:bookmarkStart w:id="211" w:name="_Toc432531384"/>
      <w:r w:rsidRPr="000E3924">
        <w:t>4.1</w:t>
      </w:r>
      <w:r w:rsidR="0058790B">
        <w:rPr>
          <w:rFonts w:asciiTheme="minorEastAsia" w:eastAsiaTheme="minorEastAsia" w:hAnsiTheme="minorEastAsia" w:hint="eastAsia"/>
          <w:lang w:eastAsia="zh-TW"/>
        </w:rPr>
        <w:t xml:space="preserve">　</w:t>
      </w:r>
      <w:r w:rsidRPr="000E3924">
        <w:rPr>
          <w:rFonts w:hint="eastAsia"/>
        </w:rPr>
        <w:t>变量参数及基本假设</w:t>
      </w:r>
      <w:bookmarkEnd w:id="211"/>
    </w:p>
    <w:p w14:paraId="3580FE4E" w14:textId="713B9410" w:rsidR="000E3924" w:rsidRDefault="00AF2FEF" w:rsidP="000E3924">
      <w:pPr>
        <w:pStyle w:val="af"/>
        <w:ind w:firstLine="480"/>
      </w:pPr>
      <w:r>
        <w:rPr>
          <w:rFonts w:hint="eastAsia"/>
          <w:noProof/>
        </w:rPr>
        <w:drawing>
          <wp:anchor distT="0" distB="0" distL="114300" distR="114300" simplePos="0" relativeHeight="251674624" behindDoc="0" locked="0" layoutInCell="1" allowOverlap="1" wp14:anchorId="6EFADD62" wp14:editId="4EE95231">
            <wp:simplePos x="0" y="0"/>
            <wp:positionH relativeFrom="margin">
              <wp:align>center</wp:align>
            </wp:positionH>
            <wp:positionV relativeFrom="paragraph">
              <wp:posOffset>781685</wp:posOffset>
            </wp:positionV>
            <wp:extent cx="2152015" cy="1528445"/>
            <wp:effectExtent l="0" t="0" r="635"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op.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52015" cy="1528445"/>
                    </a:xfrm>
                    <a:prstGeom prst="rect">
                      <a:avLst/>
                    </a:prstGeom>
                  </pic:spPr>
                </pic:pic>
              </a:graphicData>
            </a:graphic>
            <wp14:sizeRelH relativeFrom="page">
              <wp14:pctWidth>0</wp14:pctWidth>
            </wp14:sizeRelH>
            <wp14:sizeRelV relativeFrom="page">
              <wp14:pctHeight>0</wp14:pctHeight>
            </wp14:sizeRelV>
          </wp:anchor>
        </w:drawing>
      </w:r>
      <w:r w:rsidR="003F3DE7" w:rsidRPr="003F3DE7">
        <w:rPr>
          <w:rFonts w:hint="eastAsia"/>
        </w:rPr>
        <w:t>本文</w:t>
      </w:r>
      <w:bookmarkStart w:id="212" w:name="OLE_LINK73"/>
      <w:bookmarkStart w:id="213" w:name="OLE_LINK74"/>
      <w:r w:rsidR="003F3DE7" w:rsidRPr="003F3DE7">
        <w:rPr>
          <w:rFonts w:hint="eastAsia"/>
        </w:rPr>
        <w:t>参考</w:t>
      </w:r>
      <w:bookmarkStart w:id="214" w:name="OLE_LINK129"/>
      <w:bookmarkStart w:id="215" w:name="OLE_LINK132"/>
      <w:r w:rsidR="003F3DE7" w:rsidRPr="003F3DE7">
        <w:t>Armstrong (2006)</w:t>
      </w:r>
      <w:bookmarkEnd w:id="212"/>
      <w:bookmarkEnd w:id="213"/>
      <w:r w:rsidR="00294C35">
        <w:t xml:space="preserve"> </w:t>
      </w:r>
      <w:r w:rsidR="003F3DE7" w:rsidRPr="003F3DE7">
        <w:rPr>
          <w:rFonts w:hint="eastAsia"/>
        </w:rPr>
        <w:t>的研究方式，</w:t>
      </w:r>
      <w:r w:rsidR="00294C35" w:rsidRPr="003F3DE7">
        <w:rPr>
          <w:rFonts w:hint="eastAsia"/>
        </w:rPr>
        <w:t>以空间</w:t>
      </w:r>
      <w:r w:rsidR="00294C35" w:rsidRPr="003F3DE7">
        <w:t>Salop</w:t>
      </w:r>
      <w:r w:rsidR="00294C35" w:rsidRPr="003F3DE7">
        <w:rPr>
          <w:rFonts w:hint="eastAsia"/>
        </w:rPr>
        <w:t>模型代替</w:t>
      </w:r>
      <w:r w:rsidR="00294C35" w:rsidRPr="003F3DE7">
        <w:t>Hotelling</w:t>
      </w:r>
      <w:r w:rsidR="00294C35" w:rsidRPr="003F3DE7">
        <w:rPr>
          <w:rFonts w:hint="eastAsia"/>
        </w:rPr>
        <w:t>模型</w:t>
      </w:r>
      <w:r w:rsidR="00294C35">
        <w:rPr>
          <w:rFonts w:hint="eastAsia"/>
        </w:rPr>
        <w:t>并改变初始假设</w:t>
      </w:r>
      <w:r w:rsidR="003F3DE7" w:rsidRPr="003F3DE7">
        <w:rPr>
          <w:rFonts w:hint="eastAsia"/>
        </w:rPr>
        <w:t>进行研究分析。</w:t>
      </w:r>
      <w:bookmarkEnd w:id="214"/>
      <w:bookmarkEnd w:id="215"/>
      <w:r w:rsidR="000E3924" w:rsidRPr="003F3DE7">
        <w:rPr>
          <w:rFonts w:hint="eastAsia"/>
        </w:rPr>
        <w:t>在构建模型之前，先界定分析中所使用到的变量即其假设。</w:t>
      </w:r>
    </w:p>
    <w:p w14:paraId="6EC0DDCE" w14:textId="654B0A73" w:rsidR="00AF2FEF" w:rsidRPr="00CA4C74" w:rsidRDefault="00AF2FEF" w:rsidP="00CA4C74">
      <w:pPr>
        <w:pStyle w:val="ad"/>
      </w:pPr>
      <w:bookmarkStart w:id="216" w:name="_Toc432531334"/>
      <w:r w:rsidRPr="00CA4C74">
        <w:rPr>
          <w:rFonts w:hint="eastAsia"/>
        </w:rPr>
        <w:t>图</w:t>
      </w:r>
      <w:r w:rsidRPr="00CA4C74">
        <w:t>4.1</w:t>
      </w:r>
      <w:r w:rsidR="00CA4C74" w:rsidRPr="00CA4C74">
        <w:rPr>
          <w:rFonts w:hint="eastAsia"/>
        </w:rPr>
        <w:t xml:space="preserve">　</w:t>
      </w:r>
      <w:r w:rsidRPr="00CA4C74">
        <w:rPr>
          <w:rFonts w:hint="eastAsia"/>
        </w:rPr>
        <w:t>空间</w:t>
      </w:r>
      <w:r w:rsidRPr="00CA4C74">
        <w:t>Salop</w:t>
      </w:r>
      <w:r w:rsidRPr="00CA4C74">
        <w:rPr>
          <w:rFonts w:hint="eastAsia"/>
        </w:rPr>
        <w:t>模型</w:t>
      </w:r>
      <w:bookmarkEnd w:id="216"/>
    </w:p>
    <w:p w14:paraId="052BBA90" w14:textId="143AE291" w:rsidR="00AF2FEF" w:rsidRDefault="00AF2FEF" w:rsidP="00AF2FEF">
      <w:pPr>
        <w:pStyle w:val="af"/>
        <w:ind w:firstLine="480"/>
      </w:pPr>
      <w:r w:rsidRPr="00E973E2">
        <w:rPr>
          <w:rFonts w:hint="eastAsia"/>
        </w:rPr>
        <w:t>空间</w:t>
      </w:r>
      <w:r w:rsidRPr="00E973E2">
        <w:t>Salop</w:t>
      </w:r>
      <w:r w:rsidRPr="00E973E2">
        <w:rPr>
          <w:rFonts w:hint="eastAsia"/>
        </w:rPr>
        <w:t>模型如</w:t>
      </w:r>
      <w:r>
        <w:rPr>
          <w:rFonts w:hint="eastAsia"/>
        </w:rPr>
        <w:t>上</w:t>
      </w:r>
      <w:r w:rsidRPr="00E973E2">
        <w:rPr>
          <w:rFonts w:hint="eastAsia"/>
        </w:rPr>
        <w:t>图</w:t>
      </w:r>
      <w:r w:rsidRPr="00E973E2">
        <w:t>4.1</w:t>
      </w:r>
      <w:r w:rsidRPr="00E973E2">
        <w:rPr>
          <w:rFonts w:hint="eastAsia"/>
        </w:rPr>
        <w:t>，</w:t>
      </w:r>
      <w:r w:rsidR="000E3924" w:rsidRPr="00795582">
        <w:rPr>
          <w:rFonts w:hint="eastAsia"/>
        </w:rPr>
        <w:t>平台两边分别存在两类异质的用户──</w:t>
      </w:r>
      <w:bookmarkStart w:id="217" w:name="OLE_LINK29"/>
      <w:bookmarkStart w:id="218" w:name="OLE_LINK30"/>
      <w:r w:rsidR="00AF664E" w:rsidRPr="00795582">
        <w:rPr>
          <w:rFonts w:hint="eastAsia"/>
        </w:rPr>
        <w:t>供</w:t>
      </w:r>
      <w:r w:rsidR="00AF664E" w:rsidRPr="000E3924">
        <w:rPr>
          <w:rFonts w:asciiTheme="minorEastAsia" w:hAnsiTheme="minorEastAsia" w:hint="eastAsia"/>
        </w:rPr>
        <w:t>应</w:t>
      </w:r>
      <w:r w:rsidR="00AF664E" w:rsidRPr="00AF664E">
        <w:rPr>
          <w:rFonts w:hint="eastAsia"/>
        </w:rPr>
        <w:t>商</w:t>
      </w:r>
      <w:r w:rsidR="00AF664E" w:rsidRPr="00AF664E">
        <w:t>S</w:t>
      </w:r>
      <w:r w:rsidR="000E3924" w:rsidRPr="00795582">
        <w:rPr>
          <w:rFonts w:hint="eastAsia"/>
        </w:rPr>
        <w:t>与消费者</w:t>
      </w:r>
      <w:r w:rsidR="000E3924" w:rsidRPr="00795582">
        <w:t>B</w:t>
      </w:r>
      <w:bookmarkEnd w:id="217"/>
      <w:bookmarkEnd w:id="218"/>
      <w:r w:rsidR="000E3924" w:rsidRPr="00795582">
        <w:rPr>
          <w:rFonts w:hint="eastAsia"/>
        </w:rPr>
        <w:t>，</w:t>
      </w:r>
      <w:r w:rsidR="00AF664E" w:rsidRPr="00AF664E">
        <w:rPr>
          <w:rFonts w:asciiTheme="minorEastAsia" w:hAnsiTheme="minorEastAsia" w:hint="eastAsia"/>
        </w:rPr>
        <w:t>均匀地</w:t>
      </w:r>
      <w:r w:rsidR="00AF664E">
        <w:rPr>
          <w:rFonts w:hint="eastAsia"/>
        </w:rPr>
        <w:t>分布在两个独立的</w:t>
      </w:r>
      <w:r w:rsidR="00AF664E" w:rsidRPr="00AF664E">
        <w:rPr>
          <w:rFonts w:asciiTheme="minorEastAsia" w:hAnsiTheme="minorEastAsia" w:hint="eastAsia"/>
        </w:rPr>
        <w:t>环形</w:t>
      </w:r>
      <w:r w:rsidR="00AF664E">
        <w:rPr>
          <w:rFonts w:hint="eastAsia"/>
        </w:rPr>
        <w:t>市场</w:t>
      </w:r>
      <w:r w:rsidR="00AF664E" w:rsidRPr="00AF664E">
        <w:rPr>
          <w:rFonts w:asciiTheme="minorEastAsia" w:hAnsiTheme="minorEastAsia" w:hint="eastAsia"/>
        </w:rPr>
        <w:t>中</w:t>
      </w:r>
      <w:r>
        <w:rPr>
          <w:rFonts w:hint="eastAsia"/>
        </w:rPr>
        <w:t>。</w:t>
      </w:r>
      <w:r w:rsidR="000E3924" w:rsidRPr="00795582">
        <w:rPr>
          <w:rFonts w:hint="eastAsia"/>
        </w:rPr>
        <w:t>根据现实经济情况，在线旅游产业是一个买方市场，市场中的供给大于需求，因此我们假定</w:t>
      </w:r>
      <w:r>
        <w:rPr>
          <w:rFonts w:hint="eastAsia"/>
        </w:rPr>
        <w:t>：</w:t>
      </w:r>
    </w:p>
    <w:p w14:paraId="626FCB65" w14:textId="1D095401" w:rsidR="00AF2FEF" w:rsidRPr="00AF2FEF" w:rsidRDefault="00AF2FEF" w:rsidP="00AF2FEF">
      <w:pPr>
        <w:pStyle w:val="af"/>
        <w:ind w:firstLine="480"/>
      </w:pPr>
      <w:r w:rsidRPr="00AF2FEF">
        <w:t>(</w:t>
      </w:r>
      <w:proofErr w:type="gramStart"/>
      <w:r w:rsidRPr="00AF2FEF">
        <w:rPr>
          <w:rFonts w:hint="eastAsia"/>
        </w:rPr>
        <w:t>一</w:t>
      </w:r>
      <w:proofErr w:type="gramEnd"/>
      <w:r w:rsidRPr="00AF2FEF">
        <w:t>)</w:t>
      </w:r>
      <w:r w:rsidRPr="00AF2FEF">
        <w:rPr>
          <w:rFonts w:hint="eastAsia"/>
        </w:rPr>
        <w:t>、消费者</w:t>
      </w:r>
      <w:r w:rsidRPr="00AF2FEF">
        <w:t>B</w:t>
      </w:r>
      <w:r w:rsidRPr="00AF2FEF">
        <w:rPr>
          <w:rFonts w:hint="eastAsia"/>
        </w:rPr>
        <w:t>的总数量为</w:t>
      </w:r>
      <w:r w:rsidRPr="00AF2FEF">
        <w:t>1</w:t>
      </w:r>
      <w:r w:rsidRPr="00AF2FEF">
        <w:rPr>
          <w:rFonts w:hint="eastAsia"/>
        </w:rPr>
        <w:t>，供应商</w:t>
      </w:r>
      <w:r w:rsidRPr="00AF2FEF">
        <w:t>S</w:t>
      </w:r>
      <w:r w:rsidRPr="00AF2FEF">
        <w:rPr>
          <w:rFonts w:hint="eastAsia"/>
        </w:rPr>
        <w:t>的数量非固定常数。也就是说在环形市场中，消费者圆周长为</w:t>
      </w:r>
      <w:r w:rsidRPr="00AF2FEF">
        <w:t>1 (</w:t>
      </w:r>
      <w:r w:rsidRPr="00AF2FEF">
        <w:rPr>
          <w:rFonts w:hint="eastAsia"/>
        </w:rPr>
        <w:t>即</w:t>
      </w:r>
      <m:oMath>
        <m:sSub>
          <m:sSubPr>
            <m:ctrlPr>
              <w:rPr>
                <w:rFonts w:ascii="Cambria Math" w:hAnsi="Cambria Math"/>
              </w:rPr>
            </m:ctrlPr>
          </m:sSubPr>
          <m:e>
            <m:r>
              <m:rPr>
                <m:sty m:val="p"/>
              </m:rPr>
              <w:rPr>
                <w:rFonts w:ascii="Cambria Math" w:hAnsi="Cambria Math" w:hint="eastAsia"/>
              </w:rPr>
              <m:t>S</m:t>
            </m:r>
          </m:e>
          <m:sub>
            <m:r>
              <m:rPr>
                <m:sty m:val="p"/>
              </m:rPr>
              <w:rPr>
                <w:rFonts w:ascii="Cambria Math" w:hAnsi="Cambria Math" w:hint="eastAsia"/>
              </w:rPr>
              <m:t>B</m:t>
            </m:r>
          </m:sub>
        </m:sSub>
        <m:r>
          <m:rPr>
            <m:sty m:val="p"/>
          </m:rPr>
          <w:rPr>
            <w:rFonts w:ascii="Cambria Math" w:hAnsi="Cambria Math" w:hint="eastAsia"/>
          </w:rPr>
          <m:t>=1</m:t>
        </m:r>
      </m:oMath>
      <w:r w:rsidRPr="00AF2FEF">
        <w:t>)</w:t>
      </w:r>
      <w:r w:rsidRPr="00AF2FEF">
        <w:rPr>
          <w:rFonts w:hint="eastAsia"/>
        </w:rPr>
        <w:t>，而供应商</w:t>
      </w:r>
      <w:r w:rsidRPr="00AF2FEF">
        <w:t>S</w:t>
      </w:r>
      <w:r w:rsidRPr="00AF2FEF">
        <w:rPr>
          <w:rFonts w:hint="eastAsia"/>
        </w:rPr>
        <w:t>的圆周长</w:t>
      </w:r>
      <m:oMath>
        <m:sSub>
          <m:sSubPr>
            <m:ctrlPr>
              <w:rPr>
                <w:rFonts w:ascii="Cambria Math" w:hAnsi="Cambria Math"/>
              </w:rPr>
            </m:ctrlPr>
          </m:sSubPr>
          <m:e>
            <m:r>
              <m:rPr>
                <m:sty m:val="p"/>
              </m:rPr>
              <w:rPr>
                <w:rFonts w:ascii="Cambria Math" w:hAnsi="Cambria Math" w:hint="eastAsia"/>
              </w:rPr>
              <m:t>S</m:t>
            </m:r>
          </m:e>
          <m:sub>
            <m:r>
              <m:rPr>
                <m:sty m:val="p"/>
              </m:rPr>
              <w:rPr>
                <w:rFonts w:ascii="Cambria Math" w:hAnsi="Cambria Math" w:hint="eastAsia"/>
              </w:rPr>
              <m:t>S</m:t>
            </m:r>
          </m:sub>
        </m:sSub>
        <m:r>
          <m:rPr>
            <m:sty m:val="p"/>
          </m:rPr>
          <w:rPr>
            <w:rFonts w:ascii="Cambria Math" w:hAnsi="Cambria Math" w:hint="eastAsia"/>
          </w:rPr>
          <m:t>&gt;1</m:t>
        </m:r>
      </m:oMath>
      <w:r w:rsidRPr="00AF2FEF">
        <w:rPr>
          <w:rFonts w:hint="eastAsia"/>
        </w:rPr>
        <w:t>。</w:t>
      </w:r>
    </w:p>
    <w:p w14:paraId="388B289C" w14:textId="30B4DE53" w:rsidR="00795582" w:rsidRPr="00AF2FEF" w:rsidRDefault="00876B6D" w:rsidP="00AF2FEF">
      <w:pPr>
        <w:pStyle w:val="af"/>
        <w:ind w:firstLine="480"/>
      </w:pPr>
      <w:r w:rsidRPr="00AF2FEF">
        <w:lastRenderedPageBreak/>
        <w:t>(</w:t>
      </w:r>
      <w:r w:rsidRPr="00AF2FEF">
        <w:rPr>
          <w:rFonts w:hint="eastAsia"/>
        </w:rPr>
        <w:t>二</w:t>
      </w:r>
      <w:r w:rsidRPr="00AF2FEF">
        <w:t>)</w:t>
      </w:r>
      <w:r w:rsidRPr="00AF2FEF">
        <w:rPr>
          <w:rFonts w:hint="eastAsia"/>
        </w:rPr>
        <w:t>、市场中有</w:t>
      </w:r>
      <w:r w:rsidRPr="00AF2FEF">
        <w:t>N</w:t>
      </w:r>
      <w:proofErr w:type="gramStart"/>
      <w:r w:rsidRPr="00AF2FEF">
        <w:rPr>
          <w:rFonts w:hint="eastAsia"/>
        </w:rPr>
        <w:t>个</w:t>
      </w:r>
      <w:proofErr w:type="gramEnd"/>
      <w:r w:rsidRPr="00AF2FEF">
        <w:rPr>
          <w:rFonts w:hint="eastAsia"/>
        </w:rPr>
        <w:t>平台企业均匀地分布在供应商与消费者组成的双环市场之中，为买卖双方提供交易的平台</w:t>
      </w:r>
      <w:r w:rsidR="00AF2FEF">
        <w:rPr>
          <w:rFonts w:hint="eastAsia"/>
        </w:rPr>
        <w:t>，</w:t>
      </w:r>
      <w:r w:rsidRPr="00AF2FEF">
        <w:rPr>
          <w:rFonts w:hint="eastAsia"/>
        </w:rPr>
        <w:t>且买卖双方只能在平台中进行交易。</w:t>
      </w:r>
      <w:r w:rsidR="00AF2FEF" w:rsidRPr="00876B6D">
        <w:rPr>
          <w:rFonts w:hint="eastAsia"/>
        </w:rPr>
        <w:t>其中，</w:t>
      </w:r>
      <m:oMath>
        <m:r>
          <m:rPr>
            <m:sty m:val="p"/>
          </m:rPr>
          <w:rPr>
            <w:rFonts w:ascii="Cambria Math" w:hAnsi="Cambria Math"/>
          </w:rPr>
          <m:t>N</m:t>
        </m:r>
        <m:r>
          <m:rPr>
            <m:sty m:val="p"/>
          </m:rPr>
          <w:rPr>
            <w:rFonts w:ascii="Cambria Math" w:hAnsi="Cambria Math" w:hint="eastAsia"/>
          </w:rPr>
          <m:t>=</m:t>
        </m:r>
        <m:r>
          <m:rPr>
            <m:sty m:val="p"/>
          </m:rPr>
          <w:rPr>
            <w:rFonts w:ascii="Cambria Math" w:hAnsi="Cambria Math"/>
          </w:rPr>
          <m:t>0</m:t>
        </m:r>
        <m:r>
          <m:rPr>
            <m:sty m:val="p"/>
          </m:rPr>
          <w:rPr>
            <w:rFonts w:ascii="Cambria Math" w:hAnsi="Cambria Math" w:hint="eastAsia"/>
          </w:rPr>
          <m:t>,1</m:t>
        </m:r>
        <m:r>
          <m:rPr>
            <m:sty m:val="p"/>
          </m:rPr>
          <w:rPr>
            <w:rFonts w:ascii="Cambria Math" w:hAnsi="Cambria Math"/>
          </w:rPr>
          <m:t>,2,…,e</m:t>
        </m:r>
        <m:r>
          <m:rPr>
            <m:sty m:val="p"/>
          </m:rPr>
          <w:rPr>
            <w:rFonts w:ascii="Cambria Math" w:hAnsi="Cambria Math" w:hint="eastAsia"/>
          </w:rPr>
          <m:t>,</m:t>
        </m:r>
        <m:r>
          <m:rPr>
            <m:sty m:val="p"/>
          </m:rPr>
          <w:rPr>
            <w:rFonts w:ascii="Cambria Math" w:hAnsi="Cambria Math"/>
          </w:rPr>
          <m:t>…,N</m:t>
        </m:r>
      </m:oMath>
    </w:p>
    <w:p w14:paraId="520E06B6" w14:textId="1575B8DF" w:rsidR="00C2212E" w:rsidRPr="00AF2FEF" w:rsidRDefault="00876B6D" w:rsidP="00AF2FEF">
      <w:pPr>
        <w:pStyle w:val="af"/>
        <w:ind w:firstLine="480"/>
      </w:pPr>
      <w:r w:rsidRPr="00AF2FEF">
        <w:t>(</w:t>
      </w:r>
      <w:r w:rsidRPr="00AF2FEF">
        <w:rPr>
          <w:rFonts w:hint="eastAsia"/>
        </w:rPr>
        <w:t>三</w:t>
      </w:r>
      <w:r w:rsidRPr="00AF2FEF">
        <w:t>)</w:t>
      </w:r>
      <w:r w:rsidRPr="00AF2FEF">
        <w:rPr>
          <w:rFonts w:hint="eastAsia"/>
        </w:rPr>
        <w:t>、</w:t>
      </w:r>
      <w:r w:rsidR="00C2212E" w:rsidRPr="00AF2FEF">
        <w:rPr>
          <w:rFonts w:hint="eastAsia"/>
        </w:rPr>
        <w:t>供应商</w:t>
      </w:r>
      <w:r w:rsidR="00C2212E" w:rsidRPr="00AF2FEF">
        <w:t>S</w:t>
      </w:r>
      <w:r w:rsidR="00C2212E" w:rsidRPr="00AF2FEF">
        <w:rPr>
          <w:rFonts w:hint="eastAsia"/>
        </w:rPr>
        <w:t>与消费者</w:t>
      </w:r>
      <w:r w:rsidR="00C2212E" w:rsidRPr="00AF2FEF">
        <w:t>B</w:t>
      </w:r>
      <w:r w:rsidR="00C2212E" w:rsidRPr="00AF2FEF">
        <w:rPr>
          <w:rFonts w:hint="eastAsia"/>
        </w:rPr>
        <w:t>从交易中获得的收益随着两边的用户人数而改变，且这种收益变化程度属于各边用户群体的私有信息。当用户通过平台进行交易时，</w:t>
      </w:r>
      <w:r w:rsidR="00AF2FEF" w:rsidRPr="00AF2FEF">
        <w:rPr>
          <w:rFonts w:hint="eastAsia"/>
        </w:rPr>
        <w:t>供应商</w:t>
      </w:r>
      <w:r w:rsidR="00C2212E" w:rsidRPr="00AF2FEF">
        <w:rPr>
          <w:rFonts w:hint="eastAsia"/>
        </w:rPr>
        <w:t>的效用记作</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S</m:t>
            </m:r>
          </m:sub>
        </m:sSub>
      </m:oMath>
      <w:r w:rsidR="00C2212E" w:rsidRPr="00AF2FEF">
        <w:rPr>
          <w:rFonts w:hint="eastAsia"/>
        </w:rPr>
        <w:t>，消费者的效用记作</w:t>
      </w:r>
      <m:oMath>
        <m:sSub>
          <m:sSubPr>
            <m:ctrlPr>
              <w:rPr>
                <w:rFonts w:ascii="Cambria Math" w:hAnsi="Cambria Math"/>
              </w:rPr>
            </m:ctrlPr>
          </m:sSubPr>
          <m:e>
            <m:r>
              <m:rPr>
                <m:sty m:val="p"/>
              </m:rPr>
              <w:rPr>
                <w:rFonts w:ascii="Cambria Math" w:hAnsi="Cambria Math"/>
              </w:rPr>
              <m:t>u</m:t>
            </m:r>
          </m:e>
          <m:sub>
            <m:r>
              <m:rPr>
                <m:sty m:val="p"/>
              </m:rPr>
              <w:rPr>
                <w:rFonts w:ascii="Cambria Math" w:hAnsi="Cambria Math"/>
              </w:rPr>
              <m:t>B</m:t>
            </m:r>
          </m:sub>
        </m:sSub>
      </m:oMath>
      <w:r w:rsidR="00C2212E" w:rsidRPr="00AF2FEF">
        <w:rPr>
          <w:rFonts w:hint="eastAsia"/>
        </w:rPr>
        <w:t>，并且供应商和消费者的效用函数都是线性分布的。</w:t>
      </w:r>
    </w:p>
    <w:p w14:paraId="7CF4B492" w14:textId="2EC6E442" w:rsidR="003F3DE7" w:rsidRPr="00876B6D" w:rsidRDefault="00C2212E" w:rsidP="00AF2FEF">
      <w:pPr>
        <w:pStyle w:val="af"/>
        <w:ind w:firstLine="480"/>
      </w:pPr>
      <w:r w:rsidRPr="00AF2FEF">
        <w:t>(</w:t>
      </w:r>
      <w:r w:rsidRPr="00AF2FEF">
        <w:rPr>
          <w:rFonts w:hint="eastAsia"/>
        </w:rPr>
        <w:t>四</w:t>
      </w:r>
      <w:r w:rsidRPr="00AF2FEF">
        <w:t>)</w:t>
      </w:r>
      <w:r w:rsidRPr="00AF2FEF">
        <w:rPr>
          <w:rFonts w:hint="eastAsia"/>
        </w:rPr>
        <w:t>、供应商</w:t>
      </w:r>
      <w:r w:rsidRPr="00AF2FEF">
        <w:t>S</w:t>
      </w:r>
      <w:r w:rsidRPr="00AF2FEF">
        <w:rPr>
          <w:rFonts w:hint="eastAsia"/>
        </w:rPr>
        <w:t>与消费者</w:t>
      </w:r>
      <w:r w:rsidRPr="00AF2FEF">
        <w:t>B</w:t>
      </w:r>
      <w:r w:rsidRPr="00AF2FEF">
        <w:rPr>
          <w:rFonts w:hint="eastAsia"/>
        </w:rPr>
        <w:t>接入平台时的所能获得的基本效用</w:t>
      </w:r>
      <w:r w:rsidRPr="00AF2FEF">
        <w:t>(</w:t>
      </w:r>
      <w:r w:rsidRPr="00AF2FEF">
        <w:rPr>
          <w:rFonts w:hint="eastAsia"/>
        </w:rPr>
        <w:t>保留效用</w:t>
      </w:r>
      <w:r w:rsidRPr="00AF2FEF">
        <w:t>)</w:t>
      </w:r>
      <w:r w:rsidRPr="00AF2FEF">
        <w:rPr>
          <w:rFonts w:hint="eastAsia"/>
        </w:rPr>
        <w:t>分别为</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hint="eastAsia"/>
              </w:rPr>
              <m:t>S</m:t>
            </m:r>
          </m:sub>
        </m:sSub>
      </m:oMath>
      <w:r w:rsidRPr="00AF2FEF">
        <w:rPr>
          <w:rFonts w:hint="eastAsia"/>
        </w:rPr>
        <w:t>和</w:t>
      </w:r>
      <m:oMath>
        <m:sSub>
          <m:sSubPr>
            <m:ctrlPr>
              <w:rPr>
                <w:rFonts w:ascii="Cambria Math" w:hAnsi="Cambria Math"/>
              </w:rPr>
            </m:ctrlPr>
          </m:sSubPr>
          <m:e>
            <m:r>
              <m:rPr>
                <m:sty m:val="p"/>
              </m:rPr>
              <w:rPr>
                <w:rFonts w:ascii="Cambria Math" w:hAnsi="Cambria Math"/>
              </w:rPr>
              <m:t>V</m:t>
            </m:r>
          </m:e>
          <m:sub>
            <m:r>
              <m:rPr>
                <m:sty m:val="p"/>
              </m:rPr>
              <w:rPr>
                <w:rFonts w:ascii="Cambria Math" w:hAnsi="Cambria Math" w:hint="eastAsia"/>
              </w:rPr>
              <m:t>B</m:t>
            </m:r>
          </m:sub>
        </m:sSub>
      </m:oMath>
      <w:r w:rsidRPr="00C2212E">
        <w:rPr>
          <w:rFonts w:hint="eastAsia"/>
        </w:rPr>
        <w:t>。</w:t>
      </w:r>
    </w:p>
    <w:p w14:paraId="52C038A7" w14:textId="20BE1496" w:rsidR="003F3DE7" w:rsidRPr="00876B6D" w:rsidRDefault="00C2212E" w:rsidP="00876B6D">
      <w:pPr>
        <w:pStyle w:val="af"/>
        <w:ind w:firstLine="480"/>
      </w:pPr>
      <w:r w:rsidRPr="00AF2FEF">
        <w:t>(</w:t>
      </w:r>
      <w:r w:rsidRPr="00AF2FEF">
        <w:rPr>
          <w:rFonts w:hint="eastAsia"/>
        </w:rPr>
        <w:t>五</w:t>
      </w:r>
      <w:r w:rsidRPr="00AF2FEF">
        <w:t>)</w:t>
      </w:r>
      <w:r w:rsidRPr="00AF2FEF">
        <w:rPr>
          <w:rFonts w:hint="eastAsia"/>
        </w:rPr>
        <w:t>、</w:t>
      </w:r>
      <w:r w:rsidR="00876B6D" w:rsidRPr="00AF2FEF">
        <w:rPr>
          <w:rFonts w:hint="eastAsia"/>
        </w:rPr>
        <w:t>第</w:t>
      </w:r>
      <w:r w:rsidR="00876B6D" w:rsidRPr="00AF2FEF">
        <w:t>K</w:t>
      </w:r>
      <w:proofErr w:type="gramStart"/>
      <w:r w:rsidR="00876B6D" w:rsidRPr="00AF2FEF">
        <w:rPr>
          <w:rFonts w:hint="eastAsia"/>
        </w:rPr>
        <w:t>个</w:t>
      </w:r>
      <w:proofErr w:type="gramEnd"/>
      <w:r w:rsidR="00876B6D" w:rsidRPr="00876B6D">
        <w:rPr>
          <w:rFonts w:hint="eastAsia"/>
        </w:rPr>
        <w:t>平台向供应商和消费者提供产品或服务所收取的价格分为以</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KS</m:t>
            </m:r>
          </m:sub>
        </m:sSub>
      </m:oMath>
      <w:r w:rsidR="00876B6D" w:rsidRPr="00876B6D">
        <w:rPr>
          <w:rFonts w:hint="eastAsia"/>
        </w:rPr>
        <w:t>与</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KB</m:t>
            </m:r>
          </m:sub>
        </m:sSub>
      </m:oMath>
      <w:r w:rsidR="00876B6D" w:rsidRPr="00876B6D">
        <w:rPr>
          <w:rFonts w:hint="eastAsia"/>
        </w:rPr>
        <w:t>表示。</w:t>
      </w:r>
      <w:bookmarkStart w:id="219" w:name="OLE_LINK69"/>
      <w:r w:rsidR="00876B6D" w:rsidRPr="00876B6D">
        <w:rPr>
          <w:rFonts w:hint="eastAsia"/>
        </w:rPr>
        <w:t>其中，</w:t>
      </w:r>
      <m:oMath>
        <m:r>
          <m:rPr>
            <m:sty m:val="p"/>
          </m:rPr>
          <w:rPr>
            <w:rFonts w:ascii="Cambria Math" w:hAnsi="Cambria Math" w:hint="eastAsia"/>
          </w:rPr>
          <m:t>K=1</m:t>
        </m:r>
        <m:r>
          <m:rPr>
            <m:sty m:val="p"/>
          </m:rPr>
          <w:rPr>
            <w:rFonts w:ascii="Cambria Math" w:hAnsi="Cambria Math"/>
          </w:rPr>
          <m:t>,2,…,N</m:t>
        </m:r>
      </m:oMath>
      <w:bookmarkEnd w:id="219"/>
    </w:p>
    <w:p w14:paraId="334A4300" w14:textId="092786F2" w:rsidR="003F3DE7" w:rsidRPr="00876B6D" w:rsidRDefault="00C2212E" w:rsidP="003F3DE7">
      <w:pPr>
        <w:pStyle w:val="af"/>
        <w:ind w:firstLine="480"/>
      </w:pPr>
      <w:r w:rsidRPr="009B7843">
        <w:t>(</w:t>
      </w:r>
      <w:r>
        <w:rPr>
          <w:rFonts w:asciiTheme="minorEastAsia" w:eastAsiaTheme="minorEastAsia" w:hAnsiTheme="minorEastAsia" w:hint="eastAsia"/>
        </w:rPr>
        <w:t>六</w:t>
      </w:r>
      <w:r w:rsidRPr="009B7843">
        <w:t>)</w:t>
      </w:r>
      <w:r w:rsidRPr="009B7843">
        <w:rPr>
          <w:rFonts w:hint="eastAsia"/>
        </w:rPr>
        <w:t>、</w:t>
      </w:r>
      <w:r w:rsidR="003F3DE7">
        <w:rPr>
          <w:rFonts w:hint="eastAsia"/>
        </w:rPr>
        <w:t>两类用户相互关心使用这一平台的对边用户数量，即存在</w:t>
      </w:r>
      <w:r w:rsidR="003F3DE7" w:rsidRPr="00E23C0F">
        <w:rPr>
          <w:rFonts w:asciiTheme="minorEastAsia" w:hAnsiTheme="minorEastAsia" w:hint="eastAsia"/>
        </w:rPr>
        <w:t>交叉</w:t>
      </w:r>
      <w:r w:rsidR="000971FC">
        <w:rPr>
          <w:rFonts w:hint="eastAsia"/>
        </w:rPr>
        <w:t>网络效应</w:t>
      </w:r>
      <w:r w:rsidR="003F3DE7" w:rsidRPr="009B7843">
        <w:rPr>
          <w:rFonts w:hint="eastAsia"/>
        </w:rPr>
        <w:t>，单位</w:t>
      </w:r>
      <w:r w:rsidR="00524021" w:rsidRPr="00795582">
        <w:rPr>
          <w:rFonts w:hint="eastAsia"/>
        </w:rPr>
        <w:t>供</w:t>
      </w:r>
      <w:r w:rsidR="00524021" w:rsidRPr="000E3924">
        <w:rPr>
          <w:rFonts w:asciiTheme="minorEastAsia" w:hAnsiTheme="minorEastAsia" w:hint="eastAsia"/>
        </w:rPr>
        <w:t>应</w:t>
      </w:r>
      <w:r w:rsidR="00524021" w:rsidRPr="00795582">
        <w:rPr>
          <w:rFonts w:hint="eastAsia"/>
        </w:rPr>
        <w:t>商</w:t>
      </w:r>
      <w:r w:rsidR="003F3DE7" w:rsidRPr="009B7843">
        <w:rPr>
          <w:rFonts w:hint="eastAsia"/>
        </w:rPr>
        <w:t>接入</w:t>
      </w:r>
      <w:r w:rsidR="00876B6D" w:rsidRPr="00876B6D">
        <w:rPr>
          <w:rFonts w:hint="eastAsia"/>
        </w:rPr>
        <w:t>平台带给消费者的</w:t>
      </w:r>
      <w:r w:rsidR="000971FC">
        <w:rPr>
          <w:rFonts w:hint="eastAsia"/>
        </w:rPr>
        <w:t>网络效应</w:t>
      </w:r>
      <w:r w:rsidR="00876B6D" w:rsidRPr="00876B6D">
        <w:rPr>
          <w:rFonts w:hint="eastAsia"/>
        </w:rPr>
        <w:t>参数为</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S</m:t>
            </m:r>
          </m:sub>
        </m:sSub>
      </m:oMath>
      <w:r w:rsidR="00876B6D" w:rsidRPr="00876B6D">
        <w:rPr>
          <w:rFonts w:hint="eastAsia"/>
        </w:rPr>
        <w:t>，单位消费者接入平台带给供应商的</w:t>
      </w:r>
      <w:r w:rsidR="000971FC">
        <w:rPr>
          <w:rFonts w:hint="eastAsia"/>
        </w:rPr>
        <w:t>网络效应</w:t>
      </w:r>
      <w:r w:rsidR="00876B6D" w:rsidRPr="00876B6D">
        <w:rPr>
          <w:rFonts w:hint="eastAsia"/>
        </w:rPr>
        <w:t>参数为</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oMath>
      <w:r w:rsidR="00876B6D" w:rsidRPr="00876B6D">
        <w:rPr>
          <w:rFonts w:hint="eastAsia"/>
        </w:rPr>
        <w:t>。换言之，</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S</m:t>
            </m:r>
          </m:sub>
        </m:sSub>
      </m:oMath>
      <w:r w:rsidR="00876B6D" w:rsidRPr="00876B6D">
        <w:rPr>
          <w:rFonts w:hint="eastAsia"/>
        </w:rPr>
        <w:t>、</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oMath>
      <w:r w:rsidR="00876B6D" w:rsidRPr="00876B6D">
        <w:rPr>
          <w:rFonts w:hint="eastAsia"/>
        </w:rPr>
        <w:t>是度量供应商和消费者从与平台另一边用户交易中获取的收益。</w:t>
      </w:r>
    </w:p>
    <w:p w14:paraId="502E1515" w14:textId="711B4C5B" w:rsidR="003F3DE7" w:rsidRPr="00524021" w:rsidRDefault="00C2212E" w:rsidP="00AF2FEF">
      <w:pPr>
        <w:pStyle w:val="af"/>
        <w:ind w:firstLine="480"/>
      </w:pPr>
      <w:r w:rsidRPr="009B7843">
        <w:t>(</w:t>
      </w:r>
      <w:r>
        <w:rPr>
          <w:rFonts w:asciiTheme="minorEastAsia" w:eastAsiaTheme="minorEastAsia" w:hAnsiTheme="minorEastAsia" w:hint="eastAsia"/>
        </w:rPr>
        <w:t>七</w:t>
      </w:r>
      <w:r w:rsidRPr="009B7843">
        <w:t>)</w:t>
      </w:r>
      <w:r w:rsidRPr="009B7843">
        <w:rPr>
          <w:rFonts w:hint="eastAsia"/>
        </w:rPr>
        <w:t>、</w:t>
      </w:r>
      <w:r w:rsidR="00AF2FEF" w:rsidRPr="003F3DE7">
        <w:rPr>
          <w:rFonts w:hint="eastAsia"/>
        </w:rPr>
        <w:t>参考</w:t>
      </w:r>
      <w:r w:rsidR="00AF2FEF" w:rsidRPr="003F3DE7">
        <w:t>Armstrong (2006)</w:t>
      </w:r>
      <w:r w:rsidR="00AF2FEF">
        <w:t>的假设</w:t>
      </w:r>
      <w:r w:rsidR="00AF2FEF">
        <w:rPr>
          <w:rFonts w:hint="eastAsia"/>
        </w:rPr>
        <w:t>，</w:t>
      </w:r>
      <w:r w:rsidRPr="00C2212E">
        <w:rPr>
          <w:rFonts w:hint="eastAsia"/>
        </w:rPr>
        <w:t>平</w:t>
      </w:r>
      <w:r w:rsidR="003F3DE7" w:rsidRPr="009B7843">
        <w:rPr>
          <w:rFonts w:hint="eastAsia"/>
        </w:rPr>
        <w:t>台为</w:t>
      </w:r>
      <w:r w:rsidR="00524021" w:rsidRPr="00795582">
        <w:rPr>
          <w:rFonts w:hint="eastAsia"/>
        </w:rPr>
        <w:t>供</w:t>
      </w:r>
      <w:r w:rsidR="00524021" w:rsidRPr="000E3924">
        <w:rPr>
          <w:rFonts w:asciiTheme="minorEastAsia" w:hAnsiTheme="minorEastAsia" w:hint="eastAsia"/>
        </w:rPr>
        <w:t>应</w:t>
      </w:r>
      <w:r w:rsidR="00524021" w:rsidRPr="00795582">
        <w:rPr>
          <w:rFonts w:hint="eastAsia"/>
        </w:rPr>
        <w:t>商</w:t>
      </w:r>
      <w:r w:rsidRPr="00C2212E">
        <w:rPr>
          <w:rFonts w:hint="eastAsia"/>
        </w:rPr>
        <w:t>及消费者提供服务产生的固定成本和单位交易边际成本为零。</w:t>
      </w:r>
    </w:p>
    <w:p w14:paraId="76461A40" w14:textId="4CA273D2" w:rsidR="0046475B" w:rsidRPr="00C71C24" w:rsidRDefault="00C71C24" w:rsidP="00C71C24">
      <w:pPr>
        <w:pStyle w:val="21"/>
      </w:pPr>
      <w:bookmarkStart w:id="220" w:name="_Toc432531385"/>
      <w:r w:rsidRPr="00C71C24">
        <w:t>4.2</w:t>
      </w:r>
      <w:r w:rsidR="0058790B">
        <w:rPr>
          <w:rFonts w:asciiTheme="minorEastAsia" w:eastAsiaTheme="minorEastAsia" w:hAnsiTheme="minorEastAsia" w:hint="eastAsia"/>
        </w:rPr>
        <w:t xml:space="preserve">　</w:t>
      </w:r>
      <w:r w:rsidRPr="00C71C24">
        <w:rPr>
          <w:rFonts w:hint="eastAsia"/>
        </w:rPr>
        <w:t>基本模型构建与分析</w:t>
      </w:r>
      <w:bookmarkEnd w:id="220"/>
    </w:p>
    <w:p w14:paraId="43800116" w14:textId="0BFD5DF1" w:rsidR="00AF664E" w:rsidRPr="00AF664E" w:rsidRDefault="00AF664E" w:rsidP="00686652">
      <w:pPr>
        <w:pStyle w:val="af"/>
        <w:tabs>
          <w:tab w:val="center" w:pos="420"/>
          <w:tab w:val="right" w:pos="7140"/>
        </w:tabs>
        <w:ind w:firstLine="480"/>
      </w:pPr>
      <w:r w:rsidRPr="00AF664E">
        <w:rPr>
          <w:rFonts w:hint="eastAsia"/>
        </w:rPr>
        <w:t>模型建构根据在线旅游市场两边</w:t>
      </w:r>
      <w:bookmarkStart w:id="221" w:name="OLE_LINK12"/>
      <w:bookmarkStart w:id="222" w:name="OLE_LINK13"/>
      <w:r w:rsidRPr="00AF664E">
        <w:rPr>
          <w:rFonts w:hint="eastAsia"/>
        </w:rPr>
        <w:t>用户是否有市场覆盖现象，分为四种情况：</w:t>
      </w:r>
      <w:r w:rsidRPr="00AF664E">
        <w:t>(1)</w:t>
      </w:r>
      <w:r w:rsidR="00AF2FEF">
        <w:rPr>
          <w:rFonts w:hint="eastAsia"/>
        </w:rPr>
        <w:t>供应商与消费者均为</w:t>
      </w:r>
      <w:r w:rsidRPr="00AF664E">
        <w:rPr>
          <w:rFonts w:hint="eastAsia"/>
        </w:rPr>
        <w:t>垄断；</w:t>
      </w:r>
      <w:r w:rsidRPr="00AF664E">
        <w:t>(2)</w:t>
      </w:r>
      <w:r w:rsidRPr="00AF664E">
        <w:rPr>
          <w:rFonts w:hint="eastAsia"/>
        </w:rPr>
        <w:t>供应商垄断与消费者竞争；</w:t>
      </w:r>
      <w:r w:rsidRPr="00AF664E">
        <w:t>(3)</w:t>
      </w:r>
      <w:r w:rsidRPr="00AF664E">
        <w:rPr>
          <w:rFonts w:hint="eastAsia"/>
        </w:rPr>
        <w:t>供应商竞争与消费者垄断；</w:t>
      </w:r>
      <w:r w:rsidRPr="00AF664E">
        <w:t>(4)</w:t>
      </w:r>
      <w:r w:rsidRPr="00AF664E">
        <w:rPr>
          <w:rFonts w:hint="eastAsia"/>
        </w:rPr>
        <w:t>供应商与消费者均为竞争</w:t>
      </w:r>
      <w:r>
        <w:rPr>
          <w:rFonts w:asciiTheme="minorEastAsia" w:eastAsiaTheme="minorEastAsia" w:hAnsiTheme="minorEastAsia" w:hint="eastAsia"/>
        </w:rPr>
        <w:t>。</w:t>
      </w:r>
    </w:p>
    <w:p w14:paraId="6858CC37" w14:textId="4632C5B1" w:rsidR="008A382B" w:rsidRDefault="000D6890" w:rsidP="000D6890">
      <w:pPr>
        <w:pStyle w:val="31"/>
      </w:pPr>
      <w:bookmarkStart w:id="223" w:name="_Toc432531386"/>
      <w:bookmarkEnd w:id="221"/>
      <w:bookmarkEnd w:id="222"/>
      <w:r w:rsidRPr="000D6890">
        <w:t>4.2.1</w:t>
      </w:r>
      <w:r w:rsidR="0058790B">
        <w:rPr>
          <w:rFonts w:asciiTheme="minorEastAsia" w:eastAsiaTheme="minorEastAsia" w:hAnsiTheme="minorEastAsia" w:hint="eastAsia"/>
        </w:rPr>
        <w:t xml:space="preserve">　</w:t>
      </w:r>
      <w:r w:rsidRPr="000D6890">
        <w:rPr>
          <w:rFonts w:hint="eastAsia"/>
        </w:rPr>
        <w:t>供</w:t>
      </w:r>
      <w:bookmarkStart w:id="224" w:name="OLE_LINK37"/>
      <w:bookmarkStart w:id="225" w:name="OLE_LINK38"/>
      <w:r w:rsidR="005F4355" w:rsidRPr="005F4355">
        <w:rPr>
          <w:rFonts w:hint="eastAsia"/>
        </w:rPr>
        <w:t>应</w:t>
      </w:r>
      <w:bookmarkEnd w:id="224"/>
      <w:bookmarkEnd w:id="225"/>
      <w:r w:rsidR="00AF2FEF">
        <w:rPr>
          <w:rFonts w:hint="eastAsia"/>
        </w:rPr>
        <w:t>商与消费者均为</w:t>
      </w:r>
      <w:r w:rsidRPr="000D6890">
        <w:rPr>
          <w:rFonts w:hint="eastAsia"/>
        </w:rPr>
        <w:t>垄断</w:t>
      </w:r>
      <w:bookmarkEnd w:id="223"/>
    </w:p>
    <w:p w14:paraId="5A7397B1" w14:textId="144A9FB8" w:rsidR="00967376" w:rsidRPr="00AF2FEF" w:rsidRDefault="00967376" w:rsidP="00967376">
      <w:pPr>
        <w:pStyle w:val="af"/>
        <w:ind w:firstLine="480"/>
      </w:pPr>
      <w:bookmarkStart w:id="226" w:name="OLE_LINK22"/>
      <w:bookmarkStart w:id="227" w:name="OLE_LINK23"/>
      <w:r w:rsidRPr="00AF2FEF">
        <w:rPr>
          <w:noProof/>
        </w:rPr>
        <w:drawing>
          <wp:anchor distT="0" distB="0" distL="114300" distR="114300" simplePos="0" relativeHeight="251675648" behindDoc="0" locked="0" layoutInCell="1" allowOverlap="1" wp14:anchorId="317B5FEF" wp14:editId="1BECEB62">
            <wp:simplePos x="0" y="0"/>
            <wp:positionH relativeFrom="margin">
              <wp:align>center</wp:align>
            </wp:positionH>
            <wp:positionV relativeFrom="paragraph">
              <wp:posOffset>878840</wp:posOffset>
            </wp:positionV>
            <wp:extent cx="3600000" cy="1336872"/>
            <wp:effectExtent l="0" t="0" r="635" b="0"/>
            <wp:wrapTopAndBottom/>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0000" cy="1336872"/>
                    </a:xfrm>
                    <a:prstGeom prst="rect">
                      <a:avLst/>
                    </a:prstGeom>
                  </pic:spPr>
                </pic:pic>
              </a:graphicData>
            </a:graphic>
            <wp14:sizeRelH relativeFrom="page">
              <wp14:pctWidth>0</wp14:pctWidth>
            </wp14:sizeRelH>
            <wp14:sizeRelV relativeFrom="page">
              <wp14:pctHeight>0</wp14:pctHeight>
            </wp14:sizeRelV>
          </wp:anchor>
        </w:drawing>
      </w:r>
      <w:r w:rsidRPr="00AF2FEF">
        <w:rPr>
          <w:rFonts w:hint="eastAsia"/>
        </w:rPr>
        <w:t>供应商与消费者均为垄断的市场结构，</w:t>
      </w:r>
      <w:r w:rsidR="00811081" w:rsidRPr="00AF2FEF">
        <w:rPr>
          <w:rFonts w:hint="eastAsia"/>
        </w:rPr>
        <w:t>如</w:t>
      </w:r>
      <w:r>
        <w:rPr>
          <w:rFonts w:hint="eastAsia"/>
        </w:rPr>
        <w:t>下</w:t>
      </w:r>
      <w:r w:rsidR="00811081" w:rsidRPr="00AF2FEF">
        <w:rPr>
          <w:rFonts w:hint="eastAsia"/>
        </w:rPr>
        <w:t>图</w:t>
      </w:r>
      <w:r w:rsidR="00811081" w:rsidRPr="00AF2FEF">
        <w:t>4.2</w:t>
      </w:r>
      <w:r w:rsidR="00AF2FEF" w:rsidRPr="00AF2FEF">
        <w:rPr>
          <w:rFonts w:hint="eastAsia"/>
        </w:rPr>
        <w:t>所示，</w:t>
      </w:r>
      <w:r w:rsidR="00811081" w:rsidRPr="00AF2FEF">
        <w:rPr>
          <w:rFonts w:hint="eastAsia"/>
        </w:rPr>
        <w:t>此情况下</w:t>
      </w:r>
      <w:r>
        <w:rPr>
          <w:rFonts w:hint="eastAsia"/>
        </w:rPr>
        <w:t>模型</w:t>
      </w:r>
      <w:r w:rsidR="00811081" w:rsidRPr="00AF2FEF">
        <w:rPr>
          <w:rFonts w:hint="eastAsia"/>
        </w:rPr>
        <w:t>需要满足</w:t>
      </w:r>
      <w:r>
        <w:rPr>
          <w:rFonts w:hint="eastAsia"/>
        </w:rPr>
        <w:t>条件为</w:t>
      </w:r>
      <w:r w:rsidR="00811081" w:rsidRPr="00AF2FEF">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KB</m:t>
            </m:r>
          </m:sub>
        </m:sSub>
        <m:r>
          <m:rPr>
            <m:sty m:val="p"/>
          </m:rPr>
          <w:rPr>
            <w:rFonts w:ascii="Cambria Math" w:hAnsi="Cambria Math"/>
          </w:rPr>
          <m:t>≤1/</m:t>
        </m:r>
        <m:r>
          <w:rPr>
            <w:rFonts w:ascii="Cambria Math" w:hAnsi="Cambria Math"/>
          </w:rPr>
          <m:t>e</m:t>
        </m:r>
      </m:oMath>
      <w:r w:rsidR="00973DDA" w:rsidRPr="00AF2FEF">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r>
              <w:rPr>
                <w:rFonts w:ascii="Cambria Math" w:hAnsi="Cambria Math" w:hint="eastAsia"/>
              </w:rPr>
              <m:t>S</m:t>
            </m:r>
          </m:sub>
        </m:sSub>
        <m:r>
          <m:rPr>
            <m:sty m:val="p"/>
          </m:rPr>
          <w:rPr>
            <w:rFonts w:ascii="Cambria Math" w:hAnsi="Cambria Math"/>
          </w:rPr>
          <m:t>≤</m:t>
        </m:r>
        <m:sSub>
          <m:sSubPr>
            <m:ctrlPr>
              <w:rPr>
                <w:rFonts w:ascii="Cambria Math" w:hAnsi="Cambria Math"/>
              </w:rPr>
            </m:ctrlPr>
          </m:sSubPr>
          <m:e>
            <m:r>
              <w:rPr>
                <w:rFonts w:ascii="Cambria Math" w:hAnsi="Cambria Math" w:hint="eastAsia"/>
              </w:rPr>
              <m:t>S</m:t>
            </m:r>
          </m:e>
          <m:sub>
            <m:r>
              <w:rPr>
                <w:rFonts w:ascii="Cambria Math" w:hAnsi="Cambria Math" w:hint="eastAsia"/>
              </w:rPr>
              <m:t>S</m:t>
            </m:r>
          </m:sub>
        </m:sSub>
        <m:r>
          <m:rPr>
            <m:sty m:val="p"/>
          </m:rPr>
          <w:rPr>
            <w:rFonts w:ascii="Cambria Math" w:hAnsi="Cambria Math"/>
          </w:rPr>
          <m:t>/</m:t>
        </m:r>
        <m:r>
          <w:rPr>
            <w:rFonts w:ascii="Cambria Math" w:hAnsi="Cambria Math"/>
          </w:rPr>
          <m:t>e</m:t>
        </m:r>
      </m:oMath>
      <w:r w:rsidR="00AF2FEF" w:rsidRPr="00AF2FEF">
        <w:t>。</w:t>
      </w:r>
      <w:r>
        <w:t>含义为当市场中平台有</w:t>
      </w:r>
      <w:r>
        <w:t>e</w:t>
      </w:r>
      <w:proofErr w:type="gramStart"/>
      <w:r>
        <w:t>个</w:t>
      </w:r>
      <w:proofErr w:type="gramEnd"/>
      <w:r>
        <w:t>时</w:t>
      </w:r>
      <w:r>
        <w:rPr>
          <w:rFonts w:hint="eastAsia"/>
        </w:rPr>
        <w:t>，由于平台是均匀分布在环形市场中，故</w:t>
      </w:r>
      <w:r>
        <w:t>消费者的数量需小于等于</w:t>
      </w:r>
      <m:oMath>
        <m:r>
          <m:rPr>
            <m:sty m:val="p"/>
          </m:rPr>
          <w:rPr>
            <w:rFonts w:ascii="Cambria Math" w:hAnsi="Cambria Math"/>
          </w:rPr>
          <m:t>1/</m:t>
        </m:r>
        <m:r>
          <w:rPr>
            <w:rFonts w:ascii="Cambria Math" w:hAnsi="Cambria Math"/>
          </w:rPr>
          <m:t>e</m:t>
        </m:r>
      </m:oMath>
      <w:r>
        <w:rPr>
          <w:rFonts w:hint="eastAsia"/>
        </w:rPr>
        <w:t>。</w:t>
      </w:r>
    </w:p>
    <w:p w14:paraId="61EC7C9B" w14:textId="77653388" w:rsidR="00AF2FEF" w:rsidRDefault="00AF2FEF" w:rsidP="00AF2FEF">
      <w:pPr>
        <w:pStyle w:val="ad"/>
      </w:pPr>
      <w:bookmarkStart w:id="228" w:name="_Toc432531335"/>
      <w:r>
        <w:lastRenderedPageBreak/>
        <w:t>图</w:t>
      </w:r>
      <w:r>
        <w:rPr>
          <w:rFonts w:hint="eastAsia"/>
        </w:rPr>
        <w:t>4.2</w:t>
      </w:r>
      <w:r w:rsidR="005F5EF1">
        <w:rPr>
          <w:rFonts w:asciiTheme="minorEastAsia" w:eastAsiaTheme="minorEastAsia" w:hAnsiTheme="minorEastAsia" w:hint="eastAsia"/>
        </w:rPr>
        <w:t xml:space="preserve">　</w:t>
      </w:r>
      <w:r w:rsidRPr="000D6890">
        <w:rPr>
          <w:rFonts w:hint="eastAsia"/>
        </w:rPr>
        <w:t>供</w:t>
      </w:r>
      <w:r w:rsidRPr="005F4355">
        <w:rPr>
          <w:rFonts w:hint="eastAsia"/>
        </w:rPr>
        <w:t>应</w:t>
      </w:r>
      <w:r>
        <w:rPr>
          <w:rFonts w:hint="eastAsia"/>
        </w:rPr>
        <w:t>商与消费者均为</w:t>
      </w:r>
      <w:r w:rsidRPr="000D6890">
        <w:rPr>
          <w:rFonts w:hint="eastAsia"/>
        </w:rPr>
        <w:t>垄断</w:t>
      </w:r>
      <w:r>
        <w:rPr>
          <w:rFonts w:hint="eastAsia"/>
        </w:rPr>
        <w:t>的市场结构图</w:t>
      </w:r>
      <w:bookmarkEnd w:id="228"/>
    </w:p>
    <w:p w14:paraId="28B3BD81" w14:textId="48D44A86" w:rsidR="005F4355" w:rsidRPr="003A6D6E" w:rsidRDefault="00967376" w:rsidP="00967376">
      <w:pPr>
        <w:pStyle w:val="af"/>
        <w:ind w:firstLine="480"/>
      </w:pPr>
      <w:r>
        <w:rPr>
          <w:rFonts w:hint="eastAsia"/>
        </w:rPr>
        <w:t>当消费者加入</w:t>
      </w:r>
      <w:r w:rsidR="003A6D6E" w:rsidRPr="003A6D6E">
        <w:rPr>
          <w:rFonts w:hint="eastAsia"/>
        </w:rPr>
        <w:t>平台</w:t>
      </w:r>
      <w:r>
        <w:rPr>
          <w:rFonts w:hint="eastAsia"/>
        </w:rPr>
        <w:t>K</w:t>
      </w:r>
      <w:r>
        <w:rPr>
          <w:rFonts w:hint="eastAsia"/>
        </w:rPr>
        <w:t>的效用大于零时，消费者才会加入平台</w:t>
      </w:r>
      <w:r>
        <w:rPr>
          <w:rFonts w:hint="eastAsia"/>
        </w:rPr>
        <w:t>K</w:t>
      </w:r>
      <w:r>
        <w:rPr>
          <w:rFonts w:hint="eastAsia"/>
        </w:rPr>
        <w:t>，即：</w:t>
      </w:r>
      <m:oMath>
        <m:sSub>
          <m:sSubPr>
            <m:ctrlPr>
              <w:rPr>
                <w:rFonts w:ascii="Cambria Math" w:hAnsi="Cambria Math"/>
                <w:i/>
              </w:rPr>
            </m:ctrlPr>
          </m:sSubPr>
          <m:e>
            <m:r>
              <w:rPr>
                <w:rFonts w:ascii="Cambria Math" w:hAnsi="Cambria Math"/>
              </w:rPr>
              <m:t>u</m:t>
            </m:r>
          </m:e>
          <m:sub>
            <m:r>
              <w:rPr>
                <w:rFonts w:ascii="Cambria Math" w:hAnsi="Cambria Math" w:hint="eastAsia"/>
              </w:rPr>
              <m:t>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hint="eastAsia"/>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m:t>
            </m:r>
            <m:r>
              <w:rPr>
                <w:rFonts w:ascii="Cambria Math" w:hAnsi="Cambria Math" w:hint="eastAsia"/>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hint="eastAsia"/>
              </w:rPr>
              <m:t>B</m:t>
            </m:r>
          </m:sub>
        </m:sSub>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hint="eastAsia"/>
              </w:rPr>
              <m:t>B</m:t>
            </m:r>
          </m:sub>
        </m:sSub>
        <m:sSub>
          <m:sSubPr>
            <m:ctrlPr>
              <w:rPr>
                <w:rFonts w:ascii="Cambria Math" w:hAnsi="Cambria Math"/>
                <w:i/>
              </w:rPr>
            </m:ctrlPr>
          </m:sSubPr>
          <m:e>
            <m:r>
              <w:rPr>
                <w:rFonts w:ascii="Cambria Math" w:hAnsi="Cambria Math"/>
              </w:rPr>
              <m:t>n</m:t>
            </m:r>
          </m:e>
          <m:sub>
            <m:r>
              <w:rPr>
                <w:rFonts w:ascii="Cambria Math" w:hAnsi="Cambria Math"/>
              </w:rPr>
              <m:t>K</m:t>
            </m:r>
            <m:r>
              <w:rPr>
                <w:rFonts w:ascii="Cambria Math" w:hAnsi="Cambria Math" w:hint="eastAsia"/>
              </w:rPr>
              <m:t>S</m:t>
            </m:r>
          </m:sub>
        </m:sSub>
        <m:r>
          <w:rPr>
            <w:rFonts w:ascii="Cambria Math" w:hAnsi="Cambria Math"/>
          </w:rPr>
          <m:t>≥0</m:t>
        </m:r>
      </m:oMath>
      <w:r w:rsidR="003A6D6E" w:rsidRPr="00C9321E">
        <w:rPr>
          <w:rFonts w:hint="eastAsia"/>
        </w:rPr>
        <w:t>，</w:t>
      </w:r>
      <w:r w:rsidR="003A6D6E" w:rsidRPr="003A6D6E">
        <w:rPr>
          <w:rFonts w:hint="eastAsia"/>
        </w:rPr>
        <w:t>取</w:t>
      </w:r>
      <w:r>
        <w:rPr>
          <w:rFonts w:hint="eastAsia"/>
        </w:rPr>
        <w:t>其</w:t>
      </w:r>
      <w:r w:rsidR="003A6D6E" w:rsidRPr="003A6D6E">
        <w:rPr>
          <w:rFonts w:hint="eastAsia"/>
        </w:rPr>
        <w:t>临界值</w:t>
      </w:r>
      <w:proofErr w:type="gramStart"/>
      <w:r w:rsidR="003A6D6E" w:rsidRPr="003A6D6E">
        <w:rPr>
          <w:rFonts w:hint="eastAsia"/>
        </w:rPr>
        <w:t>则有</w:t>
      </w:r>
      <w:r w:rsidR="00892506">
        <w:rPr>
          <w:rFonts w:hint="eastAsia"/>
        </w:rPr>
        <w:t>式</w:t>
      </w:r>
      <w:proofErr w:type="gramEnd"/>
      <w:r w:rsidR="00892506">
        <w:rPr>
          <w:rFonts w:hint="eastAsia"/>
        </w:rPr>
        <w:t>4.</w:t>
      </w:r>
      <w:r w:rsidR="004719EF">
        <w:t>2.</w:t>
      </w:r>
      <w:r w:rsidR="00892506">
        <w:rPr>
          <w:rFonts w:hint="eastAsia"/>
        </w:rPr>
        <w:t>1</w:t>
      </w:r>
      <w:r w:rsidR="004719EF">
        <w:t>.1</w:t>
      </w:r>
      <w:r w:rsidR="003A6D6E" w:rsidRPr="003A6D6E">
        <w:rPr>
          <w:rFonts w:hint="eastAsia"/>
        </w:rPr>
        <w:t>：</w:t>
      </w:r>
    </w:p>
    <w:p w14:paraId="116D7852" w14:textId="180E5D09" w:rsidR="00811081" w:rsidRPr="00CF1044" w:rsidRDefault="00CF1044" w:rsidP="00CF1044">
      <w:pPr>
        <w:pStyle w:val="afd"/>
        <w:ind w:firstLine="480"/>
        <w:rPr>
          <w:rStyle w:val="af0"/>
          <w:rFonts w:eastAsia="MS Mincho"/>
        </w:rPr>
      </w:pPr>
      <w:bookmarkStart w:id="229" w:name="OLE_LINK24"/>
      <w:bookmarkStart w:id="230" w:name="OLE_LINK33"/>
      <w:bookmarkEnd w:id="226"/>
      <w:bookmarkEnd w:id="227"/>
      <w:r w:rsidRPr="00CF1044">
        <w:rPr>
          <w:rFonts w:eastAsia="宋体"/>
        </w:rPr>
        <w:tab/>
      </w:r>
      <w:bookmarkStart w:id="231" w:name="OLE_LINK236"/>
      <w:bookmarkStart w:id="232" w:name="OLE_LINK237"/>
      <m:oMath>
        <m:sSup>
          <m:sSupPr>
            <m:ctrlPr>
              <w:rPr>
                <w:rFonts w:ascii="Cambria Math" w:hAnsi="Cambria Math"/>
              </w:rPr>
            </m:ctrlPr>
          </m:sSupPr>
          <m:e>
            <m:sSub>
              <m:sSubPr>
                <m:ctrlPr>
                  <w:rPr>
                    <w:rFonts w:ascii="Cambria Math" w:hAnsi="Cambria Math"/>
                  </w:rPr>
                </m:ctrlPr>
              </m:sSubPr>
              <m:e>
                <m:r>
                  <w:rPr>
                    <w:rFonts w:ascii="Cambria Math" w:eastAsiaTheme="minorEastAsia" w:hAnsi="Cambria Math"/>
                  </w:rPr>
                  <m:t>V</m:t>
                </m:r>
              </m:e>
              <m:sub>
                <m:r>
                  <w:rPr>
                    <w:rFonts w:ascii="Cambria Math" w:eastAsiaTheme="minorEastAsia" w:hAnsi="Cambria Math" w:hint="eastAsia"/>
                  </w:rPr>
                  <m:t>B</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P</m:t>
                </m:r>
              </m:e>
              <m:sub>
                <m:r>
                  <w:rPr>
                    <w:rFonts w:ascii="Cambria Math" w:eastAsiaTheme="minorEastAsia" w:hAnsi="Cambria Math"/>
                  </w:rPr>
                  <m:t>K</m:t>
                </m:r>
                <m:r>
                  <w:rPr>
                    <w:rFonts w:ascii="Cambria Math" w:eastAsiaTheme="minorEastAsia" w:hAnsi="Cambria Math" w:hint="eastAsia"/>
                  </w:rPr>
                  <m:t>B</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t</m:t>
                </m:r>
              </m:e>
              <m:sub>
                <m:r>
                  <w:rPr>
                    <w:rFonts w:ascii="Cambria Math" w:eastAsiaTheme="minorEastAsia" w:hAnsi="Cambria Math" w:hint="eastAsia"/>
                  </w:rPr>
                  <m:t>B</m:t>
                </m:r>
              </m:sub>
            </m:sSub>
            <m:r>
              <w:rPr>
                <w:rFonts w:ascii="Cambria Math" w:eastAsiaTheme="minorEastAsia" w:hAnsi="Cambria Math"/>
              </w:rPr>
              <m:t>x</m:t>
            </m:r>
          </m:e>
          <m:sup>
            <m:r>
              <w:rPr>
                <w:rFonts w:ascii="Cambria Math" w:eastAsiaTheme="minorEastAsia" w:hAnsi="Cambria Math"/>
              </w:rPr>
              <m:t>R</m:t>
            </m:r>
          </m:sup>
        </m:sSup>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hint="eastAsia"/>
              </w:rPr>
              <m:t>B</m:t>
            </m:r>
          </m:sub>
        </m:sSub>
        <m:sSub>
          <m:sSubPr>
            <m:ctrlPr>
              <w:rPr>
                <w:rFonts w:ascii="Cambria Math" w:hAnsi="Cambria Math"/>
              </w:rPr>
            </m:ctrlPr>
          </m:sSubPr>
          <m:e>
            <m:r>
              <w:rPr>
                <w:rFonts w:ascii="Cambria Math" w:hAnsi="Cambria Math"/>
              </w:rPr>
              <m:t>n</m:t>
            </m:r>
          </m:e>
          <m:sub>
            <m:r>
              <w:rPr>
                <w:rFonts w:ascii="Cambria Math" w:hAnsi="Cambria Math"/>
              </w:rPr>
              <m:t>K</m:t>
            </m:r>
            <m:r>
              <w:rPr>
                <w:rFonts w:ascii="Cambria Math" w:eastAsiaTheme="minorEastAsia" w:hAnsi="Cambria Math" w:hint="eastAsia"/>
              </w:rPr>
              <m:t>S</m:t>
            </m:r>
          </m:sub>
        </m:sSub>
        <m:r>
          <m:rPr>
            <m:sty m:val="p"/>
          </m:rPr>
          <w:rPr>
            <w:rFonts w:ascii="Cambria Math" w:eastAsiaTheme="minorEastAsia" w:hAnsi="Cambria Math"/>
          </w:rPr>
          <m:t>=</m:t>
        </m:r>
        <m:sSup>
          <m:sSupPr>
            <m:ctrlPr>
              <w:rPr>
                <w:rFonts w:ascii="Cambria Math" w:hAnsi="Cambria Math"/>
              </w:rPr>
            </m:ctrlPr>
          </m:sSupPr>
          <m:e>
            <m:sSub>
              <m:sSubPr>
                <m:ctrlPr>
                  <w:rPr>
                    <w:rFonts w:ascii="Cambria Math" w:hAnsi="Cambria Math"/>
                  </w:rPr>
                </m:ctrlPr>
              </m:sSubPr>
              <m:e>
                <m:r>
                  <w:rPr>
                    <w:rFonts w:ascii="Cambria Math" w:eastAsiaTheme="minorEastAsia" w:hAnsi="Cambria Math"/>
                  </w:rPr>
                  <m:t>V</m:t>
                </m:r>
              </m:e>
              <m:sub>
                <m:r>
                  <w:rPr>
                    <w:rFonts w:ascii="Cambria Math" w:eastAsiaTheme="minorEastAsia" w:hAnsi="Cambria Math" w:hint="eastAsia"/>
                  </w:rPr>
                  <m:t>B</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P</m:t>
                </m:r>
              </m:e>
              <m:sub>
                <m:r>
                  <w:rPr>
                    <w:rFonts w:ascii="Cambria Math" w:eastAsiaTheme="minorEastAsia" w:hAnsi="Cambria Math"/>
                  </w:rPr>
                  <m:t>K</m:t>
                </m:r>
                <m:r>
                  <w:rPr>
                    <w:rFonts w:ascii="Cambria Math" w:eastAsiaTheme="minorEastAsia" w:hAnsi="Cambria Math" w:hint="eastAsia"/>
                  </w:rPr>
                  <m:t>B</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t</m:t>
                </m:r>
              </m:e>
              <m:sub>
                <m:r>
                  <w:rPr>
                    <w:rFonts w:ascii="Cambria Math" w:eastAsiaTheme="minorEastAsia" w:hAnsi="Cambria Math" w:hint="eastAsia"/>
                  </w:rPr>
                  <m:t>B</m:t>
                </m:r>
              </m:sub>
            </m:sSub>
            <m:r>
              <w:rPr>
                <w:rFonts w:ascii="Cambria Math" w:eastAsiaTheme="minorEastAsia" w:hAnsi="Cambria Math"/>
              </w:rPr>
              <m:t>x</m:t>
            </m:r>
          </m:e>
          <m:sup>
            <m:r>
              <w:rPr>
                <w:rFonts w:ascii="Cambria Math" w:eastAsiaTheme="minorEastAsia" w:hAnsi="Cambria Math"/>
              </w:rPr>
              <m:t>L</m:t>
            </m:r>
          </m:sup>
        </m:sSup>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hint="eastAsia"/>
              </w:rPr>
              <m:t>B</m:t>
            </m:r>
          </m:sub>
        </m:sSub>
        <m:sSub>
          <m:sSubPr>
            <m:ctrlPr>
              <w:rPr>
                <w:rFonts w:ascii="Cambria Math" w:hAnsi="Cambria Math"/>
              </w:rPr>
            </m:ctrlPr>
          </m:sSubPr>
          <m:e>
            <m:r>
              <w:rPr>
                <w:rFonts w:ascii="Cambria Math" w:hAnsi="Cambria Math"/>
              </w:rPr>
              <m:t>n</m:t>
            </m:r>
          </m:e>
          <m:sub>
            <m:r>
              <w:rPr>
                <w:rFonts w:ascii="Cambria Math" w:hAnsi="Cambria Math"/>
              </w:rPr>
              <m:t>K</m:t>
            </m:r>
            <m:r>
              <w:rPr>
                <w:rFonts w:ascii="Cambria Math" w:eastAsiaTheme="minorEastAsia" w:hAnsi="Cambria Math" w:hint="eastAsia"/>
              </w:rPr>
              <m:t>S</m:t>
            </m:r>
          </m:sub>
        </m:sSub>
        <m:r>
          <m:rPr>
            <m:sty m:val="p"/>
          </m:rPr>
          <w:rPr>
            <w:rFonts w:ascii="Cambria Math" w:eastAsiaTheme="minorEastAsia" w:hAnsi="Cambria Math"/>
          </w:rPr>
          <m:t>=0</m:t>
        </m:r>
      </m:oMath>
      <w:bookmarkEnd w:id="229"/>
      <w:bookmarkEnd w:id="230"/>
      <w:bookmarkEnd w:id="231"/>
      <w:bookmarkEnd w:id="232"/>
      <w:r w:rsidRPr="00CF1044">
        <w:rPr>
          <w:rFonts w:eastAsiaTheme="minorEastAsia"/>
        </w:rPr>
        <w:tab/>
        <w:t>(4.2.1.1)</w:t>
      </w:r>
    </w:p>
    <w:p w14:paraId="67344765" w14:textId="77777777" w:rsidR="00382FC4" w:rsidRPr="00382FC4" w:rsidRDefault="003A6D6E" w:rsidP="00CF1044">
      <w:pPr>
        <w:pStyle w:val="aff4"/>
        <w:ind w:firstLine="480"/>
      </w:pPr>
      <w:r w:rsidRPr="00CF1044">
        <w:rPr>
          <w:rStyle w:val="af0"/>
          <w:rFonts w:ascii="PMingLiU" w:eastAsia="PMingLiU" w:hAnsi="PMingLiU" w:cs="PMingLiU" w:hint="eastAsia"/>
        </w:rPr>
        <w:t>其中，</w:t>
      </w:r>
      <w:bookmarkStart w:id="233" w:name="OLE_LINK70"/>
      <w:bookmarkStart w:id="234" w:name="OLE_LINK71"/>
      <m:oMath>
        <m:sSup>
          <m:sSupPr>
            <m:ctrlPr>
              <w:rPr>
                <w:rFonts w:ascii="Cambria Math" w:hAnsi="Cambria Math"/>
              </w:rPr>
            </m:ctrlPr>
          </m:sSupPr>
          <m:e>
            <m:r>
              <w:rPr>
                <w:rFonts w:ascii="Cambria Math" w:hAnsi="Cambria Math"/>
              </w:rPr>
              <m:t>x</m:t>
            </m:r>
          </m:e>
          <m:sup>
            <m:r>
              <w:rPr>
                <w:rFonts w:ascii="Cambria Math" w:hAnsi="Cambria Math"/>
              </w:rPr>
              <m:t>R</m:t>
            </m:r>
          </m:sup>
        </m:sSup>
        <w:bookmarkEnd w:id="233"/>
        <w:bookmarkEnd w:id="234"/>
        <m:r>
          <m:rPr>
            <m:sty m:val="p"/>
          </m:rPr>
          <w:rPr>
            <w:rFonts w:ascii="Cambria Math" w:hAnsi="Cambria Math"/>
          </w:rPr>
          <m:t>=</m:t>
        </m:r>
        <w:bookmarkStart w:id="235" w:name="OLE_LINK72"/>
        <m:sSup>
          <m:sSupPr>
            <m:ctrlPr>
              <w:rPr>
                <w:rFonts w:ascii="Cambria Math" w:hAnsi="Cambria Math"/>
              </w:rPr>
            </m:ctrlPr>
          </m:sSupPr>
          <m:e>
            <m:r>
              <w:rPr>
                <w:rFonts w:ascii="Cambria Math" w:hAnsi="Cambria Math"/>
              </w:rPr>
              <m:t>x</m:t>
            </m:r>
          </m:e>
          <m:sup>
            <m:r>
              <w:rPr>
                <w:rFonts w:ascii="Cambria Math" w:hAnsi="Cambria Math"/>
              </w:rPr>
              <m:t>L</m:t>
            </m:r>
          </m:sup>
        </m:sSup>
      </m:oMath>
      <w:bookmarkEnd w:id="235"/>
      <w:r w:rsidRPr="00382FC4">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r>
              <w:rPr>
                <w:rFonts w:ascii="Cambria Math" w:hAnsi="Cambria Math" w:hint="eastAsia"/>
              </w:rPr>
              <m:t>B</m:t>
            </m:r>
          </m:sub>
        </m:sSub>
        <m:r>
          <m:rPr>
            <m:sty m:val="p"/>
          </m:rPr>
          <w:rPr>
            <w:rFonts w:ascii="Cambria Math" w:hAnsi="Cambria Math" w:hint="eastAsia"/>
          </w:rPr>
          <m:t>=</m:t>
        </m:r>
        <m:sSup>
          <m:sSupPr>
            <m:ctrlPr>
              <w:rPr>
                <w:rFonts w:ascii="Cambria Math" w:hAnsi="Cambria Math"/>
              </w:rPr>
            </m:ctrlPr>
          </m:sSupPr>
          <m:e>
            <m:r>
              <w:rPr>
                <w:rFonts w:ascii="Cambria Math" w:hAnsi="Cambria Math"/>
              </w:rPr>
              <m:t>x</m:t>
            </m:r>
          </m:e>
          <m:sup>
            <m:r>
              <w:rPr>
                <w:rFonts w:ascii="Cambria Math" w:hAnsi="Cambria Math"/>
              </w:rPr>
              <m:t>R</m:t>
            </m:r>
          </m:sup>
        </m:sSup>
        <m:r>
          <m:rPr>
            <m:sty m:val="p"/>
          </m:rPr>
          <w:rPr>
            <w:rFonts w:ascii="Cambria Math" w:hAnsi="Cambria Math" w:hint="eastAsia"/>
          </w:rPr>
          <m:t>+</m:t>
        </m:r>
        <m:sSup>
          <m:sSupPr>
            <m:ctrlPr>
              <w:rPr>
                <w:rFonts w:ascii="Cambria Math" w:hAnsi="Cambria Math"/>
              </w:rPr>
            </m:ctrlPr>
          </m:sSupPr>
          <m:e>
            <m:r>
              <w:rPr>
                <w:rFonts w:ascii="Cambria Math" w:hAnsi="Cambria Math"/>
              </w:rPr>
              <m:t>x</m:t>
            </m:r>
          </m:e>
          <m:sup>
            <m:r>
              <w:rPr>
                <w:rFonts w:ascii="Cambria Math" w:hAnsi="Cambria Math"/>
              </w:rPr>
              <m:t>L</m:t>
            </m:r>
          </m:sup>
        </m:sSup>
      </m:oMath>
    </w:p>
    <w:p w14:paraId="28E7D305" w14:textId="421119BB" w:rsidR="00382FC4" w:rsidRPr="00382FC4" w:rsidRDefault="00F07CA9" w:rsidP="00382FC4">
      <w:pPr>
        <w:pStyle w:val="af"/>
        <w:tabs>
          <w:tab w:val="left" w:pos="709"/>
        </w:tabs>
        <w:ind w:firstLine="480"/>
      </w:pPr>
      <w:r w:rsidRPr="00382FC4">
        <w:rPr>
          <w:rFonts w:hint="eastAsia"/>
        </w:rPr>
        <w:t>整理</w:t>
      </w:r>
      <w:r w:rsidR="00892506" w:rsidRPr="00382FC4">
        <w:rPr>
          <w:rFonts w:hint="eastAsia"/>
        </w:rPr>
        <w:t>公</w:t>
      </w:r>
      <w:r w:rsidRPr="00382FC4">
        <w:rPr>
          <w:rFonts w:hint="eastAsia"/>
        </w:rPr>
        <w:t>式</w:t>
      </w:r>
      <w:r w:rsidR="00E507B8" w:rsidRPr="00382FC4">
        <w:t>4.2.1.1</w:t>
      </w:r>
      <w:r w:rsidRPr="00382FC4">
        <w:rPr>
          <w:rFonts w:hint="eastAsia"/>
        </w:rPr>
        <w:t>可得</w:t>
      </w:r>
      <w:r w:rsidR="003A6D6E" w:rsidRPr="00382FC4">
        <w:rPr>
          <w:rFonts w:hint="eastAsia"/>
        </w:rPr>
        <w:t>：</w:t>
      </w:r>
      <w:r w:rsidR="00D84A11" w:rsidRPr="00382FC4">
        <w:t xml:space="preserve"> </w:t>
      </w:r>
    </w:p>
    <w:p w14:paraId="1829DDDC" w14:textId="7C8E99B9" w:rsidR="003A6D6E" w:rsidRPr="00382FC4" w:rsidRDefault="001D719A" w:rsidP="00382FC4">
      <w:pPr>
        <w:pStyle w:val="afd"/>
        <w:ind w:firstLine="480"/>
        <w:rPr>
          <w:rFonts w:eastAsiaTheme="minorEastAsia"/>
        </w:rPr>
      </w:pPr>
      <m:oMathPara>
        <m:oMath>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R</m:t>
              </m:r>
            </m:sup>
          </m:sSup>
          <m:r>
            <m:rPr>
              <m:sty m:val="p"/>
            </m:rPr>
            <w:rPr>
              <w:rFonts w:ascii="Cambria Math" w:eastAsiaTheme="minorEastAsia" w:hAnsi="Cambria Math"/>
            </w:rPr>
            <m:t>=</m:t>
          </m:r>
          <m:sSup>
            <m:sSupPr>
              <m:ctrlPr>
                <w:rPr>
                  <w:rFonts w:ascii="Cambria Math" w:eastAsiaTheme="minorEastAsia" w:hAnsi="Cambria Math"/>
                </w:rPr>
              </m:ctrlPr>
            </m:sSupPr>
            <m:e>
              <m:r>
                <w:rPr>
                  <w:rFonts w:ascii="Cambria Math" w:eastAsiaTheme="minorEastAsia" w:hAnsi="Cambria Math"/>
                </w:rPr>
                <m:t>x</m:t>
              </m:r>
            </m:e>
            <m:sup>
              <m:r>
                <w:rPr>
                  <w:rFonts w:ascii="Cambria Math" w:eastAsiaTheme="minorEastAsia" w:hAnsi="Cambria Math"/>
                </w:rPr>
                <m:t>L</m:t>
              </m:r>
            </m:sup>
          </m:sSup>
          <m:r>
            <m:rPr>
              <m:sty m:val="p"/>
            </m:rPr>
            <w:rPr>
              <w:rFonts w:ascii="Cambria Math" w:eastAsiaTheme="minorEastAsia" w:hAnsi="Cambria Math" w:hint="eastAsia"/>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hint="eastAsia"/>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m:t>
                  </m:r>
                  <m:r>
                    <w:rPr>
                      <w:rFonts w:ascii="Cambria Math" w:eastAsiaTheme="minorEastAsia" w:hAnsi="Cambria Math" w:hint="eastAsia"/>
                    </w:rPr>
                    <m:t>B</m:t>
                  </m:r>
                </m:sub>
              </m:sSub>
              <m:r>
                <m:rPr>
                  <m:sty m:val="p"/>
                </m:rPr>
                <w:rPr>
                  <w:rFonts w:ascii="Cambria Math" w:eastAsiaTheme="minorEastAsia" w:hAnsi="Cambria Math"/>
                </w:rPr>
                <m:t>+</m:t>
              </m:r>
              <m:sSub>
                <m:sSubPr>
                  <m:ctrlPr>
                    <w:rPr>
                      <w:rFonts w:ascii="Cambria Math" w:eastAsia="宋体" w:hAnsi="Cambria Math"/>
                    </w:rPr>
                  </m:ctrlPr>
                </m:sSubPr>
                <m:e>
                  <m:r>
                    <w:rPr>
                      <w:rFonts w:ascii="Cambria Math" w:hAnsi="Cambria Math"/>
                    </w:rPr>
                    <m:t>α</m:t>
                  </m:r>
                </m:e>
                <m:sub>
                  <m:r>
                    <w:rPr>
                      <w:rFonts w:ascii="Cambria Math" w:eastAsiaTheme="minorEastAsia" w:hAnsi="Cambria Math" w:hint="eastAsia"/>
                    </w:rPr>
                    <m:t>B</m:t>
                  </m:r>
                </m:sub>
              </m:sSub>
              <m:sSub>
                <m:sSubPr>
                  <m:ctrlPr>
                    <w:rPr>
                      <w:rFonts w:ascii="Cambria Math" w:eastAsia="宋体" w:hAnsi="Cambria Math"/>
                    </w:rPr>
                  </m:ctrlPr>
                </m:sSubPr>
                <m:e>
                  <m:r>
                    <w:rPr>
                      <w:rFonts w:ascii="Cambria Math" w:hAnsi="Cambria Math"/>
                    </w:rPr>
                    <m:t>n</m:t>
                  </m:r>
                </m:e>
                <m:sub>
                  <m:r>
                    <w:rPr>
                      <w:rFonts w:ascii="Cambria Math" w:hAnsi="Cambria Math"/>
                    </w:rPr>
                    <m:t>K</m:t>
                  </m:r>
                  <m:r>
                    <w:rPr>
                      <w:rFonts w:ascii="Cambria Math" w:eastAsiaTheme="minorEastAsia" w:hAnsi="Cambria Math" w:hint="eastAsia"/>
                    </w:rPr>
                    <m:t>S</m:t>
                  </m:r>
                </m:sub>
              </m:sSub>
            </m:num>
            <m:den>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hint="eastAsia"/>
                    </w:rPr>
                    <m:t>B</m:t>
                  </m:r>
                </m:sub>
              </m:sSub>
            </m:den>
          </m:f>
        </m:oMath>
      </m:oMathPara>
    </w:p>
    <w:p w14:paraId="3121657E" w14:textId="0054C9A9" w:rsidR="003A6D6E" w:rsidRPr="003A6D6E" w:rsidRDefault="003A6D6E" w:rsidP="000C2749">
      <w:pPr>
        <w:pStyle w:val="af"/>
        <w:ind w:firstLine="480"/>
      </w:pPr>
      <w:r w:rsidRPr="003A6D6E">
        <w:rPr>
          <w:rFonts w:hint="eastAsia"/>
        </w:rPr>
        <w:t>因</w:t>
      </w:r>
      <w:r w:rsidRPr="003252E5">
        <w:rPr>
          <w:rFonts w:hint="eastAsia"/>
        </w:rPr>
        <w:t>此，消费者</w:t>
      </w:r>
      <w:r w:rsidR="003252E5" w:rsidRPr="003252E5">
        <w:rPr>
          <w:rFonts w:hint="eastAsia"/>
        </w:rPr>
        <w:t>B</w:t>
      </w:r>
      <w:r w:rsidRPr="003252E5">
        <w:rPr>
          <w:rFonts w:hint="eastAsia"/>
        </w:rPr>
        <w:t>在平台</w:t>
      </w:r>
      <w:r w:rsidRPr="003252E5">
        <w:t>K</w:t>
      </w:r>
      <w:r w:rsidRPr="003252E5">
        <w:rPr>
          <w:rFonts w:hint="eastAsia"/>
        </w:rPr>
        <w:t>的</w:t>
      </w:r>
      <w:r w:rsidRPr="003A6D6E">
        <w:rPr>
          <w:rFonts w:hint="eastAsia"/>
        </w:rPr>
        <w:t>需求</w:t>
      </w:r>
      <w:r w:rsidR="00E507B8" w:rsidRPr="00E507B8">
        <w:rPr>
          <w:rFonts w:hint="eastAsia"/>
        </w:rPr>
        <w:t>函数</w:t>
      </w:r>
      <m:oMath>
        <m:sSub>
          <m:sSubPr>
            <m:ctrlPr>
              <w:rPr>
                <w:rFonts w:ascii="Cambria Math" w:hAnsi="Cambria Math"/>
              </w:rPr>
            </m:ctrlPr>
          </m:sSubPr>
          <m:e>
            <m:r>
              <w:rPr>
                <w:rFonts w:ascii="Cambria Math" w:hAnsi="Cambria Math"/>
              </w:rPr>
              <m:t>n</m:t>
            </m:r>
          </m:e>
          <m:sub>
            <m:r>
              <w:rPr>
                <w:rFonts w:ascii="Cambria Math" w:hAnsi="Cambria Math"/>
              </w:rPr>
              <m:t>K</m:t>
            </m:r>
            <m:r>
              <w:rPr>
                <w:rFonts w:ascii="Cambria Math" w:hAnsi="Cambria Math" w:hint="eastAsia"/>
              </w:rPr>
              <m:t>B</m:t>
            </m:r>
          </m:sub>
        </m:sSub>
        <m:r>
          <w:rPr>
            <w:rFonts w:ascii="Cambria Math" w:hAnsi="Cambria Math"/>
          </w:rPr>
          <m:t>=2x</m:t>
        </m:r>
      </m:oMath>
      <w:r w:rsidR="00E507B8" w:rsidRPr="00E507B8">
        <w:rPr>
          <w:rFonts w:hint="eastAsia"/>
        </w:rPr>
        <w:t>则表示为：</w:t>
      </w:r>
    </w:p>
    <w:p w14:paraId="6AFD7F14" w14:textId="34D87B9A" w:rsidR="003A6D6E" w:rsidRPr="000C2749" w:rsidRDefault="00CF1044" w:rsidP="000C2749">
      <w:pPr>
        <w:pStyle w:val="afd"/>
        <w:ind w:firstLine="480"/>
        <w:rPr>
          <w:rFonts w:eastAsia="宋体"/>
        </w:rPr>
      </w:pPr>
      <w:r w:rsidRPr="000C2749">
        <w:rPr>
          <w:rFonts w:eastAsia="宋体"/>
        </w:rPr>
        <w:tab/>
      </w:r>
      <m:oMath>
        <m:sSub>
          <m:sSubPr>
            <m:ctrlPr>
              <w:rPr>
                <w:rFonts w:ascii="Cambria Math" w:eastAsia="宋体" w:hAnsi="Cambria Math"/>
              </w:rPr>
            </m:ctrlPr>
          </m:sSubPr>
          <m:e>
            <m:r>
              <w:rPr>
                <w:rFonts w:ascii="Cambria Math" w:hAnsi="Cambria Math"/>
              </w:rPr>
              <m:t>n</m:t>
            </m:r>
          </m:e>
          <m:sub>
            <m:r>
              <w:rPr>
                <w:rFonts w:ascii="Cambria Math" w:hAnsi="Cambria Math"/>
              </w:rPr>
              <m:t>K</m:t>
            </m:r>
            <m:r>
              <w:rPr>
                <w:rFonts w:ascii="Cambria Math" w:eastAsiaTheme="minorEastAsia" w:hAnsi="Cambria Math" w:hint="eastAsia"/>
              </w:rPr>
              <m:t>B</m:t>
            </m:r>
          </m:sub>
        </m:sSub>
        <m:r>
          <m:rPr>
            <m:sty m:val="p"/>
          </m:rPr>
          <w:rPr>
            <w:rFonts w:ascii="Cambria Math" w:eastAsiaTheme="minorEastAsia" w:hAnsi="Cambria Math" w:hint="eastAsia"/>
          </w:rPr>
          <m:t>=</m:t>
        </m:r>
        <m:f>
          <m:fPr>
            <m:ctrlPr>
              <w:rPr>
                <w:rFonts w:ascii="Cambria Math" w:eastAsiaTheme="minorEastAsia" w:hAnsi="Cambria Math"/>
              </w:rPr>
            </m:ctrlPr>
          </m:fPr>
          <m:num>
            <m:r>
              <m:rPr>
                <m:sty m:val="p"/>
              </m:rPr>
              <w:rPr>
                <w:rFonts w:ascii="Cambria Math" w:eastAsiaTheme="minorEastAsia" w:hAnsi="Cambria Math" w:hint="eastAsia"/>
              </w:rPr>
              <m:t>2</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hint="eastAsia"/>
                      </w:rPr>
                      <m:t>V</m:t>
                    </m:r>
                  </m:e>
                  <m:sub>
                    <m:r>
                      <w:rPr>
                        <w:rFonts w:ascii="Cambria Math" w:eastAsiaTheme="minorEastAsia" w:hAnsi="Cambria Math" w:hint="eastAsia"/>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KB</m:t>
                    </m:r>
                  </m:sub>
                </m:sSub>
                <m:r>
                  <m:rPr>
                    <m:sty m:val="p"/>
                  </m:rPr>
                  <w:rPr>
                    <w:rFonts w:ascii="Cambria Math" w:eastAsiaTheme="minorEastAsia" w:hAnsi="Cambria Math"/>
                  </w:rPr>
                  <m:t>+</m:t>
                </m:r>
                <m:sSub>
                  <m:sSubPr>
                    <m:ctrlPr>
                      <w:rPr>
                        <w:rFonts w:ascii="Cambria Math" w:eastAsia="宋体" w:hAnsi="Cambria Math"/>
                      </w:rPr>
                    </m:ctrlPr>
                  </m:sSubPr>
                  <m:e>
                    <m:r>
                      <w:rPr>
                        <w:rFonts w:ascii="Cambria Math" w:hAnsi="Cambria Math"/>
                      </w:rPr>
                      <m:t>α</m:t>
                    </m:r>
                  </m:e>
                  <m:sub>
                    <m:r>
                      <w:rPr>
                        <w:rFonts w:ascii="Cambria Math" w:hAnsi="Cambria Math"/>
                      </w:rPr>
                      <m:t>B</m:t>
                    </m:r>
                  </m:sub>
                </m:sSub>
                <m:sSub>
                  <m:sSubPr>
                    <m:ctrlPr>
                      <w:rPr>
                        <w:rFonts w:ascii="Cambria Math" w:eastAsia="宋体" w:hAnsi="Cambria Math"/>
                      </w:rPr>
                    </m:ctrlPr>
                  </m:sSubPr>
                  <m:e>
                    <m:r>
                      <w:rPr>
                        <w:rFonts w:ascii="Cambria Math" w:hAnsi="Cambria Math"/>
                      </w:rPr>
                      <m:t>n</m:t>
                    </m:r>
                  </m:e>
                  <m:sub>
                    <m:r>
                      <w:rPr>
                        <w:rFonts w:ascii="Cambria Math" w:hAnsi="Cambria Math"/>
                      </w:rPr>
                      <m:t>KS</m:t>
                    </m:r>
                  </m:sub>
                </m:sSub>
              </m:e>
            </m:d>
          </m:num>
          <m:den>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den>
        </m:f>
      </m:oMath>
      <w:r w:rsidRPr="000C2749">
        <w:rPr>
          <w:rFonts w:eastAsia="宋体"/>
        </w:rPr>
        <w:tab/>
        <w:t>(4.2.1.2)</w:t>
      </w:r>
    </w:p>
    <w:p w14:paraId="2322B5AA" w14:textId="4D72151D" w:rsidR="003A6D6E" w:rsidRPr="003A6D6E" w:rsidRDefault="003A6D6E" w:rsidP="003A6D6E">
      <w:pPr>
        <w:pStyle w:val="af"/>
        <w:ind w:firstLine="480"/>
      </w:pPr>
      <w:r w:rsidRPr="003A6D6E">
        <w:rPr>
          <w:rFonts w:hint="eastAsia"/>
        </w:rPr>
        <w:t>同理可</w:t>
      </w:r>
      <w:r w:rsidR="000C2749">
        <w:rPr>
          <w:rFonts w:hint="eastAsia"/>
        </w:rPr>
        <w:t>以</w:t>
      </w:r>
      <w:r w:rsidRPr="003A6D6E">
        <w:rPr>
          <w:rFonts w:hint="eastAsia"/>
        </w:rPr>
        <w:t>得</w:t>
      </w:r>
      <w:r w:rsidR="000C2749">
        <w:rPr>
          <w:rFonts w:hint="eastAsia"/>
        </w:rPr>
        <w:t>到，</w:t>
      </w:r>
      <w:r w:rsidRPr="003A6D6E">
        <w:rPr>
          <w:rFonts w:hint="eastAsia"/>
        </w:rPr>
        <w:t>供</w:t>
      </w:r>
      <w:r w:rsidRPr="003252E5">
        <w:rPr>
          <w:rFonts w:hint="eastAsia"/>
        </w:rPr>
        <w:t>应商</w:t>
      </w:r>
      <w:r w:rsidR="003252E5" w:rsidRPr="003252E5">
        <w:rPr>
          <w:rFonts w:hint="eastAsia"/>
        </w:rPr>
        <w:t>S</w:t>
      </w:r>
      <w:r w:rsidRPr="003252E5">
        <w:rPr>
          <w:rFonts w:hint="eastAsia"/>
        </w:rPr>
        <w:t>在平台</w:t>
      </w:r>
      <w:r w:rsidRPr="003252E5">
        <w:t>K</w:t>
      </w:r>
      <w:r w:rsidRPr="003252E5">
        <w:rPr>
          <w:rFonts w:hint="eastAsia"/>
        </w:rPr>
        <w:t>的</w:t>
      </w:r>
      <w:r w:rsidRPr="003A6D6E">
        <w:rPr>
          <w:rFonts w:hint="eastAsia"/>
        </w:rPr>
        <w:t>需求函数为：</w:t>
      </w:r>
    </w:p>
    <w:p w14:paraId="1E482B2F" w14:textId="787AE114" w:rsidR="003A6D6E" w:rsidRPr="005F5EF1" w:rsidRDefault="000C2749" w:rsidP="000C2749">
      <w:pPr>
        <w:pStyle w:val="afd"/>
        <w:tabs>
          <w:tab w:val="clear" w:pos="420"/>
        </w:tabs>
        <w:ind w:firstLine="480"/>
        <w:rPr>
          <w:rFonts w:eastAsia="宋体"/>
        </w:rPr>
      </w:pPr>
      <w:r>
        <w:rPr>
          <w:rFonts w:eastAsia="宋体"/>
        </w:rPr>
        <w:tab/>
      </w:r>
      <m:oMath>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K</m:t>
            </m:r>
            <m:r>
              <w:rPr>
                <w:rFonts w:ascii="Cambria Math" w:eastAsia="宋体" w:hAnsi="Cambria Math" w:hint="eastAsia"/>
              </w:rPr>
              <m:t>S</m:t>
            </m:r>
          </m:sub>
        </m:sSub>
        <m:r>
          <m:rPr>
            <m:sty m:val="p"/>
          </m:rPr>
          <w:rPr>
            <w:rFonts w:ascii="Cambria Math" w:eastAsia="宋体" w:hAnsi="Cambria Math" w:hint="eastAsia"/>
          </w:rPr>
          <m:t>=</m:t>
        </m:r>
        <m:f>
          <m:fPr>
            <m:ctrlPr>
              <w:rPr>
                <w:rFonts w:ascii="Cambria Math" w:eastAsia="宋体" w:hAnsi="Cambria Math"/>
              </w:rPr>
            </m:ctrlPr>
          </m:fPr>
          <m:num>
            <m:r>
              <m:rPr>
                <m:sty m:val="p"/>
              </m:rPr>
              <w:rPr>
                <w:rFonts w:ascii="Cambria Math" w:eastAsia="宋体" w:hAnsi="Cambria Math" w:hint="eastAsia"/>
              </w:rPr>
              <m:t>2</m:t>
            </m:r>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hint="eastAsia"/>
                      </w:rPr>
                      <m:t>V</m:t>
                    </m:r>
                  </m:e>
                  <m:sub>
                    <m:r>
                      <w:rPr>
                        <w:rFonts w:ascii="Cambria Math" w:eastAsia="宋体" w:hAnsi="Cambria Math" w:hint="eastAsia"/>
                      </w:rPr>
                      <m:t>S</m:t>
                    </m:r>
                  </m:sub>
                </m:sSub>
                <m:r>
                  <m:rPr>
                    <m:sty m:val="p"/>
                  </m:rPr>
                  <w:rPr>
                    <w:rFonts w:ascii="MS Mincho" w:eastAsia="MS Mincho" w:hAnsi="MS Mincho" w:cs="MS Mincho" w:hint="eastAsia"/>
                  </w:rPr>
                  <m:t>-</m:t>
                </m:r>
                <m:sSub>
                  <m:sSubPr>
                    <m:ctrlPr>
                      <w:rPr>
                        <w:rFonts w:ascii="Cambria Math" w:eastAsia="宋体" w:hAnsi="Cambria Math"/>
                      </w:rPr>
                    </m:ctrlPr>
                  </m:sSubPr>
                  <m:e>
                    <m:r>
                      <w:rPr>
                        <w:rFonts w:ascii="Cambria Math" w:eastAsia="宋体" w:hAnsi="Cambria Math"/>
                      </w:rPr>
                      <m:t>P</m:t>
                    </m:r>
                  </m:e>
                  <m:sub>
                    <m:r>
                      <w:rPr>
                        <w:rFonts w:ascii="Cambria Math" w:eastAsia="宋体" w:hAnsi="Cambria Math"/>
                      </w:rPr>
                      <m:t>K</m:t>
                    </m:r>
                    <m:r>
                      <w:rPr>
                        <w:rFonts w:ascii="Cambria Math" w:eastAsia="宋体" w:hAnsi="Cambria Math" w:hint="eastAsia"/>
                      </w:rPr>
                      <m:t>S</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hint="eastAsia"/>
                      </w:rPr>
                      <m:t>S</m:t>
                    </m:r>
                  </m:sub>
                </m:sSub>
                <m:sSub>
                  <m:sSubPr>
                    <m:ctrlPr>
                      <w:rPr>
                        <w:rFonts w:ascii="Cambria Math" w:eastAsia="宋体" w:hAnsi="Cambria Math"/>
                      </w:rPr>
                    </m:ctrlPr>
                  </m:sSubPr>
                  <m:e>
                    <m:r>
                      <w:rPr>
                        <w:rFonts w:ascii="Cambria Math" w:eastAsia="宋体" w:hAnsi="Cambria Math"/>
                      </w:rPr>
                      <m:t>n</m:t>
                    </m:r>
                  </m:e>
                  <m:sub>
                    <m:r>
                      <w:rPr>
                        <w:rFonts w:ascii="Cambria Math" w:eastAsia="宋体" w:hAnsi="Cambria Math"/>
                      </w:rPr>
                      <m:t>K</m:t>
                    </m:r>
                    <m:r>
                      <w:rPr>
                        <w:rFonts w:ascii="Cambria Math" w:eastAsia="宋体" w:hAnsi="Cambria Math" w:hint="eastAsia"/>
                      </w:rPr>
                      <m:t>B</m:t>
                    </m:r>
                  </m:sub>
                </m:sSub>
              </m:e>
            </m:d>
          </m:num>
          <m:den>
            <m:sSub>
              <m:sSubPr>
                <m:ctrlPr>
                  <w:rPr>
                    <w:rFonts w:ascii="Cambria Math" w:eastAsia="宋体" w:hAnsi="Cambria Math"/>
                  </w:rPr>
                </m:ctrlPr>
              </m:sSubPr>
              <m:e>
                <m:r>
                  <w:rPr>
                    <w:rFonts w:ascii="Cambria Math" w:eastAsia="宋体" w:hAnsi="Cambria Math"/>
                  </w:rPr>
                  <m:t>t</m:t>
                </m:r>
              </m:e>
              <m:sub>
                <m:r>
                  <w:rPr>
                    <w:rFonts w:ascii="Cambria Math" w:eastAsia="宋体" w:hAnsi="Cambria Math" w:hint="eastAsia"/>
                  </w:rPr>
                  <m:t>S</m:t>
                </m:r>
              </m:sub>
            </m:sSub>
          </m:den>
        </m:f>
      </m:oMath>
      <w:r>
        <w:rPr>
          <w:rFonts w:eastAsia="宋体"/>
        </w:rPr>
        <w:tab/>
        <w:t>(4.2.1.3)</w:t>
      </w:r>
    </w:p>
    <w:p w14:paraId="54BB92F1" w14:textId="2CA0DBEB" w:rsidR="00116D8D" w:rsidRDefault="000C2749" w:rsidP="00F07CA9">
      <w:pPr>
        <w:pStyle w:val="af"/>
        <w:ind w:firstLine="480"/>
        <w:rPr>
          <w:rFonts w:asciiTheme="minorEastAsia" w:eastAsiaTheme="minorEastAsia" w:hAnsiTheme="minorEastAsia"/>
        </w:rPr>
      </w:pPr>
      <w:r>
        <w:rPr>
          <w:rFonts w:asciiTheme="minorEastAsia" w:hAnsiTheme="minorEastAsia" w:hint="eastAsia"/>
        </w:rPr>
        <w:t>再</w:t>
      </w:r>
      <w:r w:rsidR="0069003B" w:rsidRPr="0069003B">
        <w:rPr>
          <w:rFonts w:asciiTheme="minorEastAsia" w:hAnsiTheme="minorEastAsia" w:hint="eastAsia"/>
        </w:rPr>
        <w:t>根据消费者与</w:t>
      </w:r>
      <w:r w:rsidR="0069003B" w:rsidRPr="003A6D6E">
        <w:rPr>
          <w:rFonts w:hint="eastAsia"/>
        </w:rPr>
        <w:t>供应商在平台</w:t>
      </w:r>
      <w:r w:rsidR="0069003B" w:rsidRPr="003A6D6E">
        <w:t>K</w:t>
      </w:r>
      <w:r w:rsidR="0069003B" w:rsidRPr="003A6D6E">
        <w:rPr>
          <w:rFonts w:hint="eastAsia"/>
        </w:rPr>
        <w:t>的需</w:t>
      </w:r>
      <w:r w:rsidR="0069003B" w:rsidRPr="009443F4">
        <w:rPr>
          <w:rFonts w:hint="eastAsia"/>
        </w:rPr>
        <w:t>求函数可以解得</w:t>
      </w:r>
      <w:r w:rsidR="009620F6">
        <w:rPr>
          <w:rFonts w:hint="eastAsia"/>
        </w:rPr>
        <w:t>4.</w:t>
      </w:r>
      <w:r w:rsidR="004719EF">
        <w:t>2.1.</w:t>
      </w:r>
      <w:r w:rsidR="009443F4" w:rsidRPr="009443F4">
        <w:rPr>
          <w:rFonts w:hint="eastAsia"/>
        </w:rPr>
        <w:t>4</w:t>
      </w:r>
      <w:r w:rsidR="0069003B" w:rsidRPr="009443F4">
        <w:rPr>
          <w:rFonts w:hint="eastAsia"/>
        </w:rPr>
        <w:t>：</w:t>
      </w:r>
    </w:p>
    <w:p w14:paraId="37249C55" w14:textId="328C59A9" w:rsidR="00116D8D" w:rsidRPr="00E15DCF" w:rsidRDefault="000C2749" w:rsidP="00E15DCF">
      <w:pPr>
        <w:pStyle w:val="afd"/>
        <w:ind w:firstLine="480"/>
        <w:rPr>
          <w:rFonts w:eastAsia="宋体"/>
        </w:rPr>
      </w:pPr>
      <w:r w:rsidRPr="000C2749">
        <w:rPr>
          <w:rFonts w:eastAsia="宋体"/>
        </w:rPr>
        <w:tab/>
      </w:r>
      <w:bookmarkStart w:id="236" w:name="OLE_LINK238"/>
      <w:bookmarkStart w:id="237" w:name="OLE_LINK239"/>
      <m:oMath>
        <m:d>
          <m:dPr>
            <m:begChr m:val="{"/>
            <m:endChr m:val=""/>
            <m:ctrlPr>
              <w:rPr>
                <w:rFonts w:ascii="Cambria Math" w:eastAsia="宋体" w:hAnsi="Cambria Math"/>
              </w:rPr>
            </m:ctrlPr>
          </m:dPr>
          <m:e>
            <m:eqArr>
              <m:eqArrPr>
                <m:ctrlPr>
                  <w:rPr>
                    <w:rFonts w:ascii="Cambria Math" w:eastAsia="宋体" w:hAnsi="Cambria Math"/>
                    <w:i/>
                  </w:rPr>
                </m:ctrlPr>
              </m:eqArrPr>
              <m:e>
                <w:bookmarkStart w:id="238" w:name="OLE_LINK7"/>
                <w:bookmarkStart w:id="239" w:name="OLE_LINK6"/>
                <m:sSub>
                  <m:sSubPr>
                    <m:ctrlPr>
                      <w:rPr>
                        <w:rFonts w:ascii="Cambria Math" w:eastAsia="宋体" w:hAnsi="Cambria Math"/>
                      </w:rPr>
                    </m:ctrlPr>
                  </m:sSubPr>
                  <m:e>
                    <m:r>
                      <m:rPr>
                        <m:sty m:val="p"/>
                      </m:rPr>
                      <w:rPr>
                        <w:rFonts w:ascii="Cambria Math" w:hAnsi="Cambria Math"/>
                      </w:rPr>
                      <m:t xml:space="preserve"> </m:t>
                    </m:r>
                    <m:r>
                      <w:rPr>
                        <w:rFonts w:ascii="Cambria Math" w:hAnsi="Cambria Math"/>
                      </w:rPr>
                      <m:t>n</m:t>
                    </m:r>
                  </m:e>
                  <m:sub>
                    <m:r>
                      <w:rPr>
                        <w:rFonts w:ascii="Cambria Math" w:hAnsi="Cambria Math"/>
                      </w:rPr>
                      <m:t>K</m:t>
                    </m:r>
                    <m:r>
                      <w:rPr>
                        <w:rFonts w:ascii="Cambria Math" w:eastAsiaTheme="minorEastAsia" w:hAnsi="Cambria Math" w:hint="eastAsia"/>
                      </w:rPr>
                      <m:t>B</m:t>
                    </m:r>
                  </m:sub>
                </m:sSub>
                <m:r>
                  <m:rPr>
                    <m:sty m:val="p"/>
                  </m:rPr>
                  <w:rPr>
                    <w:rFonts w:ascii="Cambria Math" w:eastAsiaTheme="minorEastAsia" w:hAnsi="Cambria Math" w:hint="eastAsia"/>
                  </w:rPr>
                  <m:t>=</m:t>
                </m:r>
                <m:f>
                  <m:fPr>
                    <m:ctrlPr>
                      <w:rPr>
                        <w:rFonts w:ascii="Cambria Math" w:eastAsia="宋体" w:hAnsi="Cambria Math"/>
                      </w:rPr>
                    </m:ctrlPr>
                  </m:fPr>
                  <m:num>
                    <m:r>
                      <m:rPr>
                        <m:sty m:val="p"/>
                      </m:rPr>
                      <w:rPr>
                        <w:rFonts w:ascii="Cambria Math" w:eastAsiaTheme="minorEastAsia" w:hAnsi="Cambria Math" w:hint="eastAsia"/>
                      </w:rPr>
                      <m:t>2</m:t>
                    </m:r>
                    <m:sSub>
                      <m:sSubPr>
                        <m:ctrlPr>
                          <w:rPr>
                            <w:rFonts w:ascii="Cambria Math" w:eastAsia="宋体" w:hAnsi="Cambria Math"/>
                          </w:rPr>
                        </m:ctrlPr>
                      </m:sSubPr>
                      <m:e>
                        <m:r>
                          <w:rPr>
                            <w:rFonts w:ascii="Cambria Math" w:eastAsiaTheme="minorEastAsia" w:hAnsi="Cambria Math"/>
                          </w:rPr>
                          <m:t>t</m:t>
                        </m:r>
                      </m:e>
                      <m:sub>
                        <m:r>
                          <w:rPr>
                            <w:rFonts w:ascii="Cambria Math" w:eastAsia="宋体" w:hAnsi="Cambria Math"/>
                          </w:rPr>
                          <m:t>S</m:t>
                        </m:r>
                      </m:sub>
                    </m:sSub>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B</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P</m:t>
                            </m:r>
                          </m:e>
                          <m:sub>
                            <m:r>
                              <w:rPr>
                                <w:rFonts w:ascii="Cambria Math" w:eastAsia="宋体" w:hAnsi="Cambria Math"/>
                              </w:rPr>
                              <m:t>KB</m:t>
                            </m:r>
                          </m:sub>
                        </m:sSub>
                      </m:e>
                    </m:d>
                    <m:r>
                      <m:rPr>
                        <m:sty m:val="p"/>
                      </m:rPr>
                      <w:rPr>
                        <w:rFonts w:ascii="Cambria Math" w:eastAsia="宋体" w:hAnsi="Cambria Math"/>
                      </w:rPr>
                      <m:t>+4</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S</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P</m:t>
                            </m:r>
                          </m:e>
                          <m:sub>
                            <m:r>
                              <w:rPr>
                                <w:rFonts w:ascii="Cambria Math" w:eastAsia="宋体" w:hAnsi="Cambria Math"/>
                              </w:rPr>
                              <m:t>KS</m:t>
                            </m:r>
                          </m:sub>
                        </m:sSub>
                      </m:e>
                    </m:d>
                  </m:num>
                  <m:den>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S</m:t>
                        </m:r>
                      </m:sub>
                    </m:sSub>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B</m:t>
                        </m:r>
                      </m:sub>
                    </m:sSub>
                    <m:r>
                      <m:rPr>
                        <m:sty m:val="p"/>
                      </m:rPr>
                      <w:rPr>
                        <w:rFonts w:ascii="Cambria Math" w:eastAsia="宋体" w:hAnsi="Cambria Math"/>
                      </w:rPr>
                      <m:t>-4</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den>
                </m:f>
                <w:bookmarkEnd w:id="238"/>
                <w:bookmarkEnd w:id="239"/>
              </m:e>
              <m:e>
                <m:ctrlPr>
                  <w:rPr>
                    <w:rFonts w:ascii="Cambria Math" w:eastAsia="Cambria Math" w:hAnsi="Cambria Math" w:cs="Cambria Math"/>
                    <w:i/>
                  </w:rPr>
                </m:ctrlPr>
              </m:e>
              <m:e>
                <m:sSub>
                  <m:sSubPr>
                    <m:ctrlPr>
                      <w:rPr>
                        <w:rFonts w:ascii="Cambria Math" w:eastAsia="宋体" w:hAnsi="Cambria Math"/>
                      </w:rPr>
                    </m:ctrlPr>
                  </m:sSubPr>
                  <m:e>
                    <m:r>
                      <m:rPr>
                        <m:sty m:val="p"/>
                      </m:rPr>
                      <w:rPr>
                        <w:rFonts w:ascii="Cambria Math" w:hAnsi="Cambria Math"/>
                      </w:rPr>
                      <m:t xml:space="preserve"> </m:t>
                    </m:r>
                    <m:r>
                      <w:rPr>
                        <w:rFonts w:ascii="Cambria Math" w:hAnsi="Cambria Math"/>
                      </w:rPr>
                      <m:t>n</m:t>
                    </m:r>
                  </m:e>
                  <m:sub>
                    <m:r>
                      <w:rPr>
                        <w:rFonts w:ascii="Cambria Math" w:hAnsi="Cambria Math"/>
                      </w:rPr>
                      <m:t>K</m:t>
                    </m:r>
                    <m:r>
                      <w:rPr>
                        <w:rFonts w:ascii="Cambria Math" w:eastAsiaTheme="minorEastAsia" w:hAnsi="Cambria Math"/>
                      </w:rPr>
                      <m:t>S</m:t>
                    </m:r>
                  </m:sub>
                </m:sSub>
                <m:r>
                  <m:rPr>
                    <m:sty m:val="p"/>
                  </m:rPr>
                  <w:rPr>
                    <w:rFonts w:ascii="Cambria Math" w:eastAsiaTheme="minorEastAsia" w:hAnsi="Cambria Math" w:hint="eastAsia"/>
                  </w:rPr>
                  <m:t>=</m:t>
                </m:r>
                <m:f>
                  <m:fPr>
                    <m:ctrlPr>
                      <w:rPr>
                        <w:rFonts w:ascii="Cambria Math" w:eastAsia="宋体" w:hAnsi="Cambria Math"/>
                      </w:rPr>
                    </m:ctrlPr>
                  </m:fPr>
                  <m:num>
                    <m:r>
                      <m:rPr>
                        <m:sty m:val="p"/>
                      </m:rPr>
                      <w:rPr>
                        <w:rFonts w:ascii="Cambria Math" w:eastAsiaTheme="minorEastAsia" w:hAnsi="Cambria Math" w:hint="eastAsia"/>
                      </w:rPr>
                      <m:t>2</m:t>
                    </m:r>
                    <m:sSub>
                      <m:sSubPr>
                        <m:ctrlPr>
                          <w:rPr>
                            <w:rFonts w:ascii="Cambria Math" w:eastAsia="宋体" w:hAnsi="Cambria Math"/>
                          </w:rPr>
                        </m:ctrlPr>
                      </m:sSubPr>
                      <m:e>
                        <m:r>
                          <w:rPr>
                            <w:rFonts w:ascii="Cambria Math" w:eastAsiaTheme="minorEastAsia" w:hAnsi="Cambria Math"/>
                          </w:rPr>
                          <m:t>t</m:t>
                        </m:r>
                      </m:e>
                      <m:sub>
                        <m:r>
                          <w:rPr>
                            <w:rFonts w:ascii="Cambria Math" w:eastAsia="宋体" w:hAnsi="Cambria Math"/>
                          </w:rPr>
                          <m:t>B</m:t>
                        </m:r>
                      </m:sub>
                    </m:sSub>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S</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P</m:t>
                            </m:r>
                          </m:e>
                          <m:sub>
                            <m:r>
                              <w:rPr>
                                <w:rFonts w:ascii="Cambria Math" w:eastAsia="宋体" w:hAnsi="Cambria Math"/>
                              </w:rPr>
                              <m:t>KS</m:t>
                            </m:r>
                          </m:sub>
                        </m:sSub>
                      </m:e>
                    </m:d>
                    <m:r>
                      <m:rPr>
                        <m:sty m:val="p"/>
                      </m:rPr>
                      <w:rPr>
                        <w:rFonts w:ascii="Cambria Math" w:eastAsia="宋体" w:hAnsi="Cambria Math"/>
                      </w:rPr>
                      <m:t>+4</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B</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P</m:t>
                            </m:r>
                          </m:e>
                          <m:sub>
                            <m:r>
                              <w:rPr>
                                <w:rFonts w:ascii="Cambria Math" w:eastAsia="宋体" w:hAnsi="Cambria Math"/>
                              </w:rPr>
                              <m:t>KB</m:t>
                            </m:r>
                          </m:sub>
                        </m:sSub>
                      </m:e>
                    </m:d>
                  </m:num>
                  <m:den>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S</m:t>
                        </m:r>
                      </m:sub>
                    </m:sSub>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B</m:t>
                        </m:r>
                      </m:sub>
                    </m:sSub>
                    <m:r>
                      <m:rPr>
                        <m:sty m:val="p"/>
                      </m:rPr>
                      <w:rPr>
                        <w:rFonts w:ascii="Cambria Math" w:eastAsia="宋体" w:hAnsi="Cambria Math"/>
                      </w:rPr>
                      <m:t>-4</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den>
                </m:f>
              </m:e>
            </m:eqArr>
          </m:e>
        </m:d>
      </m:oMath>
      <w:bookmarkEnd w:id="236"/>
      <w:bookmarkEnd w:id="237"/>
      <w:r w:rsidR="00E15DCF">
        <w:rPr>
          <w:rFonts w:eastAsia="宋体"/>
        </w:rPr>
        <w:tab/>
      </w:r>
      <w:r>
        <w:rPr>
          <w:rFonts w:eastAsia="宋体"/>
        </w:rPr>
        <w:t>(</w:t>
      </w:r>
      <w:r w:rsidRPr="000C2749">
        <w:rPr>
          <w:rFonts w:eastAsia="宋体" w:hint="eastAsia"/>
        </w:rPr>
        <w:t>4.2.1.4</w:t>
      </w:r>
      <w:r>
        <w:rPr>
          <w:rFonts w:eastAsia="宋体"/>
        </w:rPr>
        <w:t>)</w:t>
      </w:r>
    </w:p>
    <w:p w14:paraId="120D4A02" w14:textId="159531A8" w:rsidR="003A6D6E" w:rsidRPr="004719EF" w:rsidRDefault="009443F4" w:rsidP="004719EF">
      <w:pPr>
        <w:pStyle w:val="af"/>
        <w:ind w:firstLine="480"/>
      </w:pPr>
      <w:r w:rsidRPr="004719EF">
        <w:rPr>
          <w:rFonts w:hint="eastAsia"/>
        </w:rPr>
        <w:t>而</w:t>
      </w:r>
      <w:r w:rsidR="00F07CA9" w:rsidRPr="004719EF">
        <w:rPr>
          <w:rFonts w:hint="eastAsia"/>
        </w:rPr>
        <w:t>平台</w:t>
      </w:r>
      <w:r w:rsidR="00F07CA9" w:rsidRPr="004719EF">
        <w:t>K</w:t>
      </w:r>
      <w:r w:rsidR="00F07CA9" w:rsidRPr="004719EF">
        <w:rPr>
          <w:rFonts w:hint="eastAsia"/>
        </w:rPr>
        <w:t>的利润函数为：</w:t>
      </w:r>
      <m:oMath>
        <m:r>
          <m:rPr>
            <m:sty m:val="p"/>
          </m:rPr>
          <w:rPr>
            <w:rFonts w:ascii="Cambria Math" w:hAnsi="Cambria Math"/>
          </w:rPr>
          <m:t>π</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S</m:t>
            </m:r>
          </m:sub>
        </m:sSub>
        <m:sSub>
          <m:sSubPr>
            <m:ctrlPr>
              <w:rPr>
                <w:rFonts w:ascii="Cambria Math" w:hAnsi="Cambria Math"/>
              </w:rPr>
            </m:ctrlPr>
          </m:sSubPr>
          <m:e>
            <m:r>
              <w:rPr>
                <w:rFonts w:ascii="Cambria Math" w:hAnsi="Cambria Math"/>
              </w:rPr>
              <m:t>n</m:t>
            </m:r>
          </m:e>
          <m:sub>
            <m:r>
              <w:rPr>
                <w:rFonts w:ascii="Cambria Math" w:hAnsi="Cambria Math"/>
              </w:rPr>
              <m:t>KS</m:t>
            </m:r>
          </m:sub>
        </m:sSub>
        <m:r>
          <m:rPr>
            <m:sty m:val="p"/>
          </m:rPr>
          <w:rPr>
            <w:rFonts w:ascii="Cambria Math" w:hAnsi="Cambria Math"/>
          </w:rPr>
          <m:t>+</m:t>
        </m:r>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B</m:t>
            </m:r>
          </m:sub>
        </m:sSub>
        <m:sSub>
          <m:sSubPr>
            <m:ctrlPr>
              <w:rPr>
                <w:rFonts w:ascii="Cambria Math" w:hAnsi="Cambria Math"/>
              </w:rPr>
            </m:ctrlPr>
          </m:sSubPr>
          <m:e>
            <m:r>
              <w:rPr>
                <w:rFonts w:ascii="Cambria Math" w:hAnsi="Cambria Math"/>
              </w:rPr>
              <m:t>n</m:t>
            </m:r>
          </m:e>
          <m:sub>
            <m:r>
              <w:rPr>
                <w:rFonts w:ascii="Cambria Math" w:hAnsi="Cambria Math"/>
              </w:rPr>
              <m:t>KB</m:t>
            </m:r>
          </m:sub>
        </m:sSub>
      </m:oMath>
      <w:r w:rsidR="00F07CA9" w:rsidRPr="004719EF">
        <w:rPr>
          <w:rFonts w:hint="eastAsia"/>
        </w:rPr>
        <w:t>，将</w:t>
      </w:r>
      <w:r w:rsidR="00F07CA9" w:rsidRPr="004719EF">
        <w:t>4</w:t>
      </w:r>
      <w:r w:rsidR="00AF2FEF">
        <w:t>.2.1</w:t>
      </w:r>
      <w:r w:rsidR="00F07CA9" w:rsidRPr="004719EF">
        <w:t>.</w:t>
      </w:r>
      <w:r w:rsidR="00116D8D" w:rsidRPr="004719EF">
        <w:t>4</w:t>
      </w:r>
      <w:r w:rsidRPr="004719EF">
        <w:rPr>
          <w:rFonts w:hint="eastAsia"/>
        </w:rPr>
        <w:t>带入利润函数中，</w:t>
      </w:r>
      <w:r w:rsidR="00F07CA9" w:rsidRPr="004719EF">
        <w:rPr>
          <w:rFonts w:hint="eastAsia"/>
        </w:rPr>
        <w:t>分别</w:t>
      </w:r>
      <w:r w:rsidR="00E72E6F">
        <w:rPr>
          <w:rFonts w:hint="eastAsia"/>
        </w:rPr>
        <w:t>以</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B</m:t>
            </m:r>
          </m:sub>
        </m:sSub>
      </m:oMath>
      <w:r w:rsidR="00E72E6F" w:rsidRPr="00E507B8">
        <w:rPr>
          <w:rFonts w:hint="eastAsia"/>
        </w:rPr>
        <w:t>和</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S</m:t>
            </m:r>
          </m:sub>
        </m:sSub>
      </m:oMath>
      <w:r w:rsidR="00AF2FEF">
        <w:rPr>
          <w:rFonts w:hint="eastAsia"/>
        </w:rPr>
        <w:t>对其</w:t>
      </w:r>
      <w:r w:rsidR="00116D8D" w:rsidRPr="004719EF">
        <w:rPr>
          <w:rFonts w:hint="eastAsia"/>
        </w:rPr>
        <w:t>进行一阶求导。</w:t>
      </w:r>
    </w:p>
    <w:p w14:paraId="6A132CD6" w14:textId="689E3678" w:rsidR="003A6D6E" w:rsidRPr="004719EF" w:rsidRDefault="0074568F" w:rsidP="004719EF">
      <w:pPr>
        <w:pStyle w:val="af"/>
        <w:ind w:firstLine="480"/>
      </w:pPr>
      <w:r w:rsidRPr="004719EF">
        <w:rPr>
          <w:rFonts w:hint="eastAsia"/>
        </w:rPr>
        <w:t>可得平台</w:t>
      </w:r>
      <w:r w:rsidRPr="004719EF">
        <w:t>K</w:t>
      </w:r>
      <w:r w:rsidRPr="004719EF">
        <w:rPr>
          <w:rFonts w:hint="eastAsia"/>
        </w:rPr>
        <w:t>对消费者及</w:t>
      </w:r>
      <w:r w:rsidR="00724DAA" w:rsidRPr="003A6D6E">
        <w:rPr>
          <w:rFonts w:hint="eastAsia"/>
        </w:rPr>
        <w:t>供应商</w:t>
      </w:r>
      <w:r w:rsidRPr="004719EF">
        <w:rPr>
          <w:rFonts w:hint="eastAsia"/>
        </w:rPr>
        <w:t>制定的均衡价格为：</w:t>
      </w:r>
    </w:p>
    <w:p w14:paraId="49014009" w14:textId="189C77DB" w:rsidR="009620F6" w:rsidRPr="000C2749" w:rsidRDefault="000C2749" w:rsidP="00F43F55">
      <w:pPr>
        <w:pStyle w:val="afd"/>
        <w:ind w:firstLine="480"/>
        <w:rPr>
          <w:rFonts w:eastAsia="宋体"/>
        </w:rPr>
      </w:pPr>
      <w:r>
        <w:rPr>
          <w:rFonts w:eastAsia="宋体"/>
        </w:rPr>
        <w:tab/>
      </w:r>
      <m:oMath>
        <m:d>
          <m:dPr>
            <m:begChr m:val="{"/>
            <m:endChr m:val=""/>
            <m:ctrlPr>
              <w:rPr>
                <w:rFonts w:ascii="Cambria Math" w:eastAsia="宋体" w:hAnsi="Cambria Math"/>
              </w:rPr>
            </m:ctrlPr>
          </m:dPr>
          <m:e>
            <m:eqArr>
              <m:eqArrPr>
                <m:ctrlPr>
                  <w:rPr>
                    <w:rFonts w:ascii="Cambria Math" w:eastAsia="宋体" w:hAnsi="Cambria Math"/>
                  </w:rPr>
                </m:ctrlPr>
              </m:eqArrPr>
              <m:e>
                <m:eqArr>
                  <m:eqArrPr>
                    <m:ctrlPr>
                      <w:rPr>
                        <w:rFonts w:ascii="Cambria Math" w:eastAsia="宋体" w:hAnsi="Cambria Math"/>
                      </w:rPr>
                    </m:ctrlPr>
                  </m:eqArrPr>
                  <m:e>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KB</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宋体" w:hAnsi="Cambria Math"/>
                          </w:rPr>
                        </m:ctrlPr>
                      </m:fPr>
                      <m:num>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B</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r>
                              <m:rPr>
                                <m:sty m:val="p"/>
                              </m:rPr>
                              <w:rPr>
                                <w:rFonts w:ascii="Cambria Math" w:eastAsiaTheme="minorEastAsia" w:hAnsi="Cambria Math"/>
                              </w:rPr>
                              <m:t>-2</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d>
                              <m:dPr>
                                <m:ctrlPr>
                                  <w:rPr>
                                    <w:rFonts w:ascii="Cambria Math" w:eastAsiaTheme="minorEastAsia" w:hAnsi="Cambria Math"/>
                                  </w:rPr>
                                </m:ctrlPr>
                              </m:dPr>
                              <m:e>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r>
                                  <m:rPr>
                                    <m:sty m:val="p"/>
                                  </m:rP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e>
                            </m:d>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S</m:t>
                            </m:r>
                          </m:sub>
                        </m:sSub>
                        <m:d>
                          <m:dPr>
                            <m:ctrlPr>
                              <w:rPr>
                                <w:rFonts w:ascii="Cambria Math" w:eastAsiaTheme="minorEastAsia" w:hAnsi="Cambria Math"/>
                              </w:rPr>
                            </m:ctrlPr>
                          </m:dPr>
                          <m:e>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r>
                              <m:rPr>
                                <m:sty m:val="p"/>
                              </m:rP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e>
                        </m:d>
                      </m:num>
                      <m:den>
                        <m:r>
                          <m:rPr>
                            <m:sty m:val="p"/>
                          </m:rPr>
                          <w:rPr>
                            <w:rFonts w:ascii="Cambria Math" w:eastAsia="宋体" w:hAnsi="Cambria Math"/>
                          </w:rPr>
                          <m:t>2</m:t>
                        </m:r>
                        <m:d>
                          <m:dPr>
                            <m:begChr m:val="["/>
                            <m:endChr m:val="]"/>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S</m:t>
                                </m:r>
                              </m:sub>
                            </m:sSub>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B</m:t>
                                </m:r>
                              </m:sub>
                            </m:sSub>
                            <m:r>
                              <m:rPr>
                                <m:sty m:val="p"/>
                              </m:rP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sSub>
                                      <m:sSubPr>
                                        <m:ctrlPr>
                                          <w:rPr>
                                            <w:rFonts w:ascii="Cambria Math" w:eastAsia="宋体" w:hAnsi="Cambria Math"/>
                                          </w:rPr>
                                        </m:ctrlPr>
                                      </m:sSubPr>
                                      <m:e>
                                        <m:r>
                                          <m:rPr>
                                            <m:sty m:val="p"/>
                                          </m:rPr>
                                          <w:rPr>
                                            <w:rFonts w:ascii="Cambria Math" w:eastAsia="宋体" w:hAnsi="Cambria Math"/>
                                          </w:rPr>
                                          <m:t>+</m:t>
                                        </m:r>
                                        <m:r>
                                          <w:rPr>
                                            <w:rFonts w:ascii="Cambria Math" w:eastAsia="宋体" w:hAnsi="Cambria Math"/>
                                          </w:rPr>
                                          <m:t>α</m:t>
                                        </m:r>
                                      </m:e>
                                      <m:sub>
                                        <m:r>
                                          <w:rPr>
                                            <w:rFonts w:ascii="Cambria Math" w:eastAsia="宋体" w:hAnsi="Cambria Math"/>
                                          </w:rPr>
                                          <m:t>B</m:t>
                                        </m:r>
                                      </m:sub>
                                    </m:sSub>
                                  </m:e>
                                </m:d>
                              </m:e>
                              <m:sup>
                                <m:r>
                                  <m:rPr>
                                    <m:sty m:val="p"/>
                                  </m:rPr>
                                  <w:rPr>
                                    <w:rFonts w:ascii="Cambria Math" w:eastAsia="宋体" w:hAnsi="Cambria Math"/>
                                  </w:rPr>
                                  <m:t>2</m:t>
                                </m:r>
                              </m:sup>
                            </m:sSup>
                          </m:e>
                        </m:d>
                      </m:den>
                    </m:f>
                  </m:e>
                  <m:e>
                    <m:ctrlPr>
                      <w:rPr>
                        <w:rFonts w:ascii="Cambria Math" w:eastAsia="Cambria Math" w:hAnsi="Cambria Math"/>
                      </w:rPr>
                    </m:ctrlPr>
                  </m:e>
                  <m:e>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KS</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宋体" w:hAnsi="Cambria Math"/>
                          </w:rPr>
                        </m:ctrlPr>
                      </m:fPr>
                      <m:num>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m:t>
                            </m:r>
                          </m:sub>
                        </m:sSub>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r>
                              <m:rPr>
                                <m:sty m:val="p"/>
                              </m:rPr>
                              <w:rPr>
                                <w:rFonts w:ascii="Cambria Math" w:eastAsiaTheme="minorEastAsia" w:hAnsi="Cambria Math"/>
                              </w:rPr>
                              <m:t>-2</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d>
                              <m:dPr>
                                <m:ctrlPr>
                                  <w:rPr>
                                    <w:rFonts w:ascii="Cambria Math" w:eastAsiaTheme="minorEastAsia" w:hAnsi="Cambria Math"/>
                                  </w:rPr>
                                </m:ctrlPr>
                              </m:dPr>
                              <m:e>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r>
                                  <m:rPr>
                                    <m:sty m:val="p"/>
                                  </m:rP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e>
                            </m:d>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B</m:t>
                            </m:r>
                          </m:sub>
                        </m:sSub>
                        <m:d>
                          <m:dPr>
                            <m:ctrlPr>
                              <w:rPr>
                                <w:rFonts w:ascii="Cambria Math" w:eastAsiaTheme="minorEastAsia" w:hAnsi="Cambria Math"/>
                              </w:rPr>
                            </m:ctrlPr>
                          </m:dPr>
                          <m:e>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r>
                              <m:rPr>
                                <m:sty m:val="p"/>
                              </m:rP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e>
                        </m:d>
                      </m:num>
                      <m:den>
                        <m:r>
                          <m:rPr>
                            <m:sty m:val="p"/>
                          </m:rPr>
                          <w:rPr>
                            <w:rFonts w:ascii="Cambria Math" w:eastAsia="宋体" w:hAnsi="Cambria Math"/>
                          </w:rPr>
                          <m:t>2</m:t>
                        </m:r>
                        <m:d>
                          <m:dPr>
                            <m:begChr m:val="["/>
                            <m:endChr m:val="]"/>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S</m:t>
                                </m:r>
                              </m:sub>
                            </m:sSub>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B</m:t>
                                </m:r>
                              </m:sub>
                            </m:sSub>
                            <m:r>
                              <m:rPr>
                                <m:sty m:val="p"/>
                              </m:rP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sSub>
                                      <m:sSubPr>
                                        <m:ctrlPr>
                                          <w:rPr>
                                            <w:rFonts w:ascii="Cambria Math" w:eastAsia="宋体" w:hAnsi="Cambria Math"/>
                                          </w:rPr>
                                        </m:ctrlPr>
                                      </m:sSubPr>
                                      <m:e>
                                        <m:r>
                                          <m:rPr>
                                            <m:sty m:val="p"/>
                                          </m:rPr>
                                          <w:rPr>
                                            <w:rFonts w:ascii="Cambria Math" w:eastAsia="宋体" w:hAnsi="Cambria Math"/>
                                          </w:rPr>
                                          <m:t>+</m:t>
                                        </m:r>
                                        <m:r>
                                          <w:rPr>
                                            <w:rFonts w:ascii="Cambria Math" w:eastAsia="宋体" w:hAnsi="Cambria Math"/>
                                          </w:rPr>
                                          <m:t>α</m:t>
                                        </m:r>
                                      </m:e>
                                      <m:sub>
                                        <m:r>
                                          <w:rPr>
                                            <w:rFonts w:ascii="Cambria Math" w:eastAsia="宋体" w:hAnsi="Cambria Math"/>
                                          </w:rPr>
                                          <m:t>B</m:t>
                                        </m:r>
                                      </m:sub>
                                    </m:sSub>
                                  </m:e>
                                </m:d>
                              </m:e>
                              <m:sup>
                                <m:r>
                                  <m:rPr>
                                    <m:sty m:val="p"/>
                                  </m:rPr>
                                  <w:rPr>
                                    <w:rFonts w:ascii="Cambria Math" w:eastAsia="宋体" w:hAnsi="Cambria Math"/>
                                  </w:rPr>
                                  <m:t>2</m:t>
                                </m:r>
                              </m:sup>
                            </m:sSup>
                          </m:e>
                        </m:d>
                      </m:den>
                    </m:f>
                  </m:e>
                </m:eqArr>
              </m:e>
              <m:e/>
            </m:eqArr>
          </m:e>
        </m:d>
      </m:oMath>
      <w:r>
        <w:rPr>
          <w:rFonts w:eastAsia="宋体"/>
        </w:rPr>
        <w:tab/>
        <w:t>(</w:t>
      </w:r>
      <w:r w:rsidRPr="004719EF">
        <w:rPr>
          <w:rFonts w:hint="eastAsia"/>
        </w:rPr>
        <w:t>4.2</w:t>
      </w:r>
      <w:r w:rsidRPr="004719EF">
        <w:t>.1</w:t>
      </w:r>
      <w:r w:rsidRPr="004719EF">
        <w:rPr>
          <w:rFonts w:hint="eastAsia"/>
        </w:rPr>
        <w:t>.5</w:t>
      </w:r>
      <w:r>
        <w:rPr>
          <w:rFonts w:eastAsia="宋体"/>
        </w:rPr>
        <w:t>)</w:t>
      </w:r>
    </w:p>
    <w:p w14:paraId="1FF4BBA2" w14:textId="1A7EED7C" w:rsidR="00AD28C6" w:rsidRPr="004719EF" w:rsidRDefault="00AD28C6" w:rsidP="004719EF">
      <w:pPr>
        <w:pStyle w:val="af"/>
        <w:ind w:firstLine="480"/>
      </w:pPr>
      <w:r w:rsidRPr="004719EF">
        <w:rPr>
          <w:rFonts w:hint="eastAsia"/>
        </w:rPr>
        <w:t>将</w:t>
      </w:r>
      <w:r w:rsidR="009620F6" w:rsidRPr="004719EF">
        <w:rPr>
          <w:rFonts w:hint="eastAsia"/>
        </w:rPr>
        <w:t>4</w:t>
      </w:r>
      <w:r w:rsidR="004719EF" w:rsidRPr="004719EF">
        <w:t>.2.1</w:t>
      </w:r>
      <w:r w:rsidR="009620F6" w:rsidRPr="004719EF">
        <w:rPr>
          <w:rFonts w:hint="eastAsia"/>
        </w:rPr>
        <w:t>.5</w:t>
      </w:r>
      <w:r w:rsidR="009620F6" w:rsidRPr="004719EF">
        <w:rPr>
          <w:rFonts w:hint="eastAsia"/>
        </w:rPr>
        <w:t>带回需求函数中则可得到均衡数量：</w:t>
      </w:r>
    </w:p>
    <w:p w14:paraId="28DC7DBA" w14:textId="53BF9C43" w:rsidR="009620F6" w:rsidRPr="00F43F55" w:rsidRDefault="000C2749" w:rsidP="00F43F55">
      <w:pPr>
        <w:pStyle w:val="afd"/>
        <w:ind w:firstLine="480"/>
        <w:rPr>
          <w:rFonts w:eastAsiaTheme="minorEastAsia"/>
        </w:rPr>
      </w:pPr>
      <w:r>
        <w:rPr>
          <w:rFonts w:eastAsia="宋体"/>
        </w:rPr>
        <w:tab/>
      </w:r>
      <m:oMath>
        <m:d>
          <m:dPr>
            <m:begChr m:val="{"/>
            <m:endChr m:val=""/>
            <m:ctrlPr>
              <w:rPr>
                <w:rFonts w:ascii="Cambria Math" w:eastAsia="宋体" w:hAnsi="Cambria Math"/>
              </w:rPr>
            </m:ctrlPr>
          </m:dPr>
          <m:e>
            <m:eqArr>
              <m:eqArrPr>
                <m:ctrlPr>
                  <w:rPr>
                    <w:rFonts w:ascii="Cambria Math" w:eastAsia="宋体" w:hAnsi="Cambria Math"/>
                  </w:rPr>
                </m:ctrlPr>
              </m:eqArrPr>
              <m:e>
                <m:eqArr>
                  <m:eqArrPr>
                    <m:ctrlPr>
                      <w:rPr>
                        <w:rFonts w:ascii="Cambria Math" w:eastAsia="宋体" w:hAnsi="Cambria Math"/>
                      </w:rPr>
                    </m:ctrlPr>
                  </m:eqArrPr>
                  <m:e>
                    <m:sSubSup>
                      <m:sSubSupPr>
                        <m:ctrlPr>
                          <w:rPr>
                            <w:rFonts w:ascii="Cambria Math" w:eastAsia="宋体" w:hAnsi="Cambria Math"/>
                          </w:rPr>
                        </m:ctrlPr>
                      </m:sSubSupPr>
                      <m:e>
                        <m:r>
                          <m:rPr>
                            <m:sty m:val="p"/>
                          </m:rPr>
                          <w:rPr>
                            <w:rFonts w:ascii="Cambria Math" w:eastAsia="宋体" w:hAnsi="Cambria Math"/>
                          </w:rPr>
                          <m:t xml:space="preserve"> </m:t>
                        </m:r>
                        <m:r>
                          <w:rPr>
                            <w:rFonts w:ascii="Cambria Math" w:eastAsia="宋体" w:hAnsi="Cambria Math"/>
                          </w:rPr>
                          <m:t>n</m:t>
                        </m:r>
                      </m:e>
                      <m:sub>
                        <m:r>
                          <w:rPr>
                            <w:rFonts w:ascii="Cambria Math" w:eastAsia="宋体" w:hAnsi="Cambria Math"/>
                          </w:rPr>
                          <m:t>KB</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宋体" w:hAnsi="Cambria Math"/>
                          </w:rPr>
                        </m:ctrlPr>
                      </m:fPr>
                      <m:num>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S</m:t>
                            </m:r>
                          </m:sub>
                        </m:sSub>
                        <m:d>
                          <m:dPr>
                            <m:ctrlPr>
                              <w:rPr>
                                <w:rFonts w:ascii="Cambria Math" w:eastAsiaTheme="minorEastAsia" w:hAnsi="Cambria Math"/>
                              </w:rPr>
                            </m:ctrlPr>
                          </m:dPr>
                          <m:e>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r>
                              <m:rPr>
                                <m:sty m:val="p"/>
                              </m:rP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B</m:t>
                            </m:r>
                          </m:sub>
                        </m:sSub>
                      </m:num>
                      <m:den>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S</m:t>
                            </m:r>
                          </m:sub>
                        </m:sSub>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B</m:t>
                            </m:r>
                          </m:sub>
                        </m:sSub>
                        <m:r>
                          <m:rPr>
                            <m:sty m:val="p"/>
                          </m:rP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sSub>
                                  <m:sSubPr>
                                    <m:ctrlPr>
                                      <w:rPr>
                                        <w:rFonts w:ascii="Cambria Math" w:eastAsia="宋体" w:hAnsi="Cambria Math"/>
                                      </w:rPr>
                                    </m:ctrlPr>
                                  </m:sSubPr>
                                  <m:e>
                                    <m:r>
                                      <m:rPr>
                                        <m:sty m:val="p"/>
                                      </m:rPr>
                                      <w:rPr>
                                        <w:rFonts w:ascii="Cambria Math" w:eastAsia="宋体" w:hAnsi="Cambria Math"/>
                                      </w:rPr>
                                      <m:t>+</m:t>
                                    </m:r>
                                    <m:r>
                                      <w:rPr>
                                        <w:rFonts w:ascii="Cambria Math" w:eastAsia="宋体" w:hAnsi="Cambria Math"/>
                                      </w:rPr>
                                      <m:t>α</m:t>
                                    </m:r>
                                  </m:e>
                                  <m:sub>
                                    <m:r>
                                      <w:rPr>
                                        <w:rFonts w:ascii="Cambria Math" w:eastAsia="宋体" w:hAnsi="Cambria Math"/>
                                      </w:rPr>
                                      <m:t>B</m:t>
                                    </m:r>
                                  </m:sub>
                                </m:sSub>
                              </m:e>
                            </m:d>
                          </m:e>
                          <m:sup>
                            <m:r>
                              <m:rPr>
                                <m:sty m:val="p"/>
                              </m:rPr>
                              <w:rPr>
                                <w:rFonts w:ascii="Cambria Math" w:eastAsia="宋体" w:hAnsi="Cambria Math"/>
                              </w:rPr>
                              <m:t>2</m:t>
                            </m:r>
                          </m:sup>
                        </m:sSup>
                      </m:den>
                    </m:f>
                  </m:e>
                  <m:e>
                    <m:ctrlPr>
                      <w:rPr>
                        <w:rFonts w:ascii="Cambria Math" w:eastAsia="Cambria Math" w:hAnsi="Cambria Math"/>
                      </w:rPr>
                    </m:ctrlPr>
                  </m:e>
                  <m:e>
                    <m:sSubSup>
                      <m:sSubSupPr>
                        <m:ctrlPr>
                          <w:rPr>
                            <w:rFonts w:ascii="Cambria Math" w:eastAsia="宋体" w:hAnsi="Cambria Math"/>
                          </w:rPr>
                        </m:ctrlPr>
                      </m:sSubSupPr>
                      <m:e>
                        <m:r>
                          <m:rPr>
                            <m:sty m:val="p"/>
                          </m:rPr>
                          <w:rPr>
                            <w:rFonts w:ascii="Cambria Math" w:eastAsia="宋体" w:hAnsi="Cambria Math"/>
                          </w:rPr>
                          <m:t xml:space="preserve"> </m:t>
                        </m:r>
                        <m:r>
                          <w:rPr>
                            <w:rFonts w:ascii="Cambria Math" w:eastAsia="宋体" w:hAnsi="Cambria Math"/>
                          </w:rPr>
                          <m:t>n</m:t>
                        </m:r>
                      </m:e>
                      <m:sub>
                        <m:r>
                          <w:rPr>
                            <w:rFonts w:ascii="Cambria Math" w:eastAsia="宋体" w:hAnsi="Cambria Math"/>
                          </w:rPr>
                          <m:t>KS</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宋体" w:hAnsi="Cambria Math"/>
                          </w:rPr>
                        </m:ctrlPr>
                      </m:fPr>
                      <m:num>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B</m:t>
                            </m:r>
                          </m:sub>
                        </m:sSub>
                        <m:d>
                          <m:dPr>
                            <m:ctrlPr>
                              <w:rPr>
                                <w:rFonts w:ascii="Cambria Math" w:eastAsiaTheme="minorEastAsia" w:hAnsi="Cambria Math"/>
                              </w:rPr>
                            </m:ctrlPr>
                          </m:dPr>
                          <m:e>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r>
                              <m:rPr>
                                <m:sty m:val="p"/>
                              </m:rP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S</m:t>
                            </m:r>
                          </m:sub>
                        </m:sSub>
                      </m:num>
                      <m:den>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S</m:t>
                            </m:r>
                          </m:sub>
                        </m:sSub>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B</m:t>
                            </m:r>
                          </m:sub>
                        </m:sSub>
                        <m:r>
                          <m:rPr>
                            <m:sty m:val="p"/>
                          </m:rP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sSub>
                                  <m:sSubPr>
                                    <m:ctrlPr>
                                      <w:rPr>
                                        <w:rFonts w:ascii="Cambria Math" w:eastAsia="宋体" w:hAnsi="Cambria Math"/>
                                      </w:rPr>
                                    </m:ctrlPr>
                                  </m:sSubPr>
                                  <m:e>
                                    <m:r>
                                      <m:rPr>
                                        <m:sty m:val="p"/>
                                      </m:rPr>
                                      <w:rPr>
                                        <w:rFonts w:ascii="Cambria Math" w:eastAsia="宋体" w:hAnsi="Cambria Math"/>
                                      </w:rPr>
                                      <m:t>+</m:t>
                                    </m:r>
                                    <m:r>
                                      <w:rPr>
                                        <w:rFonts w:ascii="Cambria Math" w:eastAsia="宋体" w:hAnsi="Cambria Math"/>
                                      </w:rPr>
                                      <m:t>α</m:t>
                                    </m:r>
                                  </m:e>
                                  <m:sub>
                                    <m:r>
                                      <w:rPr>
                                        <w:rFonts w:ascii="Cambria Math" w:eastAsia="宋体" w:hAnsi="Cambria Math"/>
                                      </w:rPr>
                                      <m:t>B</m:t>
                                    </m:r>
                                  </m:sub>
                                </m:sSub>
                              </m:e>
                            </m:d>
                          </m:e>
                          <m:sup>
                            <m:r>
                              <m:rPr>
                                <m:sty m:val="p"/>
                              </m:rPr>
                              <w:rPr>
                                <w:rFonts w:ascii="Cambria Math" w:eastAsia="宋体" w:hAnsi="Cambria Math"/>
                              </w:rPr>
                              <m:t>2</m:t>
                            </m:r>
                          </m:sup>
                        </m:sSup>
                      </m:den>
                    </m:f>
                  </m:e>
                </m:eqArr>
              </m:e>
              <m:e/>
            </m:eqArr>
          </m:e>
        </m:d>
      </m:oMath>
      <w:r>
        <w:rPr>
          <w:rFonts w:eastAsia="宋体"/>
        </w:rPr>
        <w:tab/>
        <w:t>(</w:t>
      </w:r>
      <w:r w:rsidRPr="004719EF">
        <w:rPr>
          <w:rFonts w:hint="eastAsia"/>
        </w:rPr>
        <w:t>4.</w:t>
      </w:r>
      <w:r w:rsidRPr="004719EF">
        <w:t>2.1.</w:t>
      </w:r>
      <w:r w:rsidRPr="004719EF">
        <w:rPr>
          <w:rFonts w:hint="eastAsia"/>
        </w:rPr>
        <w:t>6</w:t>
      </w:r>
      <w:r>
        <w:rPr>
          <w:rFonts w:eastAsia="宋体"/>
        </w:rPr>
        <w:t>)</w:t>
      </w:r>
    </w:p>
    <w:p w14:paraId="06B9A464" w14:textId="649B4DFC" w:rsidR="009620F6" w:rsidRPr="002D733F" w:rsidRDefault="009620F6" w:rsidP="002D733F">
      <w:pPr>
        <w:pStyle w:val="af"/>
        <w:ind w:firstLine="480"/>
      </w:pPr>
      <w:r w:rsidRPr="002D733F">
        <w:rPr>
          <w:rFonts w:hint="eastAsia"/>
        </w:rPr>
        <w:lastRenderedPageBreak/>
        <w:t>此时，平台</w:t>
      </w:r>
      <w:r w:rsidRPr="002D733F">
        <w:rPr>
          <w:rFonts w:hint="eastAsia"/>
        </w:rPr>
        <w:t>K</w:t>
      </w:r>
      <w:r w:rsidRPr="002D733F">
        <w:rPr>
          <w:rFonts w:hint="eastAsia"/>
        </w:rPr>
        <w:t>的</w:t>
      </w:r>
      <w:r w:rsidR="002D733F" w:rsidRPr="002D733F">
        <w:rPr>
          <w:rFonts w:hint="eastAsia"/>
        </w:rPr>
        <w:t>最大化</w:t>
      </w:r>
      <w:r w:rsidRPr="002D733F">
        <w:rPr>
          <w:rFonts w:hint="eastAsia"/>
        </w:rPr>
        <w:t>利润为：</w:t>
      </w:r>
    </w:p>
    <w:p w14:paraId="4BC514DB" w14:textId="259266A5" w:rsidR="009620F6" w:rsidRPr="00F43F55" w:rsidRDefault="000C2749" w:rsidP="00F43F55">
      <w:pPr>
        <w:pStyle w:val="afd"/>
        <w:ind w:firstLine="480"/>
        <w:rPr>
          <w:rFonts w:eastAsia="宋体"/>
        </w:rPr>
      </w:pPr>
      <w:bookmarkStart w:id="240" w:name="OLE_LINK79"/>
      <w:r>
        <w:rPr>
          <w:rFonts w:eastAsia="宋体"/>
        </w:rPr>
        <w:tab/>
      </w:r>
      <m:oMath>
        <m:sSubSup>
          <m:sSubSupPr>
            <m:ctrlPr>
              <w:rPr>
                <w:rFonts w:ascii="Cambria Math" w:eastAsia="宋体" w:hAnsi="Cambria Math"/>
              </w:rPr>
            </m:ctrlPr>
          </m:sSubSupPr>
          <m:e>
            <m:r>
              <m:rPr>
                <m:sty m:val="p"/>
              </m:rPr>
              <w:rPr>
                <w:rFonts w:ascii="Cambria Math" w:eastAsia="宋体" w:hAnsi="Cambria Math"/>
              </w:rPr>
              <m:t>π</m:t>
            </m:r>
          </m:e>
          <m:sub>
            <m:r>
              <w:rPr>
                <w:rFonts w:ascii="Cambria Math" w:eastAsia="宋体" w:hAnsi="Cambria Math"/>
              </w:rPr>
              <m:t>K</m:t>
            </m:r>
          </m:sub>
          <m:sup>
            <m:r>
              <m:rPr>
                <m:sty m:val="p"/>
              </m:rPr>
              <w:rPr>
                <w:rFonts w:ascii="Cambria Math" w:eastAsia="宋体" w:hAnsi="Cambria Math"/>
              </w:rPr>
              <m:t>*</m:t>
            </m:r>
          </m:sup>
        </m:sSubSup>
        <w:bookmarkEnd w:id="240"/>
        <m:r>
          <m:rPr>
            <m:sty m:val="p"/>
          </m:rPr>
          <w:rPr>
            <w:rFonts w:ascii="Cambria Math" w:eastAsia="宋体" w:hAnsi="Cambria Math" w:hint="eastAsia"/>
          </w:rPr>
          <m:t>=</m:t>
        </m:r>
        <m:f>
          <m:fPr>
            <m:ctrlPr>
              <w:rPr>
                <w:rFonts w:ascii="Cambria Math" w:eastAsia="宋体" w:hAnsi="Cambria Math"/>
              </w:rPr>
            </m:ctrlPr>
          </m:fPr>
          <m:num>
            <m:sSub>
              <m:sSubPr>
                <m:ctrlPr>
                  <w:rPr>
                    <w:rFonts w:ascii="Cambria Math" w:eastAsia="宋体" w:hAnsi="Cambria Math"/>
                  </w:rPr>
                </m:ctrlPr>
              </m:sSubPr>
              <m:e>
                <m:d>
                  <m:dPr>
                    <m:begChr m:val="["/>
                    <m:endChr m:val="]"/>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S</m:t>
                        </m:r>
                      </m:sub>
                    </m:sSub>
                    <m:d>
                      <m:dPr>
                        <m:ctrlPr>
                          <w:rPr>
                            <w:rFonts w:ascii="Cambria Math" w:eastAsiaTheme="minorEastAsia" w:hAnsi="Cambria Math"/>
                          </w:rPr>
                        </m:ctrlPr>
                      </m:dPr>
                      <m:e>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r>
                          <m:rPr>
                            <m:sty m:val="p"/>
                          </m:rP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B</m:t>
                        </m:r>
                      </m:sub>
                    </m:sSub>
                  </m:e>
                </m:d>
                <m:r>
                  <w:rPr>
                    <w:rFonts w:ascii="Cambria Math" w:eastAsia="宋体" w:hAnsi="Cambria Math"/>
                  </w:rPr>
                  <m:t>P</m:t>
                </m:r>
              </m:e>
              <m:sub>
                <m:r>
                  <w:rPr>
                    <w:rFonts w:ascii="Cambria Math" w:eastAsia="宋体" w:hAnsi="Cambria Math"/>
                  </w:rPr>
                  <m:t>KA</m:t>
                </m:r>
              </m:sub>
            </m:sSub>
            <m:r>
              <m:rPr>
                <m:sty m:val="p"/>
              </m:rPr>
              <w:rPr>
                <w:rFonts w:ascii="Cambria Math" w:eastAsia="宋体" w:hAnsi="Cambria Math"/>
              </w:rPr>
              <m:t>+</m:t>
            </m:r>
            <m:d>
              <m:dPr>
                <m:begChr m:val="["/>
                <m:endChr m:val="]"/>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B</m:t>
                    </m:r>
                  </m:sub>
                </m:sSub>
                <m:d>
                  <m:dPr>
                    <m:ctrlPr>
                      <w:rPr>
                        <w:rFonts w:ascii="Cambria Math" w:eastAsiaTheme="minorEastAsia" w:hAnsi="Cambria Math"/>
                      </w:rPr>
                    </m:ctrlPr>
                  </m:dPr>
                  <m:e>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r>
                      <m:rPr>
                        <m:sty m:val="p"/>
                      </m:rP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e>
                </m:d>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S</m:t>
                    </m:r>
                  </m:sub>
                </m:sSub>
              </m:e>
            </m:d>
            <m:sSub>
              <m:sSubPr>
                <m:ctrlPr>
                  <w:rPr>
                    <w:rFonts w:ascii="Cambria Math" w:eastAsia="宋体" w:hAnsi="Cambria Math"/>
                  </w:rPr>
                </m:ctrlPr>
              </m:sSubPr>
              <m:e>
                <m:r>
                  <w:rPr>
                    <w:rFonts w:ascii="Cambria Math" w:eastAsia="宋体" w:hAnsi="Cambria Math"/>
                  </w:rPr>
                  <m:t>P</m:t>
                </m:r>
              </m:e>
              <m:sub>
                <m:r>
                  <w:rPr>
                    <w:rFonts w:ascii="Cambria Math" w:eastAsia="宋体" w:hAnsi="Cambria Math"/>
                  </w:rPr>
                  <m:t>KB</m:t>
                </m:r>
              </m:sub>
            </m:sSub>
          </m:num>
          <m:den>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S</m:t>
                </m:r>
              </m:sub>
            </m:sSub>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B</m:t>
                </m:r>
              </m:sub>
            </m:sSub>
            <m:r>
              <m:rPr>
                <m:sty m:val="p"/>
              </m:rPr>
              <w:rPr>
                <w:rFonts w:ascii="Cambria Math" w:eastAsia="宋体" w:hAnsi="Cambria Math"/>
              </w:rPr>
              <m:t>-</m:t>
            </m:r>
            <m:sSup>
              <m:sSupPr>
                <m:ctrlPr>
                  <w:rPr>
                    <w:rFonts w:ascii="Cambria Math" w:eastAsia="宋体" w:hAnsi="Cambria Math"/>
                  </w:rPr>
                </m:ctrlPr>
              </m:sSupPr>
              <m:e>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sSub>
                      <m:sSubPr>
                        <m:ctrlPr>
                          <w:rPr>
                            <w:rFonts w:ascii="Cambria Math" w:eastAsia="宋体" w:hAnsi="Cambria Math"/>
                          </w:rPr>
                        </m:ctrlPr>
                      </m:sSubPr>
                      <m:e>
                        <m:r>
                          <m:rPr>
                            <m:sty m:val="p"/>
                          </m:rPr>
                          <w:rPr>
                            <w:rFonts w:ascii="Cambria Math" w:eastAsia="宋体" w:hAnsi="Cambria Math"/>
                          </w:rPr>
                          <m:t>+</m:t>
                        </m:r>
                        <m:r>
                          <w:rPr>
                            <w:rFonts w:ascii="Cambria Math" w:eastAsia="宋体" w:hAnsi="Cambria Math"/>
                          </w:rPr>
                          <m:t>α</m:t>
                        </m:r>
                      </m:e>
                      <m:sub>
                        <m:r>
                          <w:rPr>
                            <w:rFonts w:ascii="Cambria Math" w:eastAsia="宋体" w:hAnsi="Cambria Math"/>
                          </w:rPr>
                          <m:t>B</m:t>
                        </m:r>
                      </m:sub>
                    </m:sSub>
                  </m:e>
                </m:d>
              </m:e>
              <m:sup>
                <m:r>
                  <m:rPr>
                    <m:sty m:val="p"/>
                  </m:rPr>
                  <w:rPr>
                    <w:rFonts w:ascii="Cambria Math" w:eastAsia="宋体" w:hAnsi="Cambria Math"/>
                  </w:rPr>
                  <m:t>2</m:t>
                </m:r>
              </m:sup>
            </m:sSup>
          </m:den>
        </m:f>
      </m:oMath>
      <w:r>
        <w:rPr>
          <w:rFonts w:eastAsia="宋体"/>
        </w:rPr>
        <w:tab/>
        <w:t>(</w:t>
      </w:r>
      <w:r>
        <w:rPr>
          <w:rFonts w:eastAsiaTheme="minorEastAsia" w:hint="eastAsia"/>
        </w:rPr>
        <w:t>4.2.1.7</w:t>
      </w:r>
      <w:r>
        <w:rPr>
          <w:rFonts w:eastAsia="宋体"/>
        </w:rPr>
        <w:t>)</w:t>
      </w:r>
    </w:p>
    <w:p w14:paraId="4A225F69" w14:textId="343506E1" w:rsidR="007C5B4B" w:rsidRDefault="007A3B78" w:rsidP="007C5B4B">
      <w:pPr>
        <w:pStyle w:val="af"/>
        <w:ind w:firstLine="480"/>
        <w:rPr>
          <w:rStyle w:val="af0"/>
          <w:rFonts w:asciiTheme="minorEastAsia" w:eastAsiaTheme="minorEastAsia" w:hAnsiTheme="minorEastAsia"/>
        </w:rPr>
      </w:pPr>
      <w:r>
        <w:t>对</w:t>
      </w:r>
      <w:r w:rsidR="007C5B4B" w:rsidRPr="007C5B4B">
        <w:rPr>
          <w:rStyle w:val="af0"/>
          <w:rFonts w:hint="eastAsia"/>
        </w:rPr>
        <w:t>利润函数进行二阶求导分析利润和定价之间的关系</w:t>
      </w:r>
      <w:r w:rsidR="000C2749">
        <w:rPr>
          <w:rStyle w:val="af0"/>
          <w:rFonts w:hint="eastAsia"/>
        </w:rPr>
        <w:t>：</w:t>
      </w:r>
    </w:p>
    <w:p w14:paraId="28B2AEA5" w14:textId="5DACBFCE" w:rsidR="007C5B4B" w:rsidRPr="007C5B4B" w:rsidRDefault="001D719A" w:rsidP="00F43F55">
      <w:pPr>
        <w:pStyle w:val="afd"/>
        <w:ind w:firstLine="480"/>
        <w:rPr>
          <w:rStyle w:val="af0"/>
        </w:rPr>
      </w:pPr>
      <m:oMathPara>
        <m:oMathParaPr>
          <m:jc m:val="center"/>
        </m:oMathParaPr>
        <m:oMath>
          <m:f>
            <m:fPr>
              <m:ctrlPr>
                <w:rPr>
                  <w:rStyle w:val="af0"/>
                  <w:rFonts w:ascii="Cambria Math" w:eastAsia="宋体" w:hAnsi="Cambria Math"/>
                </w:rPr>
              </m:ctrlPr>
            </m:fPr>
            <m:num>
              <m:sSup>
                <m:sSupPr>
                  <m:ctrlPr>
                    <w:rPr>
                      <w:rStyle w:val="af0"/>
                      <w:rFonts w:ascii="Cambria Math" w:eastAsia="宋体" w:hAnsi="Cambria Math"/>
                      <w:i/>
                    </w:rPr>
                  </m:ctrlPr>
                </m:sSupPr>
                <m:e>
                  <m:r>
                    <w:rPr>
                      <w:rStyle w:val="af0"/>
                      <w:rFonts w:ascii="Cambria Math" w:eastAsia="宋体" w:hAnsi="Cambria Math"/>
                    </w:rPr>
                    <m:t>∂</m:t>
                  </m:r>
                </m:e>
                <m:sup>
                  <m:r>
                    <w:rPr>
                      <w:rStyle w:val="af0"/>
                      <w:rFonts w:ascii="Cambria Math" w:eastAsiaTheme="minorEastAsia" w:hAnsi="Cambria Math" w:hint="eastAsia"/>
                      <w:lang w:eastAsia="zh-TW"/>
                    </w:rPr>
                    <m:t>2</m:t>
                  </m:r>
                </m:sup>
              </m:sSup>
              <m:r>
                <w:rPr>
                  <w:rStyle w:val="af0"/>
                  <w:rFonts w:ascii="Cambria Math" w:eastAsia="宋体" w:hAnsi="Cambria Math"/>
                </w:rPr>
                <m:t>π</m:t>
              </m:r>
            </m:num>
            <m:den>
              <m:r>
                <w:rPr>
                  <w:rStyle w:val="af0"/>
                  <w:rFonts w:ascii="Cambria Math" w:eastAsia="宋体" w:hAnsi="Cambria Math"/>
                </w:rPr>
                <m:t>∂</m:t>
              </m:r>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KB</m:t>
                  </m:r>
                </m:sub>
                <m:sup>
                  <m:r>
                    <m:rPr>
                      <m:sty m:val="p"/>
                    </m:rPr>
                    <w:rPr>
                      <w:rFonts w:ascii="Cambria Math" w:eastAsiaTheme="minorEastAsia" w:hAnsi="Cambria Math" w:hint="eastAsia"/>
                      <w:lang w:eastAsia="zh-TW"/>
                    </w:rPr>
                    <m:t>2</m:t>
                  </m:r>
                </m:sup>
              </m:sSubSup>
            </m:den>
          </m:f>
          <m:r>
            <m:rPr>
              <m:sty m:val="p"/>
            </m:rPr>
            <w:rPr>
              <w:rStyle w:val="af0"/>
              <w:rFonts w:ascii="Cambria Math" w:eastAsiaTheme="minorEastAsia" w:hAnsi="Cambria Math" w:hint="eastAsia"/>
              <w:lang w:eastAsia="zh-TW"/>
            </w:rPr>
            <m:t>&lt;0</m:t>
          </m:r>
          <m:r>
            <m:rPr>
              <m:sty m:val="p"/>
            </m:rPr>
            <w:rPr>
              <w:rStyle w:val="af0"/>
              <w:rFonts w:ascii="Cambria Math" w:eastAsiaTheme="minorEastAsia" w:hAnsi="Cambria Math" w:hint="eastAsia"/>
              <w:lang w:eastAsia="zh-TW"/>
            </w:rPr>
            <m:t>；</m:t>
          </m:r>
          <m:f>
            <m:fPr>
              <m:ctrlPr>
                <w:rPr>
                  <w:rStyle w:val="af0"/>
                  <w:rFonts w:ascii="Cambria Math" w:eastAsia="宋体" w:hAnsi="Cambria Math"/>
                </w:rPr>
              </m:ctrlPr>
            </m:fPr>
            <m:num>
              <m:sSup>
                <m:sSupPr>
                  <m:ctrlPr>
                    <w:rPr>
                      <w:rStyle w:val="af0"/>
                      <w:rFonts w:ascii="Cambria Math" w:eastAsia="宋体" w:hAnsi="Cambria Math"/>
                      <w:i/>
                    </w:rPr>
                  </m:ctrlPr>
                </m:sSupPr>
                <m:e>
                  <m:r>
                    <w:rPr>
                      <w:rStyle w:val="af0"/>
                      <w:rFonts w:ascii="Cambria Math" w:eastAsia="宋体" w:hAnsi="Cambria Math"/>
                    </w:rPr>
                    <m:t>∂</m:t>
                  </m:r>
                </m:e>
                <m:sup>
                  <m:r>
                    <w:rPr>
                      <w:rStyle w:val="af0"/>
                      <w:rFonts w:ascii="Cambria Math" w:eastAsiaTheme="minorEastAsia" w:hAnsi="Cambria Math" w:hint="eastAsia"/>
                      <w:lang w:eastAsia="zh-TW"/>
                    </w:rPr>
                    <m:t>2</m:t>
                  </m:r>
                </m:sup>
              </m:sSup>
              <m:r>
                <w:rPr>
                  <w:rStyle w:val="af0"/>
                  <w:rFonts w:ascii="Cambria Math" w:eastAsia="宋体" w:hAnsi="Cambria Math"/>
                </w:rPr>
                <m:t>π</m:t>
              </m:r>
            </m:num>
            <m:den>
              <m:r>
                <w:rPr>
                  <w:rStyle w:val="af0"/>
                  <w:rFonts w:ascii="Cambria Math" w:eastAsia="宋体" w:hAnsi="Cambria Math"/>
                </w:rPr>
                <m:t>∂</m:t>
              </m:r>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m:t>
                  </m:r>
                  <m:r>
                    <w:rPr>
                      <w:rFonts w:ascii="Cambria Math" w:eastAsiaTheme="minorEastAsia" w:hAnsi="Cambria Math" w:hint="eastAsia"/>
                      <w:lang w:eastAsia="zh-TW"/>
                    </w:rPr>
                    <m:t>S</m:t>
                  </m:r>
                </m:sub>
                <m:sup>
                  <m:r>
                    <m:rPr>
                      <m:sty m:val="p"/>
                    </m:rPr>
                    <w:rPr>
                      <w:rFonts w:ascii="Cambria Math" w:eastAsiaTheme="minorEastAsia" w:hAnsi="Cambria Math" w:hint="eastAsia"/>
                      <w:lang w:eastAsia="zh-TW"/>
                    </w:rPr>
                    <m:t>2</m:t>
                  </m:r>
                </m:sup>
              </m:sSubSup>
            </m:den>
          </m:f>
          <m:r>
            <m:rPr>
              <m:sty m:val="p"/>
            </m:rPr>
            <w:rPr>
              <w:rStyle w:val="af0"/>
              <w:rFonts w:ascii="Cambria Math" w:eastAsiaTheme="minorEastAsia" w:hAnsi="Cambria Math" w:hint="eastAsia"/>
              <w:lang w:eastAsia="zh-TW"/>
            </w:rPr>
            <m:t>&lt;0</m:t>
          </m:r>
        </m:oMath>
      </m:oMathPara>
    </w:p>
    <w:p w14:paraId="433245EF" w14:textId="37BCE0FC" w:rsidR="007A3B78" w:rsidRPr="007C5B4B" w:rsidRDefault="000C2749" w:rsidP="007C5B4B">
      <w:pPr>
        <w:pStyle w:val="af"/>
        <w:ind w:firstLine="480"/>
        <w:rPr>
          <w:rStyle w:val="af0"/>
        </w:rPr>
      </w:pPr>
      <w:r w:rsidRPr="007C5B4B">
        <w:rPr>
          <w:rStyle w:val="af0"/>
          <w:rFonts w:hint="eastAsia"/>
        </w:rPr>
        <w:t>发现皆小于零</w:t>
      </w:r>
      <w:r>
        <w:rPr>
          <w:rStyle w:val="af0"/>
          <w:rFonts w:asciiTheme="minorEastAsia" w:eastAsiaTheme="minorEastAsia" w:hAnsiTheme="minorEastAsia" w:hint="eastAsia"/>
        </w:rPr>
        <w:t>。</w:t>
      </w:r>
      <w:r w:rsidR="007C5B4B" w:rsidRPr="007C5B4B">
        <w:rPr>
          <w:rStyle w:val="af0"/>
          <w:rFonts w:hint="eastAsia"/>
        </w:rPr>
        <w:t>也就是说</w:t>
      </w:r>
      <w:bookmarkStart w:id="241" w:name="OLE_LINK8"/>
      <w:r w:rsidR="007C5B4B" w:rsidRPr="007C5B4B">
        <w:rPr>
          <w:rStyle w:val="af0"/>
          <w:rFonts w:hint="eastAsia"/>
        </w:rPr>
        <w:t>利润</w:t>
      </w:r>
      <m:oMath>
        <m:sSub>
          <m:sSubPr>
            <m:ctrlPr>
              <w:rPr>
                <w:rStyle w:val="af0"/>
                <w:rFonts w:ascii="Cambria Math" w:hAnsi="Cambria Math"/>
                <w:i/>
              </w:rPr>
            </m:ctrlPr>
          </m:sSubPr>
          <m:e>
            <m:r>
              <w:rPr>
                <w:rStyle w:val="af0"/>
                <w:rFonts w:ascii="Cambria Math" w:hAnsi="Cambria Math"/>
              </w:rPr>
              <m:t>π</m:t>
            </m:r>
          </m:e>
          <m:sub>
            <m:r>
              <w:rPr>
                <w:rStyle w:val="af0"/>
                <w:rFonts w:ascii="Cambria Math" w:hAnsi="Cambria Math"/>
              </w:rPr>
              <m:t>K</m:t>
            </m:r>
          </m:sub>
        </m:sSub>
      </m:oMath>
      <w:r w:rsidR="007C5B4B" w:rsidRPr="007C5B4B">
        <w:rPr>
          <w:rStyle w:val="af0"/>
          <w:rFonts w:hint="eastAsia"/>
        </w:rPr>
        <w:t>和</w:t>
      </w:r>
      <m:oMath>
        <m:sSub>
          <m:sSubPr>
            <m:ctrlPr>
              <w:rPr>
                <w:rStyle w:val="af0"/>
                <w:rFonts w:ascii="Cambria Math" w:hAnsi="Cambria Math"/>
                <w:i/>
              </w:rPr>
            </m:ctrlPr>
          </m:sSubPr>
          <m:e>
            <m:r>
              <w:rPr>
                <w:rStyle w:val="af0"/>
                <w:rFonts w:ascii="Cambria Math" w:hAnsi="Cambria Math"/>
              </w:rPr>
              <m:t>P</m:t>
            </m:r>
          </m:e>
          <m:sub>
            <m:r>
              <w:rPr>
                <w:rStyle w:val="af0"/>
                <w:rFonts w:ascii="Cambria Math" w:hAnsi="Cambria Math"/>
              </w:rPr>
              <m:t>KS</m:t>
            </m:r>
          </m:sub>
        </m:sSub>
      </m:oMath>
      <w:r w:rsidR="007C5B4B" w:rsidRPr="007C5B4B">
        <w:rPr>
          <w:rStyle w:val="af0"/>
          <w:rFonts w:hint="eastAsia"/>
        </w:rPr>
        <w:t>、</w:t>
      </w:r>
      <m:oMath>
        <m:sSub>
          <m:sSubPr>
            <m:ctrlPr>
              <w:rPr>
                <w:rStyle w:val="af0"/>
                <w:rFonts w:ascii="Cambria Math" w:hAnsi="Cambria Math"/>
                <w:i/>
              </w:rPr>
            </m:ctrlPr>
          </m:sSubPr>
          <m:e>
            <m:r>
              <w:rPr>
                <w:rStyle w:val="af0"/>
                <w:rFonts w:ascii="Cambria Math" w:hAnsi="Cambria Math"/>
              </w:rPr>
              <m:t>P</m:t>
            </m:r>
          </m:e>
          <m:sub>
            <m:r>
              <w:rPr>
                <w:rStyle w:val="af0"/>
                <w:rFonts w:ascii="Cambria Math" w:hAnsi="Cambria Math"/>
              </w:rPr>
              <m:t>KB</m:t>
            </m:r>
          </m:sub>
        </m:sSub>
      </m:oMath>
      <w:r w:rsidR="007C5B4B" w:rsidRPr="007C5B4B">
        <w:rPr>
          <w:rStyle w:val="af0"/>
          <w:rFonts w:hint="eastAsia"/>
        </w:rPr>
        <w:t>的</w:t>
      </w:r>
      <w:r w:rsidR="00510A7A" w:rsidRPr="007C5B4B">
        <w:rPr>
          <w:rStyle w:val="af0"/>
          <w:rFonts w:hint="eastAsia"/>
        </w:rPr>
        <w:t>关系</w:t>
      </w:r>
      <w:r w:rsidR="00510A7A" w:rsidRPr="00510A7A">
        <w:rPr>
          <w:rStyle w:val="af0"/>
          <w:rFonts w:asciiTheme="minorEastAsia" w:hAnsiTheme="minorEastAsia" w:hint="eastAsia"/>
        </w:rPr>
        <w:t>是</w:t>
      </w:r>
      <w:r w:rsidR="00510A7A" w:rsidRPr="007C5B4B">
        <w:rPr>
          <w:rStyle w:val="af0"/>
          <w:rFonts w:hint="eastAsia"/>
        </w:rPr>
        <w:t>先</w:t>
      </w:r>
      <w:r w:rsidR="007C5B4B" w:rsidRPr="007C5B4B">
        <w:rPr>
          <w:rStyle w:val="af0"/>
          <w:rFonts w:hint="eastAsia"/>
        </w:rPr>
        <w:t>递增而后递减</w:t>
      </w:r>
      <w:bookmarkEnd w:id="241"/>
      <w:r w:rsidR="007C5B4B" w:rsidRPr="007C5B4B">
        <w:rPr>
          <w:rStyle w:val="af0"/>
          <w:rFonts w:hint="eastAsia"/>
        </w:rPr>
        <w:t>的。亦即当一开始平台对</w:t>
      </w:r>
      <w:r w:rsidR="00724DAA">
        <w:rPr>
          <w:rStyle w:val="af0"/>
          <w:rFonts w:hint="eastAsia"/>
        </w:rPr>
        <w:t>供应商</w:t>
      </w:r>
      <w:r w:rsidR="007C5B4B" w:rsidRPr="007C5B4B">
        <w:rPr>
          <w:rStyle w:val="af0"/>
          <w:rFonts w:hint="eastAsia"/>
        </w:rPr>
        <w:t>及消费者制定的价格逐渐提高时，其自身的利润也会随之增加，到达一定程度后</w:t>
      </w:r>
      <w:r w:rsidR="007C5B4B" w:rsidRPr="007C5B4B">
        <w:rPr>
          <w:rStyle w:val="af0"/>
        </w:rPr>
        <w:t>(</w:t>
      </w:r>
      <w:r w:rsidR="007C5B4B" w:rsidRPr="007C5B4B">
        <w:rPr>
          <w:rStyle w:val="af0"/>
          <w:rFonts w:hint="eastAsia"/>
        </w:rPr>
        <w:t>即</w:t>
      </w:r>
      <m:oMath>
        <m:sSubSup>
          <m:sSubSupPr>
            <m:ctrlPr>
              <w:rPr>
                <w:rStyle w:val="af0"/>
                <w:rFonts w:ascii="Cambria Math" w:hAnsi="Cambria Math"/>
                <w:i/>
              </w:rPr>
            </m:ctrlPr>
          </m:sSubSupPr>
          <m:e>
            <m:r>
              <w:rPr>
                <w:rStyle w:val="af0"/>
                <w:rFonts w:ascii="Cambria Math" w:hAnsi="Cambria Math"/>
              </w:rPr>
              <m:t>P</m:t>
            </m:r>
          </m:e>
          <m:sub>
            <m:r>
              <w:rPr>
                <w:rStyle w:val="af0"/>
                <w:rFonts w:ascii="Cambria Math" w:hAnsi="Cambria Math"/>
              </w:rPr>
              <m:t>KB</m:t>
            </m:r>
          </m:sub>
          <m:sup>
            <m:r>
              <w:rPr>
                <w:rStyle w:val="af0"/>
                <w:rFonts w:ascii="Cambria Math" w:hAnsi="Cambria Math"/>
              </w:rPr>
              <m:t>*</m:t>
            </m:r>
          </m:sup>
        </m:sSubSup>
      </m:oMath>
      <w:r w:rsidR="007C5B4B" w:rsidRPr="007C5B4B">
        <w:rPr>
          <w:rStyle w:val="af0"/>
          <w:rFonts w:hint="eastAsia"/>
        </w:rPr>
        <w:t>、</w:t>
      </w:r>
      <m:oMath>
        <m:sSubSup>
          <m:sSubSupPr>
            <m:ctrlPr>
              <w:rPr>
                <w:rStyle w:val="af0"/>
                <w:rFonts w:ascii="Cambria Math" w:hAnsi="Cambria Math"/>
                <w:i/>
              </w:rPr>
            </m:ctrlPr>
          </m:sSubSupPr>
          <m:e>
            <m:r>
              <w:rPr>
                <w:rStyle w:val="af0"/>
                <w:rFonts w:ascii="Cambria Math" w:hAnsi="Cambria Math"/>
              </w:rPr>
              <m:t>P</m:t>
            </m:r>
          </m:e>
          <m:sub>
            <m:r>
              <w:rPr>
                <w:rStyle w:val="af0"/>
                <w:rFonts w:ascii="Cambria Math" w:hAnsi="Cambria Math"/>
              </w:rPr>
              <m:t>KS</m:t>
            </m:r>
          </m:sub>
          <m:sup>
            <m:r>
              <w:rPr>
                <w:rStyle w:val="af0"/>
                <w:rFonts w:ascii="Cambria Math" w:hAnsi="Cambria Math"/>
              </w:rPr>
              <m:t>*</m:t>
            </m:r>
          </m:sup>
        </m:sSubSup>
      </m:oMath>
      <w:r w:rsidR="007C5B4B" w:rsidRPr="007C5B4B">
        <w:rPr>
          <w:rStyle w:val="af0"/>
        </w:rPr>
        <w:t>)</w:t>
      </w:r>
      <w:r w:rsidR="007C5B4B" w:rsidRPr="007C5B4B">
        <w:rPr>
          <w:rStyle w:val="af0"/>
          <w:rFonts w:hint="eastAsia"/>
        </w:rPr>
        <w:t>，平台将获得最大利润，一旦超过均衡价格，平台向两边用户收取的高价格并不会使得其利润增加，反而利润将随之减少。</w:t>
      </w:r>
    </w:p>
    <w:p w14:paraId="70DEC795" w14:textId="18D6C5A5" w:rsidR="007A3B78" w:rsidRDefault="000C2749" w:rsidP="007C5B4B">
      <w:pPr>
        <w:pStyle w:val="af"/>
        <w:ind w:firstLine="480"/>
      </w:pPr>
      <w:r>
        <w:rPr>
          <w:rFonts w:hint="eastAsia"/>
        </w:rPr>
        <w:t>再对利润函数进行一阶求导，</w:t>
      </w:r>
      <w:proofErr w:type="gramStart"/>
      <w:r>
        <w:rPr>
          <w:rFonts w:hint="eastAsia"/>
        </w:rPr>
        <w:t>得网络</w:t>
      </w:r>
      <w:proofErr w:type="gramEnd"/>
      <w:r>
        <w:rPr>
          <w:rFonts w:hint="eastAsia"/>
        </w:rPr>
        <w:t>效应与利润之间的关系：</w:t>
      </w:r>
    </w:p>
    <w:p w14:paraId="2D13DFB0" w14:textId="57BC4CD5" w:rsidR="007C5B4B" w:rsidRPr="00F43F55" w:rsidRDefault="001D719A" w:rsidP="00F43F55">
      <w:pPr>
        <w:pStyle w:val="afd"/>
        <w:ind w:firstLine="480"/>
        <w:rPr>
          <w:rStyle w:val="af0"/>
        </w:rPr>
      </w:pPr>
      <m:oMathPara>
        <m:oMathParaPr>
          <m:jc m:val="center"/>
        </m:oMathParaPr>
        <m:oMath>
          <m:f>
            <m:fPr>
              <m:ctrlPr>
                <w:rPr>
                  <w:rStyle w:val="af0"/>
                  <w:rFonts w:ascii="Cambria Math" w:eastAsia="宋体" w:hAnsi="Cambria Math"/>
                </w:rPr>
              </m:ctrlPr>
            </m:fPr>
            <m:num>
              <m:r>
                <w:rPr>
                  <w:rStyle w:val="af0"/>
                  <w:rFonts w:ascii="Cambria Math" w:eastAsia="宋体" w:hAnsi="Cambria Math"/>
                </w:rPr>
                <m:t>∂π</m:t>
              </m:r>
            </m:num>
            <m:den>
              <m:r>
                <w:rPr>
                  <w:rStyle w:val="af0"/>
                  <w:rFonts w:ascii="Cambria Math" w:eastAsia="宋体" w:hAnsi="Cambria Math"/>
                </w:rPr>
                <m:t>∂</m:t>
              </m:r>
              <m:sSub>
                <m:sSubPr>
                  <m:ctrlPr>
                    <w:rPr>
                      <w:rFonts w:ascii="Cambria Math" w:eastAsia="宋体" w:hAnsi="Cambria Math"/>
                    </w:rPr>
                  </m:ctrlPr>
                </m:sSubPr>
                <m:e>
                  <m:r>
                    <m:rPr>
                      <m:sty m:val="p"/>
                    </m:rPr>
                    <w:rPr>
                      <w:rFonts w:ascii="Cambria Math" w:eastAsia="宋体" w:hAnsi="Cambria Math"/>
                    </w:rPr>
                    <m:t>α</m:t>
                  </m:r>
                </m:e>
                <m:sub>
                  <m:r>
                    <w:rPr>
                      <w:rFonts w:ascii="Cambria Math" w:eastAsiaTheme="minorEastAsia" w:hAnsi="Cambria Math" w:hint="eastAsia"/>
                    </w:rPr>
                    <m:t>B</m:t>
                  </m:r>
                </m:sub>
              </m:sSub>
            </m:den>
          </m:f>
          <m:r>
            <m:rPr>
              <m:sty m:val="p"/>
            </m:rPr>
            <w:rPr>
              <w:rStyle w:val="af0"/>
              <w:rFonts w:ascii="Cambria Math" w:eastAsiaTheme="minorEastAsia" w:hAnsi="Cambria Math"/>
            </w:rPr>
            <m:t>&gt;</m:t>
          </m:r>
          <m:r>
            <m:rPr>
              <m:sty m:val="p"/>
            </m:rPr>
            <w:rPr>
              <w:rStyle w:val="af0"/>
              <w:rFonts w:ascii="Cambria Math" w:eastAsiaTheme="minorEastAsia" w:hAnsi="Cambria Math" w:hint="eastAsia"/>
            </w:rPr>
            <m:t>0</m:t>
          </m:r>
          <m:r>
            <m:rPr>
              <m:sty m:val="p"/>
            </m:rPr>
            <w:rPr>
              <w:rStyle w:val="af0"/>
              <w:rFonts w:ascii="Cambria Math" w:eastAsiaTheme="minorEastAsia" w:hAnsi="Cambria Math" w:hint="eastAsia"/>
            </w:rPr>
            <m:t>；</m:t>
          </m:r>
          <m:f>
            <m:fPr>
              <m:ctrlPr>
                <w:rPr>
                  <w:rStyle w:val="af0"/>
                  <w:rFonts w:ascii="Cambria Math" w:eastAsia="宋体" w:hAnsi="Cambria Math"/>
                </w:rPr>
              </m:ctrlPr>
            </m:fPr>
            <m:num>
              <m:r>
                <w:rPr>
                  <w:rStyle w:val="af0"/>
                  <w:rFonts w:ascii="Cambria Math" w:eastAsia="宋体" w:hAnsi="Cambria Math"/>
                </w:rPr>
                <m:t>∂π</m:t>
              </m:r>
            </m:num>
            <m:den>
              <m:r>
                <w:rPr>
                  <w:rStyle w:val="af0"/>
                  <w:rFonts w:ascii="Cambria Math" w:eastAsia="宋体" w:hAnsi="Cambria Math"/>
                </w:rPr>
                <m:t>∂</m:t>
              </m:r>
              <m:sSub>
                <m:sSubPr>
                  <m:ctrlPr>
                    <w:rPr>
                      <w:rFonts w:ascii="Cambria Math" w:eastAsia="宋体" w:hAnsi="Cambria Math"/>
                    </w:rPr>
                  </m:ctrlPr>
                </m:sSubPr>
                <m:e>
                  <m:r>
                    <m:rPr>
                      <m:sty m:val="p"/>
                    </m:rPr>
                    <w:rPr>
                      <w:rFonts w:ascii="Cambria Math" w:eastAsia="宋体" w:hAnsi="Cambria Math"/>
                    </w:rPr>
                    <m:t>α</m:t>
                  </m:r>
                </m:e>
                <m:sub>
                  <m:r>
                    <w:rPr>
                      <w:rFonts w:ascii="Cambria Math" w:eastAsiaTheme="minorEastAsia" w:hAnsi="Cambria Math" w:hint="eastAsia"/>
                    </w:rPr>
                    <m:t>S</m:t>
                  </m:r>
                </m:sub>
              </m:sSub>
            </m:den>
          </m:f>
          <m:r>
            <m:rPr>
              <m:sty m:val="p"/>
            </m:rPr>
            <w:rPr>
              <w:rStyle w:val="af0"/>
              <w:rFonts w:ascii="Cambria Math" w:eastAsiaTheme="minorEastAsia" w:hAnsi="Cambria Math"/>
            </w:rPr>
            <m:t>&gt;</m:t>
          </m:r>
          <m:r>
            <m:rPr>
              <m:sty m:val="p"/>
            </m:rPr>
            <w:rPr>
              <w:rStyle w:val="af0"/>
              <w:rFonts w:ascii="Cambria Math" w:eastAsiaTheme="minorEastAsia" w:hAnsi="Cambria Math" w:hint="eastAsia"/>
            </w:rPr>
            <m:t>0</m:t>
          </m:r>
        </m:oMath>
      </m:oMathPara>
    </w:p>
    <w:p w14:paraId="6BE0E090" w14:textId="51FD0A5C" w:rsidR="007C5B4B" w:rsidRPr="009620F6" w:rsidRDefault="007C5B4B" w:rsidP="007C5B4B">
      <w:pPr>
        <w:pStyle w:val="af"/>
        <w:ind w:firstLine="480"/>
      </w:pPr>
      <w:r w:rsidRPr="007C5B4B">
        <w:rPr>
          <w:rFonts w:asciiTheme="minorEastAsia" w:hAnsiTheme="minorEastAsia" w:hint="eastAsia"/>
        </w:rPr>
        <w:t>由上述大于零的式子可以知道</w:t>
      </w:r>
      <w:r w:rsidR="000C2749">
        <w:rPr>
          <w:rFonts w:asciiTheme="minorEastAsia" w:hAnsiTheme="minorEastAsia" w:hint="eastAsia"/>
        </w:rPr>
        <w:t>，</w:t>
      </w:r>
      <w:r w:rsidRPr="007C5B4B">
        <w:rPr>
          <w:rFonts w:asciiTheme="minorEastAsia" w:hAnsiTheme="minorEastAsia" w:hint="eastAsia"/>
        </w:rPr>
        <w:t>不论是哪一边的网络效应增强，皆会使得平台企业的利润增加。</w:t>
      </w:r>
    </w:p>
    <w:p w14:paraId="45E085EF" w14:textId="63BA3196" w:rsidR="00931A0B" w:rsidRDefault="000D6890" w:rsidP="000D6890">
      <w:pPr>
        <w:pStyle w:val="31"/>
      </w:pPr>
      <w:bookmarkStart w:id="242" w:name="_Toc432531387"/>
      <w:r w:rsidRPr="000D6890">
        <w:t>4.2.2</w:t>
      </w:r>
      <w:r w:rsidR="0058790B">
        <w:rPr>
          <w:rFonts w:asciiTheme="minorEastAsia" w:eastAsiaTheme="minorEastAsia" w:hAnsiTheme="minorEastAsia" w:hint="eastAsia"/>
        </w:rPr>
        <w:t xml:space="preserve">　</w:t>
      </w:r>
      <w:r w:rsidRPr="000D6890">
        <w:rPr>
          <w:rFonts w:hint="eastAsia"/>
        </w:rPr>
        <w:t>供</w:t>
      </w:r>
      <w:r w:rsidR="005F4355" w:rsidRPr="005F4355">
        <w:rPr>
          <w:rFonts w:hint="eastAsia"/>
        </w:rPr>
        <w:t>应</w:t>
      </w:r>
      <w:r w:rsidRPr="000D6890">
        <w:rPr>
          <w:rFonts w:hint="eastAsia"/>
        </w:rPr>
        <w:t>商</w:t>
      </w:r>
      <w:r w:rsidR="007C5B4B" w:rsidRPr="000D6890">
        <w:rPr>
          <w:rFonts w:hint="eastAsia"/>
        </w:rPr>
        <w:t>竞争</w:t>
      </w:r>
      <w:r w:rsidRPr="000D6890">
        <w:rPr>
          <w:rFonts w:hint="eastAsia"/>
        </w:rPr>
        <w:t>与消费者</w:t>
      </w:r>
      <w:r w:rsidR="007C5B4B" w:rsidRPr="000D6890">
        <w:rPr>
          <w:rFonts w:hint="eastAsia"/>
        </w:rPr>
        <w:t>垄断</w:t>
      </w:r>
      <w:bookmarkEnd w:id="242"/>
    </w:p>
    <w:p w14:paraId="53852F0A" w14:textId="65BC6176" w:rsidR="00343DAF" w:rsidRDefault="00AF2FEF" w:rsidP="00AE61FF">
      <w:pPr>
        <w:pStyle w:val="af"/>
        <w:ind w:firstLine="480"/>
      </w:pPr>
      <w:bookmarkStart w:id="243" w:name="OLE_LINK44"/>
      <w:bookmarkStart w:id="244" w:name="OLE_LINK45"/>
      <w:r>
        <w:rPr>
          <w:noProof/>
        </w:rPr>
        <w:drawing>
          <wp:anchor distT="0" distB="0" distL="114300" distR="114300" simplePos="0" relativeHeight="251676672" behindDoc="0" locked="0" layoutInCell="1" allowOverlap="1" wp14:anchorId="43FAC407" wp14:editId="532AB03D">
            <wp:simplePos x="0" y="0"/>
            <wp:positionH relativeFrom="margin">
              <wp:align>center</wp:align>
            </wp:positionH>
            <wp:positionV relativeFrom="paragraph">
              <wp:posOffset>829334</wp:posOffset>
            </wp:positionV>
            <wp:extent cx="3598545" cy="1418590"/>
            <wp:effectExtent l="0" t="0" r="1905" b="0"/>
            <wp:wrapTopAndBottom/>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2.2.jpg"/>
                    <pic:cNvPicPr/>
                  </pic:nvPicPr>
                  <pic:blipFill rotWithShape="1">
                    <a:blip r:embed="rId30" cstate="print">
                      <a:extLst>
                        <a:ext uri="{28A0092B-C50C-407E-A947-70E740481C1C}">
                          <a14:useLocalDpi xmlns:a14="http://schemas.microsoft.com/office/drawing/2010/main" val="0"/>
                        </a:ext>
                      </a:extLst>
                    </a:blip>
                    <a:srcRect t="13416" b="15202"/>
                    <a:stretch/>
                  </pic:blipFill>
                  <pic:spPr bwMode="auto">
                    <a:xfrm>
                      <a:off x="0" y="0"/>
                      <a:ext cx="3598545" cy="1418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43DAF" w:rsidRPr="004719EF">
        <w:rPr>
          <w:rFonts w:hint="eastAsia"/>
        </w:rPr>
        <w:t>如</w:t>
      </w:r>
      <w:r w:rsidR="00AE61FF">
        <w:rPr>
          <w:rFonts w:hint="eastAsia"/>
        </w:rPr>
        <w:t>下</w:t>
      </w:r>
      <w:r w:rsidR="00343DAF" w:rsidRPr="004719EF">
        <w:rPr>
          <w:rFonts w:hint="eastAsia"/>
        </w:rPr>
        <w:t>图</w:t>
      </w:r>
      <w:r w:rsidR="00343DAF" w:rsidRPr="004719EF">
        <w:t>4.3</w:t>
      </w:r>
      <w:r w:rsidR="00343DAF" w:rsidRPr="004719EF">
        <w:rPr>
          <w:rFonts w:hint="eastAsia"/>
        </w:rPr>
        <w:t>所示，供应商为</w:t>
      </w:r>
      <w:r w:rsidR="00973DDA" w:rsidRPr="004719EF">
        <w:rPr>
          <w:rFonts w:hint="eastAsia"/>
        </w:rPr>
        <w:t>竞争</w:t>
      </w:r>
      <w:r w:rsidR="00343DAF" w:rsidRPr="004719EF">
        <w:rPr>
          <w:rFonts w:hint="eastAsia"/>
        </w:rPr>
        <w:t>而消费者为</w:t>
      </w:r>
      <w:r w:rsidR="00973DDA" w:rsidRPr="004719EF">
        <w:rPr>
          <w:rFonts w:hint="eastAsia"/>
        </w:rPr>
        <w:t>垄断</w:t>
      </w:r>
      <w:r w:rsidR="00343DAF" w:rsidRPr="004719EF">
        <w:rPr>
          <w:rFonts w:hint="eastAsia"/>
        </w:rPr>
        <w:t>的市场结构（</w:t>
      </w:r>
      <w:r w:rsidR="00AE61FF">
        <w:rPr>
          <w:rFonts w:hint="eastAsia"/>
        </w:rPr>
        <w:t>图中</w:t>
      </w:r>
      <w:r w:rsidR="00343DAF" w:rsidRPr="004719EF">
        <w:rPr>
          <w:rFonts w:hint="eastAsia"/>
        </w:rPr>
        <w:t>三角形重叠</w:t>
      </w:r>
      <w:r w:rsidR="00AE61FF">
        <w:rPr>
          <w:rFonts w:hint="eastAsia"/>
        </w:rPr>
        <w:t>的</w:t>
      </w:r>
      <w:r w:rsidR="00343DAF" w:rsidRPr="004719EF">
        <w:rPr>
          <w:rFonts w:hint="eastAsia"/>
        </w:rPr>
        <w:t>部分即表示</w:t>
      </w:r>
      <w:r w:rsidR="00AE61FF">
        <w:rPr>
          <w:rFonts w:hint="eastAsia"/>
        </w:rPr>
        <w:t>该</w:t>
      </w:r>
      <w:r w:rsidR="00343DAF" w:rsidRPr="004719EF">
        <w:rPr>
          <w:rFonts w:hint="eastAsia"/>
        </w:rPr>
        <w:t>市场重叠，亦即为</w:t>
      </w:r>
      <w:r w:rsidR="00AE61FF">
        <w:rPr>
          <w:rFonts w:hint="eastAsia"/>
        </w:rPr>
        <w:t>该</w:t>
      </w:r>
      <w:r w:rsidR="00343DAF" w:rsidRPr="004719EF">
        <w:rPr>
          <w:rFonts w:hint="eastAsia"/>
        </w:rPr>
        <w:t>市场为竞争的情况）。此情况下需要</w:t>
      </w:r>
      <w:r w:rsidR="00AE61FF" w:rsidRPr="004719EF">
        <w:rPr>
          <w:rFonts w:hint="eastAsia"/>
        </w:rPr>
        <w:t>满足</w:t>
      </w:r>
      <w:r w:rsidR="00AE61FF">
        <w:rPr>
          <w:rFonts w:hint="eastAsia"/>
        </w:rPr>
        <w:t>的条件</w:t>
      </w:r>
      <w:r w:rsidR="00343DAF" w:rsidRPr="004719EF">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KB</m:t>
            </m:r>
          </m:sub>
        </m:sSub>
        <m:r>
          <m:rPr>
            <m:sty m:val="p"/>
          </m:rPr>
          <w:rPr>
            <w:rFonts w:ascii="Cambria Math" w:hAnsi="Cambria Math"/>
          </w:rPr>
          <m:t>≤1/</m:t>
        </m:r>
        <m:r>
          <w:rPr>
            <w:rFonts w:ascii="Cambria Math" w:hAnsi="Cambria Math"/>
          </w:rPr>
          <m:t>e</m:t>
        </m:r>
      </m:oMath>
      <w:r w:rsidR="00973DDA" w:rsidRPr="004719EF">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r>
              <w:rPr>
                <w:rFonts w:ascii="Cambria Math" w:hAnsi="Cambria Math" w:hint="eastAsia"/>
              </w:rPr>
              <m:t>S</m:t>
            </m:r>
          </m:sub>
        </m:sSub>
        <m:r>
          <m:rPr>
            <m:sty m:val="p"/>
          </m:rPr>
          <w:rPr>
            <w:rFonts w:ascii="Cambria Math" w:hAnsi="Cambria Math"/>
          </w:rPr>
          <m:t>≥</m:t>
        </m:r>
        <m:sSub>
          <m:sSubPr>
            <m:ctrlPr>
              <w:rPr>
                <w:rFonts w:ascii="Cambria Math" w:hAnsi="Cambria Math"/>
              </w:rPr>
            </m:ctrlPr>
          </m:sSubPr>
          <m:e>
            <m:r>
              <w:rPr>
                <w:rFonts w:ascii="Cambria Math" w:hAnsi="Cambria Math" w:hint="eastAsia"/>
              </w:rPr>
              <m:t>S</m:t>
            </m:r>
          </m:e>
          <m:sub>
            <m:r>
              <w:rPr>
                <w:rFonts w:ascii="Cambria Math" w:hAnsi="Cambria Math" w:hint="eastAsia"/>
              </w:rPr>
              <m:t>S</m:t>
            </m:r>
          </m:sub>
        </m:sSub>
        <m:r>
          <m:rPr>
            <m:sty m:val="p"/>
          </m:rPr>
          <w:rPr>
            <w:rFonts w:ascii="Cambria Math" w:hAnsi="Cambria Math"/>
          </w:rPr>
          <m:t>/</m:t>
        </m:r>
        <m:r>
          <w:rPr>
            <w:rFonts w:ascii="Cambria Math" w:hAnsi="Cambria Math"/>
          </w:rPr>
          <m:t>e</m:t>
        </m:r>
      </m:oMath>
      <w:r>
        <w:rPr>
          <w:rFonts w:hint="eastAsia"/>
        </w:rPr>
        <w:t>。</w:t>
      </w:r>
    </w:p>
    <w:p w14:paraId="7EA0256D" w14:textId="24AFADB9" w:rsidR="00AF2FEF" w:rsidRDefault="00AF2FEF" w:rsidP="00AF2FEF">
      <w:pPr>
        <w:pStyle w:val="ad"/>
      </w:pPr>
      <w:bookmarkStart w:id="245" w:name="_Toc432531336"/>
      <w:r>
        <w:t>图</w:t>
      </w:r>
      <w:r>
        <w:rPr>
          <w:rFonts w:hint="eastAsia"/>
        </w:rPr>
        <w:t>4.</w:t>
      </w:r>
      <w:r>
        <w:t>3</w:t>
      </w:r>
      <w:r w:rsidR="0044117B">
        <w:rPr>
          <w:rFonts w:asciiTheme="minorEastAsia" w:eastAsiaTheme="minorEastAsia" w:hAnsiTheme="minorEastAsia" w:hint="eastAsia"/>
        </w:rPr>
        <w:t xml:space="preserve">　</w:t>
      </w:r>
      <w:r w:rsidR="004C7C85" w:rsidRPr="000D6890">
        <w:rPr>
          <w:rFonts w:hint="eastAsia"/>
        </w:rPr>
        <w:t>供</w:t>
      </w:r>
      <w:r w:rsidR="004C7C85" w:rsidRPr="005F4355">
        <w:rPr>
          <w:rFonts w:hint="eastAsia"/>
        </w:rPr>
        <w:t>应</w:t>
      </w:r>
      <w:r w:rsidR="004C7C85" w:rsidRPr="000D6890">
        <w:rPr>
          <w:rFonts w:hint="eastAsia"/>
        </w:rPr>
        <w:t>商竞争与消费者垄断</w:t>
      </w:r>
      <w:r>
        <w:rPr>
          <w:rFonts w:hint="eastAsia"/>
        </w:rPr>
        <w:t>的市场结构图</w:t>
      </w:r>
      <w:bookmarkEnd w:id="245"/>
    </w:p>
    <w:p w14:paraId="376A6581" w14:textId="61D1EB3F" w:rsidR="00343DAF" w:rsidRPr="00866430" w:rsidRDefault="00510A7A" w:rsidP="00866430">
      <w:pPr>
        <w:pStyle w:val="af"/>
        <w:ind w:firstLine="480"/>
      </w:pPr>
      <w:r w:rsidRPr="00866430">
        <w:rPr>
          <w:rFonts w:hint="eastAsia"/>
        </w:rPr>
        <w:t>在两平台</w:t>
      </w:r>
      <w:r w:rsidR="00A941AF" w:rsidRPr="00866430">
        <w:rPr>
          <w:rFonts w:hint="eastAsia"/>
        </w:rPr>
        <w:t>重叠</w:t>
      </w:r>
      <w:r w:rsidRPr="00866430">
        <w:rPr>
          <w:rFonts w:hint="eastAsia"/>
        </w:rPr>
        <w:t>区域中的</w:t>
      </w:r>
      <w:r w:rsidR="00A941AF" w:rsidRPr="00866430">
        <w:rPr>
          <w:rFonts w:hint="eastAsia"/>
        </w:rPr>
        <w:t>供应商</w:t>
      </w:r>
      <m:oMath>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L</m:t>
            </m:r>
          </m:sup>
        </m:sSubSup>
      </m:oMath>
      <w:r w:rsidR="00A941AF" w:rsidRPr="00866430">
        <w:t>与</w:t>
      </w:r>
      <m:oMath>
        <m:sSubSup>
          <m:sSubSupPr>
            <m:ctrlPr>
              <w:rPr>
                <w:rFonts w:ascii="Cambria Math" w:hAnsi="Cambria Math"/>
              </w:rPr>
            </m:ctrlPr>
          </m:sSubSupPr>
          <m:e>
            <m:r>
              <w:rPr>
                <w:rFonts w:ascii="Cambria Math" w:hAnsi="Cambria Math"/>
              </w:rPr>
              <m:t>y</m:t>
            </m:r>
          </m:e>
          <m:sub>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rPr>
              <m:t>R</m:t>
            </m:r>
          </m:sup>
        </m:sSubSup>
      </m:oMath>
      <w:r w:rsidR="00A941AF" w:rsidRPr="00866430">
        <w:t>加入平台</w:t>
      </w:r>
      <w:r w:rsidRPr="00866430">
        <w:rPr>
          <w:rFonts w:hint="eastAsia"/>
        </w:rPr>
        <w:t>所获得</w:t>
      </w:r>
      <w:r w:rsidR="00D57059" w:rsidRPr="00866430">
        <w:rPr>
          <w:rFonts w:hint="eastAsia"/>
        </w:rPr>
        <w:t>的</w:t>
      </w:r>
      <w:r w:rsidRPr="00866430">
        <w:rPr>
          <w:rFonts w:hint="eastAsia"/>
        </w:rPr>
        <w:t>效用</w:t>
      </w:r>
      <w:r w:rsidR="00866430" w:rsidRPr="00866430">
        <w:rPr>
          <w:rFonts w:hint="eastAsia"/>
        </w:rPr>
        <w:t>是无差异</w:t>
      </w:r>
      <w:r w:rsidR="00866430">
        <w:rPr>
          <w:rFonts w:hint="eastAsia"/>
        </w:rPr>
        <w:t>的，同样的</w:t>
      </w:r>
      <m:oMath>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R</m:t>
            </m:r>
          </m:sup>
        </m:sSubSup>
      </m:oMath>
      <w:r w:rsidR="00D57059" w:rsidRPr="00866430">
        <w:t>与</w:t>
      </w:r>
      <m:oMath>
        <m:sSubSup>
          <m:sSubSupPr>
            <m:ctrlPr>
              <w:rPr>
                <w:rFonts w:ascii="Cambria Math" w:hAnsi="Cambria Math"/>
              </w:rPr>
            </m:ctrlPr>
          </m:sSubSupPr>
          <m:e>
            <m:r>
              <w:rPr>
                <w:rFonts w:ascii="Cambria Math" w:hAnsi="Cambria Math"/>
              </w:rPr>
              <m:t>y</m:t>
            </m:r>
          </m:e>
          <m:sub>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rPr>
              <m:t>L</m:t>
            </m:r>
          </m:sup>
        </m:sSubSup>
      </m:oMath>
      <w:r w:rsidR="00D57059" w:rsidRPr="00866430">
        <w:t>加入平台</w:t>
      </w:r>
      <w:r w:rsidR="00D57059" w:rsidRPr="00866430">
        <w:rPr>
          <w:rFonts w:hint="eastAsia"/>
        </w:rPr>
        <w:t>所获得</w:t>
      </w:r>
      <w:r w:rsidR="00866430">
        <w:rPr>
          <w:rFonts w:hint="eastAsia"/>
        </w:rPr>
        <w:t>效用也是</w:t>
      </w:r>
      <w:r w:rsidR="00D57059" w:rsidRPr="00866430">
        <w:rPr>
          <w:rFonts w:hint="eastAsia"/>
        </w:rPr>
        <w:t>无差异</w:t>
      </w:r>
      <w:r w:rsidR="00866430">
        <w:rPr>
          <w:rFonts w:hint="eastAsia"/>
        </w:rPr>
        <w:t>。因此可以用下列的式子表示</w:t>
      </w:r>
      <w:r w:rsidRPr="00866430">
        <w:rPr>
          <w:rFonts w:hint="eastAsia"/>
        </w:rPr>
        <w:t>：</w:t>
      </w:r>
    </w:p>
    <w:bookmarkStart w:id="246" w:name="OLE_LINK240"/>
    <w:bookmarkStart w:id="247" w:name="OLE_LINK241"/>
    <w:p w14:paraId="269E76EC" w14:textId="4DD0508D" w:rsidR="004719EF" w:rsidRPr="00412413" w:rsidRDefault="001D719A" w:rsidP="00412413">
      <w:pPr>
        <w:pStyle w:val="afd"/>
        <w:ind w:firstLine="480"/>
        <w:rPr>
          <w:rFonts w:eastAsia="宋体"/>
        </w:rPr>
      </w:pPr>
      <m:oMathPara>
        <m:oMath>
          <m:d>
            <m:dPr>
              <m:begChr m:val="{"/>
              <m:endChr m:val=""/>
              <m:ctrlPr>
                <w:rPr>
                  <w:rFonts w:ascii="Cambria Math" w:hAnsi="Cambria Math"/>
                </w:rPr>
              </m:ctrlPr>
            </m:dPr>
            <m:e>
              <m:r>
                <w:rPr>
                  <w:rFonts w:ascii="Cambria Math" w:hAnsi="Cambria Math"/>
                </w:rPr>
                <m:t xml:space="preserve">  </m:t>
              </m:r>
              <m:eqArr>
                <m:eqArrPr>
                  <m:ctrlPr>
                    <w:rPr>
                      <w:rFonts w:ascii="Cambria Math" w:hAnsi="Cambria Math"/>
                    </w:rPr>
                  </m:ctrlPr>
                </m:eqArrPr>
                <m:e>
                  <m:sSub>
                    <m:sSubPr>
                      <m:ctrlPr>
                        <w:rPr>
                          <w:rFonts w:ascii="Cambria Math" w:hAnsi="Cambria Math"/>
                        </w:rPr>
                      </m:ctrlPr>
                    </m:sSubPr>
                    <m:e>
                      <m:r>
                        <w:rPr>
                          <w:rFonts w:ascii="Cambria Math" w:hAnsi="Cambria Math"/>
                        </w:rPr>
                        <m:t>V</m:t>
                      </m:r>
                    </m:e>
                    <m:sub>
                      <m:r>
                        <w:rPr>
                          <w:rFonts w:ascii="Cambria Math" w:hAnsi="Cambria Math"/>
                        </w:rPr>
                        <m:t>S</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P</m:t>
                      </m:r>
                    </m:e>
                    <m:sub>
                      <m:r>
                        <w:rPr>
                          <w:rFonts w:ascii="Cambria Math" w:eastAsiaTheme="minorEastAsia" w:hAnsi="Cambria Math"/>
                        </w:rPr>
                        <m:t>KS</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t</m:t>
                      </m:r>
                    </m:e>
                    <m:sub>
                      <m:r>
                        <w:rPr>
                          <w:rFonts w:ascii="Cambria Math" w:eastAsiaTheme="minorEastAsia" w:hAnsi="Cambria Math" w:hint="eastAsia"/>
                        </w:rPr>
                        <m:t>S</m:t>
                      </m:r>
                    </m:sub>
                  </m:sSub>
                  <m:sSubSup>
                    <m:sSubSupPr>
                      <m:ctrlPr>
                        <w:rPr>
                          <w:rFonts w:ascii="Cambria Math" w:hAnsi="Cambria Math"/>
                        </w:rPr>
                      </m:ctrlPr>
                    </m:sSubSupPr>
                    <m:e>
                      <m:r>
                        <w:rPr>
                          <w:rFonts w:ascii="Cambria Math" w:eastAsiaTheme="minorEastAsia" w:hAnsi="Cambria Math"/>
                        </w:rPr>
                        <m:t>y</m:t>
                      </m:r>
                    </m:e>
                    <m:sub>
                      <m:r>
                        <w:rPr>
                          <w:rFonts w:ascii="Cambria Math" w:eastAsiaTheme="minorEastAsia" w:hAnsi="Cambria Math"/>
                        </w:rPr>
                        <m:t>K</m:t>
                      </m:r>
                    </m:sub>
                    <m:sup>
                      <m:r>
                        <w:rPr>
                          <w:rFonts w:ascii="Cambria Math" w:eastAsiaTheme="minorEastAsia" w:hAnsi="Cambria Math"/>
                        </w:rPr>
                        <m:t>L</m:t>
                      </m:r>
                    </m:sup>
                  </m:sSubSup>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S</m:t>
                      </m:r>
                    </m:sub>
                  </m:sSub>
                  <m:sSub>
                    <m:sSubPr>
                      <m:ctrlPr>
                        <w:rPr>
                          <w:rFonts w:ascii="Cambria Math" w:hAnsi="Cambria Math"/>
                        </w:rPr>
                      </m:ctrlPr>
                    </m:sSubPr>
                    <m:e>
                      <m:r>
                        <w:rPr>
                          <w:rFonts w:ascii="Cambria Math" w:hAnsi="Cambria Math"/>
                        </w:rPr>
                        <m:t>n</m:t>
                      </m:r>
                    </m:e>
                    <m:sub>
                      <m:r>
                        <w:rPr>
                          <w:rFonts w:ascii="Cambria Math" w:hAnsi="Cambria Math"/>
                        </w:rPr>
                        <m:t>K</m:t>
                      </m:r>
                      <m:r>
                        <w:rPr>
                          <w:rFonts w:ascii="Cambria Math" w:eastAsiaTheme="minorEastAsia" w:hAnsi="Cambria Math"/>
                        </w:rPr>
                        <m:t>B</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V</m:t>
                      </m:r>
                    </m:e>
                    <m:sub>
                      <m:r>
                        <w:rPr>
                          <w:rFonts w:ascii="Cambria Math" w:hAnsi="Cambria Math"/>
                        </w:rPr>
                        <m:t>S</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P</m:t>
                      </m:r>
                    </m:e>
                    <m:sub>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-1)</m:t>
                      </m:r>
                      <m:r>
                        <w:rPr>
                          <w:rFonts w:ascii="Cambria Math" w:eastAsiaTheme="minorEastAsia" w:hAnsi="Cambria Math"/>
                        </w:rPr>
                        <m:t>S</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t</m:t>
                      </m:r>
                    </m:e>
                    <m:sub>
                      <m:r>
                        <w:rPr>
                          <w:rFonts w:ascii="Cambria Math" w:eastAsiaTheme="minorEastAsia" w:hAnsi="Cambria Math" w:hint="eastAsia"/>
                        </w:rPr>
                        <m:t>S</m:t>
                      </m:r>
                    </m:sub>
                  </m:sSub>
                  <m:sSubSup>
                    <m:sSubSupPr>
                      <m:ctrlPr>
                        <w:rPr>
                          <w:rFonts w:ascii="Cambria Math" w:hAnsi="Cambria Math"/>
                        </w:rPr>
                      </m:ctrlPr>
                    </m:sSubSupPr>
                    <m:e>
                      <m:r>
                        <w:rPr>
                          <w:rFonts w:ascii="Cambria Math" w:eastAsiaTheme="minorEastAsia" w:hAnsi="Cambria Math"/>
                        </w:rPr>
                        <m:t>y</m:t>
                      </m:r>
                    </m:e>
                    <m:sub>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-1)</m:t>
                      </m:r>
                    </m:sub>
                    <m:sup>
                      <m:r>
                        <w:rPr>
                          <w:rFonts w:ascii="Cambria Math" w:eastAsiaTheme="minorEastAsia" w:hAnsi="Cambria Math"/>
                        </w:rPr>
                        <m:t>R</m:t>
                      </m:r>
                    </m:sup>
                  </m:sSubSup>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S</m:t>
                      </m:r>
                    </m:sub>
                  </m:sSub>
                  <m:sSub>
                    <m:sSubPr>
                      <m:ctrlPr>
                        <w:rPr>
                          <w:rFonts w:ascii="Cambria Math" w:hAnsi="Cambria Math"/>
                        </w:rPr>
                      </m:ctrlPr>
                    </m:sSubPr>
                    <m:e>
                      <m:r>
                        <w:rPr>
                          <w:rFonts w:ascii="Cambria Math" w:hAnsi="Cambria Math"/>
                        </w:rPr>
                        <m:t>n</m:t>
                      </m:r>
                    </m:e>
                    <m:sub>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eastAsiaTheme="minorEastAsia" w:hAnsi="Cambria Math"/>
                        </w:rPr>
                        <m:t>B</m:t>
                      </m:r>
                    </m:sub>
                  </m:sSub>
                </m:e>
                <m:e>
                  <m:sSub>
                    <m:sSubPr>
                      <m:ctrlPr>
                        <w:rPr>
                          <w:rFonts w:ascii="Cambria Math" w:hAnsi="Cambria Math"/>
                        </w:rPr>
                      </m:ctrlPr>
                    </m:sSubPr>
                    <m:e>
                      <m:r>
                        <w:rPr>
                          <w:rFonts w:ascii="Cambria Math" w:hAnsi="Cambria Math"/>
                        </w:rPr>
                        <m:t>V</m:t>
                      </m:r>
                    </m:e>
                    <m:sub>
                      <m:r>
                        <w:rPr>
                          <w:rFonts w:ascii="Cambria Math" w:hAnsi="Cambria Math"/>
                        </w:rPr>
                        <m:t>S</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P</m:t>
                      </m:r>
                    </m:e>
                    <m:sub>
                      <m:r>
                        <w:rPr>
                          <w:rFonts w:ascii="Cambria Math" w:eastAsiaTheme="minorEastAsia" w:hAnsi="Cambria Math"/>
                        </w:rPr>
                        <m:t>KS</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t</m:t>
                      </m:r>
                    </m:e>
                    <m:sub>
                      <m:r>
                        <w:rPr>
                          <w:rFonts w:ascii="Cambria Math" w:eastAsiaTheme="minorEastAsia" w:hAnsi="Cambria Math" w:hint="eastAsia"/>
                        </w:rPr>
                        <m:t>S</m:t>
                      </m:r>
                    </m:sub>
                  </m:sSub>
                  <m:sSubSup>
                    <m:sSubSupPr>
                      <m:ctrlPr>
                        <w:rPr>
                          <w:rFonts w:ascii="Cambria Math" w:hAnsi="Cambria Math"/>
                        </w:rPr>
                      </m:ctrlPr>
                    </m:sSubSupPr>
                    <m:e>
                      <m:r>
                        <w:rPr>
                          <w:rFonts w:ascii="Cambria Math" w:eastAsiaTheme="minorEastAsia" w:hAnsi="Cambria Math"/>
                        </w:rPr>
                        <m:t>y</m:t>
                      </m:r>
                    </m:e>
                    <m:sub>
                      <m:r>
                        <w:rPr>
                          <w:rFonts w:ascii="Cambria Math" w:eastAsiaTheme="minorEastAsia" w:hAnsi="Cambria Math"/>
                        </w:rPr>
                        <m:t>K</m:t>
                      </m:r>
                    </m:sub>
                    <m:sup>
                      <m:r>
                        <w:rPr>
                          <w:rFonts w:ascii="Cambria Math" w:eastAsiaTheme="minorEastAsia" w:hAnsi="Cambria Math"/>
                        </w:rPr>
                        <m:t>R</m:t>
                      </m:r>
                    </m:sup>
                  </m:sSubSup>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S</m:t>
                      </m:r>
                    </m:sub>
                  </m:sSub>
                  <w:bookmarkStart w:id="248" w:name="OLE_LINK36"/>
                  <w:bookmarkStart w:id="249" w:name="OLE_LINK39"/>
                  <m:sSub>
                    <m:sSubPr>
                      <m:ctrlPr>
                        <w:rPr>
                          <w:rFonts w:ascii="Cambria Math" w:hAnsi="Cambria Math"/>
                        </w:rPr>
                      </m:ctrlPr>
                    </m:sSubPr>
                    <m:e>
                      <m:r>
                        <w:rPr>
                          <w:rFonts w:ascii="Cambria Math" w:hAnsi="Cambria Math"/>
                        </w:rPr>
                        <m:t>n</m:t>
                      </m:r>
                    </m:e>
                    <m:sub>
                      <m:r>
                        <w:rPr>
                          <w:rFonts w:ascii="Cambria Math" w:hAnsi="Cambria Math"/>
                        </w:rPr>
                        <m:t>K</m:t>
                      </m:r>
                      <m:r>
                        <w:rPr>
                          <w:rFonts w:ascii="Cambria Math" w:eastAsiaTheme="minorEastAsia" w:hAnsi="Cambria Math"/>
                        </w:rPr>
                        <m:t>B</m:t>
                      </m:r>
                    </m:sub>
                  </m:sSub>
                  <w:bookmarkEnd w:id="248"/>
                  <w:bookmarkEnd w:id="249"/>
                  <m:r>
                    <m:rPr>
                      <m:sty m:val="p"/>
                    </m:rPr>
                    <w:rPr>
                      <w:rFonts w:ascii="Cambria Math" w:eastAsia="宋体"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S</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P</m:t>
                      </m:r>
                    </m:e>
                    <m:sub>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+1)</m:t>
                      </m:r>
                      <m:r>
                        <w:rPr>
                          <w:rFonts w:ascii="Cambria Math" w:eastAsiaTheme="minorEastAsia" w:hAnsi="Cambria Math"/>
                        </w:rPr>
                        <m:t>S</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t</m:t>
                      </m:r>
                    </m:e>
                    <m:sub>
                      <m:r>
                        <w:rPr>
                          <w:rFonts w:ascii="Cambria Math" w:eastAsiaTheme="minorEastAsia" w:hAnsi="Cambria Math" w:hint="eastAsia"/>
                        </w:rPr>
                        <m:t>S</m:t>
                      </m:r>
                    </m:sub>
                  </m:sSub>
                  <m:sSubSup>
                    <m:sSubSupPr>
                      <m:ctrlPr>
                        <w:rPr>
                          <w:rFonts w:ascii="Cambria Math" w:hAnsi="Cambria Math"/>
                        </w:rPr>
                      </m:ctrlPr>
                    </m:sSubSupPr>
                    <m:e>
                      <m:r>
                        <w:rPr>
                          <w:rFonts w:ascii="Cambria Math" w:eastAsiaTheme="minorEastAsia" w:hAnsi="Cambria Math"/>
                        </w:rPr>
                        <m:t>y</m:t>
                      </m:r>
                    </m:e>
                    <m:sub>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+1)</m:t>
                      </m:r>
                    </m:sub>
                    <m:sup>
                      <m:r>
                        <w:rPr>
                          <w:rFonts w:ascii="Cambria Math" w:eastAsiaTheme="minorEastAsia" w:hAnsi="Cambria Math"/>
                        </w:rPr>
                        <m:t>L</m:t>
                      </m:r>
                    </m:sup>
                  </m:sSubSup>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S</m:t>
                      </m:r>
                    </m:sub>
                  </m:sSub>
                  <m:sSub>
                    <m:sSubPr>
                      <m:ctrlPr>
                        <w:rPr>
                          <w:rFonts w:ascii="Cambria Math" w:hAnsi="Cambria Math"/>
                        </w:rPr>
                      </m:ctrlPr>
                    </m:sSubPr>
                    <m:e>
                      <m:r>
                        <w:rPr>
                          <w:rFonts w:ascii="Cambria Math" w:hAnsi="Cambria Math"/>
                        </w:rPr>
                        <m:t>n</m:t>
                      </m:r>
                    </m:e>
                    <m:sub>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eastAsiaTheme="minorEastAsia" w:hAnsi="Cambria Math"/>
                        </w:rPr>
                        <m:t>B</m:t>
                      </m:r>
                    </m:sub>
                  </m:sSub>
                </m:e>
              </m:eqArr>
            </m:e>
          </m:d>
        </m:oMath>
      </m:oMathPara>
    </w:p>
    <w:bookmarkEnd w:id="246"/>
    <w:bookmarkEnd w:id="247"/>
    <w:p w14:paraId="7A3A3D8C" w14:textId="4CAD59BB" w:rsidR="004719EF" w:rsidRPr="004719EF" w:rsidRDefault="004719EF" w:rsidP="004719EF">
      <w:pPr>
        <w:pStyle w:val="af"/>
        <w:ind w:firstLine="480"/>
      </w:pPr>
      <w:r w:rsidRPr="004719EF">
        <w:rPr>
          <w:rFonts w:hint="eastAsia"/>
        </w:rPr>
        <w:lastRenderedPageBreak/>
        <w:t>其中，</w:t>
      </w:r>
      <m:oMath>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L</m:t>
            </m:r>
          </m:sup>
        </m:sSubSup>
        <m:r>
          <m:rPr>
            <m:sty m:val="p"/>
          </m:rPr>
          <w:rPr>
            <w:rFonts w:ascii="Cambria Math" w:hAnsi="Cambria Math"/>
          </w:rPr>
          <m:t>=</m:t>
        </m:r>
        <w:bookmarkStart w:id="250" w:name="OLE_LINK75"/>
        <w:bookmarkStart w:id="251" w:name="OLE_LINK76"/>
        <m:sSubSup>
          <m:sSubSupPr>
            <m:ctrlPr>
              <w:rPr>
                <w:rFonts w:ascii="Cambria Math" w:hAnsi="Cambria Math"/>
              </w:rPr>
            </m:ctrlPr>
          </m:sSubSupPr>
          <m:e>
            <m:r>
              <w:rPr>
                <w:rFonts w:ascii="Cambria Math" w:hAnsi="Cambria Math"/>
              </w:rPr>
              <m:t>y</m:t>
            </m:r>
          </m:e>
          <m:sub>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rPr>
              <m:t>R</m:t>
            </m:r>
          </m:sup>
        </m:sSubSup>
        <w:bookmarkEnd w:id="250"/>
        <w:bookmarkEnd w:id="251"/>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t>
            </m:r>
          </m:sub>
        </m:sSub>
        <m:r>
          <m:rPr>
            <m:sty m:val="p"/>
          </m:rPr>
          <w:rPr>
            <w:rFonts w:ascii="Cambria Math" w:hAnsi="Cambria Math"/>
          </w:rPr>
          <m:t>/</m:t>
        </m:r>
        <m:r>
          <w:rPr>
            <w:rFonts w:ascii="Cambria Math" w:hAnsi="Cambria Math"/>
          </w:rPr>
          <m:t>e</m:t>
        </m:r>
      </m:oMath>
      <w:r w:rsidRPr="004719EF">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K</m:t>
            </m:r>
          </m:sub>
          <m:sup>
            <m:r>
              <w:rPr>
                <w:rFonts w:ascii="Cambria Math" w:hAnsi="Cambria Math"/>
              </w:rPr>
              <m:t>R</m:t>
            </m:r>
          </m:sup>
        </m:sSubSup>
        <m:r>
          <m:rPr>
            <m:sty m:val="p"/>
          </m:rPr>
          <w:rPr>
            <w:rFonts w:ascii="Cambria Math" w:hAnsi="Cambria Math"/>
          </w:rPr>
          <m:t>=</m:t>
        </m:r>
        <w:bookmarkStart w:id="252" w:name="OLE_LINK77"/>
        <w:bookmarkStart w:id="253" w:name="OLE_LINK78"/>
        <m:sSubSup>
          <m:sSubSupPr>
            <m:ctrlPr>
              <w:rPr>
                <w:rFonts w:ascii="Cambria Math" w:hAnsi="Cambria Math"/>
              </w:rPr>
            </m:ctrlPr>
          </m:sSubSupPr>
          <m:e>
            <m:r>
              <w:rPr>
                <w:rFonts w:ascii="Cambria Math" w:hAnsi="Cambria Math"/>
              </w:rPr>
              <m:t>y</m:t>
            </m:r>
          </m:e>
          <m:sub>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rPr>
              <m:t>L</m:t>
            </m:r>
          </m:sup>
        </m:sSubSup>
        <w:bookmarkEnd w:id="252"/>
        <w:bookmarkEnd w:id="253"/>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m:t>
            </m:r>
          </m:sub>
        </m:sSub>
        <m:r>
          <m:rPr>
            <m:sty m:val="p"/>
          </m:rPr>
          <w:rPr>
            <w:rFonts w:ascii="Cambria Math" w:hAnsi="Cambria Math"/>
          </w:rPr>
          <m:t>/</m:t>
        </m:r>
        <m:r>
          <w:rPr>
            <w:rFonts w:ascii="Cambria Math" w:hAnsi="Cambria Math"/>
          </w:rPr>
          <m:t>e</m:t>
        </m:r>
      </m:oMath>
      <w:r w:rsidR="00866430">
        <w:rPr>
          <w:rFonts w:hint="eastAsia"/>
        </w:rPr>
        <w:t>。</w:t>
      </w:r>
    </w:p>
    <w:p w14:paraId="4C6F73C1" w14:textId="0AF83292" w:rsidR="004719EF" w:rsidRDefault="004719EF" w:rsidP="004719EF">
      <w:pPr>
        <w:pStyle w:val="af"/>
        <w:ind w:firstLine="480"/>
      </w:pPr>
      <w:r w:rsidRPr="004719EF">
        <w:rPr>
          <w:rFonts w:hint="eastAsia"/>
        </w:rPr>
        <w:t>整理</w:t>
      </w:r>
      <w:r w:rsidR="00412413">
        <w:rPr>
          <w:rFonts w:hint="eastAsia"/>
        </w:rPr>
        <w:t>上述</w:t>
      </w:r>
      <w:r w:rsidRPr="004719EF">
        <w:rPr>
          <w:rFonts w:hint="eastAsia"/>
        </w:rPr>
        <w:t>公式</w:t>
      </w:r>
      <w:r w:rsidR="00412413">
        <w:rPr>
          <w:rFonts w:hint="eastAsia"/>
        </w:rPr>
        <w:t>后可</w:t>
      </w:r>
      <w:r w:rsidRPr="004719EF">
        <w:rPr>
          <w:rFonts w:hint="eastAsia"/>
        </w:rPr>
        <w:t>得</w:t>
      </w:r>
      <w:r w:rsidRPr="003A6D6E">
        <w:rPr>
          <w:rFonts w:hint="eastAsia"/>
        </w:rPr>
        <w:t>供</w:t>
      </w:r>
      <w:r w:rsidRPr="003252E5">
        <w:rPr>
          <w:rFonts w:hint="eastAsia"/>
        </w:rPr>
        <w:t>应商</w:t>
      </w:r>
      <w:r w:rsidRPr="003252E5">
        <w:rPr>
          <w:rFonts w:hint="eastAsia"/>
        </w:rPr>
        <w:t>S</w:t>
      </w:r>
      <w:r w:rsidRPr="003252E5">
        <w:rPr>
          <w:rFonts w:hint="eastAsia"/>
        </w:rPr>
        <w:t>在平台</w:t>
      </w:r>
      <w:r w:rsidRPr="003252E5">
        <w:t>K</w:t>
      </w:r>
      <w:r w:rsidRPr="003252E5">
        <w:rPr>
          <w:rFonts w:hint="eastAsia"/>
        </w:rPr>
        <w:t>的</w:t>
      </w:r>
      <w:r w:rsidR="00E507B8">
        <w:rPr>
          <w:rFonts w:hint="eastAsia"/>
        </w:rPr>
        <w:t>需求函数</w:t>
      </w:r>
      <w:r w:rsidRPr="003A6D6E">
        <w:rPr>
          <w:rFonts w:hint="eastAsia"/>
        </w:rPr>
        <w:t>表示为：</w:t>
      </w:r>
    </w:p>
    <w:p w14:paraId="3DDFBFE8" w14:textId="5D3D1269" w:rsidR="00E507B8" w:rsidRPr="00F43F55" w:rsidRDefault="00412413" w:rsidP="00F43F55">
      <w:pPr>
        <w:pStyle w:val="afd"/>
        <w:ind w:firstLine="480"/>
        <w:rPr>
          <w:rFonts w:eastAsia="宋体"/>
        </w:rPr>
      </w:pPr>
      <w:r>
        <w:rPr>
          <w:rFonts w:eastAsia="宋体"/>
        </w:rPr>
        <w:tab/>
      </w:r>
      <w:bookmarkStart w:id="254" w:name="OLE_LINK242"/>
      <w:bookmarkStart w:id="255" w:name="OLE_LINK243"/>
      <m:oMath>
        <m:sSub>
          <m:sSubPr>
            <m:ctrlPr>
              <w:rPr>
                <w:rFonts w:ascii="Cambria Math" w:hAnsi="Cambria Math"/>
              </w:rPr>
            </m:ctrlPr>
          </m:sSubPr>
          <m:e>
            <m:r>
              <w:rPr>
                <w:rFonts w:ascii="Cambria Math" w:hAnsi="Cambria Math"/>
              </w:rPr>
              <m:t>n</m:t>
            </m:r>
          </m:e>
          <m:sub>
            <m:r>
              <w:rPr>
                <w:rFonts w:ascii="Cambria Math" w:hAnsi="Cambria Math"/>
              </w:rPr>
              <m:t>K</m:t>
            </m:r>
            <m:r>
              <w:rPr>
                <w:rFonts w:ascii="Cambria Math" w:eastAsiaTheme="minorEastAsia" w:hAnsi="Cambria Math" w:hint="eastAsia"/>
              </w:rPr>
              <m:t>S</m:t>
            </m:r>
          </m:sub>
        </m:sSub>
        <m:r>
          <m:rPr>
            <m:sty m:val="p"/>
          </m:rPr>
          <w:rPr>
            <w:rFonts w:ascii="Cambria Math" w:eastAsiaTheme="minorEastAsia" w:hAnsi="Cambria Math" w:hint="eastAsia"/>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S</m:t>
                </m:r>
              </m:sub>
            </m:sSub>
          </m:num>
          <m:den>
            <m:r>
              <w:rPr>
                <w:rFonts w:ascii="Cambria Math" w:eastAsiaTheme="minorEastAsia" w:hAnsi="Cambria Math"/>
              </w:rPr>
              <m:t>e</m:t>
            </m:r>
          </m:den>
        </m:f>
        <m:r>
          <m:rPr>
            <m:sty m:val="p"/>
          </m:rPr>
          <w:rPr>
            <w:rFonts w:ascii="Cambria Math" w:eastAsiaTheme="minorEastAsia" w:hAnsi="Cambria Math"/>
          </w:rPr>
          <m:t>+</m:t>
        </m:r>
        <m:f>
          <m:fPr>
            <m:ctrlPr>
              <w:rPr>
                <w:rFonts w:ascii="Cambria Math" w:hAnsi="Cambria Math"/>
              </w:rPr>
            </m:ctrlPr>
          </m:fPr>
          <m:num>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S</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S</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2</m:t>
                    </m:r>
                    <m:r>
                      <w:rPr>
                        <w:rFonts w:ascii="Cambria Math" w:eastAsiaTheme="minorEastAsia" w:hAnsi="Cambria Math"/>
                      </w:rPr>
                      <m:t>P</m:t>
                    </m:r>
                  </m:e>
                  <m:sub>
                    <m:r>
                      <w:rPr>
                        <w:rFonts w:ascii="Cambria Math" w:eastAsiaTheme="minorEastAsia" w:hAnsi="Cambria Math"/>
                      </w:rPr>
                      <m:t>KS</m:t>
                    </m:r>
                  </m:sub>
                </m:sSub>
              </m:e>
            </m:d>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m:t>
                </m:r>
                <m:r>
                  <w:rPr>
                    <w:rFonts w:ascii="Cambria Math" w:hAnsi="Cambria Math"/>
                  </w:rPr>
                  <m:t>n</m:t>
                </m:r>
              </m:e>
              <m:sub>
                <m:r>
                  <w:rPr>
                    <w:rFonts w:ascii="Cambria Math" w:hAnsi="Cambria Math"/>
                  </w:rPr>
                  <m:t>K</m:t>
                </m:r>
                <m:r>
                  <w:rPr>
                    <w:rFonts w:ascii="Cambria Math" w:eastAsiaTheme="minorEastAsia"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eastAsiaTheme="minorEastAsia"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eastAsiaTheme="minorEastAsia" w:hAnsi="Cambria Math"/>
                  </w:rPr>
                  <m:t>B</m:t>
                </m:r>
              </m:sub>
            </m:sSub>
            <m:r>
              <m:rPr>
                <m:sty m:val="p"/>
              </m:rPr>
              <w:rPr>
                <w:rFonts w:ascii="Cambria Math" w:eastAsiaTheme="minorEastAsia" w:hAnsi="Cambria Math" w:hint="eastAsia"/>
              </w:rPr>
              <m:t>)</m:t>
            </m:r>
          </m:num>
          <m:den>
            <m:r>
              <m:rPr>
                <m:sty m:val="p"/>
              </m:rPr>
              <w:rPr>
                <w:rFonts w:ascii="Cambria Math" w:hAnsi="Cambria Math"/>
              </w:rPr>
              <m:t>2</m:t>
            </m:r>
            <m:sSub>
              <m:sSubPr>
                <m:ctrlPr>
                  <w:rPr>
                    <w:rFonts w:ascii="Cambria Math" w:hAnsi="Cambria Math"/>
                  </w:rPr>
                </m:ctrlPr>
              </m:sSubPr>
              <m:e>
                <m:r>
                  <w:rPr>
                    <w:rFonts w:ascii="Cambria Math" w:eastAsiaTheme="minorEastAsia" w:hAnsi="Cambria Math"/>
                  </w:rPr>
                  <m:t>t</m:t>
                </m:r>
              </m:e>
              <m:sub>
                <m:r>
                  <w:rPr>
                    <w:rFonts w:ascii="Cambria Math" w:eastAsiaTheme="minorEastAsia" w:hAnsi="Cambria Math" w:hint="eastAsia"/>
                  </w:rPr>
                  <m:t>S</m:t>
                </m:r>
              </m:sub>
            </m:sSub>
          </m:den>
        </m:f>
      </m:oMath>
      <w:bookmarkEnd w:id="254"/>
      <w:bookmarkEnd w:id="255"/>
      <w:r>
        <w:rPr>
          <w:rFonts w:eastAsia="宋体"/>
        </w:rPr>
        <w:tab/>
        <w:t>(4.2.2.1)</w:t>
      </w:r>
    </w:p>
    <w:p w14:paraId="480C5B65" w14:textId="4CC5AA95" w:rsidR="004719EF" w:rsidRPr="00E507B8" w:rsidRDefault="00E507B8" w:rsidP="00E507B8">
      <w:pPr>
        <w:pStyle w:val="af"/>
        <w:ind w:firstLine="480"/>
      </w:pPr>
      <w:r w:rsidRPr="00E507B8">
        <w:rPr>
          <w:rFonts w:hint="eastAsia"/>
        </w:rPr>
        <w:t>而消费者</w:t>
      </w:r>
      <w:r w:rsidRPr="00E507B8">
        <w:t>B</w:t>
      </w:r>
      <w:r w:rsidR="00152228">
        <w:t>仍假设为垄断情况</w:t>
      </w:r>
      <w:r w:rsidR="00152228">
        <w:rPr>
          <w:rFonts w:hint="eastAsia"/>
        </w:rPr>
        <w:t>，</w:t>
      </w:r>
      <w:r w:rsidR="00152228">
        <w:t>因此</w:t>
      </w:r>
      <w:r w:rsidRPr="00E507B8">
        <w:rPr>
          <w:rFonts w:hint="eastAsia"/>
        </w:rPr>
        <w:t>在平台</w:t>
      </w:r>
      <w:r w:rsidRPr="00E507B8">
        <w:t>K</w:t>
      </w:r>
      <w:r w:rsidRPr="00E507B8">
        <w:rPr>
          <w:rFonts w:hint="eastAsia"/>
        </w:rPr>
        <w:t>的需求函数与式子相同，为：</w:t>
      </w:r>
    </w:p>
    <w:p w14:paraId="01FFAFFC" w14:textId="40D6E286" w:rsidR="004719EF" w:rsidRPr="00F43F55" w:rsidRDefault="00152228" w:rsidP="00F43F55">
      <w:pPr>
        <w:pStyle w:val="afd"/>
        <w:ind w:firstLine="480"/>
        <w:rPr>
          <w:rFonts w:eastAsia="宋体"/>
        </w:rPr>
      </w:pPr>
      <w:r>
        <w:rPr>
          <w:rFonts w:eastAsia="宋体"/>
        </w:rPr>
        <w:tab/>
      </w:r>
      <m:oMath>
        <m:sSub>
          <m:sSubPr>
            <m:ctrlPr>
              <w:rPr>
                <w:rFonts w:ascii="Cambria Math" w:eastAsia="宋体" w:hAnsi="Cambria Math"/>
              </w:rPr>
            </m:ctrlPr>
          </m:sSubPr>
          <m:e>
            <m:r>
              <w:rPr>
                <w:rFonts w:ascii="Cambria Math" w:hAnsi="Cambria Math"/>
              </w:rPr>
              <m:t>n</m:t>
            </m:r>
          </m:e>
          <m:sub>
            <m:r>
              <w:rPr>
                <w:rFonts w:ascii="Cambria Math" w:hAnsi="Cambria Math"/>
              </w:rPr>
              <m:t>K</m:t>
            </m:r>
            <m:r>
              <w:rPr>
                <w:rFonts w:ascii="Cambria Math" w:eastAsiaTheme="minorEastAsia" w:hAnsi="Cambria Math" w:hint="eastAsia"/>
              </w:rPr>
              <m:t>B</m:t>
            </m:r>
          </m:sub>
        </m:sSub>
        <m:r>
          <m:rPr>
            <m:sty m:val="p"/>
          </m:rPr>
          <w:rPr>
            <w:rFonts w:ascii="Cambria Math" w:eastAsiaTheme="minorEastAsia" w:hAnsi="Cambria Math" w:hint="eastAsia"/>
          </w:rPr>
          <m:t>=</m:t>
        </m:r>
        <m:f>
          <m:fPr>
            <m:ctrlPr>
              <w:rPr>
                <w:rFonts w:ascii="Cambria Math" w:eastAsiaTheme="minorEastAsia" w:hAnsi="Cambria Math"/>
              </w:rPr>
            </m:ctrlPr>
          </m:fPr>
          <m:num>
            <m:r>
              <m:rPr>
                <m:sty m:val="p"/>
              </m:rPr>
              <w:rPr>
                <w:rFonts w:ascii="Cambria Math" w:eastAsiaTheme="minorEastAsia" w:hAnsi="Cambria Math" w:hint="eastAsia"/>
              </w:rPr>
              <m:t>2</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hint="eastAsia"/>
                      </w:rPr>
                      <m:t>V</m:t>
                    </m:r>
                  </m:e>
                  <m:sub>
                    <m:r>
                      <w:rPr>
                        <w:rFonts w:ascii="Cambria Math" w:eastAsiaTheme="minorEastAsia" w:hAnsi="Cambria Math" w:hint="eastAsia"/>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KB</m:t>
                    </m:r>
                  </m:sub>
                </m:sSub>
                <m:r>
                  <m:rPr>
                    <m:sty m:val="p"/>
                  </m:rPr>
                  <w:rPr>
                    <w:rFonts w:ascii="Cambria Math" w:eastAsiaTheme="minorEastAsia" w:hAnsi="Cambria Math"/>
                  </w:rPr>
                  <m:t>+</m:t>
                </m:r>
                <m:sSub>
                  <m:sSubPr>
                    <m:ctrlPr>
                      <w:rPr>
                        <w:rFonts w:ascii="Cambria Math" w:eastAsia="宋体" w:hAnsi="Cambria Math"/>
                      </w:rPr>
                    </m:ctrlPr>
                  </m:sSubPr>
                  <m:e>
                    <m:r>
                      <w:rPr>
                        <w:rFonts w:ascii="Cambria Math" w:hAnsi="Cambria Math"/>
                      </w:rPr>
                      <m:t>α</m:t>
                    </m:r>
                  </m:e>
                  <m:sub>
                    <m:r>
                      <w:rPr>
                        <w:rFonts w:ascii="Cambria Math" w:hAnsi="Cambria Math"/>
                      </w:rPr>
                      <m:t>B</m:t>
                    </m:r>
                  </m:sub>
                </m:sSub>
                <m:sSub>
                  <m:sSubPr>
                    <m:ctrlPr>
                      <w:rPr>
                        <w:rFonts w:ascii="Cambria Math" w:eastAsia="宋体" w:hAnsi="Cambria Math"/>
                      </w:rPr>
                    </m:ctrlPr>
                  </m:sSubPr>
                  <m:e>
                    <m:r>
                      <w:rPr>
                        <w:rFonts w:ascii="Cambria Math" w:hAnsi="Cambria Math"/>
                      </w:rPr>
                      <m:t>n</m:t>
                    </m:r>
                  </m:e>
                  <m:sub>
                    <m:r>
                      <w:rPr>
                        <w:rFonts w:ascii="Cambria Math" w:hAnsi="Cambria Math"/>
                      </w:rPr>
                      <m:t>KS</m:t>
                    </m:r>
                  </m:sub>
                </m:sSub>
              </m:e>
            </m:d>
          </m:num>
          <m:den>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den>
        </m:f>
      </m:oMath>
      <w:r>
        <w:rPr>
          <w:rFonts w:eastAsia="宋体"/>
        </w:rPr>
        <w:tab/>
        <w:t>(4.2.2.2)</w:t>
      </w:r>
    </w:p>
    <w:p w14:paraId="43CACE4D" w14:textId="070FF962" w:rsidR="00E507B8" w:rsidRDefault="00E507B8" w:rsidP="004307D4">
      <w:pPr>
        <w:pStyle w:val="af"/>
        <w:ind w:firstLine="480"/>
      </w:pPr>
      <w:bookmarkStart w:id="256" w:name="OLE_LINK145"/>
      <w:bookmarkStart w:id="257" w:name="OLE_LINK146"/>
      <w:r w:rsidRPr="0069003B">
        <w:rPr>
          <w:rFonts w:asciiTheme="minorEastAsia" w:hAnsiTheme="minorEastAsia" w:hint="eastAsia"/>
        </w:rPr>
        <w:t>根据消费者与</w:t>
      </w:r>
      <w:r w:rsidRPr="003A6D6E">
        <w:rPr>
          <w:rFonts w:hint="eastAsia"/>
        </w:rPr>
        <w:t>供应商在平台</w:t>
      </w:r>
      <w:r w:rsidRPr="003A6D6E">
        <w:t>K</w:t>
      </w:r>
      <w:r w:rsidRPr="003A6D6E">
        <w:rPr>
          <w:rFonts w:hint="eastAsia"/>
        </w:rPr>
        <w:t>的需</w:t>
      </w:r>
      <w:r w:rsidRPr="009443F4">
        <w:rPr>
          <w:rFonts w:hint="eastAsia"/>
        </w:rPr>
        <w:t>求函数</w:t>
      </w:r>
      <w:r w:rsidRPr="004307D4">
        <w:rPr>
          <w:rFonts w:hint="eastAsia"/>
        </w:rPr>
        <w:t>可以解得：</w:t>
      </w:r>
    </w:p>
    <w:bookmarkEnd w:id="256"/>
    <w:bookmarkEnd w:id="257"/>
    <w:p w14:paraId="157BE142" w14:textId="0659B11D" w:rsidR="004307D4" w:rsidRPr="005D6B3E" w:rsidRDefault="005D6B3E" w:rsidP="005D6B3E">
      <w:pPr>
        <w:pStyle w:val="afd"/>
        <w:ind w:firstLine="480"/>
        <w:rPr>
          <w:rFonts w:eastAsia="宋体"/>
        </w:rPr>
      </w:pPr>
      <w:r w:rsidRPr="005D6B3E">
        <w:rPr>
          <w:rFonts w:eastAsia="宋体"/>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n</m:t>
                    </m:r>
                  </m:e>
                  <m:sub>
                    <m:r>
                      <w:rPr>
                        <w:rFonts w:ascii="Cambria Math" w:hAnsi="Cambria Math"/>
                      </w:rPr>
                      <m:t>K</m:t>
                    </m:r>
                    <m:r>
                      <w:rPr>
                        <w:rFonts w:ascii="Cambria Math" w:eastAsiaTheme="minorEastAsia" w:hAnsi="Cambria Math"/>
                      </w:rPr>
                      <m:t>B</m:t>
                    </m:r>
                  </m:sub>
                </m:sSub>
                <m:r>
                  <m:rPr>
                    <m:sty m:val="p"/>
                  </m:rPr>
                  <w:rPr>
                    <w:rFonts w:ascii="Cambria Math" w:eastAsiaTheme="minorEastAsia" w:hAnsi="Cambria Math"/>
                  </w:rPr>
                  <m:t>=</m:t>
                </m:r>
                <m:f>
                  <m:fPr>
                    <m:ctrlPr>
                      <w:rPr>
                        <w:rFonts w:ascii="Cambria Math" w:hAnsi="Cambria Math"/>
                      </w:rPr>
                    </m:ctrlPr>
                  </m:fPr>
                  <m:num>
                    <m:r>
                      <m:rPr>
                        <m:sty m:val="p"/>
                      </m:rPr>
                      <w:rPr>
                        <w:rFonts w:ascii="Cambria Math" w:eastAsiaTheme="minorEastAsia" w:hAnsi="Cambria Math"/>
                      </w:rPr>
                      <m:t>2</m:t>
                    </m:r>
                    <m:sSub>
                      <m:sSubPr>
                        <m:ctrlPr>
                          <w:rPr>
                            <w:rFonts w:ascii="Cambria Math" w:hAnsi="Cambria Math"/>
                          </w:rPr>
                        </m:ctrlPr>
                      </m:sSubPr>
                      <m:e>
                        <m:r>
                          <w:rPr>
                            <w:rFonts w:ascii="Cambria Math" w:eastAsiaTheme="minorEastAsia" w:hAnsi="Cambria Math"/>
                          </w:rPr>
                          <m:t>t</m:t>
                        </m:r>
                      </m:e>
                      <m:sub>
                        <m:r>
                          <w:rPr>
                            <w:rFonts w:ascii="Cambria Math" w:eastAsia="宋体" w:hAnsi="Cambria Math"/>
                          </w:rPr>
                          <m:t>S</m:t>
                        </m:r>
                      </m:sub>
                    </m:sSub>
                    <m:d>
                      <m:dPr>
                        <m:ctrlPr>
                          <w:rPr>
                            <w:rFonts w:ascii="Cambria Math" w:hAnsi="Cambria Math"/>
                          </w:rPr>
                        </m:ctrlPr>
                      </m:dPr>
                      <m:e>
                        <m:sSub>
                          <m:sSubPr>
                            <m:ctrlPr>
                              <w:rPr>
                                <w:rFonts w:ascii="Cambria Math" w:hAnsi="Cambria Math"/>
                              </w:rPr>
                            </m:ctrlPr>
                          </m:sSubPr>
                          <m:e>
                            <m:r>
                              <w:rPr>
                                <w:rFonts w:ascii="Cambria Math" w:eastAsia="宋体" w:hAnsi="Cambria Math"/>
                              </w:rPr>
                              <m:t>V</m:t>
                            </m:r>
                          </m:e>
                          <m:sub>
                            <m:r>
                              <w:rPr>
                                <w:rFonts w:ascii="Cambria Math" w:eastAsia="宋体" w:hAnsi="Cambria Math"/>
                              </w:rPr>
                              <m:t>B</m:t>
                            </m:r>
                          </m:sub>
                        </m:sSub>
                        <m:r>
                          <m:rPr>
                            <m:sty m:val="p"/>
                          </m:rPr>
                          <w:rPr>
                            <w:rFonts w:ascii="Cambria Math" w:eastAsia="宋体" w:hAnsi="Cambria Math"/>
                          </w:rPr>
                          <m:t>-</m:t>
                        </m:r>
                        <m:sSub>
                          <m:sSubPr>
                            <m:ctrlPr>
                              <w:rPr>
                                <w:rFonts w:ascii="Cambria Math" w:hAnsi="Cambria Math"/>
                              </w:rPr>
                            </m:ctrlPr>
                          </m:sSubPr>
                          <m:e>
                            <m:r>
                              <w:rPr>
                                <w:rFonts w:ascii="Cambria Math" w:eastAsia="宋体" w:hAnsi="Cambria Math"/>
                              </w:rPr>
                              <m:t>P</m:t>
                            </m:r>
                          </m:e>
                          <m:sub>
                            <m:r>
                              <w:rPr>
                                <w:rFonts w:ascii="Cambria Math" w:eastAsia="宋体" w:hAnsi="Cambria Math"/>
                              </w:rPr>
                              <m:t>KB</m:t>
                            </m:r>
                          </m:sub>
                        </m:sSub>
                        <m:r>
                          <m:rPr>
                            <m:sty m:val="p"/>
                          </m:rPr>
                          <w:rPr>
                            <w:rFonts w:ascii="Cambria Math" w:eastAsiaTheme="minorEastAsia" w:hAnsi="Cambria Math"/>
                          </w:rPr>
                          <m:t>+</m:t>
                        </m:r>
                        <m:f>
                          <m:fPr>
                            <m:ctrlPr>
                              <w:rPr>
                                <w:rFonts w:ascii="Cambria Math" w:hAnsi="Cambria Math"/>
                              </w:rPr>
                            </m:ctrlPr>
                          </m:fPr>
                          <m:num>
                            <m:sSub>
                              <m:sSubPr>
                                <m:ctrlPr>
                                  <w:rPr>
                                    <w:rFonts w:ascii="Cambria Math" w:hAnsi="Cambria Math"/>
                                  </w:rPr>
                                </m:ctrlPr>
                              </m:sSubPr>
                              <m:e>
                                <m:r>
                                  <w:rPr>
                                    <w:rFonts w:ascii="Cambria Math" w:eastAsia="宋体" w:hAnsi="Cambria Math"/>
                                  </w:rPr>
                                  <m:t>α</m:t>
                                </m:r>
                              </m:e>
                              <m:sub>
                                <m:r>
                                  <w:rPr>
                                    <w:rFonts w:ascii="Cambria Math" w:eastAsia="宋体" w:hAnsi="Cambria Math"/>
                                  </w:rPr>
                                  <m:t>B</m:t>
                                </m:r>
                              </m:sub>
                            </m:sSub>
                            <m:sSub>
                              <m:sSubPr>
                                <m:ctrlPr>
                                  <w:rPr>
                                    <w:rFonts w:ascii="Cambria Math" w:hAnsi="Cambria Math"/>
                                  </w:rPr>
                                </m:ctrlPr>
                              </m:sSubPr>
                              <m:e>
                                <m:r>
                                  <w:rPr>
                                    <w:rFonts w:ascii="Cambria Math" w:eastAsiaTheme="minorEastAsia" w:hAnsi="Cambria Math"/>
                                  </w:rPr>
                                  <m:t>S</m:t>
                                </m:r>
                              </m:e>
                              <m:sub>
                                <m:r>
                                  <w:rPr>
                                    <w:rFonts w:ascii="Cambria Math" w:eastAsiaTheme="minorEastAsia" w:hAnsi="Cambria Math"/>
                                  </w:rPr>
                                  <m:t>S</m:t>
                                </m:r>
                              </m:sub>
                            </m:sSub>
                          </m:num>
                          <m:den>
                            <m:r>
                              <w:rPr>
                                <w:rFonts w:ascii="Cambria Math" w:eastAsiaTheme="minorEastAsia" w:hAnsi="Cambria Math"/>
                              </w:rPr>
                              <m:t>e</m:t>
                            </m:r>
                          </m:den>
                        </m:f>
                      </m:e>
                    </m:d>
                    <m:r>
                      <m:rPr>
                        <m:sty m:val="p"/>
                      </m:rPr>
                      <w:rPr>
                        <w:rFonts w:ascii="Cambria Math" w:eastAsia="宋体" w:hAnsi="Cambria Math"/>
                      </w:rPr>
                      <m:t>+</m:t>
                    </m:r>
                    <m:sSub>
                      <m:sSubPr>
                        <m:ctrlPr>
                          <w:rPr>
                            <w:rFonts w:ascii="Cambria Math" w:hAnsi="Cambria Math"/>
                          </w:rPr>
                        </m:ctrlPr>
                      </m:sSubPr>
                      <m:e>
                        <m:r>
                          <w:rPr>
                            <w:rFonts w:ascii="Cambria Math" w:eastAsia="宋体" w:hAnsi="Cambria Math"/>
                          </w:rPr>
                          <m:t>α</m:t>
                        </m:r>
                      </m:e>
                      <m:sub>
                        <m:r>
                          <w:rPr>
                            <w:rFonts w:ascii="Cambria Math" w:eastAsia="宋体" w:hAnsi="Cambria Math"/>
                          </w:rPr>
                          <m:t>B</m:t>
                        </m:r>
                      </m:sub>
                    </m:sSub>
                    <m:d>
                      <m:dPr>
                        <m:ctrlPr>
                          <w:rPr>
                            <w:rFonts w:ascii="Cambria Math" w:hAnsi="Cambria Math"/>
                          </w:rPr>
                        </m:ctrlPr>
                      </m:dPr>
                      <m:e>
                        <m:sSub>
                          <m:sSubPr>
                            <m:ctrlPr>
                              <w:rPr>
                                <w:rFonts w:ascii="Cambria Math" w:hAnsi="Cambria Math"/>
                              </w:rPr>
                            </m:ctrlPr>
                          </m:sSubPr>
                          <m:e>
                            <m:r>
                              <w:rPr>
                                <w:rFonts w:ascii="Cambria Math" w:eastAsiaTheme="minorEastAsia" w:hAnsi="Cambria Math"/>
                              </w:rPr>
                              <m:t>P</m:t>
                            </m:r>
                          </m:e>
                          <m:sub>
                            <m:d>
                              <m:dPr>
                                <m:ctrlPr>
                                  <w:rPr>
                                    <w:rFonts w:ascii="Cambria Math"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S</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P</m:t>
                            </m:r>
                          </m:e>
                          <m:sub>
                            <m:d>
                              <m:dPr>
                                <m:ctrlPr>
                                  <w:rPr>
                                    <w:rFonts w:ascii="Cambria Math"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S</m:t>
                            </m:r>
                          </m:sub>
                        </m:sSub>
                        <m:r>
                          <m:rPr>
                            <m:sty m:val="p"/>
                          </m:rPr>
                          <w:rPr>
                            <w:rFonts w:ascii="Cambria Math" w:eastAsiaTheme="minorEastAsia" w:hAnsi="Cambria Math"/>
                          </w:rPr>
                          <m:t>-</m:t>
                        </m:r>
                        <m:sSub>
                          <m:sSubPr>
                            <m:ctrlPr>
                              <w:rPr>
                                <w:rFonts w:ascii="Cambria Math" w:hAnsi="Cambria Math"/>
                              </w:rPr>
                            </m:ctrlPr>
                          </m:sSubPr>
                          <m:e>
                            <m:r>
                              <m:rPr>
                                <m:sty m:val="p"/>
                              </m:rPr>
                              <w:rPr>
                                <w:rFonts w:ascii="Cambria Math" w:eastAsiaTheme="minorEastAsia" w:hAnsi="Cambria Math"/>
                              </w:rPr>
                              <m:t>2</m:t>
                            </m:r>
                            <m:r>
                              <w:rPr>
                                <w:rFonts w:ascii="Cambria Math" w:eastAsiaTheme="minorEastAsia" w:hAnsi="Cambria Math"/>
                              </w:rPr>
                              <m:t>P</m:t>
                            </m:r>
                          </m:e>
                          <m:sub>
                            <m:r>
                              <w:rPr>
                                <w:rFonts w:ascii="Cambria Math" w:eastAsiaTheme="minorEastAsia" w:hAnsi="Cambria Math"/>
                              </w:rPr>
                              <m:t>KS</m:t>
                            </m:r>
                          </m:sub>
                        </m:sSub>
                      </m:e>
                    </m:d>
                    <m:r>
                      <m:rPr>
                        <m:sty m:val="p"/>
                      </m:rPr>
                      <w:rPr>
                        <w:rFonts w:ascii="Cambria Math" w:eastAsia="MS Mincho" w:hAnsi="Cambria Math"/>
                      </w:rPr>
                      <m:t>-</m:t>
                    </m:r>
                    <m:sSub>
                      <m:sSubPr>
                        <m:ctrlPr>
                          <w:rPr>
                            <w:rFonts w:ascii="Cambria Math" w:hAnsi="Cambria Math"/>
                          </w:rPr>
                        </m:ctrlPr>
                      </m:sSubPr>
                      <m:e>
                        <m:r>
                          <w:rPr>
                            <w:rFonts w:ascii="Cambria Math" w:eastAsia="宋体" w:hAnsi="Cambria Math"/>
                          </w:rPr>
                          <m:t>α</m:t>
                        </m:r>
                      </m:e>
                      <m:sub>
                        <m:r>
                          <w:rPr>
                            <w:rFonts w:ascii="Cambria Math" w:eastAsia="宋体" w:hAnsi="Cambria Math"/>
                          </w:rPr>
                          <m:t>B</m:t>
                        </m:r>
                      </m:sub>
                    </m:sSub>
                    <m:sSub>
                      <m:sSubPr>
                        <m:ctrlPr>
                          <w:rPr>
                            <w:rFonts w:ascii="Cambria Math" w:hAnsi="Cambria Math"/>
                          </w:rPr>
                        </m:ctrlPr>
                      </m:sSubPr>
                      <m:e>
                        <m:r>
                          <w:rPr>
                            <w:rFonts w:ascii="Cambria Math" w:eastAsia="宋体" w:hAnsi="Cambria Math"/>
                          </w:rPr>
                          <m:t>α</m:t>
                        </m:r>
                      </m:e>
                      <m:sub>
                        <m:r>
                          <w:rPr>
                            <w:rFonts w:ascii="Cambria Math" w:eastAsia="宋体"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eastAsiaTheme="minorEastAsia" w:hAnsi="Cambria Math"/>
                              </w:rPr>
                              <m:t>B</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eastAsia="MS Mincho" w:hAnsi="Cambria Math"/>
                                  </w:rPr>
                                  <m:t>-</m:t>
                                </m:r>
                                <m:r>
                                  <m:rPr>
                                    <m:sty m:val="p"/>
                                  </m:rPr>
                                  <w:rPr>
                                    <w:rFonts w:ascii="Cambria Math" w:hAnsi="Cambria Math"/>
                                  </w:rPr>
                                  <m:t>1</m:t>
                                </m:r>
                              </m:e>
                            </m:d>
                            <m:r>
                              <w:rPr>
                                <w:rFonts w:ascii="Cambria Math" w:eastAsiaTheme="minorEastAsia" w:hAnsi="Cambria Math"/>
                              </w:rPr>
                              <m:t>B</m:t>
                            </m:r>
                          </m:sub>
                        </m:sSub>
                      </m:e>
                    </m:d>
                  </m:num>
                  <m:den>
                    <m:sSub>
                      <m:sSubPr>
                        <m:ctrlPr>
                          <w:rPr>
                            <w:rFonts w:ascii="Cambria Math" w:hAnsi="Cambria Math"/>
                          </w:rPr>
                        </m:ctrlPr>
                      </m:sSubPr>
                      <m:e>
                        <m:r>
                          <w:rPr>
                            <w:rFonts w:ascii="Cambria Math" w:eastAsia="宋体" w:hAnsi="Cambria Math"/>
                          </w:rPr>
                          <m:t>t</m:t>
                        </m:r>
                      </m:e>
                      <m:sub>
                        <m:r>
                          <w:rPr>
                            <w:rFonts w:ascii="Cambria Math" w:eastAsia="宋体" w:hAnsi="Cambria Math"/>
                          </w:rPr>
                          <m:t>S</m:t>
                        </m:r>
                      </m:sub>
                    </m:sSub>
                    <m:sSub>
                      <m:sSubPr>
                        <m:ctrlPr>
                          <w:rPr>
                            <w:rFonts w:ascii="Cambria Math" w:hAnsi="Cambria Math"/>
                          </w:rPr>
                        </m:ctrlPr>
                      </m:sSubPr>
                      <m:e>
                        <m:r>
                          <w:rPr>
                            <w:rFonts w:ascii="Cambria Math" w:eastAsia="宋体" w:hAnsi="Cambria Math"/>
                          </w:rPr>
                          <m:t>t</m:t>
                        </m:r>
                      </m:e>
                      <m:sub>
                        <m:r>
                          <w:rPr>
                            <w:rFonts w:ascii="Cambria Math" w:eastAsia="宋体" w:hAnsi="Cambria Math"/>
                          </w:rPr>
                          <m:t>B</m:t>
                        </m:r>
                      </m:sub>
                    </m:sSub>
                    <m:r>
                      <m:rPr>
                        <m:sty m:val="p"/>
                      </m:rPr>
                      <w:rPr>
                        <w:rFonts w:ascii="Cambria Math" w:eastAsia="宋体" w:hAnsi="Cambria Math"/>
                      </w:rPr>
                      <m:t>-</m:t>
                    </m:r>
                    <m:r>
                      <m:rPr>
                        <m:sty m:val="p"/>
                      </m:rPr>
                      <w:rPr>
                        <w:rFonts w:ascii="Cambria Math" w:eastAsiaTheme="minorEastAsia" w:hAnsi="Cambria Math"/>
                      </w:rPr>
                      <m:t>2</m:t>
                    </m:r>
                    <m:sSub>
                      <m:sSubPr>
                        <m:ctrlPr>
                          <w:rPr>
                            <w:rFonts w:ascii="Cambria Math" w:hAnsi="Cambria Math"/>
                          </w:rPr>
                        </m:ctrlPr>
                      </m:sSubPr>
                      <m:e>
                        <m:r>
                          <w:rPr>
                            <w:rFonts w:ascii="Cambria Math" w:eastAsia="宋体" w:hAnsi="Cambria Math"/>
                          </w:rPr>
                          <m:t>α</m:t>
                        </m:r>
                      </m:e>
                      <m:sub>
                        <m:r>
                          <w:rPr>
                            <w:rFonts w:ascii="Cambria Math" w:eastAsia="宋体" w:hAnsi="Cambria Math"/>
                          </w:rPr>
                          <m:t>S</m:t>
                        </m:r>
                      </m:sub>
                    </m:sSub>
                    <m:sSub>
                      <m:sSubPr>
                        <m:ctrlPr>
                          <w:rPr>
                            <w:rFonts w:ascii="Cambria Math" w:hAnsi="Cambria Math"/>
                          </w:rPr>
                        </m:ctrlPr>
                      </m:sSubPr>
                      <m:e>
                        <m:r>
                          <w:rPr>
                            <w:rFonts w:ascii="Cambria Math" w:eastAsia="宋体" w:hAnsi="Cambria Math"/>
                          </w:rPr>
                          <m:t>α</m:t>
                        </m:r>
                      </m:e>
                      <m:sub>
                        <m:r>
                          <w:rPr>
                            <w:rFonts w:ascii="Cambria Math" w:eastAsia="宋体" w:hAnsi="Cambria Math"/>
                          </w:rPr>
                          <m:t>B</m:t>
                        </m:r>
                      </m:sub>
                    </m:sSub>
                  </m:den>
                </m:f>
                <m:ctrlPr>
                  <w:rPr>
                    <w:rFonts w:ascii="Cambria Math" w:eastAsia="宋体" w:hAnsi="Cambria Math"/>
                  </w:rPr>
                </m:ctrlPr>
              </m:e>
              <m:e>
                <m:sSub>
                  <m:sSubPr>
                    <m:ctrlPr>
                      <w:rPr>
                        <w:rFonts w:ascii="Cambria Math" w:hAnsi="Cambria Math"/>
                      </w:rPr>
                    </m:ctrlPr>
                  </m:sSubPr>
                  <m:e>
                    <m:r>
                      <w:rPr>
                        <w:rFonts w:ascii="Cambria Math" w:hAnsi="Cambria Math"/>
                      </w:rPr>
                      <m:t>n</m:t>
                    </m:r>
                  </m:e>
                  <m:sub>
                    <m:r>
                      <w:rPr>
                        <w:rFonts w:ascii="Cambria Math" w:hAnsi="Cambria Math"/>
                      </w:rPr>
                      <m:t>K</m:t>
                    </m:r>
                    <m:r>
                      <w:rPr>
                        <w:rFonts w:ascii="Cambria Math" w:eastAsiaTheme="minorEastAsia" w:hAnsi="Cambria Math"/>
                      </w:rPr>
                      <m:t>S</m:t>
                    </m:r>
                  </m:sub>
                </m:sSub>
                <m:r>
                  <m:rPr>
                    <m:sty m:val="p"/>
                  </m:rPr>
                  <w:rPr>
                    <w:rFonts w:ascii="Cambria Math" w:eastAsia="宋体"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eastAsiaTheme="minorEastAsia" w:hAnsi="Cambria Math"/>
                              </w:rPr>
                              <m:t>t</m:t>
                            </m:r>
                          </m:e>
                          <m:sub>
                            <m:r>
                              <w:rPr>
                                <w:rFonts w:ascii="Cambria Math" w:eastAsia="宋体" w:hAnsi="Cambria Math"/>
                              </w:rPr>
                              <m:t>B</m:t>
                            </m:r>
                          </m:sub>
                        </m:sSub>
                        <m:sSub>
                          <m:sSubPr>
                            <m:ctrlPr>
                              <w:rPr>
                                <w:rFonts w:ascii="Cambria Math" w:hAnsi="Cambria Math"/>
                              </w:rPr>
                            </m:ctrlPr>
                          </m:sSubPr>
                          <m:e>
                            <m:r>
                              <w:rPr>
                                <w:rFonts w:ascii="Cambria Math" w:eastAsiaTheme="minorEastAsia" w:hAnsi="Cambria Math"/>
                              </w:rPr>
                              <m:t>t</m:t>
                            </m:r>
                          </m:e>
                          <m:sub>
                            <m:r>
                              <w:rPr>
                                <w:rFonts w:ascii="Cambria Math" w:eastAsia="宋体" w:hAnsi="Cambria Math"/>
                              </w:rPr>
                              <m:t>S</m:t>
                            </m:r>
                          </m:sub>
                        </m:sSub>
                        <m:sSub>
                          <m:sSubPr>
                            <m:ctrlPr>
                              <w:rPr>
                                <w:rFonts w:ascii="Cambria Math" w:hAnsi="Cambria Math"/>
                              </w:rPr>
                            </m:ctrlPr>
                          </m:sSubPr>
                          <m:e>
                            <m:r>
                              <w:rPr>
                                <w:rFonts w:ascii="Cambria Math" w:eastAsiaTheme="minorEastAsia" w:hAnsi="Cambria Math"/>
                              </w:rPr>
                              <m:t>S</m:t>
                            </m:r>
                          </m:e>
                          <m:sub>
                            <m:r>
                              <w:rPr>
                                <w:rFonts w:ascii="Cambria Math" w:eastAsiaTheme="minorEastAsia" w:hAnsi="Cambria Math"/>
                              </w:rPr>
                              <m:t>S</m:t>
                            </m:r>
                          </m:sub>
                        </m:sSub>
                      </m:num>
                      <m:den>
                        <m:r>
                          <w:rPr>
                            <w:rFonts w:ascii="Cambria Math" w:eastAsiaTheme="minorEastAsia" w:hAnsi="Cambria Math"/>
                          </w:rPr>
                          <m:t>e</m:t>
                        </m:r>
                      </m:den>
                    </m:f>
                    <m:r>
                      <m:rPr>
                        <m:sty m:val="p"/>
                      </m:rPr>
                      <w:rPr>
                        <w:rFonts w:ascii="Cambria Math" w:eastAsiaTheme="minorEastAsia" w:hAnsi="Cambria Math"/>
                      </w:rPr>
                      <m:t>+</m:t>
                    </m:r>
                    <m:f>
                      <m:fPr>
                        <m:ctrlPr>
                          <w:rPr>
                            <w:rFonts w:ascii="Cambria Math" w:hAnsi="Cambria Math"/>
                          </w:rPr>
                        </m:ctrlPr>
                      </m:fPr>
                      <m:num>
                        <m:sSub>
                          <m:sSubPr>
                            <m:ctrlPr>
                              <w:rPr>
                                <w:rFonts w:ascii="Cambria Math" w:hAnsi="Cambria Math"/>
                              </w:rPr>
                            </m:ctrlPr>
                          </m:sSubPr>
                          <m:e>
                            <m:r>
                              <w:rPr>
                                <w:rFonts w:ascii="Cambria Math" w:eastAsiaTheme="minorEastAsia" w:hAnsi="Cambria Math"/>
                              </w:rPr>
                              <m:t>t</m:t>
                            </m:r>
                          </m:e>
                          <m:sub>
                            <m:r>
                              <w:rPr>
                                <w:rFonts w:ascii="Cambria Math" w:eastAsia="宋体" w:hAnsi="Cambria Math"/>
                              </w:rPr>
                              <m:t>B</m:t>
                            </m:r>
                          </m:sub>
                        </m:sSub>
                        <m:d>
                          <m:dPr>
                            <m:ctrlPr>
                              <w:rPr>
                                <w:rFonts w:ascii="Cambria Math" w:hAnsi="Cambria Math"/>
                              </w:rPr>
                            </m:ctrlPr>
                          </m:dPr>
                          <m:e>
                            <m:sSub>
                              <m:sSubPr>
                                <m:ctrlPr>
                                  <w:rPr>
                                    <w:rFonts w:ascii="Cambria Math" w:hAnsi="Cambria Math"/>
                                  </w:rPr>
                                </m:ctrlPr>
                              </m:sSubPr>
                              <m:e>
                                <m:r>
                                  <w:rPr>
                                    <w:rFonts w:ascii="Cambria Math" w:eastAsiaTheme="minorEastAsia" w:hAnsi="Cambria Math"/>
                                  </w:rPr>
                                  <m:t>P</m:t>
                                </m:r>
                              </m:e>
                              <m:sub>
                                <m:d>
                                  <m:dPr>
                                    <m:ctrlPr>
                                      <w:rPr>
                                        <w:rFonts w:ascii="Cambria Math"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S</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P</m:t>
                                </m:r>
                              </m:e>
                              <m:sub>
                                <m:d>
                                  <m:dPr>
                                    <m:ctrlPr>
                                      <w:rPr>
                                        <w:rFonts w:ascii="Cambria Math"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S</m:t>
                                </m:r>
                              </m:sub>
                            </m:sSub>
                            <m:r>
                              <m:rPr>
                                <m:sty m:val="p"/>
                              </m:rPr>
                              <w:rPr>
                                <w:rFonts w:ascii="Cambria Math" w:eastAsiaTheme="minorEastAsia" w:hAnsi="Cambria Math"/>
                              </w:rPr>
                              <m:t>-</m:t>
                            </m:r>
                            <m:sSub>
                              <m:sSubPr>
                                <m:ctrlPr>
                                  <w:rPr>
                                    <w:rFonts w:ascii="Cambria Math" w:hAnsi="Cambria Math"/>
                                  </w:rPr>
                                </m:ctrlPr>
                              </m:sSubPr>
                              <m:e>
                                <m:r>
                                  <m:rPr>
                                    <m:sty m:val="p"/>
                                  </m:rPr>
                                  <w:rPr>
                                    <w:rFonts w:ascii="Cambria Math" w:eastAsiaTheme="minorEastAsia" w:hAnsi="Cambria Math"/>
                                  </w:rPr>
                                  <m:t>2</m:t>
                                </m:r>
                                <m:r>
                                  <w:rPr>
                                    <w:rFonts w:ascii="Cambria Math" w:eastAsiaTheme="minorEastAsia" w:hAnsi="Cambria Math"/>
                                  </w:rPr>
                                  <m:t>P</m:t>
                                </m:r>
                              </m:e>
                              <m:sub>
                                <m:r>
                                  <w:rPr>
                                    <w:rFonts w:ascii="Cambria Math" w:eastAsiaTheme="minorEastAsia" w:hAnsi="Cambria Math"/>
                                  </w:rPr>
                                  <m:t>KS</m:t>
                                </m:r>
                              </m:sub>
                            </m:sSub>
                          </m:e>
                        </m:d>
                      </m:num>
                      <m:den>
                        <m:r>
                          <m:rPr>
                            <m:sty m:val="p"/>
                          </m:rPr>
                          <w:rPr>
                            <w:rFonts w:ascii="Cambria Math" w:eastAsiaTheme="minorEastAsia" w:hAnsi="Cambria Math"/>
                          </w:rPr>
                          <m:t>2</m:t>
                        </m:r>
                      </m:den>
                    </m:f>
                    <m:r>
                      <m:rPr>
                        <m:sty m:val="p"/>
                      </m:rPr>
                      <w:rPr>
                        <w:rFonts w:ascii="Cambria Math" w:eastAsiaTheme="minorEastAsia" w:hAnsi="Cambria Math"/>
                      </w:rPr>
                      <m:t>+</m:t>
                    </m:r>
                    <m:sSub>
                      <m:sSubPr>
                        <m:ctrlPr>
                          <w:rPr>
                            <w:rFonts w:ascii="Cambria Math" w:hAnsi="Cambria Math"/>
                          </w:rPr>
                        </m:ctrlPr>
                      </m:sSubPr>
                      <m:e>
                        <m:r>
                          <w:rPr>
                            <w:rFonts w:ascii="Cambria Math" w:eastAsia="宋体" w:hAnsi="Cambria Math"/>
                          </w:rPr>
                          <m:t>α</m:t>
                        </m:r>
                      </m:e>
                      <m:sub>
                        <m:r>
                          <w:rPr>
                            <w:rFonts w:ascii="Cambria Math" w:eastAsia="宋体" w:hAnsi="Cambria Math"/>
                          </w:rPr>
                          <m:t>S</m:t>
                        </m:r>
                      </m:sub>
                    </m:sSub>
                    <m:d>
                      <m:dPr>
                        <m:ctrlPr>
                          <w:rPr>
                            <w:rFonts w:ascii="Cambria Math" w:hAnsi="Cambria Math"/>
                          </w:rPr>
                        </m:ctrlPr>
                      </m:dPr>
                      <m:e>
                        <m:sSub>
                          <m:sSubPr>
                            <m:ctrlPr>
                              <w:rPr>
                                <w:rFonts w:ascii="Cambria Math" w:hAnsi="Cambria Math"/>
                              </w:rPr>
                            </m:ctrlPr>
                          </m:sSubPr>
                          <m:e>
                            <m:r>
                              <w:rPr>
                                <w:rFonts w:ascii="Cambria Math" w:eastAsiaTheme="minorEastAsia" w:hAnsi="Cambria Math"/>
                              </w:rPr>
                              <m:t>P</m:t>
                            </m:r>
                          </m:e>
                          <m:sub>
                            <m:d>
                              <m:dPr>
                                <m:ctrlPr>
                                  <w:rPr>
                                    <w:rFonts w:ascii="Cambria Math"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B</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P</m:t>
                            </m:r>
                          </m:e>
                          <m:sub>
                            <m:d>
                              <m:dPr>
                                <m:ctrlPr>
                                  <w:rPr>
                                    <w:rFonts w:ascii="Cambria Math"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B</m:t>
                            </m:r>
                          </m:sub>
                        </m:sSub>
                        <m:r>
                          <m:rPr>
                            <m:sty m:val="p"/>
                          </m:rPr>
                          <w:rPr>
                            <w:rFonts w:ascii="Cambria Math" w:eastAsiaTheme="minorEastAsia" w:hAnsi="Cambria Math"/>
                          </w:rPr>
                          <m:t>-</m:t>
                        </m:r>
                        <m:sSub>
                          <m:sSubPr>
                            <m:ctrlPr>
                              <w:rPr>
                                <w:rFonts w:ascii="Cambria Math" w:hAnsi="Cambria Math"/>
                              </w:rPr>
                            </m:ctrlPr>
                          </m:sSubPr>
                          <m:e>
                            <m:r>
                              <m:rPr>
                                <m:sty m:val="p"/>
                              </m:rPr>
                              <w:rPr>
                                <w:rFonts w:ascii="Cambria Math" w:eastAsiaTheme="minorEastAsia" w:hAnsi="Cambria Math"/>
                              </w:rPr>
                              <m:t>2</m:t>
                            </m:r>
                            <m:r>
                              <w:rPr>
                                <w:rFonts w:ascii="Cambria Math" w:eastAsiaTheme="minorEastAsia" w:hAnsi="Cambria Math"/>
                              </w:rPr>
                              <m:t>P</m:t>
                            </m:r>
                          </m:e>
                          <m:sub>
                            <m:r>
                              <w:rPr>
                                <w:rFonts w:ascii="Cambria Math" w:eastAsiaTheme="minorEastAsia" w:hAnsi="Cambria Math"/>
                              </w:rPr>
                              <m:t>KB</m:t>
                            </m:r>
                          </m:sub>
                        </m:sSub>
                      </m:e>
                    </m:d>
                    <m:r>
                      <m:rPr>
                        <m:sty m:val="p"/>
                      </m:rPr>
                      <w:rPr>
                        <w:rFonts w:ascii="Cambria Math" w:eastAsiaTheme="minorEastAsia" w:hAnsi="Cambria Math"/>
                      </w:rPr>
                      <m:t>-</m:t>
                    </m:r>
                    <m:sSub>
                      <m:sSubPr>
                        <m:ctrlPr>
                          <w:rPr>
                            <w:rFonts w:ascii="Cambria Math" w:hAnsi="Cambria Math"/>
                          </w:rPr>
                        </m:ctrlPr>
                      </m:sSubPr>
                      <m:e>
                        <m:r>
                          <w:rPr>
                            <w:rFonts w:ascii="Cambria Math" w:eastAsia="宋体" w:hAnsi="Cambria Math"/>
                          </w:rPr>
                          <m:t>α</m:t>
                        </m:r>
                      </m:e>
                      <m:sub>
                        <m:r>
                          <w:rPr>
                            <w:rFonts w:ascii="Cambria Math" w:eastAsia="宋体" w:hAnsi="Cambria Math"/>
                          </w:rPr>
                          <m:t>B</m:t>
                        </m:r>
                      </m:sub>
                    </m:sSub>
                    <m:sSub>
                      <m:sSubPr>
                        <m:ctrlPr>
                          <w:rPr>
                            <w:rFonts w:ascii="Cambria Math" w:hAnsi="Cambria Math"/>
                          </w:rPr>
                        </m:ctrlPr>
                      </m:sSubPr>
                      <m:e>
                        <m:r>
                          <w:rPr>
                            <w:rFonts w:ascii="Cambria Math" w:eastAsia="宋体" w:hAnsi="Cambria Math"/>
                          </w:rPr>
                          <m:t>α</m:t>
                        </m:r>
                      </m:e>
                      <m:sub>
                        <m:r>
                          <w:rPr>
                            <w:rFonts w:ascii="Cambria Math" w:eastAsia="宋体"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eastAsiaTheme="minorEastAsia" w:hAnsi="Cambria Math"/>
                              </w:rPr>
                              <m:t>S</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eastAsiaTheme="minorEastAsia" w:hAnsi="Cambria Math"/>
                                  </w:rPr>
                                  <m:t>-</m:t>
                                </m:r>
                                <m:r>
                                  <m:rPr>
                                    <m:sty m:val="p"/>
                                  </m:rPr>
                                  <w:rPr>
                                    <w:rFonts w:ascii="Cambria Math" w:hAnsi="Cambria Math"/>
                                  </w:rPr>
                                  <m:t>1</m:t>
                                </m:r>
                              </m:e>
                            </m:d>
                            <m:r>
                              <w:rPr>
                                <w:rFonts w:ascii="Cambria Math" w:eastAsiaTheme="minorEastAsia" w:hAnsi="Cambria Math"/>
                              </w:rPr>
                              <m:t>S</m:t>
                            </m:r>
                          </m:sub>
                        </m:sSub>
                      </m:e>
                    </m:d>
                  </m:num>
                  <m:den>
                    <m:sSub>
                      <m:sSubPr>
                        <m:ctrlPr>
                          <w:rPr>
                            <w:rFonts w:ascii="Cambria Math" w:hAnsi="Cambria Math"/>
                          </w:rPr>
                        </m:ctrlPr>
                      </m:sSubPr>
                      <m:e>
                        <m:r>
                          <w:rPr>
                            <w:rFonts w:ascii="Cambria Math" w:eastAsia="宋体" w:hAnsi="Cambria Math"/>
                          </w:rPr>
                          <m:t>t</m:t>
                        </m:r>
                      </m:e>
                      <m:sub>
                        <m:r>
                          <w:rPr>
                            <w:rFonts w:ascii="Cambria Math" w:eastAsia="宋体" w:hAnsi="Cambria Math"/>
                          </w:rPr>
                          <m:t>S</m:t>
                        </m:r>
                      </m:sub>
                    </m:sSub>
                    <m:sSub>
                      <m:sSubPr>
                        <m:ctrlPr>
                          <w:rPr>
                            <w:rFonts w:ascii="Cambria Math" w:hAnsi="Cambria Math"/>
                          </w:rPr>
                        </m:ctrlPr>
                      </m:sSubPr>
                      <m:e>
                        <m:r>
                          <w:rPr>
                            <w:rFonts w:ascii="Cambria Math" w:eastAsia="宋体" w:hAnsi="Cambria Math"/>
                          </w:rPr>
                          <m:t>t</m:t>
                        </m:r>
                      </m:e>
                      <m:sub>
                        <m:r>
                          <w:rPr>
                            <w:rFonts w:ascii="Cambria Math" w:eastAsia="宋体" w:hAnsi="Cambria Math"/>
                          </w:rPr>
                          <m:t>B</m:t>
                        </m:r>
                      </m:sub>
                    </m:sSub>
                    <m:r>
                      <m:rPr>
                        <m:sty m:val="p"/>
                      </m:rPr>
                      <w:rPr>
                        <w:rFonts w:ascii="Cambria Math" w:eastAsia="宋体" w:hAnsi="Cambria Math"/>
                      </w:rPr>
                      <m:t>-</m:t>
                    </m:r>
                    <m:r>
                      <m:rPr>
                        <m:sty m:val="p"/>
                      </m:rPr>
                      <w:rPr>
                        <w:rFonts w:ascii="Cambria Math" w:eastAsiaTheme="minorEastAsia" w:hAnsi="Cambria Math" w:hint="eastAsia"/>
                      </w:rPr>
                      <m:t>2</m:t>
                    </m:r>
                    <m:sSub>
                      <m:sSubPr>
                        <m:ctrlPr>
                          <w:rPr>
                            <w:rFonts w:ascii="Cambria Math" w:hAnsi="Cambria Math"/>
                          </w:rPr>
                        </m:ctrlPr>
                      </m:sSubPr>
                      <m:e>
                        <m:r>
                          <w:rPr>
                            <w:rFonts w:ascii="Cambria Math" w:eastAsia="宋体" w:hAnsi="Cambria Math"/>
                          </w:rPr>
                          <m:t>α</m:t>
                        </m:r>
                      </m:e>
                      <m:sub>
                        <m:r>
                          <w:rPr>
                            <w:rFonts w:ascii="Cambria Math" w:eastAsia="宋体" w:hAnsi="Cambria Math"/>
                          </w:rPr>
                          <m:t>S</m:t>
                        </m:r>
                      </m:sub>
                    </m:sSub>
                    <m:sSub>
                      <m:sSubPr>
                        <m:ctrlPr>
                          <w:rPr>
                            <w:rFonts w:ascii="Cambria Math" w:hAnsi="Cambria Math"/>
                          </w:rPr>
                        </m:ctrlPr>
                      </m:sSubPr>
                      <m:e>
                        <m:r>
                          <w:rPr>
                            <w:rFonts w:ascii="Cambria Math" w:eastAsia="宋体" w:hAnsi="Cambria Math"/>
                          </w:rPr>
                          <m:t>α</m:t>
                        </m:r>
                      </m:e>
                      <m:sub>
                        <m:r>
                          <w:rPr>
                            <w:rFonts w:ascii="Cambria Math" w:eastAsia="宋体" w:hAnsi="Cambria Math"/>
                          </w:rPr>
                          <m:t>B</m:t>
                        </m:r>
                      </m:sub>
                    </m:sSub>
                  </m:den>
                </m:f>
                <m:ctrlPr>
                  <w:rPr>
                    <w:rFonts w:ascii="Cambria Math" w:eastAsia="宋体" w:hAnsi="Cambria Math"/>
                  </w:rPr>
                </m:ctrlPr>
              </m:e>
            </m:eqArr>
          </m:e>
        </m:d>
      </m:oMath>
    </w:p>
    <w:p w14:paraId="030F3CF6" w14:textId="762EADB0" w:rsidR="005D6B3E" w:rsidRPr="005D6B3E" w:rsidRDefault="005D6B3E" w:rsidP="005D6B3E">
      <w:pPr>
        <w:pStyle w:val="afd"/>
        <w:ind w:firstLine="480"/>
        <w:rPr>
          <w:rFonts w:eastAsia="宋体"/>
        </w:rPr>
      </w:pPr>
      <w:r w:rsidRPr="005D6B3E">
        <w:rPr>
          <w:rFonts w:eastAsia="宋体"/>
        </w:rPr>
        <w:tab/>
      </w:r>
      <w:r>
        <w:rPr>
          <w:rFonts w:eastAsia="宋体"/>
        </w:rPr>
        <w:tab/>
      </w:r>
      <w:r w:rsidR="00B71EBA">
        <w:rPr>
          <w:rFonts w:eastAsia="宋体"/>
        </w:rPr>
        <w:t>(4.2.2.3)</w:t>
      </w:r>
    </w:p>
    <w:p w14:paraId="471B6AA9" w14:textId="0BC8B094" w:rsidR="004719EF" w:rsidRDefault="00B71EBA" w:rsidP="004719EF">
      <w:pPr>
        <w:pStyle w:val="af"/>
        <w:ind w:firstLine="480"/>
      </w:pPr>
      <w:r>
        <w:rPr>
          <w:rFonts w:hint="eastAsia"/>
        </w:rPr>
        <w:t>将</w:t>
      </w:r>
      <w:r>
        <w:rPr>
          <w:rFonts w:hint="eastAsia"/>
        </w:rPr>
        <w:t>4.2.2.3</w:t>
      </w:r>
      <w:r>
        <w:rPr>
          <w:rFonts w:hint="eastAsia"/>
        </w:rPr>
        <w:t>带入</w:t>
      </w:r>
      <w:r w:rsidR="00E507B8" w:rsidRPr="00E507B8">
        <w:rPr>
          <w:rFonts w:hint="eastAsia"/>
        </w:rPr>
        <w:t>平台</w:t>
      </w:r>
      <w:r w:rsidR="00E507B8" w:rsidRPr="00E507B8">
        <w:t>K</w:t>
      </w:r>
      <w:r>
        <w:rPr>
          <w:rFonts w:hint="eastAsia"/>
        </w:rPr>
        <w:t>的利润函数</w:t>
      </w:r>
      <w:r w:rsidR="00E507B8" w:rsidRPr="00E507B8">
        <w:rPr>
          <w:rFonts w:hint="eastAsia"/>
        </w:rPr>
        <w:t>：</w:t>
      </w:r>
      <m:oMath>
        <m:r>
          <m:rPr>
            <m:sty m:val="p"/>
          </m:rPr>
          <w:rPr>
            <w:rFonts w:ascii="Cambria Math" w:hAnsi="Cambria Math"/>
          </w:rPr>
          <m:t>π</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S</m:t>
            </m:r>
          </m:sub>
        </m:sSub>
        <m:sSub>
          <m:sSubPr>
            <m:ctrlPr>
              <w:rPr>
                <w:rFonts w:ascii="Cambria Math" w:hAnsi="Cambria Math"/>
              </w:rPr>
            </m:ctrlPr>
          </m:sSubPr>
          <m:e>
            <m:r>
              <w:rPr>
                <w:rFonts w:ascii="Cambria Math" w:hAnsi="Cambria Math"/>
              </w:rPr>
              <m:t>n</m:t>
            </m:r>
          </m:e>
          <m:sub>
            <m:r>
              <w:rPr>
                <w:rFonts w:ascii="Cambria Math" w:hAnsi="Cambria Math"/>
              </w:rPr>
              <m:t>KS</m:t>
            </m:r>
          </m:sub>
        </m:sSub>
        <m:r>
          <m:rPr>
            <m:sty m:val="p"/>
          </m:rPr>
          <w:rPr>
            <w:rFonts w:ascii="Cambria Math" w:hAnsi="Cambria Math"/>
          </w:rPr>
          <m:t>+</m:t>
        </m:r>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B</m:t>
            </m:r>
          </m:sub>
        </m:sSub>
        <m:sSub>
          <m:sSubPr>
            <m:ctrlPr>
              <w:rPr>
                <w:rFonts w:ascii="Cambria Math" w:hAnsi="Cambria Math"/>
              </w:rPr>
            </m:ctrlPr>
          </m:sSubPr>
          <m:e>
            <m:r>
              <w:rPr>
                <w:rFonts w:ascii="Cambria Math" w:hAnsi="Cambria Math"/>
              </w:rPr>
              <m:t>n</m:t>
            </m:r>
          </m:e>
          <m:sub>
            <m:r>
              <w:rPr>
                <w:rFonts w:ascii="Cambria Math" w:hAnsi="Cambria Math"/>
              </w:rPr>
              <m:t>KB</m:t>
            </m:r>
          </m:sub>
        </m:sSub>
      </m:oMath>
      <w:r w:rsidR="00E507B8" w:rsidRPr="00E507B8">
        <w:rPr>
          <w:rFonts w:hint="eastAsia"/>
        </w:rPr>
        <w:t>，</w:t>
      </w:r>
      <w:r>
        <w:rPr>
          <w:rFonts w:hint="eastAsia"/>
        </w:rPr>
        <w:t>并</w:t>
      </w:r>
      <w:r w:rsidR="00E507B8" w:rsidRPr="00E507B8">
        <w:rPr>
          <w:rFonts w:hint="eastAsia"/>
        </w:rPr>
        <w:t>分别</w:t>
      </w:r>
      <w:r w:rsidR="00E72E6F">
        <w:rPr>
          <w:rFonts w:hint="eastAsia"/>
        </w:rPr>
        <w:t>以</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B</m:t>
            </m:r>
          </m:sub>
        </m:sSub>
      </m:oMath>
      <w:r w:rsidR="00E72E6F" w:rsidRPr="00E507B8">
        <w:rPr>
          <w:rFonts w:hint="eastAsia"/>
        </w:rPr>
        <w:t>和</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S</m:t>
            </m:r>
          </m:sub>
        </m:sSub>
      </m:oMath>
      <w:r w:rsidR="002D32C4">
        <w:t>对其</w:t>
      </w:r>
      <w:r w:rsidR="00E507B8" w:rsidRPr="00E507B8">
        <w:rPr>
          <w:rFonts w:hint="eastAsia"/>
        </w:rPr>
        <w:t>进行一阶求导，求得均衡价格，即</w:t>
      </w:r>
      <w:r>
        <w:rPr>
          <w:rFonts w:hint="eastAsia"/>
        </w:rPr>
        <w:t>为</w:t>
      </w:r>
      <w:r w:rsidR="00E507B8" w:rsidRPr="00E507B8">
        <w:rPr>
          <w:rFonts w:hint="eastAsia"/>
        </w:rPr>
        <w:t>平台</w:t>
      </w:r>
      <w:r w:rsidR="00E507B8" w:rsidRPr="00E507B8">
        <w:t>K</w:t>
      </w:r>
      <w:r w:rsidR="004719EF" w:rsidRPr="00E507B8">
        <w:rPr>
          <w:rFonts w:hint="eastAsia"/>
        </w:rPr>
        <w:t>对消费者及</w:t>
      </w:r>
      <w:r w:rsidR="00724DAA">
        <w:rPr>
          <w:rFonts w:hint="eastAsia"/>
        </w:rPr>
        <w:t>供应商</w:t>
      </w:r>
      <w:r w:rsidR="004719EF" w:rsidRPr="00E507B8">
        <w:rPr>
          <w:rFonts w:hint="eastAsia"/>
        </w:rPr>
        <w:t>制定的均衡价</w:t>
      </w:r>
      <w:r w:rsidR="004719EF" w:rsidRPr="009E5B53">
        <w:rPr>
          <w:rFonts w:hint="eastAsia"/>
        </w:rPr>
        <w:t>格</w:t>
      </w:r>
      <w:r w:rsidR="00E507B8" w:rsidRPr="009E5B53">
        <w:rPr>
          <w:rFonts w:hint="eastAsia"/>
        </w:rPr>
        <w:t>：</w:t>
      </w:r>
    </w:p>
    <w:p w14:paraId="01D7A74C" w14:textId="5314569C" w:rsidR="004719EF" w:rsidRPr="00F43F55" w:rsidRDefault="00B71EBA" w:rsidP="00F43F55">
      <w:pPr>
        <w:pStyle w:val="afd"/>
        <w:ind w:firstLine="480"/>
        <w:rPr>
          <w:rFonts w:eastAsia="宋体"/>
        </w:rPr>
      </w:pPr>
      <w:r>
        <w:rPr>
          <w:rFonts w:eastAsia="宋体"/>
        </w:rPr>
        <w:tab/>
      </w:r>
      <m:oMath>
        <m:d>
          <m:dPr>
            <m:begChr m:val="{"/>
            <m:endChr m:val=""/>
            <m:ctrlPr>
              <w:rPr>
                <w:rFonts w:ascii="Cambria Math" w:eastAsia="宋体" w:hAnsi="Cambria Math"/>
              </w:rPr>
            </m:ctrlPr>
          </m:dPr>
          <m:e>
            <m:eqArr>
              <m:eqArrPr>
                <m:ctrlPr>
                  <w:rPr>
                    <w:rFonts w:ascii="Cambria Math" w:eastAsia="宋体" w:hAnsi="Cambria Math"/>
                  </w:rPr>
                </m:ctrlPr>
              </m:eqArrPr>
              <m:e>
                <m:eqArr>
                  <m:eqArrPr>
                    <m:ctrlPr>
                      <w:rPr>
                        <w:rFonts w:ascii="Cambria Math" w:eastAsia="宋体" w:hAnsi="Cambria Math"/>
                      </w:rPr>
                    </m:ctrlPr>
                  </m:eqArrPr>
                  <m:e>
                    <m:r>
                      <w:rPr>
                        <w:rFonts w:ascii="Cambria Math" w:eastAsia="宋体" w:hAnsi="Cambria Math"/>
                      </w:rPr>
                      <m:t xml:space="preserve">     </m:t>
                    </m:r>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KB</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宋体" w:hAnsi="Cambria Math"/>
                          </w:rPr>
                        </m:ctrlPr>
                      </m:fPr>
                      <m:num>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B</m:t>
                            </m:r>
                          </m:sub>
                        </m:sSub>
                        <m:d>
                          <m:dPr>
                            <m:ctrlPr>
                              <w:rPr>
                                <w:rFonts w:ascii="Cambria Math" w:eastAsiaTheme="minorEastAsia" w:hAnsi="Cambria Math"/>
                              </w:rPr>
                            </m:ctrlPr>
                          </m:dPr>
                          <m:e>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r>
                              <m:rPr>
                                <m:sty m:val="p"/>
                              </m:rP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e>
                        </m:d>
                        <m:sSub>
                          <m:sSubPr>
                            <m:ctrlPr>
                              <w:rPr>
                                <w:rFonts w:ascii="Cambria Math" w:hAnsi="Cambria Math"/>
                              </w:rPr>
                            </m:ctrlPr>
                          </m:sSubPr>
                          <m:e>
                            <m:r>
                              <w:rPr>
                                <w:rFonts w:ascii="Cambria Math" w:eastAsiaTheme="minorEastAsia" w:hAnsi="Cambria Math"/>
                              </w:rPr>
                              <m:t>S</m:t>
                            </m:r>
                          </m:e>
                          <m:sub>
                            <m:r>
                              <w:rPr>
                                <w:rFonts w:ascii="Cambria Math" w:eastAsiaTheme="minorEastAsia" w:hAnsi="Cambria Math"/>
                              </w:rPr>
                              <m:t>S</m:t>
                            </m:r>
                          </m:sub>
                        </m:sSub>
                        <m:r>
                          <m:rPr>
                            <m:sty m:val="p"/>
                          </m:rPr>
                          <w:rPr>
                            <w:rFonts w:ascii="Cambria Math" w:eastAsiaTheme="minorEastAsia" w:hAnsi="Cambria Math"/>
                          </w:rPr>
                          <m:t>/</m:t>
                        </m:r>
                        <m:r>
                          <w:rPr>
                            <w:rFonts w:ascii="Cambria Math" w:eastAsiaTheme="minorEastAsia" w:hAnsi="Cambria Math"/>
                          </w:rPr>
                          <m:t>e</m:t>
                        </m:r>
                      </m:num>
                      <m:den>
                        <m:r>
                          <m:rPr>
                            <m:sty m:val="p"/>
                          </m:rPr>
                          <w:rPr>
                            <w:rFonts w:ascii="Cambria Math" w:eastAsia="宋体" w:hAnsi="Cambria Math"/>
                          </w:rPr>
                          <m:t>2</m:t>
                        </m:r>
                      </m:den>
                    </m:f>
                    <m:r>
                      <m:rPr>
                        <m:sty m:val="p"/>
                      </m:rPr>
                      <w:rPr>
                        <w:rFonts w:ascii="Cambria Math" w:eastAsia="宋体" w:hAnsi="Cambria Math"/>
                      </w:rPr>
                      <m:t xml:space="preserve">                       </m:t>
                    </m:r>
                  </m:e>
                  <m:e>
                    <m:ctrlPr>
                      <w:rPr>
                        <w:rFonts w:ascii="Cambria Math" w:eastAsia="Cambria Math" w:hAnsi="Cambria Math"/>
                      </w:rPr>
                    </m:ctrlPr>
                  </m:e>
                  <m:e>
                    <m:sSubSup>
                      <m:sSubSupPr>
                        <m:ctrlPr>
                          <w:rPr>
                            <w:rFonts w:ascii="Cambria Math" w:eastAsia="宋体" w:hAnsi="Cambria Math"/>
                          </w:rPr>
                        </m:ctrlPr>
                      </m:sSubSupPr>
                      <m:e>
                        <m:r>
                          <m:rPr>
                            <m:sty m:val="p"/>
                          </m:rPr>
                          <w:rPr>
                            <w:rFonts w:ascii="Cambria Math" w:eastAsia="宋体" w:hAnsi="Cambria Math"/>
                          </w:rPr>
                          <m:t xml:space="preserve">   </m:t>
                        </m:r>
                        <m:r>
                          <w:rPr>
                            <w:rFonts w:ascii="Cambria Math" w:eastAsia="宋体" w:hAnsi="Cambria Math"/>
                          </w:rPr>
                          <m:t>P</m:t>
                        </m:r>
                      </m:e>
                      <m:sub>
                        <m:r>
                          <w:rPr>
                            <w:rFonts w:ascii="Cambria Math" w:eastAsia="宋体" w:hAnsi="Cambria Math"/>
                          </w:rPr>
                          <m:t>KS</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宋体" w:hAnsi="Cambria Math"/>
                          </w:rPr>
                        </m:ctrlPr>
                      </m:fPr>
                      <m:num>
                        <m:d>
                          <m:dPr>
                            <m:begChr m:val="["/>
                            <m:endChr m:val="]"/>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r>
                              <m:rPr>
                                <m:sty m:val="p"/>
                              </m:rP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r>
                              <m:rPr>
                                <m:sty m:val="p"/>
                              </m:rPr>
                              <w:rPr>
                                <w:rFonts w:ascii="Cambria Math" w:eastAsiaTheme="minorEastAsia" w:hAnsi="Cambria Math" w:hint="eastAsia"/>
                              </w:rPr>
                              <m:t>+</m:t>
                            </m:r>
                            <m:sSubSup>
                              <m:sSubSupPr>
                                <m:ctrlPr>
                                  <w:rPr>
                                    <w:rFonts w:ascii="Cambria Math" w:eastAsia="宋体" w:hAnsi="Cambria Math"/>
                                  </w:rPr>
                                </m:ctrlPr>
                              </m:sSubSupPr>
                              <m:e>
                                <m:r>
                                  <w:rPr>
                                    <w:rFonts w:ascii="Cambria Math" w:eastAsia="宋体" w:hAnsi="Cambria Math"/>
                                  </w:rPr>
                                  <m:t>α</m:t>
                                </m:r>
                              </m:e>
                              <m:sub>
                                <m:r>
                                  <w:rPr>
                                    <w:rFonts w:ascii="Cambria Math" w:eastAsiaTheme="minorEastAsia" w:hAnsi="Cambria Math" w:hint="eastAsia"/>
                                  </w:rPr>
                                  <m:t>B</m:t>
                                </m:r>
                              </m:sub>
                              <m:sup>
                                <m:r>
                                  <m:rPr>
                                    <m:sty m:val="p"/>
                                  </m:rPr>
                                  <w:rPr>
                                    <w:rFonts w:ascii="Cambria Math" w:eastAsiaTheme="minorEastAsia" w:hAnsi="Cambria Math" w:hint="eastAsia"/>
                                  </w:rPr>
                                  <m:t>2</m:t>
                                </m:r>
                              </m:sup>
                            </m:sSubSup>
                          </m:e>
                        </m:d>
                        <m:sSub>
                          <m:sSubPr>
                            <m:ctrlPr>
                              <w:rPr>
                                <w:rFonts w:ascii="Cambria Math" w:hAnsi="Cambria Math"/>
                              </w:rPr>
                            </m:ctrlPr>
                          </m:sSubPr>
                          <m:e>
                            <m:r>
                              <w:rPr>
                                <w:rFonts w:ascii="Cambria Math" w:eastAsiaTheme="minorEastAsia" w:hAnsi="Cambria Math"/>
                              </w:rPr>
                              <m:t>S</m:t>
                            </m:r>
                          </m:e>
                          <m:sub>
                            <m:r>
                              <w:rPr>
                                <w:rFonts w:ascii="Cambria Math" w:eastAsiaTheme="minorEastAsia" w:hAnsi="Cambria Math"/>
                              </w:rPr>
                              <m:t>S</m:t>
                            </m:r>
                          </m:sub>
                        </m:sSub>
                        <m:r>
                          <m:rPr>
                            <m:sty m:val="p"/>
                          </m:rPr>
                          <w:rPr>
                            <w:rFonts w:ascii="Cambria Math" w:eastAsiaTheme="minorEastAsia" w:hAnsi="Cambria Math"/>
                          </w:rPr>
                          <m:t>/</m:t>
                        </m:r>
                        <m:r>
                          <w:rPr>
                            <w:rFonts w:ascii="Cambria Math" w:eastAsiaTheme="minorEastAsia" w:hAnsi="Cambria Math"/>
                          </w:rPr>
                          <m:t>e</m:t>
                        </m:r>
                        <m:r>
                          <m:rPr>
                            <m:sty m:val="p"/>
                          </m:rP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hint="eastAsia"/>
                              </w:rPr>
                              <m:t>B</m:t>
                            </m:r>
                          </m:sub>
                        </m:sSub>
                      </m:num>
                      <m:den>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B</m:t>
                            </m:r>
                          </m:sub>
                        </m:sSub>
                      </m:den>
                    </m:f>
                  </m:e>
                </m:eqArr>
              </m:e>
              <m:e/>
            </m:eqArr>
          </m:e>
        </m:d>
      </m:oMath>
      <w:r>
        <w:rPr>
          <w:rFonts w:eastAsia="宋体"/>
        </w:rPr>
        <w:tab/>
        <w:t>(4.2.2.4)</w:t>
      </w:r>
    </w:p>
    <w:p w14:paraId="45289693" w14:textId="0CA9C48E" w:rsidR="004719EF" w:rsidRPr="009E5B53" w:rsidRDefault="004719EF" w:rsidP="009E5B53">
      <w:pPr>
        <w:pStyle w:val="af"/>
        <w:ind w:firstLine="480"/>
      </w:pPr>
      <w:r w:rsidRPr="009E5B53">
        <w:rPr>
          <w:rFonts w:hint="eastAsia"/>
        </w:rPr>
        <w:t>将</w:t>
      </w:r>
      <w:r w:rsidRPr="009E5B53">
        <w:rPr>
          <w:rFonts w:hint="eastAsia"/>
        </w:rPr>
        <w:t>4.</w:t>
      </w:r>
      <w:r w:rsidR="009E5B53" w:rsidRPr="009E5B53">
        <w:rPr>
          <w:rFonts w:hint="eastAsia"/>
        </w:rPr>
        <w:t>2.2.</w:t>
      </w:r>
      <w:r w:rsidR="00DB4687">
        <w:t>4</w:t>
      </w:r>
      <w:r w:rsidRPr="009E5B53">
        <w:rPr>
          <w:rFonts w:hint="eastAsia"/>
        </w:rPr>
        <w:t>带回</w:t>
      </w:r>
      <w:r w:rsidR="00DB4687">
        <w:rPr>
          <w:rFonts w:hint="eastAsia"/>
        </w:rPr>
        <w:t>4.2.2.1</w:t>
      </w:r>
      <w:r w:rsidR="00DB4687">
        <w:rPr>
          <w:rFonts w:hint="eastAsia"/>
        </w:rPr>
        <w:t>及</w:t>
      </w:r>
      <w:r w:rsidRPr="009E5B53">
        <w:rPr>
          <w:rFonts w:hint="eastAsia"/>
        </w:rPr>
        <w:t>4.</w:t>
      </w:r>
      <w:r w:rsidR="009E5B53" w:rsidRPr="009E5B53">
        <w:rPr>
          <w:rFonts w:hint="eastAsia"/>
        </w:rPr>
        <w:t>2.2.</w:t>
      </w:r>
      <w:r w:rsidRPr="009E5B53">
        <w:rPr>
          <w:rFonts w:hint="eastAsia"/>
        </w:rPr>
        <w:t>2</w:t>
      </w:r>
      <w:r w:rsidRPr="009E5B53">
        <w:rPr>
          <w:rFonts w:hint="eastAsia"/>
        </w:rPr>
        <w:t>需求函数中则可得到均衡数量：</w:t>
      </w:r>
    </w:p>
    <w:p w14:paraId="41256948" w14:textId="0D522CAD" w:rsidR="004719EF" w:rsidRPr="00F43F55" w:rsidRDefault="00DB4687" w:rsidP="00F43F55">
      <w:pPr>
        <w:pStyle w:val="afd"/>
        <w:ind w:firstLine="480"/>
        <w:rPr>
          <w:rFonts w:eastAsiaTheme="minorEastAsia"/>
        </w:rPr>
      </w:pPr>
      <w:r>
        <w:rPr>
          <w:rFonts w:eastAsia="宋体"/>
        </w:rPr>
        <w:tab/>
      </w:r>
      <m:oMath>
        <m:d>
          <m:dPr>
            <m:begChr m:val="{"/>
            <m:endChr m:val=""/>
            <m:ctrlPr>
              <w:rPr>
                <w:rFonts w:ascii="Cambria Math" w:eastAsia="宋体" w:hAnsi="Cambria Math"/>
              </w:rPr>
            </m:ctrlPr>
          </m:dPr>
          <m:e>
            <m:eqArr>
              <m:eqArrPr>
                <m:ctrlPr>
                  <w:rPr>
                    <w:rFonts w:ascii="Cambria Math" w:eastAsia="宋体" w:hAnsi="Cambria Math"/>
                  </w:rPr>
                </m:ctrlPr>
              </m:eqArrPr>
              <m:e>
                <m:eqArr>
                  <m:eqArrPr>
                    <m:ctrlPr>
                      <w:rPr>
                        <w:rFonts w:ascii="Cambria Math" w:eastAsia="宋体" w:hAnsi="Cambria Math"/>
                      </w:rPr>
                    </m:ctrlPr>
                  </m:eqArrPr>
                  <m:e>
                    <m:sSubSup>
                      <m:sSubSupPr>
                        <m:ctrlPr>
                          <w:rPr>
                            <w:rFonts w:ascii="Cambria Math" w:eastAsia="宋体" w:hAnsi="Cambria Math"/>
                          </w:rPr>
                        </m:ctrlPr>
                      </m:sSubSupPr>
                      <m:e>
                        <m:r>
                          <m:rPr>
                            <m:sty m:val="p"/>
                          </m:rPr>
                          <w:rPr>
                            <w:rFonts w:ascii="Cambria Math" w:eastAsia="宋体" w:hAnsi="Cambria Math"/>
                          </w:rPr>
                          <m:t xml:space="preserve">  </m:t>
                        </m:r>
                        <m:r>
                          <w:rPr>
                            <w:rFonts w:ascii="Cambria Math" w:eastAsia="宋体" w:hAnsi="Cambria Math"/>
                          </w:rPr>
                          <m:t>n</m:t>
                        </m:r>
                      </m:e>
                      <m:sub>
                        <m:r>
                          <w:rPr>
                            <w:rFonts w:ascii="Cambria Math" w:eastAsia="宋体" w:hAnsi="Cambria Math"/>
                          </w:rPr>
                          <m:t>KB</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宋体" w:hAnsi="Cambria Math"/>
                          </w:rPr>
                        </m:ctrlPr>
                      </m:fPr>
                      <m:num>
                        <m:sSub>
                          <m:sSubPr>
                            <m:ctrlPr>
                              <w:rPr>
                                <w:rFonts w:ascii="Cambria Math" w:eastAsia="宋体" w:hAnsi="Cambria Math"/>
                              </w:rPr>
                            </m:ctrlPr>
                          </m:sSubPr>
                          <m:e>
                            <m:r>
                              <w:rPr>
                                <w:rFonts w:ascii="Cambria Math" w:eastAsia="宋体" w:hAnsi="Cambria Math"/>
                              </w:rPr>
                              <m:t>V</m:t>
                            </m:r>
                          </m:e>
                          <m:sub>
                            <m:r>
                              <w:rPr>
                                <w:rFonts w:ascii="Cambria Math" w:eastAsiaTheme="minorEastAsia" w:hAnsi="Cambria Math" w:hint="eastAsia"/>
                              </w:rPr>
                              <m:t>B</m:t>
                            </m:r>
                          </m:sub>
                        </m:sSub>
                        <m:d>
                          <m:dPr>
                            <m:ctrlPr>
                              <w:rPr>
                                <w:rFonts w:ascii="Cambria Math" w:eastAsiaTheme="minorEastAsia" w:hAnsi="Cambria Math"/>
                              </w:rPr>
                            </m:ctrlPr>
                          </m:dPr>
                          <m:e>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r>
                              <m:rPr>
                                <m:sty m:val="p"/>
                              </m:rP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e>
                        </m:d>
                        <w:bookmarkStart w:id="258" w:name="OLE_LINK42"/>
                        <w:bookmarkStart w:id="259" w:name="OLE_LINK43"/>
                        <m:sSub>
                          <m:sSubPr>
                            <m:ctrlPr>
                              <w:rPr>
                                <w:rFonts w:ascii="Cambria Math" w:hAnsi="Cambria Math"/>
                              </w:rPr>
                            </m:ctrlPr>
                          </m:sSubPr>
                          <m:e>
                            <m:r>
                              <w:rPr>
                                <w:rFonts w:ascii="Cambria Math" w:eastAsiaTheme="minorEastAsia" w:hAnsi="Cambria Math"/>
                              </w:rPr>
                              <m:t>S</m:t>
                            </m:r>
                          </m:e>
                          <m:sub>
                            <m:r>
                              <w:rPr>
                                <w:rFonts w:ascii="Cambria Math" w:eastAsiaTheme="minorEastAsia" w:hAnsi="Cambria Math"/>
                              </w:rPr>
                              <m:t>S</m:t>
                            </m:r>
                          </m:sub>
                        </m:sSub>
                        <m:r>
                          <m:rPr>
                            <m:sty m:val="p"/>
                          </m:rPr>
                          <w:rPr>
                            <w:rFonts w:ascii="Cambria Math" w:eastAsiaTheme="minorEastAsia" w:hAnsi="Cambria Math"/>
                          </w:rPr>
                          <m:t>/</m:t>
                        </m:r>
                        <m:r>
                          <w:rPr>
                            <w:rFonts w:ascii="Cambria Math" w:eastAsiaTheme="minorEastAsia" w:hAnsi="Cambria Math"/>
                          </w:rPr>
                          <m:t>e</m:t>
                        </m:r>
                        <w:bookmarkEnd w:id="258"/>
                        <w:bookmarkEnd w:id="259"/>
                      </m:num>
                      <m:den>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B</m:t>
                            </m:r>
                          </m:sub>
                        </m:sSub>
                      </m:den>
                    </m:f>
                    <m:r>
                      <m:rPr>
                        <m:sty m:val="p"/>
                      </m:rPr>
                      <w:rPr>
                        <w:rFonts w:ascii="Cambria Math" w:eastAsia="宋体" w:hAnsi="Cambria Math"/>
                      </w:rPr>
                      <m:t xml:space="preserve">  </m:t>
                    </m:r>
                  </m:e>
                  <m:e>
                    <m:ctrlPr>
                      <w:rPr>
                        <w:rFonts w:ascii="Cambria Math" w:eastAsia="Cambria Math" w:hAnsi="Cambria Math"/>
                      </w:rPr>
                    </m:ctrlPr>
                  </m:e>
                  <m:e>
                    <m:r>
                      <w:rPr>
                        <w:rFonts w:ascii="Cambria Math" w:eastAsia="Cambria Math" w:hAnsi="Cambria Math"/>
                      </w:rPr>
                      <m:t xml:space="preserve">       </m:t>
                    </m:r>
                    <m:sSubSup>
                      <m:sSubSupPr>
                        <m:ctrlPr>
                          <w:rPr>
                            <w:rFonts w:ascii="Cambria Math" w:eastAsia="宋体" w:hAnsi="Cambria Math"/>
                          </w:rPr>
                        </m:ctrlPr>
                      </m:sSubSupPr>
                      <m:e>
                        <m:r>
                          <w:rPr>
                            <w:rFonts w:ascii="Cambria Math" w:eastAsia="宋体" w:hAnsi="Cambria Math"/>
                          </w:rPr>
                          <m:t>n</m:t>
                        </m:r>
                      </m:e>
                      <m:sub>
                        <m:r>
                          <w:rPr>
                            <w:rFonts w:ascii="Cambria Math" w:eastAsia="宋体" w:hAnsi="Cambria Math"/>
                          </w:rPr>
                          <m:t>KS</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Theme="minorEastAsia" w:hAnsi="Cambria Math"/>
                          </w:rPr>
                        </m:ctrlPr>
                      </m:fPr>
                      <m:num>
                        <m:sSub>
                          <m:sSubPr>
                            <m:ctrlPr>
                              <w:rPr>
                                <w:rFonts w:ascii="Cambria Math" w:hAnsi="Cambria Math"/>
                              </w:rPr>
                            </m:ctrlPr>
                          </m:sSubPr>
                          <m:e>
                            <m:r>
                              <w:rPr>
                                <w:rFonts w:ascii="Cambria Math" w:eastAsiaTheme="minorEastAsia" w:hAnsi="Cambria Math"/>
                              </w:rPr>
                              <m:t>S</m:t>
                            </m:r>
                          </m:e>
                          <m:sub>
                            <m:r>
                              <w:rPr>
                                <w:rFonts w:ascii="Cambria Math" w:eastAsiaTheme="minorEastAsia" w:hAnsi="Cambria Math"/>
                              </w:rPr>
                              <m:t>S</m:t>
                            </m:r>
                          </m:sub>
                        </m:sSub>
                      </m:num>
                      <m:den>
                        <m:r>
                          <w:rPr>
                            <w:rFonts w:ascii="Cambria Math" w:eastAsiaTheme="minorEastAsia" w:hAnsi="Cambria Math"/>
                          </w:rPr>
                          <m:t>e</m:t>
                        </m:r>
                      </m:den>
                    </m:f>
                    <m:r>
                      <m:rPr>
                        <m:sty m:val="p"/>
                      </m:rPr>
                      <w:rPr>
                        <w:rFonts w:ascii="Cambria Math" w:eastAsiaTheme="minorEastAsia" w:hAnsi="Cambria Math"/>
                      </w:rPr>
                      <m:t xml:space="preserve">                            </m:t>
                    </m:r>
                  </m:e>
                </m:eqArr>
              </m:e>
              <m:e/>
            </m:eqArr>
          </m:e>
        </m:d>
      </m:oMath>
      <w:r>
        <w:rPr>
          <w:rFonts w:eastAsia="宋体"/>
        </w:rPr>
        <w:tab/>
        <w:t>(4.2.2.5)</w:t>
      </w:r>
    </w:p>
    <w:p w14:paraId="119A87E8" w14:textId="2345B4A0" w:rsidR="004719EF" w:rsidRDefault="004719EF" w:rsidP="00A14092">
      <w:pPr>
        <w:pStyle w:val="af"/>
        <w:ind w:firstLine="480"/>
      </w:pPr>
      <w:r>
        <w:rPr>
          <w:rFonts w:hint="eastAsia"/>
        </w:rPr>
        <w:t>此时，平台</w:t>
      </w:r>
      <w:r>
        <w:rPr>
          <w:rFonts w:hint="eastAsia"/>
        </w:rPr>
        <w:t>K</w:t>
      </w:r>
      <w:r>
        <w:rPr>
          <w:rFonts w:hint="eastAsia"/>
        </w:rPr>
        <w:t>的</w:t>
      </w:r>
      <w:r w:rsidR="00A14092">
        <w:rPr>
          <w:rFonts w:hint="eastAsia"/>
        </w:rPr>
        <w:t>最大化</w:t>
      </w:r>
      <w:r>
        <w:rPr>
          <w:rFonts w:hint="eastAsia"/>
        </w:rPr>
        <w:t>利润为：</w:t>
      </w:r>
    </w:p>
    <w:p w14:paraId="705C82FB" w14:textId="0C7354BC" w:rsidR="004719EF" w:rsidRPr="00F43F55" w:rsidRDefault="00DB4687" w:rsidP="00F43F55">
      <w:pPr>
        <w:pStyle w:val="afd"/>
        <w:ind w:firstLine="480"/>
        <w:rPr>
          <w:rFonts w:eastAsia="宋体"/>
        </w:rPr>
      </w:pPr>
      <w:bookmarkStart w:id="260" w:name="OLE_LINK85"/>
      <w:r>
        <w:rPr>
          <w:rFonts w:eastAsia="宋体"/>
        </w:rPr>
        <w:tab/>
      </w:r>
      <m:oMath>
        <m:sSubSup>
          <m:sSubSupPr>
            <m:ctrlPr>
              <w:rPr>
                <w:rFonts w:ascii="Cambria Math" w:eastAsia="宋体" w:hAnsi="Cambria Math"/>
                <w:i/>
              </w:rPr>
            </m:ctrlPr>
          </m:sSubSupPr>
          <m:e>
            <m:r>
              <w:rPr>
                <w:rFonts w:ascii="Cambria Math" w:eastAsia="宋体" w:hAnsi="Cambria Math"/>
              </w:rPr>
              <m:t>π</m:t>
            </m:r>
          </m:e>
          <m:sub>
            <m:r>
              <w:rPr>
                <w:rFonts w:ascii="Cambria Math" w:eastAsia="宋体" w:hAnsi="Cambria Math"/>
              </w:rPr>
              <m:t>K</m:t>
            </m:r>
          </m:sub>
          <m:sup>
            <m:r>
              <w:rPr>
                <w:rFonts w:ascii="Cambria Math" w:eastAsia="宋体" w:hAnsi="Cambria Math"/>
              </w:rPr>
              <m:t>*</m:t>
            </m:r>
          </m:sup>
        </m:sSubSup>
        <w:bookmarkEnd w:id="260"/>
        <m:r>
          <w:rPr>
            <w:rFonts w:ascii="Cambria Math" w:eastAsia="宋体" w:hAnsi="Cambria Math" w:hint="eastAsia"/>
          </w:rPr>
          <m:t>=</m:t>
        </m:r>
        <m:f>
          <m:fPr>
            <m:ctrlPr>
              <w:rPr>
                <w:rFonts w:ascii="Cambria Math" w:eastAsia="宋体" w:hAnsi="Cambria Math"/>
                <w:i/>
              </w:rPr>
            </m:ctrlPr>
          </m:fPr>
          <m:num>
            <m:f>
              <m:fPr>
                <m:ctrlPr>
                  <w:rPr>
                    <w:rFonts w:ascii="Cambria Math" w:eastAsiaTheme="minorEastAsia" w:hAnsi="Cambria Math"/>
                    <w:i/>
                  </w:rPr>
                </m:ctrlPr>
              </m:fPr>
              <m:num>
                <m:sSubSup>
                  <m:sSubSupPr>
                    <m:ctrlPr>
                      <w:rPr>
                        <w:rFonts w:ascii="Cambria Math" w:eastAsia="宋体" w:hAnsi="Cambria Math"/>
                        <w:i/>
                      </w:rPr>
                    </m:ctrlPr>
                  </m:sSubSupPr>
                  <m:e>
                    <m:r>
                      <w:rPr>
                        <w:rFonts w:ascii="Cambria Math" w:eastAsiaTheme="minorEastAsia" w:hAnsi="Cambria Math" w:hint="eastAsia"/>
                      </w:rPr>
                      <m:t>V</m:t>
                    </m:r>
                  </m:e>
                  <m:sub>
                    <m:r>
                      <w:rPr>
                        <w:rFonts w:ascii="Cambria Math" w:eastAsiaTheme="minorEastAsia" w:hAnsi="Cambria Math" w:hint="eastAsia"/>
                      </w:rPr>
                      <m:t>B</m:t>
                    </m:r>
                  </m:sub>
                  <m:sup>
                    <m:r>
                      <w:rPr>
                        <w:rFonts w:ascii="Cambria Math" w:eastAsiaTheme="minorEastAsia" w:hAnsi="Cambria Math" w:hint="eastAsia"/>
                      </w:rPr>
                      <m:t>2</m:t>
                    </m:r>
                  </m:sup>
                </m:sSubSup>
              </m:num>
              <m:den>
                <m:r>
                  <w:rPr>
                    <w:rFonts w:ascii="Cambria Math" w:eastAsiaTheme="minorEastAsia" w:hAnsi="Cambria Math"/>
                  </w:rPr>
                  <m:t>e</m:t>
                </m:r>
              </m:den>
            </m:f>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B</m:t>
                                </m:r>
                              </m:sub>
                            </m:sSub>
                            <m:r>
                              <w:rPr>
                                <w:rFonts w:ascii="Cambria Math" w:eastAsiaTheme="minorEastAsia" w:hAnsi="Cambria Math"/>
                              </w:rPr>
                              <m:t>+</m:t>
                            </m:r>
                            <m:sSub>
                              <m:sSubPr>
                                <m:ctrlPr>
                                  <w:rPr>
                                    <w:rFonts w:ascii="Cambria Math" w:eastAsia="宋体" w:hAnsi="Cambria Math"/>
                                    <w:i/>
                                  </w:rPr>
                                </m:ctrlPr>
                              </m:sSubPr>
                              <m:e>
                                <m:r>
                                  <w:rPr>
                                    <w:rFonts w:ascii="Cambria Math" w:eastAsia="宋体" w:hAnsi="Cambria Math"/>
                                  </w:rPr>
                                  <m:t>α</m:t>
                                </m:r>
                              </m:e>
                              <m:sub>
                                <m:r>
                                  <w:rPr>
                                    <w:rFonts w:ascii="Cambria Math" w:eastAsia="宋体" w:hAnsi="Cambria Math"/>
                                  </w:rPr>
                                  <m:t>S</m:t>
                                </m:r>
                              </m:sub>
                            </m:sSub>
                          </m:e>
                        </m:d>
                        <m:sSub>
                          <m:sSubPr>
                            <m:ctrlPr>
                              <w:rPr>
                                <w:rFonts w:ascii="Cambria Math" w:hAnsi="Cambria Math"/>
                                <w:i/>
                              </w:rPr>
                            </m:ctrlPr>
                          </m:sSubPr>
                          <m:e>
                            <m:r>
                              <w:rPr>
                                <w:rFonts w:ascii="Cambria Math" w:eastAsiaTheme="minorEastAsia" w:hAnsi="Cambria Math"/>
                              </w:rPr>
                              <m:t>S</m:t>
                            </m:r>
                          </m:e>
                          <m:sub>
                            <m:r>
                              <w:rPr>
                                <w:rFonts w:ascii="Cambria Math" w:eastAsiaTheme="minorEastAsia" w:hAnsi="Cambria Math"/>
                              </w:rPr>
                              <m:t>S</m:t>
                            </m:r>
                          </m:sub>
                        </m:sSub>
                      </m:num>
                      <m:den>
                        <m:r>
                          <w:rPr>
                            <w:rFonts w:ascii="Cambria Math" w:eastAsiaTheme="minorEastAsia" w:hAnsi="Cambria Math"/>
                          </w:rPr>
                          <m:t>e</m:t>
                        </m:r>
                      </m:den>
                    </m:f>
                  </m:e>
                </m:d>
              </m:e>
              <m:sup>
                <m:r>
                  <w:rPr>
                    <w:rFonts w:ascii="Cambria Math" w:eastAsiaTheme="minorEastAsia" w:hAnsi="Cambria Math" w:hint="eastAsia"/>
                  </w:rPr>
                  <m:t>2</m:t>
                </m:r>
              </m:sup>
            </m:sSup>
          </m:num>
          <m:den>
            <m:r>
              <w:rPr>
                <w:rFonts w:ascii="Cambria Math" w:eastAsiaTheme="minorEastAsia" w:hAnsi="Cambria Math" w:hint="eastAsia"/>
              </w:rPr>
              <m:t>2</m:t>
            </m:r>
            <m:sSub>
              <m:sSubPr>
                <m:ctrlPr>
                  <w:rPr>
                    <w:rFonts w:ascii="Cambria Math" w:eastAsia="宋体" w:hAnsi="Cambria Math"/>
                    <w:i/>
                  </w:rPr>
                </m:ctrlPr>
              </m:sSubPr>
              <m:e>
                <m:r>
                  <w:rPr>
                    <w:rFonts w:ascii="Cambria Math" w:eastAsia="宋体" w:hAnsi="Cambria Math"/>
                  </w:rPr>
                  <m:t>t</m:t>
                </m:r>
              </m:e>
              <m:sub>
                <m:r>
                  <w:rPr>
                    <w:rFonts w:ascii="Cambria Math" w:eastAsiaTheme="minorEastAsia" w:hAnsi="Cambria Math" w:hint="eastAsia"/>
                  </w:rPr>
                  <m:t>B</m:t>
                </m:r>
              </m:sub>
            </m:sSub>
          </m:den>
        </m:f>
        <m:r>
          <w:rPr>
            <w:rFonts w:ascii="Cambria Math" w:eastAsiaTheme="minorEastAsia" w:hAnsi="Cambria Math" w:hint="eastAsia"/>
          </w:rPr>
          <m:t>+</m:t>
        </m:r>
        <m:f>
          <m:fPr>
            <m:ctrlPr>
              <w:rPr>
                <w:rFonts w:ascii="Cambria Math" w:eastAsia="宋体" w:hAnsi="Cambria Math"/>
                <w:i/>
              </w:rPr>
            </m:ctrlPr>
          </m:fPr>
          <m:num>
            <m:d>
              <m:dPr>
                <m:ctrlPr>
                  <w:rPr>
                    <w:rFonts w:ascii="Cambria Math" w:eastAsiaTheme="minorEastAsia" w:hAnsi="Cambria Math"/>
                    <w:i/>
                  </w:rPr>
                </m:ctrlPr>
              </m:dPr>
              <m:e>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B</m:t>
                    </m:r>
                  </m:sub>
                </m:sSub>
                <m:sSub>
                  <m:sSubPr>
                    <m:ctrlPr>
                      <w:rPr>
                        <w:rFonts w:ascii="Cambria Math" w:eastAsia="宋体" w:hAnsi="Cambria Math"/>
                        <w:i/>
                      </w:rPr>
                    </m:ctrlPr>
                  </m:sSubPr>
                  <m:e>
                    <m:r>
                      <w:rPr>
                        <w:rFonts w:ascii="Cambria Math" w:eastAsia="宋体" w:hAnsi="Cambria Math"/>
                      </w:rPr>
                      <m:t>t</m:t>
                    </m:r>
                  </m:e>
                  <m:sub>
                    <m:r>
                      <w:rPr>
                        <w:rFonts w:ascii="Cambria Math" w:eastAsia="宋体" w:hAnsi="Cambria Math"/>
                      </w:rPr>
                      <m:t>S</m:t>
                    </m:r>
                  </m:sub>
                </m:sSub>
                <m:r>
                  <w:rPr>
                    <w:rFonts w:ascii="Cambria Math" w:eastAsiaTheme="minorEastAsia" w:hAnsi="Cambria Math" w:hint="eastAsia"/>
                  </w:rPr>
                  <m:t>+2</m:t>
                </m:r>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hint="eastAsia"/>
                      </w:rPr>
                      <m:t>B</m:t>
                    </m:r>
                  </m:sub>
                  <m:sup>
                    <m:r>
                      <w:rPr>
                        <w:rFonts w:ascii="Cambria Math" w:eastAsiaTheme="minorEastAsia" w:hAnsi="Cambria Math" w:hint="eastAsia"/>
                      </w:rPr>
                      <m:t>2</m:t>
                    </m:r>
                  </m:sup>
                </m:sSubSup>
              </m:e>
            </m:d>
            <m:sSubSup>
              <m:sSubSupPr>
                <m:ctrlPr>
                  <w:rPr>
                    <w:rFonts w:ascii="Cambria Math" w:eastAsiaTheme="minorEastAsia" w:hAnsi="Cambria Math"/>
                    <w:i/>
                  </w:rPr>
                </m:ctrlPr>
              </m:sSubSupPr>
              <m:e>
                <m:r>
                  <w:rPr>
                    <w:rFonts w:ascii="Cambria Math" w:eastAsiaTheme="minorEastAsia" w:hAnsi="Cambria Math" w:hint="eastAsia"/>
                  </w:rPr>
                  <m:t>S</m:t>
                </m:r>
              </m:e>
              <m:sub>
                <m:r>
                  <w:rPr>
                    <w:rFonts w:ascii="Cambria Math" w:eastAsiaTheme="minorEastAsia" w:hAnsi="Cambria Math" w:hint="eastAsia"/>
                  </w:rPr>
                  <m:t>S</m:t>
                </m:r>
              </m:sub>
              <m:sup>
                <m:r>
                  <w:rPr>
                    <w:rFonts w:ascii="Cambria Math" w:eastAsiaTheme="minorEastAsia" w:hAnsi="Cambria Math" w:hint="eastAsia"/>
                  </w:rPr>
                  <m:t>2</m:t>
                </m:r>
              </m:sup>
            </m:sSubSup>
            <m:r>
              <w:rPr>
                <w:rFonts w:ascii="Cambria Math" w:eastAsiaTheme="minorEastAsia" w:hAnsi="Cambria Math" w:hint="eastAsia"/>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hint="eastAsia"/>
                  </w:rPr>
                  <m:t>2</m:t>
                </m:r>
              </m:sup>
            </m:sSup>
          </m:num>
          <m:den>
            <m:sSub>
              <m:sSubPr>
                <m:ctrlPr>
                  <w:rPr>
                    <w:rFonts w:ascii="Cambria Math" w:eastAsia="宋体" w:hAnsi="Cambria Math"/>
                    <w:i/>
                  </w:rPr>
                </m:ctrlPr>
              </m:sSubPr>
              <m:e>
                <m:r>
                  <w:rPr>
                    <w:rFonts w:ascii="Cambria Math" w:eastAsia="宋体" w:hAnsi="Cambria Math"/>
                  </w:rPr>
                  <m:t>t</m:t>
                </m:r>
              </m:e>
              <m:sub>
                <m:r>
                  <w:rPr>
                    <w:rFonts w:ascii="Cambria Math" w:eastAsiaTheme="minorEastAsia" w:hAnsi="Cambria Math" w:hint="eastAsia"/>
                  </w:rPr>
                  <m:t>B</m:t>
                </m:r>
              </m:sub>
            </m:sSub>
          </m:den>
        </m:f>
      </m:oMath>
      <w:r>
        <w:rPr>
          <w:rFonts w:eastAsia="宋体"/>
        </w:rPr>
        <w:tab/>
        <w:t>(4.2.2.6)</w:t>
      </w:r>
    </w:p>
    <w:p w14:paraId="35DCBDCF" w14:textId="77777777" w:rsidR="009E5B53" w:rsidRDefault="009E5B53" w:rsidP="009E5B53">
      <w:pPr>
        <w:pStyle w:val="af"/>
        <w:ind w:firstLine="480"/>
        <w:rPr>
          <w:rStyle w:val="af0"/>
          <w:rFonts w:asciiTheme="minorEastAsia" w:eastAsiaTheme="minorEastAsia" w:hAnsiTheme="minorEastAsia"/>
        </w:rPr>
      </w:pPr>
      <w:r>
        <w:t>对</w:t>
      </w:r>
      <w:r w:rsidRPr="007C5B4B">
        <w:rPr>
          <w:rStyle w:val="af0"/>
          <w:rFonts w:hint="eastAsia"/>
        </w:rPr>
        <w:t>利润函数进行二阶求导分析利润和定价之间的关系，发现皆小于零</w:t>
      </w:r>
      <w:r>
        <w:rPr>
          <w:rStyle w:val="af0"/>
          <w:rFonts w:asciiTheme="minorEastAsia" w:eastAsiaTheme="minorEastAsia" w:hAnsiTheme="minorEastAsia" w:hint="eastAsia"/>
        </w:rPr>
        <w:t>。</w:t>
      </w:r>
    </w:p>
    <w:p w14:paraId="706A7BBF" w14:textId="77777777" w:rsidR="009E5B53" w:rsidRPr="00F43F55" w:rsidRDefault="001D719A" w:rsidP="00F43F55">
      <w:pPr>
        <w:pStyle w:val="afd"/>
        <w:ind w:firstLine="480"/>
        <w:rPr>
          <w:rStyle w:val="af0"/>
        </w:rPr>
      </w:pPr>
      <m:oMathPara>
        <m:oMathParaPr>
          <m:jc m:val="center"/>
        </m:oMathParaPr>
        <m:oMath>
          <m:f>
            <m:fPr>
              <m:ctrlPr>
                <w:rPr>
                  <w:rStyle w:val="af0"/>
                  <w:rFonts w:ascii="Cambria Math" w:eastAsia="宋体" w:hAnsi="Cambria Math"/>
                </w:rPr>
              </m:ctrlPr>
            </m:fPr>
            <m:num>
              <m:sSup>
                <m:sSupPr>
                  <m:ctrlPr>
                    <w:rPr>
                      <w:rStyle w:val="af0"/>
                      <w:rFonts w:ascii="Cambria Math" w:eastAsia="宋体" w:hAnsi="Cambria Math"/>
                    </w:rPr>
                  </m:ctrlPr>
                </m:sSupPr>
                <m:e>
                  <m:r>
                    <w:rPr>
                      <w:rStyle w:val="af0"/>
                      <w:rFonts w:ascii="Cambria Math" w:eastAsia="宋体" w:hAnsi="Cambria Math"/>
                    </w:rPr>
                    <m:t>∂</m:t>
                  </m:r>
                </m:e>
                <m:sup>
                  <m:r>
                    <m:rPr>
                      <m:sty m:val="p"/>
                    </m:rPr>
                    <w:rPr>
                      <w:rStyle w:val="af0"/>
                      <w:rFonts w:ascii="Cambria Math" w:eastAsiaTheme="minorEastAsia" w:hAnsi="Cambria Math" w:hint="eastAsia"/>
                    </w:rPr>
                    <m:t>2</m:t>
                  </m:r>
                </m:sup>
              </m:sSup>
              <m:r>
                <w:rPr>
                  <w:rStyle w:val="af0"/>
                  <w:rFonts w:ascii="Cambria Math" w:eastAsia="宋体" w:hAnsi="Cambria Math"/>
                </w:rPr>
                <m:t>π</m:t>
              </m:r>
            </m:num>
            <m:den>
              <m:r>
                <w:rPr>
                  <w:rStyle w:val="af0"/>
                  <w:rFonts w:ascii="Cambria Math" w:eastAsia="宋体" w:hAnsi="Cambria Math"/>
                </w:rPr>
                <m:t>∂</m:t>
              </m:r>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KB</m:t>
                  </m:r>
                </m:sub>
                <m:sup>
                  <m:r>
                    <m:rPr>
                      <m:sty m:val="p"/>
                    </m:rPr>
                    <w:rPr>
                      <w:rFonts w:ascii="Cambria Math" w:eastAsiaTheme="minorEastAsia" w:hAnsi="Cambria Math" w:hint="eastAsia"/>
                    </w:rPr>
                    <m:t>2</m:t>
                  </m:r>
                </m:sup>
              </m:sSubSup>
            </m:den>
          </m:f>
          <m:r>
            <m:rPr>
              <m:sty m:val="p"/>
            </m:rPr>
            <w:rPr>
              <w:rStyle w:val="af0"/>
              <w:rFonts w:ascii="Cambria Math" w:eastAsiaTheme="minorEastAsia" w:hAnsi="Cambria Math" w:hint="eastAsia"/>
            </w:rPr>
            <m:t>&lt;0</m:t>
          </m:r>
          <m:r>
            <m:rPr>
              <m:sty m:val="p"/>
            </m:rPr>
            <w:rPr>
              <w:rStyle w:val="af0"/>
              <w:rFonts w:ascii="Cambria Math" w:eastAsiaTheme="minorEastAsia" w:hAnsi="Cambria Math" w:hint="eastAsia"/>
            </w:rPr>
            <m:t>；</m:t>
          </m:r>
          <m:f>
            <m:fPr>
              <m:ctrlPr>
                <w:rPr>
                  <w:rStyle w:val="af0"/>
                  <w:rFonts w:ascii="Cambria Math" w:eastAsia="宋体" w:hAnsi="Cambria Math"/>
                </w:rPr>
              </m:ctrlPr>
            </m:fPr>
            <m:num>
              <m:sSup>
                <m:sSupPr>
                  <m:ctrlPr>
                    <w:rPr>
                      <w:rStyle w:val="af0"/>
                      <w:rFonts w:ascii="Cambria Math" w:eastAsia="宋体" w:hAnsi="Cambria Math"/>
                    </w:rPr>
                  </m:ctrlPr>
                </m:sSupPr>
                <m:e>
                  <m:r>
                    <w:rPr>
                      <w:rStyle w:val="af0"/>
                      <w:rFonts w:ascii="Cambria Math" w:eastAsia="宋体" w:hAnsi="Cambria Math"/>
                    </w:rPr>
                    <m:t>∂</m:t>
                  </m:r>
                </m:e>
                <m:sup>
                  <m:r>
                    <m:rPr>
                      <m:sty m:val="p"/>
                    </m:rPr>
                    <w:rPr>
                      <w:rStyle w:val="af0"/>
                      <w:rFonts w:ascii="Cambria Math" w:eastAsiaTheme="minorEastAsia" w:hAnsi="Cambria Math" w:hint="eastAsia"/>
                    </w:rPr>
                    <m:t>2</m:t>
                  </m:r>
                </m:sup>
              </m:sSup>
              <m:r>
                <w:rPr>
                  <w:rStyle w:val="af0"/>
                  <w:rFonts w:ascii="Cambria Math" w:eastAsia="宋体" w:hAnsi="Cambria Math"/>
                </w:rPr>
                <m:t>π</m:t>
              </m:r>
            </m:num>
            <m:den>
              <m:r>
                <w:rPr>
                  <w:rStyle w:val="af0"/>
                  <w:rFonts w:ascii="Cambria Math" w:eastAsia="宋体" w:hAnsi="Cambria Math"/>
                </w:rPr>
                <m:t>∂</m:t>
              </m:r>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m:t>
                  </m:r>
                  <m:r>
                    <w:rPr>
                      <w:rFonts w:ascii="Cambria Math" w:eastAsiaTheme="minorEastAsia" w:hAnsi="Cambria Math" w:hint="eastAsia"/>
                    </w:rPr>
                    <m:t>S</m:t>
                  </m:r>
                </m:sub>
                <m:sup>
                  <m:r>
                    <m:rPr>
                      <m:sty m:val="p"/>
                    </m:rPr>
                    <w:rPr>
                      <w:rFonts w:ascii="Cambria Math" w:eastAsiaTheme="minorEastAsia" w:hAnsi="Cambria Math" w:hint="eastAsia"/>
                    </w:rPr>
                    <m:t>2</m:t>
                  </m:r>
                </m:sup>
              </m:sSubSup>
            </m:den>
          </m:f>
          <m:r>
            <m:rPr>
              <m:sty m:val="p"/>
            </m:rPr>
            <w:rPr>
              <w:rStyle w:val="af0"/>
              <w:rFonts w:ascii="Cambria Math" w:eastAsiaTheme="minorEastAsia" w:hAnsi="Cambria Math" w:hint="eastAsia"/>
            </w:rPr>
            <m:t>&lt;0</m:t>
          </m:r>
        </m:oMath>
      </m:oMathPara>
    </w:p>
    <w:p w14:paraId="401A4E84" w14:textId="2D2F6FCE" w:rsidR="009E5B53" w:rsidRPr="007C5B4B" w:rsidRDefault="00510A7A" w:rsidP="009E5B53">
      <w:pPr>
        <w:pStyle w:val="af"/>
        <w:ind w:firstLine="480"/>
        <w:rPr>
          <w:rStyle w:val="af0"/>
        </w:rPr>
      </w:pPr>
      <w:r w:rsidRPr="00510A7A">
        <w:rPr>
          <w:rStyle w:val="af0"/>
          <w:rFonts w:hint="eastAsia"/>
        </w:rPr>
        <w:lastRenderedPageBreak/>
        <w:t>代表</w:t>
      </w:r>
      <w:r>
        <w:rPr>
          <w:rStyle w:val="af0"/>
          <w:rFonts w:hint="eastAsia"/>
        </w:rPr>
        <w:t>着</w:t>
      </w:r>
      <w:r w:rsidR="009E5B53" w:rsidRPr="007C5B4B">
        <w:rPr>
          <w:rStyle w:val="af0"/>
          <w:rFonts w:hint="eastAsia"/>
        </w:rPr>
        <w:t>利润</w:t>
      </w:r>
      <m:oMath>
        <m:sSub>
          <m:sSubPr>
            <m:ctrlPr>
              <w:rPr>
                <w:rStyle w:val="af0"/>
                <w:rFonts w:ascii="Cambria Math" w:hAnsi="Cambria Math"/>
              </w:rPr>
            </m:ctrlPr>
          </m:sSubPr>
          <m:e>
            <m:r>
              <w:rPr>
                <w:rStyle w:val="af0"/>
                <w:rFonts w:ascii="Cambria Math" w:hAnsi="Cambria Math"/>
              </w:rPr>
              <m:t>π</m:t>
            </m:r>
          </m:e>
          <m:sub>
            <m:r>
              <w:rPr>
                <w:rStyle w:val="af0"/>
                <w:rFonts w:ascii="Cambria Math" w:hAnsi="Cambria Math"/>
              </w:rPr>
              <m:t>K</m:t>
            </m:r>
          </m:sub>
        </m:sSub>
      </m:oMath>
      <w:r w:rsidR="009E5B53" w:rsidRPr="007C5B4B">
        <w:rPr>
          <w:rStyle w:val="af0"/>
          <w:rFonts w:hint="eastAsia"/>
        </w:rPr>
        <w:t>和</w:t>
      </w:r>
      <m:oMath>
        <m:sSub>
          <m:sSubPr>
            <m:ctrlPr>
              <w:rPr>
                <w:rStyle w:val="af0"/>
                <w:rFonts w:ascii="Cambria Math" w:hAnsi="Cambria Math"/>
                <w:i/>
              </w:rPr>
            </m:ctrlPr>
          </m:sSubPr>
          <m:e>
            <m:r>
              <w:rPr>
                <w:rStyle w:val="af0"/>
                <w:rFonts w:ascii="Cambria Math" w:hAnsi="Cambria Math"/>
              </w:rPr>
              <m:t>P</m:t>
            </m:r>
          </m:e>
          <m:sub>
            <m:r>
              <w:rPr>
                <w:rStyle w:val="af0"/>
                <w:rFonts w:ascii="Cambria Math" w:hAnsi="Cambria Math"/>
              </w:rPr>
              <m:t>KS</m:t>
            </m:r>
          </m:sub>
        </m:sSub>
      </m:oMath>
      <w:r w:rsidR="009E5B53" w:rsidRPr="007C5B4B">
        <w:rPr>
          <w:rStyle w:val="af0"/>
          <w:rFonts w:hint="eastAsia"/>
        </w:rPr>
        <w:t>、</w:t>
      </w:r>
      <m:oMath>
        <m:sSub>
          <m:sSubPr>
            <m:ctrlPr>
              <w:rPr>
                <w:rStyle w:val="af0"/>
                <w:rFonts w:ascii="Cambria Math" w:hAnsi="Cambria Math"/>
                <w:i/>
              </w:rPr>
            </m:ctrlPr>
          </m:sSubPr>
          <m:e>
            <m:r>
              <w:rPr>
                <w:rStyle w:val="af0"/>
                <w:rFonts w:ascii="Cambria Math" w:hAnsi="Cambria Math"/>
              </w:rPr>
              <m:t>P</m:t>
            </m:r>
          </m:e>
          <m:sub>
            <m:r>
              <w:rPr>
                <w:rStyle w:val="af0"/>
                <w:rFonts w:ascii="Cambria Math" w:hAnsi="Cambria Math"/>
              </w:rPr>
              <m:t>KB</m:t>
            </m:r>
          </m:sub>
        </m:sSub>
      </m:oMath>
      <w:r w:rsidRPr="00510A7A">
        <w:rPr>
          <w:rStyle w:val="af0"/>
          <w:rFonts w:asciiTheme="minorEastAsia" w:hAnsiTheme="minorEastAsia" w:hint="eastAsia"/>
        </w:rPr>
        <w:t>是</w:t>
      </w:r>
      <w:r w:rsidRPr="007C5B4B">
        <w:rPr>
          <w:rStyle w:val="af0"/>
          <w:rFonts w:hint="eastAsia"/>
        </w:rPr>
        <w:t>先</w:t>
      </w:r>
      <w:r>
        <w:rPr>
          <w:rStyle w:val="af0"/>
          <w:rFonts w:hint="eastAsia"/>
        </w:rPr>
        <w:t>递增而后递减的关系。</w:t>
      </w:r>
      <w:r w:rsidR="00E15DCF" w:rsidRPr="00E15DCF">
        <w:rPr>
          <w:rStyle w:val="af0"/>
          <w:rFonts w:asciiTheme="minorEastAsia" w:hAnsiTheme="minorEastAsia" w:hint="eastAsia"/>
        </w:rPr>
        <w:t>也</w:t>
      </w:r>
      <w:r w:rsidR="00E15DCF" w:rsidRPr="00510A7A">
        <w:rPr>
          <w:rStyle w:val="af0"/>
          <w:rFonts w:asciiTheme="minorEastAsia" w:hAnsiTheme="minorEastAsia" w:hint="eastAsia"/>
        </w:rPr>
        <w:t>就是说</w:t>
      </w:r>
      <w:r w:rsidR="00E15DCF" w:rsidRPr="007C5B4B">
        <w:rPr>
          <w:rStyle w:val="af0"/>
          <w:rFonts w:hint="eastAsia"/>
        </w:rPr>
        <w:t>平台对</w:t>
      </w:r>
      <w:r w:rsidR="00724DAA">
        <w:rPr>
          <w:rStyle w:val="af0"/>
          <w:rFonts w:hint="eastAsia"/>
        </w:rPr>
        <w:t>供应商</w:t>
      </w:r>
      <w:r w:rsidRPr="007C5B4B">
        <w:rPr>
          <w:rStyle w:val="af0"/>
          <w:rFonts w:hint="eastAsia"/>
        </w:rPr>
        <w:t>及消费者制定的价格逐渐提高到达一</w:t>
      </w:r>
      <w:r w:rsidR="009E5B53" w:rsidRPr="007C5B4B">
        <w:rPr>
          <w:rStyle w:val="af0"/>
          <w:rFonts w:hint="eastAsia"/>
        </w:rPr>
        <w:t>定程度后</w:t>
      </w:r>
      <w:r w:rsidR="009E5B53" w:rsidRPr="007C5B4B">
        <w:rPr>
          <w:rStyle w:val="af0"/>
        </w:rPr>
        <w:t>(</w:t>
      </w:r>
      <w:r w:rsidR="009E5B53" w:rsidRPr="007C5B4B">
        <w:rPr>
          <w:rStyle w:val="af0"/>
          <w:rFonts w:hint="eastAsia"/>
        </w:rPr>
        <w:t>即</w:t>
      </w:r>
      <w:r w:rsidRPr="007C5B4B">
        <w:rPr>
          <w:rStyle w:val="af0"/>
          <w:rFonts w:hint="eastAsia"/>
        </w:rPr>
        <w:t>均衡价格</w:t>
      </w:r>
      <m:oMath>
        <m:sSubSup>
          <m:sSubSupPr>
            <m:ctrlPr>
              <w:rPr>
                <w:rStyle w:val="af0"/>
                <w:rFonts w:ascii="Cambria Math" w:hAnsi="Cambria Math"/>
                <w:i/>
              </w:rPr>
            </m:ctrlPr>
          </m:sSubSupPr>
          <m:e>
            <m:r>
              <w:rPr>
                <w:rStyle w:val="af0"/>
                <w:rFonts w:ascii="Cambria Math" w:hAnsi="Cambria Math"/>
              </w:rPr>
              <m:t>P</m:t>
            </m:r>
          </m:e>
          <m:sub>
            <m:r>
              <w:rPr>
                <w:rStyle w:val="af0"/>
                <w:rFonts w:ascii="Cambria Math" w:hAnsi="Cambria Math"/>
              </w:rPr>
              <m:t>KB</m:t>
            </m:r>
          </m:sub>
          <m:sup>
            <m:r>
              <w:rPr>
                <w:rStyle w:val="af0"/>
                <w:rFonts w:ascii="Cambria Math" w:hAnsi="Cambria Math"/>
              </w:rPr>
              <m:t>*</m:t>
            </m:r>
          </m:sup>
        </m:sSubSup>
      </m:oMath>
      <w:r w:rsidR="009E5B53" w:rsidRPr="007C5B4B">
        <w:rPr>
          <w:rStyle w:val="af0"/>
          <w:rFonts w:hint="eastAsia"/>
        </w:rPr>
        <w:t>、</w:t>
      </w:r>
      <m:oMath>
        <m:sSubSup>
          <m:sSubSupPr>
            <m:ctrlPr>
              <w:rPr>
                <w:rStyle w:val="af0"/>
                <w:rFonts w:ascii="Cambria Math" w:hAnsi="Cambria Math"/>
                <w:i/>
              </w:rPr>
            </m:ctrlPr>
          </m:sSubSupPr>
          <m:e>
            <m:r>
              <w:rPr>
                <w:rStyle w:val="af0"/>
                <w:rFonts w:ascii="Cambria Math" w:hAnsi="Cambria Math"/>
              </w:rPr>
              <m:t>P</m:t>
            </m:r>
          </m:e>
          <m:sub>
            <m:r>
              <w:rPr>
                <w:rStyle w:val="af0"/>
                <w:rFonts w:ascii="Cambria Math" w:hAnsi="Cambria Math"/>
              </w:rPr>
              <m:t>KS</m:t>
            </m:r>
          </m:sub>
          <m:sup>
            <m:r>
              <w:rPr>
                <w:rStyle w:val="af0"/>
                <w:rFonts w:ascii="Cambria Math" w:hAnsi="Cambria Math"/>
              </w:rPr>
              <m:t>*</m:t>
            </m:r>
          </m:sup>
        </m:sSubSup>
      </m:oMath>
      <w:r w:rsidR="009E5B53" w:rsidRPr="007C5B4B">
        <w:rPr>
          <w:rStyle w:val="af0"/>
        </w:rPr>
        <w:t>)</w:t>
      </w:r>
      <w:r w:rsidR="009E5B53" w:rsidRPr="007C5B4B">
        <w:rPr>
          <w:rStyle w:val="af0"/>
          <w:rFonts w:hint="eastAsia"/>
        </w:rPr>
        <w:t>，平台将获得最大利润，一旦超过均衡价格，平台向两边用户收取的高价格并不会使得其利润增加，反而利润将随之减少。</w:t>
      </w:r>
    </w:p>
    <w:p w14:paraId="4C42E8CE" w14:textId="43F6EFEC" w:rsidR="009E5B53" w:rsidRDefault="009E5B53" w:rsidP="009E5B53">
      <w:pPr>
        <w:pStyle w:val="af"/>
        <w:ind w:firstLine="480"/>
      </w:pPr>
      <w:r w:rsidRPr="007C5B4B">
        <w:rPr>
          <w:rFonts w:hint="eastAsia"/>
        </w:rPr>
        <w:t>再对利润函数进行一阶求导，求得网络效应与利润之间的关系。</w:t>
      </w:r>
    </w:p>
    <w:p w14:paraId="3DEA1249" w14:textId="3BE93E47" w:rsidR="009E5B53" w:rsidRPr="00F43F55" w:rsidRDefault="001D719A" w:rsidP="00F43F55">
      <w:pPr>
        <w:pStyle w:val="afd"/>
        <w:ind w:firstLine="480"/>
        <w:rPr>
          <w:rStyle w:val="af0"/>
        </w:rPr>
      </w:pPr>
      <m:oMathPara>
        <m:oMathParaPr>
          <m:jc m:val="center"/>
        </m:oMathParaPr>
        <m:oMath>
          <m:f>
            <m:fPr>
              <m:ctrlPr>
                <w:rPr>
                  <w:rStyle w:val="af0"/>
                  <w:rFonts w:ascii="Cambria Math" w:eastAsia="宋体" w:hAnsi="Cambria Math"/>
                </w:rPr>
              </m:ctrlPr>
            </m:fPr>
            <m:num>
              <m:r>
                <w:rPr>
                  <w:rStyle w:val="af0"/>
                  <w:rFonts w:ascii="Cambria Math" w:eastAsia="宋体" w:hAnsi="Cambria Math"/>
                </w:rPr>
                <m:t>∂π</m:t>
              </m:r>
            </m:num>
            <m:den>
              <m:r>
                <w:rPr>
                  <w:rStyle w:val="af0"/>
                  <w:rFonts w:ascii="Cambria Math" w:eastAsia="宋体" w:hAnsi="Cambria Math"/>
                </w:rPr>
                <m:t>∂</m:t>
              </m:r>
              <m:sSub>
                <m:sSubPr>
                  <m:ctrlPr>
                    <w:rPr>
                      <w:rFonts w:ascii="Cambria Math" w:eastAsia="宋体" w:hAnsi="Cambria Math"/>
                    </w:rPr>
                  </m:ctrlPr>
                </m:sSubPr>
                <m:e>
                  <m:r>
                    <m:rPr>
                      <m:sty m:val="p"/>
                    </m:rPr>
                    <w:rPr>
                      <w:rFonts w:ascii="Cambria Math" w:eastAsia="宋体" w:hAnsi="Cambria Math"/>
                    </w:rPr>
                    <m:t>α</m:t>
                  </m:r>
                </m:e>
                <m:sub>
                  <m:r>
                    <w:rPr>
                      <w:rFonts w:ascii="Cambria Math" w:eastAsiaTheme="minorEastAsia" w:hAnsi="Cambria Math" w:hint="eastAsia"/>
                    </w:rPr>
                    <m:t>B</m:t>
                  </m:r>
                </m:sub>
              </m:sSub>
            </m:den>
          </m:f>
          <m:r>
            <m:rPr>
              <m:sty m:val="p"/>
            </m:rPr>
            <w:rPr>
              <w:rStyle w:val="af0"/>
              <w:rFonts w:ascii="Cambria Math" w:eastAsiaTheme="minorEastAsia" w:hAnsi="Cambria Math"/>
            </w:rPr>
            <m:t>&gt;</m:t>
          </m:r>
          <m:r>
            <m:rPr>
              <m:sty m:val="p"/>
            </m:rPr>
            <w:rPr>
              <w:rStyle w:val="af0"/>
              <w:rFonts w:ascii="Cambria Math" w:eastAsiaTheme="minorEastAsia" w:hAnsi="Cambria Math" w:hint="eastAsia"/>
            </w:rPr>
            <m:t>0</m:t>
          </m:r>
          <m:r>
            <m:rPr>
              <m:sty m:val="p"/>
            </m:rPr>
            <w:rPr>
              <w:rStyle w:val="af0"/>
              <w:rFonts w:ascii="Cambria Math" w:eastAsiaTheme="minorEastAsia" w:hAnsi="Cambria Math" w:hint="eastAsia"/>
            </w:rPr>
            <m:t>；</m:t>
          </m:r>
          <m:f>
            <m:fPr>
              <m:ctrlPr>
                <w:rPr>
                  <w:rStyle w:val="af0"/>
                  <w:rFonts w:ascii="Cambria Math" w:eastAsia="宋体" w:hAnsi="Cambria Math"/>
                </w:rPr>
              </m:ctrlPr>
            </m:fPr>
            <m:num>
              <m:r>
                <w:rPr>
                  <w:rStyle w:val="af0"/>
                  <w:rFonts w:ascii="Cambria Math" w:eastAsia="宋体" w:hAnsi="Cambria Math"/>
                </w:rPr>
                <m:t>∂π</m:t>
              </m:r>
            </m:num>
            <m:den>
              <m:r>
                <w:rPr>
                  <w:rStyle w:val="af0"/>
                  <w:rFonts w:ascii="Cambria Math" w:eastAsia="宋体" w:hAnsi="Cambria Math"/>
                </w:rPr>
                <m:t>∂</m:t>
              </m:r>
              <m:sSub>
                <m:sSubPr>
                  <m:ctrlPr>
                    <w:rPr>
                      <w:rFonts w:ascii="Cambria Math" w:eastAsia="宋体" w:hAnsi="Cambria Math"/>
                    </w:rPr>
                  </m:ctrlPr>
                </m:sSubPr>
                <m:e>
                  <m:r>
                    <m:rPr>
                      <m:sty m:val="p"/>
                    </m:rPr>
                    <w:rPr>
                      <w:rFonts w:ascii="Cambria Math" w:eastAsia="宋体" w:hAnsi="Cambria Math"/>
                    </w:rPr>
                    <m:t>α</m:t>
                  </m:r>
                </m:e>
                <m:sub>
                  <m:r>
                    <w:rPr>
                      <w:rFonts w:ascii="Cambria Math" w:eastAsiaTheme="minorEastAsia" w:hAnsi="Cambria Math" w:hint="eastAsia"/>
                    </w:rPr>
                    <m:t>S</m:t>
                  </m:r>
                </m:sub>
              </m:sSub>
            </m:den>
          </m:f>
          <m:r>
            <m:rPr>
              <m:sty m:val="p"/>
            </m:rPr>
            <w:rPr>
              <w:rStyle w:val="af0"/>
              <w:rFonts w:ascii="Cambria Math" w:eastAsiaTheme="minorEastAsia" w:hAnsi="Cambria Math" w:hint="eastAsia"/>
            </w:rPr>
            <m:t>&lt;0</m:t>
          </m:r>
        </m:oMath>
      </m:oMathPara>
    </w:p>
    <w:p w14:paraId="195FC036" w14:textId="35456A9E" w:rsidR="00343DAF" w:rsidRPr="00343DAF" w:rsidRDefault="009E5B53" w:rsidP="005E7672">
      <w:pPr>
        <w:pStyle w:val="af"/>
        <w:ind w:firstLine="480"/>
      </w:pPr>
      <w:r w:rsidRPr="007C5B4B">
        <w:rPr>
          <w:rFonts w:asciiTheme="minorEastAsia" w:hAnsiTheme="minorEastAsia" w:hint="eastAsia"/>
        </w:rPr>
        <w:t>由</w:t>
      </w:r>
      <w:r w:rsidR="00510A7A" w:rsidRPr="007C5B4B">
        <w:rPr>
          <w:rFonts w:asciiTheme="minorEastAsia" w:hAnsiTheme="minorEastAsia" w:hint="eastAsia"/>
        </w:rPr>
        <w:t>上述式子可以知道</w:t>
      </w:r>
      <w:r w:rsidR="00510A7A" w:rsidRPr="00510A7A">
        <w:rPr>
          <w:rFonts w:asciiTheme="minorEastAsia" w:hAnsiTheme="minorEastAsia" w:hint="eastAsia"/>
        </w:rPr>
        <w:t>只有当消费者的网络效应增强，</w:t>
      </w:r>
      <w:r w:rsidR="00510A7A" w:rsidRPr="007C5B4B">
        <w:rPr>
          <w:rFonts w:asciiTheme="minorEastAsia" w:hAnsiTheme="minorEastAsia" w:hint="eastAsia"/>
        </w:rPr>
        <w:t>会使得平台企业的利润增加。</w:t>
      </w:r>
      <w:r w:rsidR="00510A7A" w:rsidRPr="00510A7A">
        <w:rPr>
          <w:rFonts w:asciiTheme="minorEastAsia" w:hAnsiTheme="minorEastAsia" w:hint="eastAsia"/>
        </w:rPr>
        <w:t>反之，当</w:t>
      </w:r>
      <w:r w:rsidR="00724DAA">
        <w:rPr>
          <w:rFonts w:asciiTheme="minorEastAsia" w:hAnsiTheme="minorEastAsia" w:hint="eastAsia"/>
        </w:rPr>
        <w:t>供应商</w:t>
      </w:r>
      <w:r w:rsidR="00510A7A" w:rsidRPr="00510A7A">
        <w:rPr>
          <w:rFonts w:asciiTheme="minorEastAsia" w:hAnsiTheme="minorEastAsia" w:hint="eastAsia"/>
        </w:rPr>
        <w:t>的网络效应强度上升时，平台企业的利润会随之下降。</w:t>
      </w:r>
      <w:bookmarkEnd w:id="243"/>
      <w:bookmarkEnd w:id="244"/>
    </w:p>
    <w:p w14:paraId="2D9355C5" w14:textId="0A8A8B9C" w:rsidR="00931A0B" w:rsidRDefault="000D6890" w:rsidP="000D6890">
      <w:pPr>
        <w:pStyle w:val="31"/>
      </w:pPr>
      <w:bookmarkStart w:id="261" w:name="_Toc432531388"/>
      <w:r w:rsidRPr="000D6890">
        <w:t>4.2.3</w:t>
      </w:r>
      <w:r w:rsidR="0058790B">
        <w:rPr>
          <w:rFonts w:asciiTheme="minorEastAsia" w:eastAsiaTheme="minorEastAsia" w:hAnsiTheme="minorEastAsia" w:hint="eastAsia"/>
        </w:rPr>
        <w:t xml:space="preserve">　</w:t>
      </w:r>
      <w:r w:rsidRPr="000D6890">
        <w:rPr>
          <w:rFonts w:hint="eastAsia"/>
        </w:rPr>
        <w:t>供</w:t>
      </w:r>
      <w:r w:rsidR="005F4355" w:rsidRPr="005F4355">
        <w:rPr>
          <w:rFonts w:hint="eastAsia"/>
        </w:rPr>
        <w:t>应</w:t>
      </w:r>
      <w:r w:rsidRPr="000D6890">
        <w:rPr>
          <w:rFonts w:hint="eastAsia"/>
        </w:rPr>
        <w:t>商</w:t>
      </w:r>
      <w:r w:rsidR="00973DDA" w:rsidRPr="000D6890">
        <w:rPr>
          <w:rFonts w:hint="eastAsia"/>
        </w:rPr>
        <w:t>垄断</w:t>
      </w:r>
      <w:r w:rsidRPr="000D6890">
        <w:rPr>
          <w:rFonts w:hint="eastAsia"/>
        </w:rPr>
        <w:t>与消费者</w:t>
      </w:r>
      <w:r w:rsidR="00973DDA" w:rsidRPr="000D6890">
        <w:rPr>
          <w:rFonts w:hint="eastAsia"/>
        </w:rPr>
        <w:t>竞争</w:t>
      </w:r>
      <w:bookmarkEnd w:id="261"/>
    </w:p>
    <w:p w14:paraId="1E1884EF" w14:textId="6A30316A" w:rsidR="005E7672" w:rsidRDefault="005E7672" w:rsidP="005E7672">
      <w:pPr>
        <w:pStyle w:val="af"/>
        <w:ind w:firstLine="480"/>
      </w:pPr>
      <w:r>
        <w:rPr>
          <w:rFonts w:hint="eastAsia"/>
          <w:noProof/>
        </w:rPr>
        <w:drawing>
          <wp:anchor distT="0" distB="0" distL="114300" distR="114300" simplePos="0" relativeHeight="251677696" behindDoc="0" locked="0" layoutInCell="1" allowOverlap="1" wp14:anchorId="62B81D26" wp14:editId="6496E004">
            <wp:simplePos x="0" y="0"/>
            <wp:positionH relativeFrom="margin">
              <wp:align>center</wp:align>
            </wp:positionH>
            <wp:positionV relativeFrom="paragraph">
              <wp:posOffset>558165</wp:posOffset>
            </wp:positionV>
            <wp:extent cx="3598545" cy="1400175"/>
            <wp:effectExtent l="0" t="0" r="1905" b="9525"/>
            <wp:wrapTopAndBottom/>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2.3.jpg"/>
                    <pic:cNvPicPr/>
                  </pic:nvPicPr>
                  <pic:blipFill rotWithShape="1">
                    <a:blip r:embed="rId31" cstate="print">
                      <a:extLst>
                        <a:ext uri="{28A0092B-C50C-407E-A947-70E740481C1C}">
                          <a14:useLocalDpi xmlns:a14="http://schemas.microsoft.com/office/drawing/2010/main" val="0"/>
                        </a:ext>
                      </a:extLst>
                    </a:blip>
                    <a:srcRect t="13614" b="14911"/>
                    <a:stretch/>
                  </pic:blipFill>
                  <pic:spPr bwMode="auto">
                    <a:xfrm>
                      <a:off x="0" y="0"/>
                      <a:ext cx="3598545" cy="1400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72E6F" w:rsidRPr="004719EF">
        <w:rPr>
          <w:rFonts w:hint="eastAsia"/>
        </w:rPr>
        <w:t>如</w:t>
      </w:r>
      <w:r w:rsidR="00E15DCF">
        <w:rPr>
          <w:rFonts w:hint="eastAsia"/>
        </w:rPr>
        <w:t>下</w:t>
      </w:r>
      <w:r w:rsidR="00E72E6F" w:rsidRPr="004719EF">
        <w:rPr>
          <w:rFonts w:hint="eastAsia"/>
        </w:rPr>
        <w:t>图</w:t>
      </w:r>
      <w:r>
        <w:t>4.4</w:t>
      </w:r>
      <w:r w:rsidR="00E72E6F" w:rsidRPr="004719EF">
        <w:rPr>
          <w:rFonts w:hint="eastAsia"/>
        </w:rPr>
        <w:t>所示，供应商垄断为而消费者为竞争的市场结构</w:t>
      </w:r>
      <w:r w:rsidR="00E15DCF">
        <w:rPr>
          <w:rFonts w:hint="eastAsia"/>
        </w:rPr>
        <w:t>(</w:t>
      </w:r>
      <w:r w:rsidR="00E15DCF">
        <w:rPr>
          <w:rFonts w:hint="eastAsia"/>
        </w:rPr>
        <w:t>图中三角形重叠部分表示市场竞争</w:t>
      </w:r>
      <w:r w:rsidR="00E15DCF">
        <w:rPr>
          <w:rFonts w:hint="eastAsia"/>
        </w:rPr>
        <w:t>)</w:t>
      </w:r>
      <w:r w:rsidR="00E72E6F" w:rsidRPr="004719EF">
        <w:rPr>
          <w:rFonts w:hint="eastAsia"/>
        </w:rPr>
        <w:t>。此情况下需要满足</w:t>
      </w:r>
      <w:r w:rsidR="00E15DCF">
        <w:rPr>
          <w:rFonts w:hint="eastAsia"/>
        </w:rPr>
        <w:t>条件为</w:t>
      </w:r>
      <w:r w:rsidR="00E72E6F" w:rsidRPr="004719EF">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KB</m:t>
            </m:r>
          </m:sub>
        </m:sSub>
        <m:r>
          <m:rPr>
            <m:sty m:val="p"/>
          </m:rPr>
          <w:rPr>
            <w:rFonts w:ascii="Cambria Math" w:hAnsi="Cambria Math"/>
          </w:rPr>
          <m:t>≥1/</m:t>
        </m:r>
        <m:r>
          <w:rPr>
            <w:rFonts w:ascii="Cambria Math" w:hAnsi="Cambria Math"/>
          </w:rPr>
          <m:t>e</m:t>
        </m:r>
      </m:oMath>
      <w:r w:rsidR="00E72E6F" w:rsidRPr="004719EF">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r>
              <w:rPr>
                <w:rFonts w:ascii="Cambria Math" w:hAnsi="Cambria Math" w:hint="eastAsia"/>
              </w:rPr>
              <m:t>S</m:t>
            </m:r>
          </m:sub>
        </m:sSub>
        <m:r>
          <m:rPr>
            <m:sty m:val="p"/>
          </m:rPr>
          <w:rPr>
            <w:rFonts w:ascii="Cambria Math" w:hAnsi="Cambria Math"/>
          </w:rPr>
          <m:t>≤</m:t>
        </m:r>
        <m:sSub>
          <m:sSubPr>
            <m:ctrlPr>
              <w:rPr>
                <w:rFonts w:ascii="Cambria Math" w:hAnsi="Cambria Math"/>
              </w:rPr>
            </m:ctrlPr>
          </m:sSubPr>
          <m:e>
            <m:r>
              <w:rPr>
                <w:rFonts w:ascii="Cambria Math" w:hAnsi="Cambria Math" w:hint="eastAsia"/>
              </w:rPr>
              <m:t>S</m:t>
            </m:r>
          </m:e>
          <m:sub>
            <m:r>
              <w:rPr>
                <w:rFonts w:ascii="Cambria Math" w:hAnsi="Cambria Math" w:hint="eastAsia"/>
              </w:rPr>
              <m:t>S</m:t>
            </m:r>
          </m:sub>
        </m:sSub>
        <m:r>
          <m:rPr>
            <m:sty m:val="p"/>
          </m:rPr>
          <w:rPr>
            <w:rFonts w:ascii="Cambria Math" w:hAnsi="Cambria Math"/>
          </w:rPr>
          <m:t>/</m:t>
        </m:r>
        <m:r>
          <w:rPr>
            <w:rFonts w:ascii="Cambria Math" w:hAnsi="Cambria Math"/>
          </w:rPr>
          <m:t>e</m:t>
        </m:r>
      </m:oMath>
      <w:r>
        <w:rPr>
          <w:rFonts w:hint="eastAsia"/>
        </w:rPr>
        <w:t>。</w:t>
      </w:r>
    </w:p>
    <w:p w14:paraId="66EEF839" w14:textId="55E49E7A" w:rsidR="004C7C85" w:rsidRDefault="004C7C85" w:rsidP="00E15DCF">
      <w:pPr>
        <w:pStyle w:val="ad"/>
      </w:pPr>
      <w:bookmarkStart w:id="262" w:name="_Toc432531337"/>
      <w:r>
        <w:t>图</w:t>
      </w:r>
      <w:r>
        <w:rPr>
          <w:rFonts w:hint="eastAsia"/>
        </w:rPr>
        <w:t>4.</w:t>
      </w:r>
      <w:r>
        <w:t>4</w:t>
      </w:r>
      <w:r w:rsidR="0044117B">
        <w:rPr>
          <w:rFonts w:asciiTheme="minorEastAsia" w:eastAsiaTheme="minorEastAsia" w:hAnsiTheme="minorEastAsia" w:hint="eastAsia"/>
        </w:rPr>
        <w:t xml:space="preserve">　</w:t>
      </w:r>
      <w:r w:rsidRPr="000D6890">
        <w:rPr>
          <w:rFonts w:hint="eastAsia"/>
        </w:rPr>
        <w:t>供</w:t>
      </w:r>
      <w:r w:rsidRPr="005F4355">
        <w:rPr>
          <w:rFonts w:hint="eastAsia"/>
        </w:rPr>
        <w:t>应</w:t>
      </w:r>
      <w:r w:rsidRPr="000D6890">
        <w:rPr>
          <w:rFonts w:hint="eastAsia"/>
        </w:rPr>
        <w:t>商垄断与消费者竞争</w:t>
      </w:r>
      <w:r>
        <w:rPr>
          <w:rFonts w:hint="eastAsia"/>
        </w:rPr>
        <w:t>的市场结构图</w:t>
      </w:r>
      <w:bookmarkEnd w:id="262"/>
    </w:p>
    <w:p w14:paraId="0885E9A0" w14:textId="12612FE8" w:rsidR="00E72E6F" w:rsidRPr="004719EF" w:rsidRDefault="00866430" w:rsidP="00E72E6F">
      <w:pPr>
        <w:pStyle w:val="af"/>
        <w:ind w:firstLine="480"/>
      </w:pPr>
      <w:r>
        <w:rPr>
          <w:rFonts w:hint="eastAsia"/>
        </w:rPr>
        <w:t>与</w:t>
      </w:r>
      <w:r>
        <w:rPr>
          <w:rFonts w:hint="eastAsia"/>
        </w:rPr>
        <w:t>4.2.2</w:t>
      </w:r>
      <w:r>
        <w:rPr>
          <w:rFonts w:hint="eastAsia"/>
        </w:rPr>
        <w:t>概念相同，</w:t>
      </w:r>
      <w:r w:rsidR="00E72E6F" w:rsidRPr="004719EF">
        <w:rPr>
          <w:rFonts w:hint="eastAsia"/>
        </w:rPr>
        <w:t>在两平台</w:t>
      </w:r>
      <w:r w:rsidR="00E72E6F" w:rsidRPr="00510A7A">
        <w:rPr>
          <w:rFonts w:asciiTheme="minorEastAsia" w:hAnsiTheme="minorEastAsia" w:hint="eastAsia"/>
        </w:rPr>
        <w:t>企业</w:t>
      </w:r>
      <w:r w:rsidR="00A941AF">
        <w:rPr>
          <w:rFonts w:hint="eastAsia"/>
        </w:rPr>
        <w:t>重叠</w:t>
      </w:r>
      <w:r w:rsidR="00E72E6F" w:rsidRPr="004719EF">
        <w:rPr>
          <w:rFonts w:hint="eastAsia"/>
        </w:rPr>
        <w:t>区域中的</w:t>
      </w:r>
      <w:r w:rsidR="00E72E6F" w:rsidRPr="00510A7A">
        <w:rPr>
          <w:rFonts w:asciiTheme="minorEastAsia" w:hAnsiTheme="minorEastAsia" w:hint="eastAsia"/>
        </w:rPr>
        <w:t>消费者</w:t>
      </w:r>
      <w:r w:rsidR="00E72E6F" w:rsidRPr="004719EF">
        <w:rPr>
          <w:rFonts w:hint="eastAsia"/>
        </w:rPr>
        <w:t>，加入平台市场所获得无差异效用</w:t>
      </w:r>
      <w:r>
        <w:t>表示</w:t>
      </w:r>
      <w:r w:rsidR="00E72E6F" w:rsidRPr="004719EF">
        <w:rPr>
          <w:rFonts w:hint="eastAsia"/>
        </w:rPr>
        <w:t>为：</w:t>
      </w:r>
    </w:p>
    <w:p w14:paraId="14605261" w14:textId="55A8C5E5" w:rsidR="00E72E6F" w:rsidRPr="00F43F55" w:rsidRDefault="00064AEA" w:rsidP="00F43F55">
      <w:pPr>
        <w:pStyle w:val="afd"/>
        <w:ind w:firstLine="480"/>
        <w:rPr>
          <w:rFonts w:eastAsia="宋体"/>
        </w:rPr>
      </w:pPr>
      <w:r>
        <w:rPr>
          <w:rFonts w:eastAsia="宋体"/>
        </w:rPr>
        <w:tab/>
      </w:r>
      <w:bookmarkStart w:id="263" w:name="OLE_LINK244"/>
      <w:bookmarkStart w:id="264" w:name="OLE_LINK245"/>
      <m:oMath>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sSub>
                  <m:sSubPr>
                    <m:ctrlPr>
                      <w:rPr>
                        <w:rFonts w:ascii="Cambria Math" w:hAnsi="Cambria Math"/>
                      </w:rPr>
                    </m:ctrlPr>
                  </m:sSubPr>
                  <m:e>
                    <m:r>
                      <w:rPr>
                        <w:rFonts w:ascii="Cambria Math" w:hAnsi="Cambria Math"/>
                      </w:rPr>
                      <m:t>V</m:t>
                    </m:r>
                  </m:e>
                  <m:sub>
                    <m:r>
                      <w:rPr>
                        <w:rFonts w:ascii="Cambria Math" w:eastAsiaTheme="minorEastAsia" w:hAnsi="Cambria Math" w:hint="eastAsia"/>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m:t>
                    </m:r>
                    <m:r>
                      <w:rPr>
                        <w:rFonts w:ascii="Cambria Math" w:eastAsiaTheme="minorEastAsia" w:hAnsi="Cambria Math" w:hint="eastAsia"/>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L</m:t>
                    </m:r>
                  </m:sup>
                </m:sSubSup>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B</m:t>
                    </m:r>
                  </m:sub>
                </m:sSub>
                <m:sSub>
                  <m:sSubPr>
                    <m:ctrlPr>
                      <w:rPr>
                        <w:rFonts w:ascii="Cambria Math" w:hAnsi="Cambria Math"/>
                      </w:rPr>
                    </m:ctrlPr>
                  </m:sSubPr>
                  <m:e>
                    <m:r>
                      <w:rPr>
                        <w:rFonts w:ascii="Cambria Math" w:hAnsi="Cambria Math"/>
                      </w:rPr>
                      <m:t>n</m:t>
                    </m:r>
                  </m:e>
                  <m:sub>
                    <m:r>
                      <w:rPr>
                        <w:rFonts w:ascii="Cambria Math" w:hAnsi="Cambria Math"/>
                      </w:rPr>
                      <m:t>K</m:t>
                    </m:r>
                    <m:r>
                      <w:rPr>
                        <w:rFonts w:ascii="Cambria Math" w:eastAsiaTheme="minorEastAsia" w:hAnsi="Cambria Math"/>
                      </w:rPr>
                      <m:t>S</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V</m:t>
                    </m:r>
                  </m:e>
                  <m:sub>
                    <m:r>
                      <w:rPr>
                        <w:rFonts w:ascii="Cambria Math"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-1)</m:t>
                    </m:r>
                    <m: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sSubSup>
                  <m:sSubSupPr>
                    <m:ctrlPr>
                      <w:rPr>
                        <w:rFonts w:ascii="Cambria Math" w:eastAsiaTheme="minorEastAsia" w:hAnsi="Cambria Math"/>
                      </w:rPr>
                    </m:ctrlPr>
                  </m:sSubSupPr>
                  <m:e>
                    <m:r>
                      <w:rPr>
                        <w:rFonts w:ascii="Cambria Math" w:eastAsiaTheme="minorEastAsia" w:hAnsi="Cambria Math"/>
                      </w:rPr>
                      <m:t>x</m:t>
                    </m:r>
                  </m:e>
                  <m:sub>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-1)</m:t>
                    </m:r>
                  </m:sub>
                  <m:sup>
                    <m:r>
                      <w:rPr>
                        <w:rFonts w:ascii="Cambria Math" w:eastAsiaTheme="minorEastAsia" w:hAnsi="Cambria Math"/>
                      </w:rPr>
                      <m:t>R</m:t>
                    </m:r>
                  </m:sup>
                </m:sSubSup>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B</m:t>
                    </m:r>
                  </m:sub>
                </m:sSub>
                <m:sSub>
                  <m:sSubPr>
                    <m:ctrlPr>
                      <w:rPr>
                        <w:rFonts w:ascii="Cambria Math" w:hAnsi="Cambria Math"/>
                      </w:rPr>
                    </m:ctrlPr>
                  </m:sSubPr>
                  <m:e>
                    <m:r>
                      <w:rPr>
                        <w:rFonts w:ascii="Cambria Math" w:hAnsi="Cambria Math"/>
                      </w:rPr>
                      <m:t>n</m:t>
                    </m:r>
                  </m:e>
                  <m:sub>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eastAsiaTheme="minorEastAsia" w:hAnsi="Cambria Math"/>
                      </w:rPr>
                      <m:t>S</m:t>
                    </m:r>
                  </m:sub>
                </m:sSub>
              </m:e>
              <m:e>
                <m:sSub>
                  <m:sSubPr>
                    <m:ctrlPr>
                      <w:rPr>
                        <w:rFonts w:ascii="Cambria Math" w:hAnsi="Cambria Math"/>
                      </w:rPr>
                    </m:ctrlPr>
                  </m:sSubPr>
                  <m:e>
                    <m:r>
                      <w:rPr>
                        <w:rFonts w:ascii="Cambria Math" w:hAnsi="Cambria Math"/>
                      </w:rPr>
                      <m:t>V</m:t>
                    </m:r>
                  </m:e>
                  <m:sub>
                    <m:r>
                      <w:rPr>
                        <w:rFonts w:ascii="Cambria Math" w:eastAsiaTheme="minorEastAsia" w:hAnsi="Cambria Math" w:hint="eastAsia"/>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KS</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R</m:t>
                    </m:r>
                  </m:sup>
                </m:sSubSup>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B</m:t>
                    </m:r>
                  </m:sub>
                </m:sSub>
                <m:sSub>
                  <m:sSubPr>
                    <m:ctrlPr>
                      <w:rPr>
                        <w:rFonts w:ascii="Cambria Math" w:hAnsi="Cambria Math"/>
                      </w:rPr>
                    </m:ctrlPr>
                  </m:sSubPr>
                  <m:e>
                    <m:r>
                      <w:rPr>
                        <w:rFonts w:ascii="Cambria Math" w:hAnsi="Cambria Math"/>
                      </w:rPr>
                      <m:t>n</m:t>
                    </m:r>
                  </m:e>
                  <m:sub>
                    <m:r>
                      <w:rPr>
                        <w:rFonts w:ascii="Cambria Math" w:hAnsi="Cambria Math"/>
                      </w:rPr>
                      <m:t>K</m:t>
                    </m:r>
                    <m:r>
                      <w:rPr>
                        <w:rFonts w:ascii="Cambria Math" w:eastAsiaTheme="minorEastAsia" w:hAnsi="Cambria Math"/>
                      </w:rPr>
                      <m:t>S</m:t>
                    </m:r>
                  </m:sub>
                </m:sSub>
                <m:r>
                  <w:rPr>
                    <w:rFonts w:ascii="Cambria Math" w:eastAsia="宋体" w:hAnsi="Cambria Math" w:hint="eastAsia"/>
                  </w:rPr>
                  <m:t>=</m:t>
                </m:r>
                <m:sSub>
                  <m:sSubPr>
                    <m:ctrlPr>
                      <w:rPr>
                        <w:rFonts w:ascii="Cambria Math" w:hAnsi="Cambria Math"/>
                      </w:rPr>
                    </m:ctrlPr>
                  </m:sSubPr>
                  <m:e>
                    <m:r>
                      <w:rPr>
                        <w:rFonts w:ascii="Cambria Math" w:hAnsi="Cambria Math"/>
                      </w:rPr>
                      <m:t>V</m:t>
                    </m:r>
                  </m:e>
                  <m:sub>
                    <m: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+1)</m:t>
                    </m:r>
                    <m: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sSubSup>
                  <m:sSubSupPr>
                    <m:ctrlPr>
                      <w:rPr>
                        <w:rFonts w:ascii="Cambria Math" w:eastAsiaTheme="minorEastAsia" w:hAnsi="Cambria Math"/>
                      </w:rPr>
                    </m:ctrlPr>
                  </m:sSubSupPr>
                  <m:e>
                    <m:r>
                      <w:rPr>
                        <w:rFonts w:ascii="Cambria Math" w:eastAsiaTheme="minorEastAsia" w:hAnsi="Cambria Math"/>
                      </w:rPr>
                      <m:t>x</m:t>
                    </m:r>
                  </m:e>
                  <m:sub>
                    <m:r>
                      <m:rPr>
                        <m:sty m:val="p"/>
                      </m:rPr>
                      <w:rPr>
                        <w:rFonts w:ascii="Cambria Math" w:eastAsiaTheme="minorEastAsia" w:hAnsi="Cambria Math"/>
                      </w:rPr>
                      <m:t>(</m:t>
                    </m:r>
                    <m:r>
                      <w:rPr>
                        <w:rFonts w:ascii="Cambria Math" w:eastAsiaTheme="minorEastAsia" w:hAnsi="Cambria Math"/>
                      </w:rPr>
                      <m:t>K</m:t>
                    </m:r>
                    <m:r>
                      <m:rPr>
                        <m:sty m:val="p"/>
                      </m:rPr>
                      <w:rPr>
                        <w:rFonts w:ascii="Cambria Math" w:eastAsiaTheme="minorEastAsia" w:hAnsi="Cambria Math"/>
                      </w:rPr>
                      <m:t>+1)</m:t>
                    </m:r>
                  </m:sub>
                  <m:sup>
                    <m:r>
                      <w:rPr>
                        <w:rFonts w:ascii="Cambria Math" w:eastAsiaTheme="minorEastAsia" w:hAnsi="Cambria Math"/>
                      </w:rPr>
                      <m:t>L</m:t>
                    </m:r>
                  </m:sup>
                </m:sSubSup>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B</m:t>
                    </m:r>
                  </m:sub>
                </m:sSub>
                <m:sSub>
                  <m:sSubPr>
                    <m:ctrlPr>
                      <w:rPr>
                        <w:rFonts w:ascii="Cambria Math" w:hAnsi="Cambria Math"/>
                      </w:rPr>
                    </m:ctrlPr>
                  </m:sSubPr>
                  <m:e>
                    <m:r>
                      <w:rPr>
                        <w:rFonts w:ascii="Cambria Math" w:hAnsi="Cambria Math"/>
                      </w:rPr>
                      <m:t>n</m:t>
                    </m:r>
                  </m:e>
                  <m:sub>
                    <m:r>
                      <m:rPr>
                        <m:sty m:val="p"/>
                      </m:rPr>
                      <w:rPr>
                        <w:rFonts w:ascii="Cambria Math" w:hAnsi="Cambria Math"/>
                      </w:rPr>
                      <m:t>(</m:t>
                    </m:r>
                    <m:r>
                      <w:rPr>
                        <w:rFonts w:ascii="Cambria Math" w:hAnsi="Cambria Math"/>
                      </w:rPr>
                      <m:t>K</m:t>
                    </m:r>
                    <m:r>
                      <m:rPr>
                        <m:sty m:val="p"/>
                      </m:rPr>
                      <w:rPr>
                        <w:rFonts w:ascii="Cambria Math" w:hAnsi="Cambria Math"/>
                      </w:rPr>
                      <m:t>+1)</m:t>
                    </m:r>
                    <m:r>
                      <w:rPr>
                        <w:rFonts w:ascii="Cambria Math" w:eastAsiaTheme="minorEastAsia" w:hAnsi="Cambria Math"/>
                      </w:rPr>
                      <m:t>S</m:t>
                    </m:r>
                  </m:sub>
                </m:sSub>
              </m:e>
            </m:eqArr>
          </m:e>
        </m:d>
      </m:oMath>
      <w:bookmarkEnd w:id="263"/>
      <w:bookmarkEnd w:id="264"/>
    </w:p>
    <w:p w14:paraId="4A83DC1E" w14:textId="7343FD81" w:rsidR="00E72E6F" w:rsidRPr="004719EF" w:rsidRDefault="00E72E6F" w:rsidP="00E72E6F">
      <w:pPr>
        <w:pStyle w:val="af"/>
        <w:ind w:firstLine="480"/>
      </w:pPr>
      <w:r w:rsidRPr="004719EF">
        <w:rPr>
          <w:rFonts w:hint="eastAsia"/>
        </w:rPr>
        <w:t>其中，</w:t>
      </w:r>
      <m:oMath>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L</m:t>
            </m:r>
          </m:sup>
        </m:sSubSup>
        <m:r>
          <m:rPr>
            <m:sty m:val="p"/>
          </m:rPr>
          <w:rPr>
            <w:rFonts w:ascii="Cambria Math" w:hAnsi="Cambria Math"/>
          </w:rPr>
          <m:t>=</m:t>
        </m:r>
        <w:bookmarkStart w:id="265" w:name="OLE_LINK80"/>
        <w:bookmarkStart w:id="266" w:name="OLE_LINK81"/>
        <m:sSubSup>
          <m:sSubSupPr>
            <m:ctrlPr>
              <w:rPr>
                <w:rFonts w:ascii="Cambria Math" w:hAnsi="Cambria Math"/>
              </w:rPr>
            </m:ctrlPr>
          </m:sSubSupPr>
          <m:e>
            <m:r>
              <w:rPr>
                <w:rFonts w:ascii="Cambria Math" w:hAnsi="Cambria Math"/>
              </w:rPr>
              <m:t>x</m:t>
            </m:r>
          </m:e>
          <m:sub>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rPr>
              <m:t>R</m:t>
            </m:r>
          </m:sup>
        </m:sSubSup>
        <w:bookmarkEnd w:id="265"/>
        <w:bookmarkEnd w:id="266"/>
        <m:r>
          <m:rPr>
            <m:sty m:val="p"/>
          </m:rPr>
          <w:rPr>
            <w:rFonts w:ascii="Cambria Math" w:hAnsi="Cambria Math"/>
          </w:rPr>
          <m:t>=1/</m:t>
        </m:r>
        <m:r>
          <w:rPr>
            <w:rFonts w:ascii="Cambria Math" w:hAnsi="Cambria Math"/>
          </w:rPr>
          <m:t>e</m:t>
        </m:r>
      </m:oMath>
      <w:r w:rsidRPr="004719EF">
        <w:rPr>
          <w:rFonts w:hint="eastAsia"/>
        </w:rPr>
        <w:t>，</w:t>
      </w:r>
      <w:bookmarkStart w:id="267" w:name="OLE_LINK82"/>
      <m:oMath>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rPr>
              <m:t>R</m:t>
            </m:r>
          </m:sup>
        </m:sSubSup>
        <w:bookmarkEnd w:id="267"/>
        <m:r>
          <m:rPr>
            <m:sty m:val="p"/>
          </m:rPr>
          <w:rPr>
            <w:rFonts w:ascii="Cambria Math" w:hAnsi="Cambria Math"/>
          </w:rPr>
          <m:t>=</m:t>
        </m:r>
        <w:bookmarkStart w:id="268" w:name="OLE_LINK83"/>
        <w:bookmarkStart w:id="269" w:name="OLE_LINK84"/>
        <m:sSubSup>
          <m:sSubSupPr>
            <m:ctrlPr>
              <w:rPr>
                <w:rFonts w:ascii="Cambria Math" w:hAnsi="Cambria Math"/>
              </w:rPr>
            </m:ctrlPr>
          </m:sSubSupPr>
          <m:e>
            <m:r>
              <w:rPr>
                <w:rFonts w:ascii="Cambria Math" w:hAnsi="Cambria Math"/>
              </w:rPr>
              <m:t>x</m:t>
            </m:r>
          </m:e>
          <m:sub>
            <m:r>
              <m:rPr>
                <m:sty m:val="p"/>
              </m:rPr>
              <w:rPr>
                <w:rFonts w:ascii="Cambria Math" w:hAnsi="Cambria Math"/>
              </w:rPr>
              <m:t>(</m:t>
            </m:r>
            <m:r>
              <w:rPr>
                <w:rFonts w:ascii="Cambria Math" w:hAnsi="Cambria Math"/>
              </w:rPr>
              <m:t>K</m:t>
            </m:r>
            <m:r>
              <m:rPr>
                <m:sty m:val="p"/>
              </m:rPr>
              <w:rPr>
                <w:rFonts w:ascii="Cambria Math" w:hAnsi="Cambria Math"/>
              </w:rPr>
              <m:t>+1)</m:t>
            </m:r>
          </m:sub>
          <m:sup>
            <m:r>
              <w:rPr>
                <w:rFonts w:ascii="Cambria Math" w:hAnsi="Cambria Math"/>
              </w:rPr>
              <m:t>L</m:t>
            </m:r>
          </m:sup>
        </m:sSubSup>
        <w:bookmarkEnd w:id="268"/>
        <w:bookmarkEnd w:id="269"/>
        <m:r>
          <m:rPr>
            <m:sty m:val="p"/>
          </m:rPr>
          <w:rPr>
            <w:rFonts w:ascii="Cambria Math" w:hAnsi="Cambria Math"/>
          </w:rPr>
          <m:t>=1/</m:t>
        </m:r>
        <m:r>
          <w:rPr>
            <w:rFonts w:ascii="Cambria Math" w:hAnsi="Cambria Math"/>
          </w:rPr>
          <m:t>e</m:t>
        </m:r>
      </m:oMath>
      <w:r w:rsidR="00064AEA">
        <w:rPr>
          <w:rFonts w:hint="eastAsia"/>
        </w:rPr>
        <w:t>。</w:t>
      </w:r>
    </w:p>
    <w:p w14:paraId="3FA03800" w14:textId="0536B163" w:rsidR="00E72E6F" w:rsidRDefault="00E72E6F" w:rsidP="00E72E6F">
      <w:pPr>
        <w:pStyle w:val="af"/>
        <w:ind w:firstLine="480"/>
      </w:pPr>
      <w:r w:rsidRPr="004719EF">
        <w:rPr>
          <w:rFonts w:hint="eastAsia"/>
        </w:rPr>
        <w:t>整理</w:t>
      </w:r>
      <w:r w:rsidR="00064AEA">
        <w:rPr>
          <w:rFonts w:hint="eastAsia"/>
        </w:rPr>
        <w:t>上述</w:t>
      </w:r>
      <w:r w:rsidRPr="004719EF">
        <w:rPr>
          <w:rFonts w:hint="eastAsia"/>
        </w:rPr>
        <w:t>公式</w:t>
      </w:r>
      <w:r w:rsidR="00064AEA">
        <w:rPr>
          <w:rFonts w:hint="eastAsia"/>
        </w:rPr>
        <w:t>，</w:t>
      </w:r>
      <w:r w:rsidRPr="004719EF">
        <w:rPr>
          <w:rFonts w:hint="eastAsia"/>
        </w:rPr>
        <w:t>得</w:t>
      </w:r>
      <w:r w:rsidR="00064AEA">
        <w:rPr>
          <w:rFonts w:hint="eastAsia"/>
        </w:rPr>
        <w:t>到</w:t>
      </w:r>
      <w:r w:rsidRPr="00E507B8">
        <w:rPr>
          <w:rFonts w:hint="eastAsia"/>
        </w:rPr>
        <w:t>消费者</w:t>
      </w:r>
      <w:r w:rsidRPr="00E507B8">
        <w:t>B</w:t>
      </w:r>
      <w:r w:rsidRPr="003252E5">
        <w:rPr>
          <w:rFonts w:hint="eastAsia"/>
        </w:rPr>
        <w:t>在平台</w:t>
      </w:r>
      <w:r w:rsidRPr="003252E5">
        <w:t>K</w:t>
      </w:r>
      <w:r w:rsidRPr="003252E5">
        <w:rPr>
          <w:rFonts w:hint="eastAsia"/>
        </w:rPr>
        <w:t>的</w:t>
      </w:r>
      <w:r>
        <w:rPr>
          <w:rFonts w:hint="eastAsia"/>
        </w:rPr>
        <w:t>需求函数</w:t>
      </w:r>
      <w:r w:rsidRPr="003A6D6E">
        <w:rPr>
          <w:rFonts w:hint="eastAsia"/>
        </w:rPr>
        <w:t>为：</w:t>
      </w:r>
    </w:p>
    <w:p w14:paraId="00912E52" w14:textId="624C2908" w:rsidR="00E72E6F" w:rsidRPr="00F43F55" w:rsidRDefault="00064AEA" w:rsidP="00F43F55">
      <w:pPr>
        <w:pStyle w:val="afd"/>
        <w:ind w:firstLine="480"/>
        <w:rPr>
          <w:rFonts w:eastAsia="宋体"/>
        </w:rPr>
      </w:pPr>
      <w:r>
        <w:rPr>
          <w:rFonts w:eastAsia="宋体"/>
        </w:rPr>
        <w:tab/>
      </w:r>
      <w:bookmarkStart w:id="270" w:name="OLE_LINK246"/>
      <w:bookmarkStart w:id="271" w:name="OLE_LINK247"/>
      <m:oMath>
        <m:sSub>
          <m:sSubPr>
            <m:ctrlPr>
              <w:rPr>
                <w:rFonts w:ascii="Cambria Math" w:hAnsi="Cambria Math"/>
              </w:rPr>
            </m:ctrlPr>
          </m:sSubPr>
          <m:e>
            <m:r>
              <w:rPr>
                <w:rFonts w:ascii="Cambria Math" w:hAnsi="Cambria Math"/>
              </w:rPr>
              <m:t>n</m:t>
            </m:r>
          </m:e>
          <m:sub>
            <m:r>
              <w:rPr>
                <w:rFonts w:ascii="Cambria Math" w:hAnsi="Cambria Math"/>
              </w:rPr>
              <m:t>K</m:t>
            </m:r>
            <m:r>
              <w:rPr>
                <w:rFonts w:ascii="Cambria Math" w:eastAsiaTheme="minorEastAsia" w:hAnsi="Cambria Math"/>
              </w:rPr>
              <m:t>B</m:t>
            </m:r>
          </m:sub>
        </m:sSub>
        <m:r>
          <m:rPr>
            <m:sty m:val="p"/>
          </m:rPr>
          <w:rPr>
            <w:rFonts w:ascii="Cambria Math" w:eastAsiaTheme="minorEastAsia" w:hAnsi="Cambria Math" w:hint="eastAsia"/>
          </w:rPr>
          <m:t>=</m:t>
        </m:r>
        <m:f>
          <m:fPr>
            <m:ctrlPr>
              <w:rPr>
                <w:rFonts w:ascii="Cambria Math" w:eastAsiaTheme="minorEastAsia" w:hAnsi="Cambria Math"/>
              </w:rPr>
            </m:ctrlPr>
          </m:fPr>
          <m:num>
            <m:r>
              <m:rPr>
                <m:sty m:val="p"/>
              </m:rPr>
              <w:rPr>
                <w:rFonts w:ascii="Cambria Math" w:eastAsiaTheme="minorEastAsia" w:hAnsi="Cambria Math"/>
              </w:rPr>
              <m:t>1</m:t>
            </m:r>
          </m:num>
          <m:den>
            <m:r>
              <w:rPr>
                <w:rFonts w:ascii="Cambria Math" w:eastAsiaTheme="minorEastAsia" w:hAnsi="Cambria Math"/>
              </w:rPr>
              <m:t>e</m:t>
            </m:r>
          </m:den>
        </m:f>
        <m:r>
          <m:rPr>
            <m:sty m:val="p"/>
          </m:rPr>
          <w:rPr>
            <w:rFonts w:ascii="Cambria Math" w:eastAsiaTheme="minorEastAsia" w:hAnsi="Cambria Math"/>
          </w:rPr>
          <m:t>+</m:t>
        </m:r>
        <m:f>
          <m:fPr>
            <m:ctrlPr>
              <w:rPr>
                <w:rFonts w:ascii="Cambria Math" w:hAnsi="Cambria Math"/>
              </w:rPr>
            </m:ctrlPr>
          </m:fPr>
          <m:num>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2</m:t>
                    </m:r>
                    <m:r>
                      <w:rPr>
                        <w:rFonts w:ascii="Cambria Math" w:eastAsiaTheme="minorEastAsia" w:hAnsi="Cambria Math"/>
                      </w:rPr>
                      <m:t>P</m:t>
                    </m:r>
                  </m:e>
                  <m:sub>
                    <m:r>
                      <w:rPr>
                        <w:rFonts w:ascii="Cambria Math" w:eastAsiaTheme="minorEastAsia" w:hAnsi="Cambria Math"/>
                      </w:rPr>
                      <m:t>KB</m:t>
                    </m:r>
                  </m:sub>
                </m:sSub>
              </m:e>
            </m:d>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m:t>
                </m:r>
                <m:r>
                  <w:rPr>
                    <w:rFonts w:ascii="Cambria Math" w:hAnsi="Cambria Math"/>
                  </w:rPr>
                  <m:t>n</m:t>
                </m:r>
              </m:e>
              <m:sub>
                <m:r>
                  <w:rPr>
                    <w:rFonts w:ascii="Cambria Math" w:hAnsi="Cambria Math"/>
                  </w:rPr>
                  <m:t>K</m:t>
                </m:r>
                <m:r>
                  <w:rPr>
                    <w:rFonts w:ascii="Cambria Math" w:eastAsiaTheme="minorEastAsia"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eastAsiaTheme="minorEastAsia"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eastAsiaTheme="minorEastAsia" w:hAnsi="Cambria Math"/>
                  </w:rPr>
                  <m:t>S</m:t>
                </m:r>
              </m:sub>
            </m:sSub>
            <m:r>
              <m:rPr>
                <m:sty m:val="p"/>
              </m:rPr>
              <w:rPr>
                <w:rFonts w:ascii="Cambria Math" w:eastAsiaTheme="minorEastAsia" w:hAnsi="Cambria Math" w:hint="eastAsia"/>
              </w:rPr>
              <m:t>)</m:t>
            </m:r>
          </m:num>
          <m:den>
            <m:r>
              <m:rPr>
                <m:sty m:val="p"/>
              </m:rPr>
              <w:rPr>
                <w:rFonts w:ascii="Cambria Math" w:hAnsi="Cambria Math"/>
              </w:rPr>
              <m:t>2</m:t>
            </m:r>
            <m:sSub>
              <m:sSubPr>
                <m:ctrlPr>
                  <w:rPr>
                    <w:rFonts w:ascii="Cambria Math" w:hAnsi="Cambria Math"/>
                  </w:rPr>
                </m:ctrlPr>
              </m:sSubPr>
              <m:e>
                <m:r>
                  <w:rPr>
                    <w:rFonts w:ascii="Cambria Math" w:eastAsiaTheme="minorEastAsia" w:hAnsi="Cambria Math"/>
                  </w:rPr>
                  <m:t>t</m:t>
                </m:r>
              </m:e>
              <m:sub>
                <m:r>
                  <w:rPr>
                    <w:rFonts w:ascii="Cambria Math" w:eastAsiaTheme="minorEastAsia" w:hAnsi="Cambria Math"/>
                  </w:rPr>
                  <m:t>B</m:t>
                </m:r>
              </m:sub>
            </m:sSub>
          </m:den>
        </m:f>
      </m:oMath>
      <w:bookmarkEnd w:id="270"/>
      <w:bookmarkEnd w:id="271"/>
      <w:r>
        <w:rPr>
          <w:rFonts w:eastAsia="宋体"/>
        </w:rPr>
        <w:tab/>
        <w:t>(4.2.3.1)</w:t>
      </w:r>
    </w:p>
    <w:p w14:paraId="5CAABCDB" w14:textId="3D97A454" w:rsidR="00E72E6F" w:rsidRPr="00E507B8" w:rsidRDefault="00E72E6F" w:rsidP="00E72E6F">
      <w:pPr>
        <w:pStyle w:val="af"/>
        <w:ind w:firstLine="480"/>
      </w:pPr>
      <w:r w:rsidRPr="00E507B8">
        <w:rPr>
          <w:rFonts w:hint="eastAsia"/>
        </w:rPr>
        <w:t>而</w:t>
      </w:r>
      <w:r w:rsidRPr="003A6D6E">
        <w:rPr>
          <w:rFonts w:hint="eastAsia"/>
        </w:rPr>
        <w:t>供</w:t>
      </w:r>
      <w:r w:rsidRPr="003252E5">
        <w:rPr>
          <w:rFonts w:hint="eastAsia"/>
        </w:rPr>
        <w:t>应商</w:t>
      </w:r>
      <w:r w:rsidRPr="003252E5">
        <w:rPr>
          <w:rFonts w:hint="eastAsia"/>
        </w:rPr>
        <w:t>S</w:t>
      </w:r>
      <w:r w:rsidR="00064AEA">
        <w:rPr>
          <w:rFonts w:hint="eastAsia"/>
        </w:rPr>
        <w:t>仍为垄断，因此与</w:t>
      </w:r>
      <w:r w:rsidR="00064AEA">
        <w:rPr>
          <w:rFonts w:hint="eastAsia"/>
        </w:rPr>
        <w:t>4.2.1</w:t>
      </w:r>
      <w:r w:rsidR="00064AEA">
        <w:rPr>
          <w:rFonts w:hint="eastAsia"/>
        </w:rPr>
        <w:t>节的</w:t>
      </w:r>
      <w:r w:rsidRPr="00E507B8">
        <w:rPr>
          <w:rFonts w:hint="eastAsia"/>
        </w:rPr>
        <w:t>需求函数相同，为：</w:t>
      </w:r>
    </w:p>
    <w:p w14:paraId="1D1BF8D3" w14:textId="01415722" w:rsidR="00E72E6F" w:rsidRPr="00064AEA" w:rsidRDefault="00064AEA" w:rsidP="00064AEA">
      <w:pPr>
        <w:pStyle w:val="afd"/>
        <w:ind w:firstLine="480"/>
        <w:rPr>
          <w:rFonts w:eastAsia="宋体"/>
        </w:rPr>
      </w:pPr>
      <w:r>
        <w:rPr>
          <w:rFonts w:eastAsia="宋体"/>
        </w:rPr>
        <w:tab/>
      </w:r>
      <m:oMath>
        <m:sSub>
          <m:sSubPr>
            <m:ctrlPr>
              <w:rPr>
                <w:rFonts w:ascii="Cambria Math" w:hAnsi="Cambria Math"/>
              </w:rPr>
            </m:ctrlPr>
          </m:sSubPr>
          <m:e>
            <m:r>
              <w:rPr>
                <w:rFonts w:ascii="Cambria Math" w:hAnsi="Cambria Math"/>
              </w:rPr>
              <m:t>n</m:t>
            </m:r>
          </m:e>
          <m:sub>
            <m:r>
              <w:rPr>
                <w:rFonts w:ascii="Cambria Math" w:hAnsi="Cambria Math"/>
              </w:rPr>
              <m:t>K</m:t>
            </m:r>
            <m:r>
              <w:rPr>
                <w:rFonts w:ascii="Cambria Math" w:eastAsiaTheme="minorEastAsia" w:hAnsi="Cambria Math" w:hint="eastAsia"/>
              </w:rPr>
              <m:t>S</m:t>
            </m:r>
          </m:sub>
        </m:sSub>
        <m:r>
          <m:rPr>
            <m:sty m:val="p"/>
          </m:rPr>
          <w:rPr>
            <w:rFonts w:ascii="Cambria Math" w:eastAsiaTheme="minorEastAsia" w:hAnsi="Cambria Math" w:hint="eastAsia"/>
          </w:rPr>
          <m:t>=</m:t>
        </m:r>
        <m:f>
          <m:fPr>
            <m:ctrlPr>
              <w:rPr>
                <w:rFonts w:ascii="Cambria Math" w:hAnsi="Cambria Math"/>
              </w:rPr>
            </m:ctrlPr>
          </m:fPr>
          <m:num>
            <m:r>
              <m:rPr>
                <m:sty m:val="p"/>
              </m:rPr>
              <w:rPr>
                <w:rFonts w:ascii="Cambria Math" w:eastAsiaTheme="minorEastAsia" w:hAnsi="Cambria Math" w:hint="eastAsia"/>
              </w:rPr>
              <m:t>2</m:t>
            </m:r>
            <m:d>
              <m:dPr>
                <m:ctrlPr>
                  <w:rPr>
                    <w:rFonts w:ascii="Cambria Math" w:hAnsi="Cambria Math"/>
                  </w:rPr>
                </m:ctrlPr>
              </m:dPr>
              <m:e>
                <m:sSub>
                  <m:sSubPr>
                    <m:ctrlPr>
                      <w:rPr>
                        <w:rFonts w:ascii="Cambria Math" w:hAnsi="Cambria Math"/>
                      </w:rPr>
                    </m:ctrlPr>
                  </m:sSubPr>
                  <m:e>
                    <m:r>
                      <w:rPr>
                        <w:rFonts w:ascii="Cambria Math" w:eastAsiaTheme="minorEastAsia" w:hAnsi="Cambria Math" w:hint="eastAsia"/>
                      </w:rPr>
                      <m:t>V</m:t>
                    </m:r>
                  </m:e>
                  <m:sub>
                    <m:r>
                      <w:rPr>
                        <w:rFonts w:ascii="Cambria Math" w:eastAsiaTheme="minorEastAsia" w:hAnsi="Cambria Math" w:hint="eastAsia"/>
                      </w:rPr>
                      <m:t>S</m:t>
                    </m:r>
                  </m:sub>
                </m:sSub>
                <m:r>
                  <m:rPr>
                    <m:sty m:val="p"/>
                  </m:rPr>
                  <w:rPr>
                    <w:rFonts w:ascii="Cambria Math" w:eastAsia="MS Mincho" w:hAnsi="Cambria Math" w:hint="eastAsia"/>
                  </w:rPr>
                  <m:t>-</m:t>
                </m:r>
                <m:sSub>
                  <m:sSubPr>
                    <m:ctrlPr>
                      <w:rPr>
                        <w:rFonts w:ascii="Cambria Math" w:hAnsi="Cambria Math"/>
                      </w:rPr>
                    </m:ctrlPr>
                  </m:sSubPr>
                  <m:e>
                    <m:r>
                      <w:rPr>
                        <w:rFonts w:ascii="Cambria Math" w:eastAsiaTheme="minorEastAsia" w:hAnsi="Cambria Math"/>
                      </w:rPr>
                      <m:t>P</m:t>
                    </m:r>
                  </m:e>
                  <m:sub>
                    <m:r>
                      <w:rPr>
                        <w:rFonts w:ascii="Cambria Math" w:eastAsiaTheme="minorEastAsia" w:hAnsi="Cambria Math"/>
                      </w:rPr>
                      <m:t>K</m:t>
                    </m:r>
                    <m:r>
                      <w:rPr>
                        <w:rFonts w:ascii="Cambria Math" w:eastAsiaTheme="minorEastAsia" w:hAnsi="Cambria Math" w:hint="eastAsia"/>
                      </w:rPr>
                      <m:t>S</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hint="eastAsia"/>
                      </w:rPr>
                      <m:t>S</m:t>
                    </m:r>
                  </m:sub>
                </m:sSub>
                <m:sSub>
                  <m:sSubPr>
                    <m:ctrlPr>
                      <w:rPr>
                        <w:rFonts w:ascii="Cambria Math" w:hAnsi="Cambria Math"/>
                      </w:rPr>
                    </m:ctrlPr>
                  </m:sSubPr>
                  <m:e>
                    <m:r>
                      <w:rPr>
                        <w:rFonts w:ascii="Cambria Math" w:hAnsi="Cambria Math"/>
                      </w:rPr>
                      <m:t>n</m:t>
                    </m:r>
                  </m:e>
                  <m:sub>
                    <m:r>
                      <w:rPr>
                        <w:rFonts w:ascii="Cambria Math" w:hAnsi="Cambria Math"/>
                      </w:rPr>
                      <m:t>K</m:t>
                    </m:r>
                    <m:r>
                      <w:rPr>
                        <w:rFonts w:ascii="Cambria Math" w:eastAsiaTheme="minorEastAsia" w:hAnsi="Cambria Math" w:hint="eastAsia"/>
                      </w:rPr>
                      <m:t>B</m:t>
                    </m:r>
                  </m:sub>
                </m:sSub>
              </m:e>
            </m:d>
          </m:num>
          <m:den>
            <m:sSub>
              <m:sSubPr>
                <m:ctrlPr>
                  <w:rPr>
                    <w:rFonts w:ascii="Cambria Math" w:hAnsi="Cambria Math"/>
                  </w:rPr>
                </m:ctrlPr>
              </m:sSubPr>
              <m:e>
                <m:r>
                  <w:rPr>
                    <w:rFonts w:ascii="Cambria Math" w:eastAsiaTheme="minorEastAsia" w:hAnsi="Cambria Math"/>
                  </w:rPr>
                  <m:t>t</m:t>
                </m:r>
              </m:e>
              <m:sub>
                <m:r>
                  <w:rPr>
                    <w:rFonts w:ascii="Cambria Math" w:eastAsiaTheme="minorEastAsia" w:hAnsi="Cambria Math" w:hint="eastAsia"/>
                  </w:rPr>
                  <m:t>S</m:t>
                </m:r>
              </m:sub>
            </m:sSub>
          </m:den>
        </m:f>
      </m:oMath>
      <w:r>
        <w:rPr>
          <w:rFonts w:eastAsia="宋体"/>
        </w:rPr>
        <w:tab/>
        <w:t>(4.2.3.2)</w:t>
      </w:r>
    </w:p>
    <w:p w14:paraId="5A7FD345" w14:textId="3C71DBF2" w:rsidR="00510A7A" w:rsidRDefault="00510A7A" w:rsidP="00510A7A">
      <w:pPr>
        <w:pStyle w:val="af"/>
        <w:ind w:firstLine="480"/>
      </w:pPr>
      <w:r w:rsidRPr="0069003B">
        <w:rPr>
          <w:rFonts w:asciiTheme="minorEastAsia" w:hAnsiTheme="minorEastAsia" w:hint="eastAsia"/>
        </w:rPr>
        <w:t>根据消费者与</w:t>
      </w:r>
      <w:r w:rsidRPr="003A6D6E">
        <w:rPr>
          <w:rFonts w:hint="eastAsia"/>
        </w:rPr>
        <w:t>供应商在平台</w:t>
      </w:r>
      <w:r w:rsidRPr="003A6D6E">
        <w:t>K</w:t>
      </w:r>
      <w:r w:rsidRPr="003A6D6E">
        <w:rPr>
          <w:rFonts w:hint="eastAsia"/>
        </w:rPr>
        <w:t>的需</w:t>
      </w:r>
      <w:r w:rsidRPr="009443F4">
        <w:rPr>
          <w:rFonts w:hint="eastAsia"/>
        </w:rPr>
        <w:t>求函数</w:t>
      </w:r>
      <w:r w:rsidRPr="004307D4">
        <w:rPr>
          <w:rFonts w:hint="eastAsia"/>
        </w:rPr>
        <w:t>可以解得：</w:t>
      </w:r>
    </w:p>
    <w:p w14:paraId="74D8F008" w14:textId="02CD3E4F" w:rsidR="00510A7A" w:rsidRPr="00DE68F1" w:rsidRDefault="00DE68F1" w:rsidP="00DE68F1">
      <w:pPr>
        <w:pStyle w:val="afd"/>
        <w:ind w:firstLine="480"/>
        <w:rPr>
          <w:rFonts w:eastAsia="宋体"/>
        </w:rPr>
      </w:pPr>
      <w:r>
        <w:rPr>
          <w:rFonts w:eastAsia="宋体"/>
        </w:rPr>
        <w:lastRenderedPageBreak/>
        <w:tab/>
      </w:r>
      <w:r w:rsidRPr="00DE68F1">
        <w:rPr>
          <w:rFonts w:eastAsia="宋体"/>
        </w:rP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eastAsia="宋体" w:hAnsi="Cambria Math"/>
                      </w:rPr>
                    </m:ctrlPr>
                  </m:sSubPr>
                  <m:e>
                    <m:r>
                      <w:rPr>
                        <w:rFonts w:ascii="Cambria Math" w:hAnsi="Cambria Math"/>
                      </w:rPr>
                      <m:t>n</m:t>
                    </m:r>
                  </m:e>
                  <m:sub>
                    <m:r>
                      <w:rPr>
                        <w:rFonts w:ascii="Cambria Math" w:hAnsi="Cambria Math"/>
                      </w:rPr>
                      <m:t>K</m:t>
                    </m:r>
                    <m:r>
                      <w:rPr>
                        <w:rFonts w:ascii="Cambria Math" w:eastAsiaTheme="minorEastAsia" w:hAnsi="Cambria Math"/>
                      </w:rPr>
                      <m:t>B</m:t>
                    </m:r>
                  </m:sub>
                </m:sSub>
                <m:r>
                  <m:rPr>
                    <m:sty m:val="p"/>
                  </m:rPr>
                  <w:rPr>
                    <w:rFonts w:ascii="Cambria Math" w:eastAsiaTheme="minorEastAsia" w:hAnsi="Cambria Math"/>
                  </w:rPr>
                  <m:t>=</m:t>
                </m:r>
                <m:f>
                  <m:fPr>
                    <m:ctrlPr>
                      <w:rPr>
                        <w:rFonts w:ascii="Cambria Math" w:eastAsia="宋体" w:hAnsi="Cambria Math"/>
                      </w:rPr>
                    </m:ctrlPr>
                  </m:fPr>
                  <m:num>
                    <m:f>
                      <m:fPr>
                        <m:ctrlPr>
                          <w:rPr>
                            <w:rFonts w:ascii="Cambria Math" w:eastAsiaTheme="minorEastAsia" w:hAnsi="Cambria Math"/>
                          </w:rPr>
                        </m:ctrlPr>
                      </m:fPr>
                      <m:num>
                        <m:sSub>
                          <m:sSubPr>
                            <m:ctrlPr>
                              <w:rPr>
                                <w:rFonts w:ascii="Cambria Math" w:eastAsia="宋体" w:hAnsi="Cambria Math"/>
                              </w:rPr>
                            </m:ctrlPr>
                          </m:sSubPr>
                          <m:e>
                            <m:r>
                              <w:rPr>
                                <w:rFonts w:ascii="Cambria Math" w:eastAsiaTheme="minorEastAsia" w:hAnsi="Cambria Math"/>
                              </w:rPr>
                              <m:t>t</m:t>
                            </m:r>
                          </m:e>
                          <m:sub>
                            <m:r>
                              <w:rPr>
                                <w:rFonts w:ascii="Cambria Math" w:eastAsia="宋体" w:hAnsi="Cambria Math"/>
                              </w:rPr>
                              <m:t>B</m:t>
                            </m:r>
                          </m:sub>
                        </m:sSub>
                        <m:sSub>
                          <m:sSubPr>
                            <m:ctrlPr>
                              <w:rPr>
                                <w:rFonts w:ascii="Cambria Math" w:eastAsia="宋体" w:hAnsi="Cambria Math"/>
                              </w:rPr>
                            </m:ctrlPr>
                          </m:sSubPr>
                          <m:e>
                            <m:r>
                              <w:rPr>
                                <w:rFonts w:ascii="Cambria Math" w:eastAsiaTheme="minorEastAsia" w:hAnsi="Cambria Math"/>
                              </w:rPr>
                              <m:t>t</m:t>
                            </m:r>
                          </m:e>
                          <m:sub>
                            <m:r>
                              <w:rPr>
                                <w:rFonts w:ascii="Cambria Math" w:eastAsia="宋体" w:hAnsi="Cambria Math"/>
                              </w:rPr>
                              <m:t>S</m:t>
                            </m:r>
                          </m:sub>
                        </m:sSub>
                      </m:num>
                      <m:den>
                        <m:r>
                          <w:rPr>
                            <w:rFonts w:ascii="Cambria Math" w:eastAsiaTheme="minorEastAsia" w:hAnsi="Cambria Math"/>
                          </w:rPr>
                          <m:t>e</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宋体" w:hAnsi="Cambria Math"/>
                              </w:rPr>
                            </m:ctrlPr>
                          </m:sSubPr>
                          <m:e>
                            <m:r>
                              <w:rPr>
                                <w:rFonts w:ascii="Cambria Math" w:eastAsiaTheme="minorEastAsia" w:hAnsi="Cambria Math"/>
                              </w:rPr>
                              <m:t>t</m:t>
                            </m:r>
                          </m:e>
                          <m:sub>
                            <m:r>
                              <w:rPr>
                                <w:rFonts w:ascii="Cambria Math" w:eastAsia="宋体" w:hAnsi="Cambria Math"/>
                              </w:rPr>
                              <m:t>S</m:t>
                            </m:r>
                          </m:sub>
                        </m:sSub>
                        <m:d>
                          <m:dPr>
                            <m:ctrlPr>
                              <w:rPr>
                                <w:rFonts w:ascii="Cambria Math" w:hAnsi="Cambria Math"/>
                              </w:rPr>
                            </m:ctrlPr>
                          </m:dPr>
                          <m:e>
                            <m:sSub>
                              <m:sSubPr>
                                <m:ctrlPr>
                                  <w:rPr>
                                    <w:rFonts w:ascii="Cambria Math"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B</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B</m:t>
                                </m:r>
                              </m:sub>
                            </m:sSub>
                            <m:r>
                              <m:rPr>
                                <m:sty m:val="p"/>
                              </m:rPr>
                              <w:rPr>
                                <w:rFonts w:ascii="Cambria Math" w:eastAsiaTheme="minorEastAsia" w:hAnsi="Cambria Math"/>
                              </w:rPr>
                              <m:t>-</m:t>
                            </m:r>
                            <m:sSub>
                              <m:sSubPr>
                                <m:ctrlPr>
                                  <w:rPr>
                                    <w:rFonts w:ascii="Cambria Math" w:hAnsi="Cambria Math"/>
                                  </w:rPr>
                                </m:ctrlPr>
                              </m:sSubPr>
                              <m:e>
                                <m:r>
                                  <m:rPr>
                                    <m:sty m:val="p"/>
                                  </m:rPr>
                                  <w:rPr>
                                    <w:rFonts w:ascii="Cambria Math" w:eastAsiaTheme="minorEastAsia" w:hAnsi="Cambria Math"/>
                                  </w:rPr>
                                  <m:t>2</m:t>
                                </m:r>
                                <m:r>
                                  <w:rPr>
                                    <w:rFonts w:ascii="Cambria Math" w:eastAsiaTheme="minorEastAsia" w:hAnsi="Cambria Math"/>
                                  </w:rPr>
                                  <m:t>P</m:t>
                                </m:r>
                              </m:e>
                              <m:sub>
                                <m:r>
                                  <w:rPr>
                                    <w:rFonts w:ascii="Cambria Math" w:eastAsiaTheme="minorEastAsia" w:hAnsi="Cambria Math"/>
                                  </w:rPr>
                                  <m:t>KB</m:t>
                                </m:r>
                              </m:sub>
                            </m:sSub>
                          </m:e>
                        </m:d>
                        <m:ctrlPr>
                          <w:rPr>
                            <w:rFonts w:ascii="Cambria Math" w:eastAsiaTheme="minorEastAsia" w:hAnsi="Cambria Math" w:hint="eastAsia"/>
                          </w:rPr>
                        </m:ctrlPr>
                      </m:num>
                      <m:den>
                        <m:r>
                          <m:rPr>
                            <m:sty m:val="p"/>
                          </m:rPr>
                          <w:rPr>
                            <w:rFonts w:ascii="Cambria Math" w:eastAsiaTheme="minorEastAsia" w:hAnsi="Cambria Math"/>
                          </w:rPr>
                          <m:t>2</m:t>
                        </m:r>
                      </m:den>
                    </m:f>
                    <m:r>
                      <m:rPr>
                        <m:sty m:val="p"/>
                      </m:rP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d>
                      <m:dPr>
                        <m:ctrlPr>
                          <w:rPr>
                            <w:rFonts w:ascii="Cambria Math" w:eastAsiaTheme="minorEastAsia" w:hAnsi="Cambria Math"/>
                          </w:rPr>
                        </m:ctrlPr>
                      </m:dPr>
                      <m:e>
                        <m:sSub>
                          <m:sSubPr>
                            <m:ctrlPr>
                              <w:rPr>
                                <w:rFonts w:ascii="Cambria Math"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S</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S</m:t>
                            </m:r>
                          </m:sub>
                        </m:sSub>
                        <m:r>
                          <m:rPr>
                            <m:sty m:val="p"/>
                          </m:rPr>
                          <w:rPr>
                            <w:rFonts w:ascii="Cambria Math" w:eastAsiaTheme="minorEastAsia" w:hAnsi="Cambria Math"/>
                          </w:rPr>
                          <m:t>-</m:t>
                        </m:r>
                        <m:sSub>
                          <m:sSubPr>
                            <m:ctrlPr>
                              <w:rPr>
                                <w:rFonts w:ascii="Cambria Math" w:hAnsi="Cambria Math"/>
                              </w:rPr>
                            </m:ctrlPr>
                          </m:sSubPr>
                          <m:e>
                            <m:r>
                              <m:rPr>
                                <m:sty m:val="p"/>
                              </m:rPr>
                              <w:rPr>
                                <w:rFonts w:ascii="Cambria Math" w:eastAsiaTheme="minorEastAsia" w:hAnsi="Cambria Math"/>
                              </w:rPr>
                              <m:t>2</m:t>
                            </m:r>
                            <m:r>
                              <w:rPr>
                                <w:rFonts w:ascii="Cambria Math" w:eastAsiaTheme="minorEastAsia" w:hAnsi="Cambria Math"/>
                              </w:rPr>
                              <m:t>P</m:t>
                            </m:r>
                          </m:e>
                          <m:sub>
                            <m:r>
                              <w:rPr>
                                <w:rFonts w:ascii="Cambria Math" w:eastAsiaTheme="minorEastAsia" w:hAnsi="Cambria Math"/>
                              </w:rPr>
                              <m:t>KS</m:t>
                            </m:r>
                          </m:sub>
                        </m:sSub>
                      </m:e>
                    </m:d>
                    <m:r>
                      <m:rPr>
                        <m:sty m:val="p"/>
                      </m:rP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d>
                      <m:dPr>
                        <m:ctrlPr>
                          <w:rPr>
                            <w:rFonts w:ascii="Cambria Math" w:eastAsiaTheme="minorEastAsia" w:hAnsi="Cambria Math"/>
                          </w:rPr>
                        </m:ctrlPr>
                      </m:dPr>
                      <m:e>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eastAsiaTheme="minorEastAsia" w:hAnsi="Cambria Math"/>
                              </w:rPr>
                              <m:t>B</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eastAsiaTheme="minorEastAsia" w:hAnsi="Cambria Math"/>
                                  </w:rPr>
                                  <m:t>-</m:t>
                                </m:r>
                                <m:r>
                                  <m:rPr>
                                    <m:sty m:val="p"/>
                                  </m:rPr>
                                  <w:rPr>
                                    <w:rFonts w:ascii="Cambria Math" w:hAnsi="Cambria Math"/>
                                  </w:rPr>
                                  <m:t>1</m:t>
                                </m:r>
                              </m:e>
                            </m:d>
                            <m:r>
                              <w:rPr>
                                <w:rFonts w:ascii="Cambria Math" w:eastAsiaTheme="minorEastAsia" w:hAnsi="Cambria Math"/>
                              </w:rPr>
                              <m:t>B</m:t>
                            </m:r>
                          </m:sub>
                        </m:sSub>
                      </m:e>
                    </m:d>
                  </m:num>
                  <m:den>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S</m:t>
                        </m:r>
                      </m:sub>
                    </m:sSub>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B</m:t>
                        </m:r>
                      </m:sub>
                    </m:sSub>
                    <m:r>
                      <m:rPr>
                        <m:sty m:val="p"/>
                      </m:rPr>
                      <w:rPr>
                        <w:rFonts w:ascii="Cambria Math" w:eastAsia="宋体" w:hAnsi="Cambria Math"/>
                      </w:rPr>
                      <m:t>-</m:t>
                    </m:r>
                    <m:r>
                      <m:rPr>
                        <m:sty m:val="p"/>
                      </m:rPr>
                      <w:rPr>
                        <w:rFonts w:ascii="Cambria Math" w:eastAsiaTheme="minorEastAsia" w:hAnsi="Cambria Math" w:hint="eastAsia"/>
                      </w:rPr>
                      <m:t>2</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den>
                </m:f>
              </m:e>
              <m:e>
                <m:ctrlPr>
                  <w:rPr>
                    <w:rFonts w:ascii="Cambria Math" w:eastAsia="Cambria Math" w:hAnsi="Cambria Math"/>
                  </w:rPr>
                </m:ctrlPr>
              </m:e>
              <m:e>
                <m:r>
                  <m:rPr>
                    <m:sty m:val="p"/>
                  </m:rPr>
                  <w:rPr>
                    <w:rFonts w:ascii="Cambria Math" w:eastAsia="宋体" w:hAnsi="Cambria Math"/>
                  </w:rPr>
                  <m:t xml:space="preserve">                           </m:t>
                </m:r>
                <m:ctrlPr>
                  <w:rPr>
                    <w:rFonts w:ascii="Cambria Math" w:eastAsia="Cambria Math" w:hAnsi="Cambria Math"/>
                  </w:rPr>
                </m:ctrlPr>
              </m:e>
              <m:e>
                <m:sSub>
                  <m:sSubPr>
                    <m:ctrlPr>
                      <w:rPr>
                        <w:rFonts w:ascii="Cambria Math" w:eastAsia="宋体" w:hAnsi="Cambria Math"/>
                      </w:rPr>
                    </m:ctrlPr>
                  </m:sSubPr>
                  <m:e>
                    <m:r>
                      <w:rPr>
                        <w:rFonts w:ascii="Cambria Math" w:hAnsi="Cambria Math"/>
                      </w:rPr>
                      <m:t>n</m:t>
                    </m:r>
                  </m:e>
                  <m:sub>
                    <m:r>
                      <w:rPr>
                        <w:rFonts w:ascii="Cambria Math" w:hAnsi="Cambria Math"/>
                      </w:rPr>
                      <m:t>K</m:t>
                    </m:r>
                    <m:r>
                      <w:rPr>
                        <w:rFonts w:ascii="Cambria Math" w:eastAsiaTheme="minorEastAsia" w:hAnsi="Cambria Math"/>
                      </w:rPr>
                      <m:t>S</m:t>
                    </m:r>
                  </m:sub>
                </m:sSub>
                <m:r>
                  <m:rPr>
                    <m:sty m:val="p"/>
                  </m:rPr>
                  <w:rPr>
                    <w:rFonts w:ascii="Cambria Math" w:eastAsiaTheme="minorEastAsia" w:hAnsi="Cambria Math"/>
                  </w:rPr>
                  <m:t>=</m:t>
                </m:r>
                <m:f>
                  <m:fPr>
                    <m:ctrlPr>
                      <w:rPr>
                        <w:rFonts w:ascii="Cambria Math" w:eastAsia="宋体" w:hAnsi="Cambria Math"/>
                      </w:rPr>
                    </m:ctrlPr>
                  </m:fPr>
                  <m:num>
                    <m:r>
                      <m:rPr>
                        <m:sty m:val="p"/>
                      </m:rPr>
                      <w:rPr>
                        <w:rFonts w:ascii="Cambria Math" w:eastAsiaTheme="minorEastAsia" w:hAnsi="Cambria Math"/>
                      </w:rPr>
                      <m:t>2</m:t>
                    </m:r>
                    <m:sSub>
                      <m:sSubPr>
                        <m:ctrlPr>
                          <w:rPr>
                            <w:rFonts w:ascii="Cambria Math" w:eastAsia="宋体" w:hAnsi="Cambria Math"/>
                          </w:rPr>
                        </m:ctrlPr>
                      </m:sSubPr>
                      <m:e>
                        <m:r>
                          <w:rPr>
                            <w:rFonts w:ascii="Cambria Math" w:eastAsiaTheme="minorEastAsia" w:hAnsi="Cambria Math"/>
                          </w:rPr>
                          <m:t>t</m:t>
                        </m:r>
                      </m:e>
                      <m:sub>
                        <m:r>
                          <w:rPr>
                            <w:rFonts w:ascii="Cambria Math" w:eastAsia="宋体" w:hAnsi="Cambria Math"/>
                          </w:rPr>
                          <m:t>B</m:t>
                        </m:r>
                      </m:sub>
                    </m:sSub>
                    <m:d>
                      <m:dPr>
                        <m:ctrlPr>
                          <w:rPr>
                            <w:rFonts w:ascii="Cambria Math" w:eastAsia="宋体" w:hAnsi="Cambria Math"/>
                          </w:rPr>
                        </m:ctrlPr>
                      </m:dPr>
                      <m:e>
                        <m:sSub>
                          <m:sSubPr>
                            <m:ctrlPr>
                              <w:rPr>
                                <w:rFonts w:ascii="Cambria Math" w:eastAsia="宋体" w:hAnsi="Cambria Math"/>
                              </w:rPr>
                            </m:ctrlPr>
                          </m:sSubPr>
                          <m:e>
                            <m:r>
                              <w:rPr>
                                <w:rFonts w:ascii="Cambria Math" w:eastAsia="宋体" w:hAnsi="Cambria Math"/>
                              </w:rPr>
                              <m:t>V</m:t>
                            </m:r>
                          </m:e>
                          <m:sub>
                            <m:r>
                              <w:rPr>
                                <w:rFonts w:ascii="Cambria Math" w:eastAsia="宋体" w:hAnsi="Cambria Math"/>
                              </w:rPr>
                              <m:t>S</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P</m:t>
                            </m:r>
                          </m:e>
                          <m:sub>
                            <m:r>
                              <w:rPr>
                                <w:rFonts w:ascii="Cambria Math" w:eastAsia="宋体" w:hAnsi="Cambria Math"/>
                              </w:rPr>
                              <m:t>KS</m:t>
                            </m:r>
                          </m:sub>
                        </m:sSub>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num>
                          <m:den>
                            <m:r>
                              <w:rPr>
                                <w:rFonts w:ascii="Cambria Math" w:eastAsiaTheme="minorEastAsia" w:hAnsi="Cambria Math"/>
                              </w:rPr>
                              <m:t>e</m:t>
                            </m:r>
                          </m:den>
                        </m:f>
                      </m:e>
                    </m:d>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d>
                      <m:dPr>
                        <m:ctrlPr>
                          <w:rPr>
                            <w:rFonts w:ascii="Cambria Math" w:eastAsia="宋体" w:hAnsi="Cambria Math"/>
                          </w:rPr>
                        </m:ctrlPr>
                      </m:dPr>
                      <m:e>
                        <m:sSub>
                          <m:sSubPr>
                            <m:ctrlPr>
                              <w:rPr>
                                <w:rFonts w:ascii="Cambria Math"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B</m:t>
                            </m:r>
                          </m:sub>
                        </m:sSub>
                        <m:r>
                          <m:rPr>
                            <m:sty m:val="p"/>
                          </m:rPr>
                          <w:rPr>
                            <w:rFonts w:ascii="Cambria Math" w:eastAsiaTheme="minorEastAsia" w:hAnsi="Cambria Math"/>
                          </w:rPr>
                          <m:t>+</m:t>
                        </m:r>
                        <m:sSub>
                          <m:sSubPr>
                            <m:ctrlPr>
                              <w:rPr>
                                <w:rFonts w:ascii="Cambria Math"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B</m:t>
                            </m:r>
                          </m:sub>
                        </m:sSub>
                        <m:r>
                          <m:rPr>
                            <m:sty m:val="p"/>
                          </m:rPr>
                          <w:rPr>
                            <w:rFonts w:ascii="Cambria Math" w:eastAsiaTheme="minorEastAsia" w:hAnsi="Cambria Math"/>
                          </w:rPr>
                          <m:t>-</m:t>
                        </m:r>
                        <m:sSub>
                          <m:sSubPr>
                            <m:ctrlPr>
                              <w:rPr>
                                <w:rFonts w:ascii="Cambria Math" w:hAnsi="Cambria Math"/>
                              </w:rPr>
                            </m:ctrlPr>
                          </m:sSubPr>
                          <m:e>
                            <m:r>
                              <m:rPr>
                                <m:sty m:val="p"/>
                              </m:rPr>
                              <w:rPr>
                                <w:rFonts w:ascii="Cambria Math" w:eastAsiaTheme="minorEastAsia" w:hAnsi="Cambria Math"/>
                              </w:rPr>
                              <m:t>2</m:t>
                            </m:r>
                            <m:r>
                              <w:rPr>
                                <w:rFonts w:ascii="Cambria Math" w:eastAsiaTheme="minorEastAsia" w:hAnsi="Cambria Math"/>
                              </w:rPr>
                              <m:t>P</m:t>
                            </m:r>
                          </m:e>
                          <m:sub>
                            <m:r>
                              <w:rPr>
                                <w:rFonts w:ascii="Cambria Math" w:eastAsiaTheme="minorEastAsia" w:hAnsi="Cambria Math"/>
                              </w:rPr>
                              <m:t>KB</m:t>
                            </m:r>
                          </m:sub>
                        </m:sSub>
                      </m:e>
                    </m:d>
                    <m:r>
                      <m:rPr>
                        <m:sty m:val="p"/>
                      </m:rPr>
                      <w:rPr>
                        <w:rFonts w:ascii="Cambria Math" w:eastAsia="MS Mincho"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d>
                      <m:dPr>
                        <m:ctrlPr>
                          <w:rPr>
                            <w:rFonts w:ascii="Cambria Math" w:eastAsiaTheme="minorEastAsia" w:hAnsi="Cambria Math"/>
                          </w:rPr>
                        </m:ctrlPr>
                      </m:dPr>
                      <m:e>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eastAsiaTheme="minorEastAsia" w:hAnsi="Cambria Math"/>
                              </w:rPr>
                              <m:t>S</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eastAsia="MS Mincho" w:hAnsi="Cambria Math"/>
                                  </w:rPr>
                                  <m:t>-</m:t>
                                </m:r>
                                <m:r>
                                  <m:rPr>
                                    <m:sty m:val="p"/>
                                  </m:rPr>
                                  <w:rPr>
                                    <w:rFonts w:ascii="Cambria Math" w:hAnsi="Cambria Math"/>
                                  </w:rPr>
                                  <m:t>1</m:t>
                                </m:r>
                              </m:e>
                            </m:d>
                            <m:r>
                              <w:rPr>
                                <w:rFonts w:ascii="Cambria Math" w:eastAsiaTheme="minorEastAsia" w:hAnsi="Cambria Math"/>
                              </w:rPr>
                              <m:t>S</m:t>
                            </m:r>
                          </m:sub>
                        </m:sSub>
                      </m:e>
                    </m:d>
                  </m:num>
                  <m:den>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S</m:t>
                        </m:r>
                      </m:sub>
                    </m:sSub>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B</m:t>
                        </m:r>
                      </m:sub>
                    </m:sSub>
                    <m:r>
                      <m:rPr>
                        <m:sty m:val="p"/>
                      </m:rPr>
                      <w:rPr>
                        <w:rFonts w:ascii="Cambria Math" w:eastAsia="宋体" w:hAnsi="Cambria Math"/>
                      </w:rPr>
                      <m:t>-</m:t>
                    </m:r>
                    <m:r>
                      <m:rPr>
                        <m:sty m:val="p"/>
                      </m:rPr>
                      <w:rPr>
                        <w:rFonts w:ascii="Cambria Math" w:eastAsiaTheme="minorEastAsia" w:hAnsi="Cambria Math"/>
                      </w:rPr>
                      <m:t>2</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den>
                </m:f>
              </m:e>
            </m:eqArr>
          </m:e>
        </m:d>
      </m:oMath>
      <w:r w:rsidRPr="00DE68F1">
        <w:rPr>
          <w:rFonts w:eastAsia="宋体"/>
        </w:rPr>
        <w:tab/>
      </w:r>
      <w:r>
        <w:rPr>
          <w:rFonts w:eastAsia="宋体"/>
        </w:rPr>
        <w:tab/>
      </w:r>
      <w:r>
        <w:rPr>
          <w:rFonts w:eastAsia="宋体"/>
        </w:rPr>
        <w:tab/>
      </w:r>
      <w:r>
        <w:rPr>
          <w:rFonts w:eastAsia="宋体"/>
        </w:rPr>
        <w:tab/>
      </w:r>
      <w:r w:rsidRPr="00DE68F1">
        <w:rPr>
          <w:rFonts w:eastAsia="宋体"/>
        </w:rPr>
        <w:t>(4.2.3.3)</w:t>
      </w:r>
    </w:p>
    <w:p w14:paraId="417D474F" w14:textId="6F30A8E6" w:rsidR="00510A7A" w:rsidRDefault="00DE68F1" w:rsidP="00510A7A">
      <w:pPr>
        <w:pStyle w:val="af"/>
        <w:ind w:firstLine="480"/>
      </w:pPr>
      <w:r>
        <w:rPr>
          <w:rFonts w:hint="eastAsia"/>
        </w:rPr>
        <w:t>接着将</w:t>
      </w:r>
      <w:r>
        <w:rPr>
          <w:rFonts w:hint="eastAsia"/>
        </w:rPr>
        <w:t>4.2.3.3</w:t>
      </w:r>
      <w:r>
        <w:rPr>
          <w:rFonts w:hint="eastAsia"/>
        </w:rPr>
        <w:t>带入</w:t>
      </w:r>
      <w:r w:rsidR="00510A7A" w:rsidRPr="00E507B8">
        <w:rPr>
          <w:rFonts w:hint="eastAsia"/>
        </w:rPr>
        <w:t>平台</w:t>
      </w:r>
      <w:r w:rsidR="00510A7A" w:rsidRPr="00E507B8">
        <w:t>K</w:t>
      </w:r>
      <w:r w:rsidR="00AA3C50">
        <w:rPr>
          <w:rFonts w:hint="eastAsia"/>
        </w:rPr>
        <w:t>的利润函数</w:t>
      </w:r>
      <w:r w:rsidR="00510A7A" w:rsidRPr="00E507B8">
        <w:rPr>
          <w:rFonts w:hint="eastAsia"/>
        </w:rPr>
        <w:t>：</w:t>
      </w:r>
      <m:oMath>
        <m:r>
          <m:rPr>
            <m:sty m:val="p"/>
          </m:rPr>
          <w:rPr>
            <w:rFonts w:ascii="Cambria Math" w:hAnsi="Cambria Math"/>
          </w:rPr>
          <m:t>π</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S</m:t>
            </m:r>
          </m:sub>
        </m:sSub>
        <m:sSub>
          <m:sSubPr>
            <m:ctrlPr>
              <w:rPr>
                <w:rFonts w:ascii="Cambria Math" w:hAnsi="Cambria Math"/>
              </w:rPr>
            </m:ctrlPr>
          </m:sSubPr>
          <m:e>
            <m:r>
              <w:rPr>
                <w:rFonts w:ascii="Cambria Math" w:hAnsi="Cambria Math"/>
              </w:rPr>
              <m:t>n</m:t>
            </m:r>
          </m:e>
          <m:sub>
            <m:r>
              <w:rPr>
                <w:rFonts w:ascii="Cambria Math" w:hAnsi="Cambria Math"/>
              </w:rPr>
              <m:t>KS</m:t>
            </m:r>
          </m:sub>
        </m:sSub>
        <m:r>
          <m:rPr>
            <m:sty m:val="p"/>
          </m:rPr>
          <w:rPr>
            <w:rFonts w:ascii="Cambria Math" w:hAnsi="Cambria Math"/>
          </w:rPr>
          <m:t>+</m:t>
        </m:r>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B</m:t>
            </m:r>
          </m:sub>
        </m:sSub>
        <m:sSub>
          <m:sSubPr>
            <m:ctrlPr>
              <w:rPr>
                <w:rFonts w:ascii="Cambria Math" w:hAnsi="Cambria Math"/>
              </w:rPr>
            </m:ctrlPr>
          </m:sSubPr>
          <m:e>
            <m:r>
              <w:rPr>
                <w:rFonts w:ascii="Cambria Math" w:hAnsi="Cambria Math"/>
              </w:rPr>
              <m:t>n</m:t>
            </m:r>
          </m:e>
          <m:sub>
            <m:r>
              <w:rPr>
                <w:rFonts w:ascii="Cambria Math" w:hAnsi="Cambria Math"/>
              </w:rPr>
              <m:t>KB</m:t>
            </m:r>
          </m:sub>
        </m:sSub>
      </m:oMath>
      <w:r w:rsidR="00510A7A" w:rsidRPr="00E507B8">
        <w:rPr>
          <w:rFonts w:hint="eastAsia"/>
        </w:rPr>
        <w:t>，</w:t>
      </w:r>
      <w:r>
        <w:rPr>
          <w:rFonts w:hint="eastAsia"/>
        </w:rPr>
        <w:t>再</w:t>
      </w:r>
      <w:r w:rsidR="00510A7A" w:rsidRPr="00E507B8">
        <w:rPr>
          <w:rFonts w:hint="eastAsia"/>
        </w:rPr>
        <w:t>分别</w:t>
      </w:r>
      <w:r w:rsidR="00E72E6F">
        <w:rPr>
          <w:rFonts w:hint="eastAsia"/>
        </w:rPr>
        <w:t>以</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B</m:t>
            </m:r>
          </m:sub>
        </m:sSub>
      </m:oMath>
      <w:r w:rsidR="00E72E6F" w:rsidRPr="00E507B8">
        <w:rPr>
          <w:rFonts w:hint="eastAsia"/>
        </w:rPr>
        <w:t>和</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S</m:t>
            </m:r>
          </m:sub>
        </m:sSub>
      </m:oMath>
      <w:r>
        <w:rPr>
          <w:rFonts w:hint="eastAsia"/>
        </w:rPr>
        <w:t>对其</w:t>
      </w:r>
      <w:r w:rsidR="00510A7A" w:rsidRPr="00E507B8">
        <w:rPr>
          <w:rFonts w:hint="eastAsia"/>
        </w:rPr>
        <w:t>进行一阶求导，</w:t>
      </w:r>
      <w:r>
        <w:rPr>
          <w:rFonts w:hint="eastAsia"/>
        </w:rPr>
        <w:t>以</w:t>
      </w:r>
      <w:r w:rsidR="00510A7A" w:rsidRPr="00E507B8">
        <w:rPr>
          <w:rFonts w:hint="eastAsia"/>
        </w:rPr>
        <w:t>求</w:t>
      </w:r>
      <w:r>
        <w:rPr>
          <w:rFonts w:hint="eastAsia"/>
        </w:rPr>
        <w:t>取</w:t>
      </w:r>
      <w:r w:rsidR="00510A7A" w:rsidRPr="00E507B8">
        <w:rPr>
          <w:rFonts w:hint="eastAsia"/>
        </w:rPr>
        <w:t>均衡价格，即平台</w:t>
      </w:r>
      <w:r w:rsidR="00510A7A" w:rsidRPr="00E507B8">
        <w:t>K</w:t>
      </w:r>
      <w:r w:rsidR="00510A7A" w:rsidRPr="00E507B8">
        <w:rPr>
          <w:rFonts w:hint="eastAsia"/>
        </w:rPr>
        <w:t>对消费者及</w:t>
      </w:r>
      <w:r w:rsidR="00724DAA" w:rsidRPr="003A6D6E">
        <w:rPr>
          <w:rFonts w:hint="eastAsia"/>
        </w:rPr>
        <w:t>供应商</w:t>
      </w:r>
      <w:r w:rsidR="00510A7A" w:rsidRPr="00E507B8">
        <w:rPr>
          <w:rFonts w:hint="eastAsia"/>
        </w:rPr>
        <w:t>制定的均衡价</w:t>
      </w:r>
      <w:r w:rsidR="00510A7A" w:rsidRPr="009E5B53">
        <w:rPr>
          <w:rFonts w:hint="eastAsia"/>
        </w:rPr>
        <w:t>格：</w:t>
      </w:r>
    </w:p>
    <w:p w14:paraId="014B946D" w14:textId="56422D70" w:rsidR="00510A7A" w:rsidRPr="00DE68F1" w:rsidRDefault="00DE68F1" w:rsidP="00993A69">
      <w:pPr>
        <w:pStyle w:val="afd"/>
        <w:spacing w:before="156" w:after="156"/>
        <w:ind w:firstLine="480"/>
        <w:rPr>
          <w:rFonts w:eastAsia="宋体"/>
        </w:rPr>
      </w:pPr>
      <w:r>
        <w:rPr>
          <w:rFonts w:eastAsiaTheme="minorEastAsia"/>
        </w:rPr>
        <w:tab/>
      </w:r>
      <m:oMath>
        <m:d>
          <m:dPr>
            <m:begChr m:val="{"/>
            <m:endChr m:val=""/>
            <m:ctrlPr>
              <w:rPr>
                <w:rFonts w:ascii="Cambria Math" w:eastAsia="宋体" w:hAnsi="Cambria Math"/>
                <w:i/>
                <w:lang w:eastAsia="zh-TW"/>
              </w:rPr>
            </m:ctrlPr>
          </m:dPr>
          <m:e>
            <m:eqArr>
              <m:eqArrPr>
                <m:ctrlPr>
                  <w:rPr>
                    <w:rFonts w:ascii="Cambria Math" w:eastAsia="宋体" w:hAnsi="Cambria Math"/>
                    <w:i/>
                  </w:rPr>
                </m:ctrlPr>
              </m:eqArrPr>
              <m:e>
                <m:eqArr>
                  <m:eqArrPr>
                    <m:ctrlPr>
                      <w:rPr>
                        <w:rFonts w:ascii="Cambria Math" w:eastAsia="宋体" w:hAnsi="Cambria Math"/>
                      </w:rPr>
                    </m:ctrlPr>
                  </m:eqArrPr>
                  <m:e>
                    <m:sSubSup>
                      <m:sSubSupPr>
                        <m:ctrlPr>
                          <w:rPr>
                            <w:rFonts w:ascii="Cambria Math" w:eastAsia="宋体" w:hAnsi="Cambria Math"/>
                          </w:rPr>
                        </m:ctrlPr>
                      </m:sSubSupPr>
                      <m:e>
                        <m:r>
                          <w:rPr>
                            <w:rFonts w:ascii="Cambria Math" w:eastAsia="宋体" w:hAnsi="Cambria Math"/>
                          </w:rPr>
                          <m:t xml:space="preserve">  P</m:t>
                        </m:r>
                      </m:e>
                      <m:sub>
                        <m:r>
                          <w:rPr>
                            <w:rFonts w:ascii="Cambria Math" w:eastAsia="宋体" w:hAnsi="Cambria Math"/>
                          </w:rPr>
                          <m:t>KB</m:t>
                        </m:r>
                      </m:sub>
                      <m:sup>
                        <m:r>
                          <w:rPr>
                            <w:rFonts w:ascii="Cambria Math" w:eastAsia="宋体" w:hAnsi="Cambria Math"/>
                          </w:rPr>
                          <m:t>*</m:t>
                        </m:r>
                      </m:sup>
                    </m:sSubSup>
                    <m:r>
                      <w:rPr>
                        <w:rFonts w:ascii="Cambria Math" w:eastAsiaTheme="minorEastAsia" w:hAnsi="Cambria Math" w:hint="eastAsia"/>
                      </w:rPr>
                      <m:t>=</m:t>
                    </m:r>
                    <m:f>
                      <m:fPr>
                        <m:ctrlPr>
                          <w:rPr>
                            <w:rFonts w:ascii="Cambria Math" w:eastAsia="宋体" w:hAnsi="Cambria Math"/>
                          </w:rPr>
                        </m:ctrlPr>
                      </m:fPr>
                      <m:num>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r>
                              <w:rPr>
                                <w:rFonts w:ascii="Cambria Math" w:eastAsiaTheme="minorEastAsia" w:hAnsi="Cambria Math" w:hint="eastAsia"/>
                              </w:rPr>
                              <m:t>+</m:t>
                            </m:r>
                            <m:sSubSup>
                              <m:sSubSupPr>
                                <m:ctrlPr>
                                  <w:rPr>
                                    <w:rFonts w:ascii="Cambria Math" w:eastAsia="宋体" w:hAnsi="Cambria Math"/>
                                    <w:i/>
                                  </w:rPr>
                                </m:ctrlPr>
                              </m:sSubSupPr>
                              <m:e>
                                <m:r>
                                  <w:rPr>
                                    <w:rFonts w:ascii="Cambria Math" w:eastAsia="宋体" w:hAnsi="Cambria Math"/>
                                  </w:rPr>
                                  <m:t>α</m:t>
                                </m:r>
                              </m:e>
                              <m:sub>
                                <m:r>
                                  <w:rPr>
                                    <w:rFonts w:ascii="Cambria Math" w:eastAsiaTheme="minorEastAsia" w:hAnsi="Cambria Math" w:hint="eastAsia"/>
                                  </w:rPr>
                                  <m:t>S</m:t>
                                </m:r>
                              </m:sub>
                              <m:sup>
                                <m:r>
                                  <w:rPr>
                                    <w:rFonts w:ascii="Cambria Math" w:eastAsiaTheme="minorEastAsia" w:hAnsi="Cambria Math" w:hint="eastAsia"/>
                                  </w:rPr>
                                  <m:t>2</m:t>
                                </m:r>
                              </m:sup>
                            </m:sSubSup>
                          </m:e>
                        </m:d>
                        <m:r>
                          <m:rPr>
                            <m:sty m:val="p"/>
                          </m:rPr>
                          <w:rPr>
                            <w:rFonts w:ascii="Cambria Math" w:eastAsiaTheme="minorEastAsia" w:hAnsi="Cambria Math"/>
                          </w:rPr>
                          <m:t>/</m:t>
                        </m:r>
                        <m:r>
                          <w:rPr>
                            <w:rFonts w:ascii="Cambria Math" w:eastAsiaTheme="minorEastAsia" w:hAnsi="Cambria Math"/>
                          </w:rPr>
                          <m:t>e+</m:t>
                        </m:r>
                        <m:sSub>
                          <m:sSubPr>
                            <m:ctrlPr>
                              <w:rPr>
                                <w:rFonts w:ascii="Cambria Math" w:eastAsia="宋体" w:hAnsi="Cambria Math"/>
                              </w:rPr>
                            </m:ctrlPr>
                          </m:sSubPr>
                          <m:e>
                            <m:r>
                              <w:rPr>
                                <w:rFonts w:ascii="Cambria Math" w:eastAsia="宋体" w:hAnsi="Cambria Math"/>
                              </w:rPr>
                              <m:t>α</m:t>
                            </m:r>
                          </m:e>
                          <m:sub>
                            <m:r>
                              <w:rPr>
                                <w:rFonts w:ascii="Cambria Math" w:eastAsiaTheme="minorEastAsia" w:hAnsi="Cambria Math" w:hint="eastAsia"/>
                              </w:rPr>
                              <m:t>S</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hint="eastAsia"/>
                              </w:rPr>
                              <m:t>S</m:t>
                            </m:r>
                          </m:sub>
                        </m:sSub>
                      </m:num>
                      <m:den>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B</m:t>
                            </m:r>
                          </m:sub>
                        </m:sSub>
                      </m:den>
                    </m:f>
                  </m:e>
                  <m:e>
                    <m:ctrlPr>
                      <w:rPr>
                        <w:rFonts w:ascii="Cambria Math" w:eastAsia="Cambria Math" w:hAnsi="Cambria Math"/>
                        <w:i/>
                      </w:rPr>
                    </m:ctrlPr>
                  </m:e>
                  <m:e>
                    <m:sSubSup>
                      <m:sSubSupPr>
                        <m:ctrlPr>
                          <w:rPr>
                            <w:rFonts w:ascii="Cambria Math" w:eastAsia="宋体" w:hAnsi="Cambria Math"/>
                          </w:rPr>
                        </m:ctrlPr>
                      </m:sSubSupPr>
                      <m:e>
                        <m:r>
                          <w:rPr>
                            <w:rFonts w:ascii="Cambria Math" w:eastAsia="宋体" w:hAnsi="Cambria Math"/>
                          </w:rPr>
                          <m:t xml:space="preserve">           P</m:t>
                        </m:r>
                      </m:e>
                      <m:sub>
                        <m:r>
                          <w:rPr>
                            <w:rFonts w:ascii="Cambria Math" w:eastAsia="宋体" w:hAnsi="Cambria Math"/>
                          </w:rPr>
                          <m:t>KS</m:t>
                        </m:r>
                      </m:sub>
                      <m:sup>
                        <m:r>
                          <w:rPr>
                            <w:rFonts w:ascii="Cambria Math" w:eastAsia="宋体" w:hAnsi="Cambria Math"/>
                          </w:rPr>
                          <m:t>*</m:t>
                        </m:r>
                      </m:sup>
                    </m:sSubSup>
                    <m:r>
                      <w:rPr>
                        <w:rFonts w:ascii="Cambria Math" w:eastAsiaTheme="minorEastAsia" w:hAnsi="Cambria Math" w:hint="eastAsia"/>
                      </w:rPr>
                      <m:t>=</m:t>
                    </m:r>
                    <m:f>
                      <m:fPr>
                        <m:ctrlPr>
                          <w:rPr>
                            <w:rFonts w:ascii="Cambria Math" w:eastAsia="宋体" w:hAnsi="Cambria Math"/>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hint="eastAsia"/>
                              </w:rPr>
                              <m:t>S</m:t>
                            </m:r>
                          </m:sub>
                        </m:sSub>
                        <m:d>
                          <m:dPr>
                            <m:ctrlPr>
                              <w:rPr>
                                <w:rFonts w:ascii="Cambria Math" w:eastAsiaTheme="minorEastAsia" w:hAnsi="Cambria Math"/>
                                <w:i/>
                              </w:rPr>
                            </m:ctrlPr>
                          </m:dPr>
                          <m:e>
                            <m:sSub>
                              <m:sSubPr>
                                <m:ctrlPr>
                                  <w:rPr>
                                    <w:rFonts w:ascii="Cambria Math" w:eastAsia="宋体" w:hAnsi="Cambria Math"/>
                                  </w:rPr>
                                </m:ctrlPr>
                              </m:sSubPr>
                              <m:e>
                                <m:r>
                                  <w:rPr>
                                    <w:rFonts w:ascii="Cambria Math" w:eastAsia="宋体" w:hAnsi="Cambria Math"/>
                                  </w:rPr>
                                  <m:t>α</m:t>
                                </m:r>
                              </m:e>
                              <m:sub>
                                <m:r>
                                  <w:rPr>
                                    <w:rFonts w:ascii="Cambria Math" w:eastAsiaTheme="minorEastAsia" w:hAnsi="Cambria Math" w:hint="eastAsia"/>
                                  </w:rPr>
                                  <m:t>S</m:t>
                                </m:r>
                              </m:sub>
                            </m:sSub>
                            <m: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Theme="minorEastAsia" w:hAnsi="Cambria Math" w:hint="eastAsia"/>
                                  </w:rPr>
                                  <m:t>B</m:t>
                                </m:r>
                              </m:sub>
                            </m:sSub>
                          </m:e>
                        </m:d>
                        <m:r>
                          <m:rPr>
                            <m:sty m:val="p"/>
                          </m:rPr>
                          <w:rPr>
                            <w:rFonts w:ascii="Cambria Math" w:eastAsiaTheme="minorEastAsia" w:hAnsi="Cambria Math"/>
                          </w:rPr>
                          <m:t>/</m:t>
                        </m:r>
                        <m:r>
                          <w:rPr>
                            <w:rFonts w:ascii="Cambria Math" w:eastAsiaTheme="minorEastAsia" w:hAnsi="Cambria Math"/>
                          </w:rPr>
                          <m:t>e</m:t>
                        </m:r>
                      </m:num>
                      <m:den>
                        <m:r>
                          <w:rPr>
                            <w:rFonts w:ascii="Cambria Math" w:eastAsia="宋体" w:hAnsi="Cambria Math"/>
                          </w:rPr>
                          <m:t>2</m:t>
                        </m:r>
                      </m:den>
                    </m:f>
                    <m:r>
                      <w:rPr>
                        <w:rFonts w:ascii="Cambria Math" w:eastAsia="宋体" w:hAnsi="Cambria Math"/>
                      </w:rPr>
                      <m:t xml:space="preserve">                           </m:t>
                    </m:r>
                  </m:e>
                </m:eqArr>
              </m:e>
              <m:e/>
            </m:eqArr>
          </m:e>
        </m:d>
      </m:oMath>
      <w:r>
        <w:rPr>
          <w:rFonts w:eastAsiaTheme="minorEastAsia"/>
          <w:lang w:eastAsia="zh-TW"/>
        </w:rPr>
        <w:tab/>
      </w:r>
      <w:r>
        <w:rPr>
          <w:rFonts w:eastAsia="宋体" w:hint="eastAsia"/>
        </w:rPr>
        <w:t>(</w:t>
      </w:r>
      <w:r>
        <w:rPr>
          <w:rFonts w:eastAsia="宋体"/>
        </w:rPr>
        <w:t>4.2.3.</w:t>
      </w:r>
      <w:r w:rsidR="00847F3A">
        <w:rPr>
          <w:rFonts w:eastAsia="宋体"/>
        </w:rPr>
        <w:t>4</w:t>
      </w:r>
      <w:r>
        <w:rPr>
          <w:rFonts w:eastAsia="宋体" w:hint="eastAsia"/>
        </w:rPr>
        <w:t>)</w:t>
      </w:r>
    </w:p>
    <w:p w14:paraId="4B89D012" w14:textId="455D5AB7" w:rsidR="00510A7A" w:rsidRPr="009E5B53" w:rsidRDefault="00510A7A" w:rsidP="00510A7A">
      <w:pPr>
        <w:pStyle w:val="af"/>
        <w:ind w:firstLine="480"/>
      </w:pPr>
      <w:r w:rsidRPr="009E5B53">
        <w:rPr>
          <w:rFonts w:hint="eastAsia"/>
        </w:rPr>
        <w:t>将</w:t>
      </w:r>
      <w:r w:rsidRPr="009E5B53">
        <w:rPr>
          <w:rFonts w:hint="eastAsia"/>
        </w:rPr>
        <w:t>4.2.</w:t>
      </w:r>
      <w:r>
        <w:t>3</w:t>
      </w:r>
      <w:r w:rsidR="00847F3A">
        <w:rPr>
          <w:rFonts w:hint="eastAsia"/>
        </w:rPr>
        <w:t>.4</w:t>
      </w:r>
      <w:r w:rsidRPr="009E5B53">
        <w:rPr>
          <w:rFonts w:hint="eastAsia"/>
        </w:rPr>
        <w:t>带回需求函数中则可得到均衡数量：</w:t>
      </w:r>
    </w:p>
    <w:p w14:paraId="01001E68" w14:textId="244B47E1" w:rsidR="00510A7A" w:rsidRPr="00F43F55" w:rsidRDefault="00847F3A" w:rsidP="00F43F55">
      <w:pPr>
        <w:pStyle w:val="afd"/>
        <w:ind w:firstLine="480"/>
        <w:rPr>
          <w:rFonts w:eastAsiaTheme="minorEastAsia"/>
        </w:rPr>
      </w:pPr>
      <w:r>
        <w:rPr>
          <w:rFonts w:eastAsia="宋体"/>
        </w:rPr>
        <w:tab/>
      </w:r>
      <m:oMath>
        <m:d>
          <m:dPr>
            <m:begChr m:val="{"/>
            <m:endChr m:val=""/>
            <m:ctrlPr>
              <w:rPr>
                <w:rFonts w:ascii="Cambria Math" w:eastAsia="宋体" w:hAnsi="Cambria Math"/>
              </w:rPr>
            </m:ctrlPr>
          </m:dPr>
          <m:e>
            <m:eqArr>
              <m:eqArrPr>
                <m:ctrlPr>
                  <w:rPr>
                    <w:rFonts w:ascii="Cambria Math" w:eastAsia="宋体" w:hAnsi="Cambria Math"/>
                  </w:rPr>
                </m:ctrlPr>
              </m:eqArrPr>
              <m:e>
                <m:eqArr>
                  <m:eqArrPr>
                    <m:ctrlPr>
                      <w:rPr>
                        <w:rFonts w:ascii="Cambria Math" w:eastAsia="宋体" w:hAnsi="Cambria Math"/>
                      </w:rPr>
                    </m:ctrlPr>
                  </m:eqArrPr>
                  <m:e>
                    <m:r>
                      <m:rPr>
                        <m:sty m:val="p"/>
                      </m:rPr>
                      <w:rPr>
                        <w:rFonts w:ascii="Cambria Math" w:eastAsia="宋体" w:hAnsi="Cambria Math"/>
                      </w:rPr>
                      <m:t xml:space="preserve">      </m:t>
                    </m:r>
                    <m:sSubSup>
                      <m:sSubSupPr>
                        <m:ctrlPr>
                          <w:rPr>
                            <w:rFonts w:ascii="Cambria Math" w:eastAsia="宋体" w:hAnsi="Cambria Math"/>
                          </w:rPr>
                        </m:ctrlPr>
                      </m:sSubSupPr>
                      <m:e>
                        <m:r>
                          <w:rPr>
                            <w:rFonts w:ascii="Cambria Math" w:eastAsia="宋体" w:hAnsi="Cambria Math"/>
                          </w:rPr>
                          <m:t>n</m:t>
                        </m:r>
                      </m:e>
                      <m:sub>
                        <m:r>
                          <w:rPr>
                            <w:rFonts w:ascii="Cambria Math" w:eastAsia="宋体" w:hAnsi="Cambria Math"/>
                          </w:rPr>
                          <m:t>KB</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Theme="minorEastAsia" w:hAnsi="Cambria Math"/>
                          </w:rPr>
                        </m:ctrlPr>
                      </m:fPr>
                      <m:num>
                        <m:r>
                          <m:rPr>
                            <m:sty m:val="p"/>
                          </m:rPr>
                          <w:rPr>
                            <w:rFonts w:ascii="Cambria Math" w:eastAsiaTheme="minorEastAsia" w:hAnsi="Cambria Math" w:hint="eastAsia"/>
                          </w:rPr>
                          <m:t>1</m:t>
                        </m:r>
                        <m:ctrlPr>
                          <w:rPr>
                            <w:rFonts w:ascii="Cambria Math" w:eastAsiaTheme="minorEastAsia" w:hAnsi="Cambria Math" w:hint="eastAsia"/>
                          </w:rPr>
                        </m:ctrlPr>
                      </m:num>
                      <m:den>
                        <m:r>
                          <w:rPr>
                            <w:rFonts w:ascii="Cambria Math" w:eastAsiaTheme="minorEastAsia" w:hAnsi="Cambria Math"/>
                          </w:rPr>
                          <m:t>e</m:t>
                        </m:r>
                      </m:den>
                    </m:f>
                    <m:r>
                      <m:rPr>
                        <m:sty m:val="p"/>
                      </m:rPr>
                      <w:rPr>
                        <w:rFonts w:ascii="Cambria Math" w:eastAsiaTheme="minorEastAsia" w:hAnsi="Cambria Math"/>
                      </w:rPr>
                      <m:t xml:space="preserve">                         </m:t>
                    </m:r>
                  </m:e>
                  <m:e>
                    <m:ctrlPr>
                      <w:rPr>
                        <w:rFonts w:ascii="Cambria Math" w:eastAsia="Cambria Math" w:hAnsi="Cambria Math"/>
                      </w:rPr>
                    </m:ctrlPr>
                  </m:e>
                  <m:e>
                    <m:sSubSup>
                      <m:sSubSupPr>
                        <m:ctrlPr>
                          <w:rPr>
                            <w:rFonts w:ascii="Cambria Math" w:eastAsia="宋体" w:hAnsi="Cambria Math"/>
                          </w:rPr>
                        </m:ctrlPr>
                      </m:sSubSupPr>
                      <m:e>
                        <m:r>
                          <w:rPr>
                            <w:rFonts w:ascii="Cambria Math" w:eastAsia="宋体" w:hAnsi="Cambria Math"/>
                          </w:rPr>
                          <m:t>n</m:t>
                        </m:r>
                      </m:e>
                      <m:sub>
                        <m:r>
                          <w:rPr>
                            <w:rFonts w:ascii="Cambria Math" w:eastAsia="宋体" w:hAnsi="Cambria Math"/>
                          </w:rPr>
                          <m:t>KS</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宋体" w:hAnsi="Cambria Math"/>
                          </w:rPr>
                        </m:ctrlPr>
                      </m:fPr>
                      <m:num>
                        <m:sSub>
                          <m:sSubPr>
                            <m:ctrlPr>
                              <w:rPr>
                                <w:rFonts w:ascii="Cambria Math" w:eastAsia="宋体" w:hAnsi="Cambria Math"/>
                              </w:rPr>
                            </m:ctrlPr>
                          </m:sSubPr>
                          <m:e>
                            <m:r>
                              <w:rPr>
                                <w:rFonts w:ascii="Cambria Math" w:eastAsia="宋体" w:hAnsi="Cambria Math"/>
                              </w:rPr>
                              <m:t>V</m:t>
                            </m:r>
                          </m:e>
                          <m:sub>
                            <m:r>
                              <w:rPr>
                                <w:rFonts w:ascii="Cambria Math" w:eastAsiaTheme="minorEastAsia" w:hAnsi="Cambria Math" w:hint="eastAsia"/>
                              </w:rPr>
                              <m:t>S</m:t>
                            </m:r>
                          </m:sub>
                        </m:sSub>
                        <m:d>
                          <m:dPr>
                            <m:ctrlPr>
                              <w:rPr>
                                <w:rFonts w:ascii="Cambria Math" w:eastAsiaTheme="minorEastAsia" w:hAnsi="Cambria Math"/>
                              </w:rPr>
                            </m:ctrlPr>
                          </m:dPr>
                          <m:e>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r>
                              <m:rPr>
                                <m:sty m:val="p"/>
                              </m:rP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e>
                        </m:d>
                        <m:r>
                          <m:rPr>
                            <m:sty m:val="p"/>
                          </m:rPr>
                          <w:rPr>
                            <w:rFonts w:ascii="Cambria Math" w:eastAsiaTheme="minorEastAsia" w:hAnsi="Cambria Math"/>
                          </w:rPr>
                          <m:t>/</m:t>
                        </m:r>
                        <m:r>
                          <w:rPr>
                            <w:rFonts w:ascii="Cambria Math" w:eastAsiaTheme="minorEastAsia" w:hAnsi="Cambria Math"/>
                          </w:rPr>
                          <m:t>e</m:t>
                        </m:r>
                      </m:num>
                      <m:den>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B</m:t>
                            </m:r>
                          </m:sub>
                        </m:sSub>
                      </m:den>
                    </m:f>
                  </m:e>
                </m:eqArr>
              </m:e>
              <m:e/>
            </m:eqArr>
          </m:e>
        </m:d>
      </m:oMath>
      <w:r>
        <w:rPr>
          <w:rFonts w:eastAsia="宋体"/>
        </w:rPr>
        <w:tab/>
        <w:t>(4.2.3.5)</w:t>
      </w:r>
    </w:p>
    <w:p w14:paraId="6862694B" w14:textId="6BCC9714" w:rsidR="00510A7A" w:rsidRDefault="00510A7A" w:rsidP="00A14092">
      <w:pPr>
        <w:pStyle w:val="af"/>
        <w:ind w:firstLine="480"/>
      </w:pPr>
      <w:r>
        <w:rPr>
          <w:rFonts w:hint="eastAsia"/>
        </w:rPr>
        <w:t>此时，平台</w:t>
      </w:r>
      <w:r>
        <w:rPr>
          <w:rFonts w:hint="eastAsia"/>
        </w:rPr>
        <w:t>K</w:t>
      </w:r>
      <w:r>
        <w:rPr>
          <w:rFonts w:hint="eastAsia"/>
        </w:rPr>
        <w:t>的</w:t>
      </w:r>
      <w:r w:rsidR="00A14092">
        <w:rPr>
          <w:rFonts w:hint="eastAsia"/>
        </w:rPr>
        <w:t>最大化</w:t>
      </w:r>
      <w:r>
        <w:rPr>
          <w:rFonts w:hint="eastAsia"/>
        </w:rPr>
        <w:t>利润为：</w:t>
      </w:r>
    </w:p>
    <w:p w14:paraId="7EC6B2D4" w14:textId="5AF4F19F" w:rsidR="00510A7A" w:rsidRPr="00847F3A" w:rsidRDefault="00847F3A" w:rsidP="00847F3A">
      <w:pPr>
        <w:pStyle w:val="afd"/>
        <w:ind w:firstLine="480"/>
        <w:rPr>
          <w:rStyle w:val="af0"/>
          <w:rFonts w:eastAsia="宋体"/>
        </w:rPr>
      </w:pPr>
      <w:r w:rsidRPr="00847F3A">
        <w:rPr>
          <w:rFonts w:eastAsia="宋体"/>
        </w:rPr>
        <w:tab/>
      </w:r>
      <m:oMath>
        <m:sSubSup>
          <m:sSubSupPr>
            <m:ctrlPr>
              <w:rPr>
                <w:rFonts w:ascii="Cambria Math" w:eastAsia="宋体" w:hAnsi="Cambria Math"/>
              </w:rPr>
            </m:ctrlPr>
          </m:sSubSupPr>
          <m:e>
            <m:r>
              <w:rPr>
                <w:rFonts w:ascii="Cambria Math" w:eastAsia="宋体" w:hAnsi="Cambria Math"/>
              </w:rPr>
              <m:t>π</m:t>
            </m:r>
          </m:e>
          <m:sub>
            <m:r>
              <w:rPr>
                <w:rFonts w:ascii="Cambria Math" w:eastAsia="宋体" w:hAnsi="Cambria Math"/>
              </w:rPr>
              <m:t>K</m:t>
            </m:r>
          </m:sub>
          <m:sup>
            <m:r>
              <m:rPr>
                <m:sty m:val="p"/>
              </m:rPr>
              <w:rPr>
                <w:rFonts w:ascii="Cambria Math" w:eastAsia="宋体" w:hAnsi="Cambria Math"/>
              </w:rPr>
              <m:t>*</m:t>
            </m:r>
          </m:sup>
        </m:sSubSup>
        <m:r>
          <m:rPr>
            <m:sty m:val="p"/>
          </m:rPr>
          <w:rPr>
            <w:rFonts w:ascii="Cambria Math" w:eastAsia="宋体" w:hAnsi="Cambria Math" w:hint="eastAsia"/>
          </w:rPr>
          <m:t>=</m:t>
        </m:r>
        <m:f>
          <m:fPr>
            <m:ctrlPr>
              <w:rPr>
                <w:rFonts w:ascii="Cambria Math" w:eastAsia="宋体" w:hAnsi="Cambria Math"/>
              </w:rPr>
            </m:ctrlPr>
          </m:fPr>
          <m:num>
            <m:f>
              <m:fPr>
                <m:ctrlPr>
                  <w:rPr>
                    <w:rFonts w:ascii="Cambria Math" w:eastAsiaTheme="minorEastAsia" w:hAnsi="Cambria Math"/>
                  </w:rPr>
                </m:ctrlPr>
              </m:fPr>
              <m:num>
                <m:sSubSup>
                  <m:sSubSupPr>
                    <m:ctrlPr>
                      <w:rPr>
                        <w:rFonts w:ascii="Cambria Math" w:eastAsia="宋体" w:hAnsi="Cambria Math"/>
                      </w:rPr>
                    </m:ctrlPr>
                  </m:sSubSupPr>
                  <m:e>
                    <m:r>
                      <w:rPr>
                        <w:rFonts w:ascii="Cambria Math" w:eastAsiaTheme="minorEastAsia" w:hAnsi="Cambria Math" w:hint="eastAsia"/>
                      </w:rPr>
                      <m:t>V</m:t>
                    </m:r>
                  </m:e>
                  <m:sub>
                    <m:r>
                      <w:rPr>
                        <w:rFonts w:ascii="Cambria Math" w:eastAsiaTheme="minorEastAsia" w:hAnsi="Cambria Math" w:hint="eastAsia"/>
                      </w:rPr>
                      <m:t>S</m:t>
                    </m:r>
                  </m:sub>
                  <m:sup>
                    <m:r>
                      <m:rPr>
                        <m:sty m:val="p"/>
                      </m:rPr>
                      <w:rPr>
                        <w:rFonts w:ascii="Cambria Math" w:eastAsiaTheme="minorEastAsia" w:hAnsi="Cambria Math" w:hint="eastAsia"/>
                      </w:rPr>
                      <m:t>2</m:t>
                    </m:r>
                  </m:sup>
                </m:sSubSup>
              </m:num>
              <m:den>
                <m:r>
                  <w:rPr>
                    <w:rFonts w:ascii="Cambria Math" w:eastAsiaTheme="minorEastAsia" w:hAnsi="Cambria Math"/>
                  </w:rPr>
                  <m:t>e</m:t>
                </m:r>
              </m:den>
            </m:f>
            <m:r>
              <m:rPr>
                <m:sty m:val="p"/>
              </m:rPr>
              <w:rPr>
                <w:rFonts w:ascii="Cambria Math" w:eastAsiaTheme="minorEastAsia" w:hAnsi="Cambria Math"/>
              </w:rPr>
              <m:t>-</m:t>
            </m:r>
            <m:sSup>
              <m:sSupPr>
                <m:ctrlPr>
                  <w:rPr>
                    <w:rFonts w:ascii="Cambria Math" w:eastAsiaTheme="minorEastAsia" w:hAnsi="Cambria Math"/>
                  </w:rPr>
                </m:ctrlPr>
              </m:sSupPr>
              <m:e>
                <m:d>
                  <m:dPr>
                    <m:begChr m:val="["/>
                    <m:endChr m:val="]"/>
                    <m:ctrlPr>
                      <w:rPr>
                        <w:rFonts w:ascii="Cambria Math" w:eastAsiaTheme="minorEastAsia" w:hAnsi="Cambria Math"/>
                      </w:rPr>
                    </m:ctrlPr>
                  </m:dPr>
                  <m:e>
                    <m:f>
                      <m:fPr>
                        <m:ctrlPr>
                          <w:rPr>
                            <w:rFonts w:ascii="Cambria Math" w:eastAsiaTheme="minorEastAsia" w:hAnsi="Cambria Math"/>
                          </w:rPr>
                        </m:ctrlPr>
                      </m:fPr>
                      <m:num>
                        <m:d>
                          <m:dPr>
                            <m:ctrlPr>
                              <w:rPr>
                                <w:rFonts w:ascii="Cambria Math" w:eastAsiaTheme="minorEastAsia" w:hAnsi="Cambria Math"/>
                              </w:rPr>
                            </m:ctrlPr>
                          </m:dPr>
                          <m:e>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B</m:t>
                                </m:r>
                              </m:sub>
                            </m:sSub>
                            <m:r>
                              <m:rPr>
                                <m:sty m:val="p"/>
                              </m:rP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α</m:t>
                                </m:r>
                              </m:e>
                              <m:sub>
                                <m:r>
                                  <w:rPr>
                                    <w:rFonts w:ascii="Cambria Math" w:eastAsia="宋体" w:hAnsi="Cambria Math"/>
                                  </w:rPr>
                                  <m:t>S</m:t>
                                </m:r>
                              </m:sub>
                            </m:sSub>
                          </m:e>
                        </m:d>
                      </m:num>
                      <m:den>
                        <m:r>
                          <w:rPr>
                            <w:rFonts w:ascii="Cambria Math" w:eastAsiaTheme="minorEastAsia" w:hAnsi="Cambria Math"/>
                          </w:rPr>
                          <m:t>e</m:t>
                        </m:r>
                      </m:den>
                    </m:f>
                  </m:e>
                </m:d>
              </m:e>
              <m:sup>
                <m:r>
                  <m:rPr>
                    <m:sty m:val="p"/>
                  </m:rPr>
                  <w:rPr>
                    <w:rFonts w:ascii="Cambria Math" w:eastAsiaTheme="minorEastAsia" w:hAnsi="Cambria Math" w:hint="eastAsia"/>
                  </w:rPr>
                  <m:t>2</m:t>
                </m:r>
              </m:sup>
            </m:sSup>
          </m:num>
          <m:den>
            <m:r>
              <m:rPr>
                <m:sty m:val="p"/>
              </m:rPr>
              <w:rPr>
                <w:rFonts w:ascii="Cambria Math" w:eastAsiaTheme="minorEastAsia" w:hAnsi="Cambria Math" w:hint="eastAsia"/>
              </w:rPr>
              <m:t>2</m:t>
            </m:r>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S</m:t>
                </m:r>
              </m:sub>
            </m:sSub>
          </m:den>
        </m:f>
        <m:r>
          <m:rPr>
            <m:sty m:val="p"/>
          </m:rPr>
          <w:rPr>
            <w:rFonts w:ascii="Cambria Math" w:eastAsiaTheme="minorEastAsia" w:hAnsi="Cambria Math" w:hint="eastAsia"/>
          </w:rPr>
          <m:t>+</m:t>
        </m:r>
        <m:f>
          <m:fPr>
            <m:ctrlPr>
              <w:rPr>
                <w:rFonts w:ascii="Cambria Math" w:eastAsia="宋体" w:hAnsi="Cambria Math"/>
              </w:rPr>
            </m:ctrlPr>
          </m:fPr>
          <m:num>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B</m:t>
                </m:r>
              </m:sub>
            </m:sSub>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S</m:t>
                </m:r>
              </m:sub>
            </m:sSub>
            <m:r>
              <m:rPr>
                <m:sty m:val="p"/>
              </m:rPr>
              <w:rPr>
                <w:rFonts w:ascii="Cambria Math" w:eastAsiaTheme="minorEastAsia" w:hAnsi="Cambria Math" w:hint="eastAsia"/>
              </w:rPr>
              <m:t>+2</m:t>
            </m:r>
            <m:sSubSup>
              <m:sSubSupPr>
                <m:ctrlPr>
                  <w:rPr>
                    <w:rFonts w:ascii="Cambria Math" w:eastAsiaTheme="minorEastAsia" w:hAnsi="Cambria Math"/>
                  </w:rPr>
                </m:ctrlPr>
              </m:sSubSupPr>
              <m:e>
                <m:r>
                  <w:rPr>
                    <w:rFonts w:ascii="Cambria Math" w:eastAsiaTheme="minorEastAsia" w:hAnsi="Cambria Math"/>
                  </w:rPr>
                  <m:t>α</m:t>
                </m:r>
              </m:e>
              <m:sub>
                <m:r>
                  <w:rPr>
                    <w:rFonts w:ascii="Cambria Math" w:eastAsiaTheme="minorEastAsia" w:hAnsi="Cambria Math" w:hint="eastAsia"/>
                  </w:rPr>
                  <m:t>S</m:t>
                </m:r>
              </m:sub>
              <m:sup>
                <m:r>
                  <m:rPr>
                    <m:sty m:val="p"/>
                  </m:rPr>
                  <w:rPr>
                    <w:rFonts w:ascii="Cambria Math" w:eastAsiaTheme="minorEastAsia" w:hAnsi="Cambria Math" w:hint="eastAsia"/>
                  </w:rPr>
                  <m:t>2</m:t>
                </m:r>
              </m:sup>
            </m:sSubSup>
          </m:num>
          <m:den>
            <m:sSub>
              <m:sSubPr>
                <m:ctrlPr>
                  <w:rPr>
                    <w:rFonts w:ascii="Cambria Math" w:eastAsia="宋体" w:hAnsi="Cambria Math"/>
                  </w:rPr>
                </m:ctrlPr>
              </m:sSubPr>
              <m:e>
                <m:r>
                  <w:rPr>
                    <w:rFonts w:ascii="Cambria Math" w:eastAsia="宋体" w:hAnsi="Cambria Math"/>
                  </w:rPr>
                  <m:t>t</m:t>
                </m:r>
              </m:e>
              <m:sub>
                <m:r>
                  <w:rPr>
                    <w:rFonts w:ascii="Cambria Math" w:eastAsia="宋体" w:hAnsi="Cambria Math"/>
                  </w:rPr>
                  <m:t>S</m:t>
                </m:r>
              </m:sub>
            </m:sSub>
            <m:sSup>
              <m:sSupPr>
                <m:ctrlPr>
                  <w:rPr>
                    <w:rFonts w:ascii="Cambria Math" w:eastAsia="宋体" w:hAnsi="Cambria Math"/>
                  </w:rPr>
                </m:ctrlPr>
              </m:sSupPr>
              <m:e>
                <m:r>
                  <w:rPr>
                    <w:rFonts w:ascii="Cambria Math" w:eastAsia="宋体" w:hAnsi="Cambria Math"/>
                  </w:rPr>
                  <m:t>e</m:t>
                </m:r>
              </m:e>
              <m:sup>
                <m:r>
                  <m:rPr>
                    <m:sty m:val="p"/>
                  </m:rPr>
                  <w:rPr>
                    <w:rFonts w:ascii="Cambria Math" w:eastAsia="宋体" w:hAnsi="Cambria Math"/>
                  </w:rPr>
                  <m:t>2</m:t>
                </m:r>
              </m:sup>
            </m:sSup>
          </m:den>
        </m:f>
      </m:oMath>
      <w:r>
        <w:rPr>
          <w:rFonts w:eastAsia="宋体"/>
        </w:rPr>
        <w:tab/>
        <w:t>(4.2.3.6)</w:t>
      </w:r>
    </w:p>
    <w:p w14:paraId="27C759CA" w14:textId="77777777" w:rsidR="00510A7A" w:rsidRDefault="00510A7A" w:rsidP="00510A7A">
      <w:pPr>
        <w:pStyle w:val="af"/>
        <w:ind w:firstLine="480"/>
        <w:rPr>
          <w:rStyle w:val="af0"/>
          <w:rFonts w:asciiTheme="minorEastAsia" w:eastAsiaTheme="minorEastAsia" w:hAnsiTheme="minorEastAsia"/>
        </w:rPr>
      </w:pPr>
      <w:r>
        <w:t>对</w:t>
      </w:r>
      <w:r w:rsidRPr="007C5B4B">
        <w:rPr>
          <w:rStyle w:val="af0"/>
          <w:rFonts w:hint="eastAsia"/>
        </w:rPr>
        <w:t>利润函数进行二阶求导分析利润和定价之间的关系，发现皆小于零</w:t>
      </w:r>
      <w:r>
        <w:rPr>
          <w:rStyle w:val="af0"/>
          <w:rFonts w:asciiTheme="minorEastAsia" w:eastAsiaTheme="minorEastAsia" w:hAnsiTheme="minorEastAsia" w:hint="eastAsia"/>
        </w:rPr>
        <w:t>。</w:t>
      </w:r>
    </w:p>
    <w:p w14:paraId="25CC6E14" w14:textId="77777777" w:rsidR="00510A7A" w:rsidRPr="00F43F55" w:rsidRDefault="001D719A" w:rsidP="00F43F55">
      <w:pPr>
        <w:pStyle w:val="afd"/>
        <w:ind w:firstLine="480"/>
        <w:rPr>
          <w:rStyle w:val="af0"/>
        </w:rPr>
      </w:pPr>
      <m:oMathPara>
        <m:oMathParaPr>
          <m:jc m:val="center"/>
        </m:oMathParaPr>
        <m:oMath>
          <m:f>
            <m:fPr>
              <m:ctrlPr>
                <w:rPr>
                  <w:rStyle w:val="af0"/>
                  <w:rFonts w:ascii="Cambria Math" w:eastAsia="宋体" w:hAnsi="Cambria Math"/>
                </w:rPr>
              </m:ctrlPr>
            </m:fPr>
            <m:num>
              <m:sSup>
                <m:sSupPr>
                  <m:ctrlPr>
                    <w:rPr>
                      <w:rStyle w:val="af0"/>
                      <w:rFonts w:ascii="Cambria Math" w:eastAsia="宋体" w:hAnsi="Cambria Math"/>
                    </w:rPr>
                  </m:ctrlPr>
                </m:sSupPr>
                <m:e>
                  <m:r>
                    <w:rPr>
                      <w:rStyle w:val="af0"/>
                      <w:rFonts w:ascii="Cambria Math" w:eastAsia="宋体" w:hAnsi="Cambria Math"/>
                    </w:rPr>
                    <m:t>∂</m:t>
                  </m:r>
                </m:e>
                <m:sup>
                  <m:r>
                    <m:rPr>
                      <m:sty m:val="p"/>
                    </m:rPr>
                    <w:rPr>
                      <w:rStyle w:val="af0"/>
                      <w:rFonts w:ascii="Cambria Math" w:eastAsiaTheme="minorEastAsia" w:hAnsi="Cambria Math" w:hint="eastAsia"/>
                    </w:rPr>
                    <m:t>2</m:t>
                  </m:r>
                </m:sup>
              </m:sSup>
              <m:r>
                <w:rPr>
                  <w:rStyle w:val="af0"/>
                  <w:rFonts w:ascii="Cambria Math" w:eastAsia="宋体" w:hAnsi="Cambria Math"/>
                </w:rPr>
                <m:t>π</m:t>
              </m:r>
            </m:num>
            <m:den>
              <m:r>
                <w:rPr>
                  <w:rStyle w:val="af0"/>
                  <w:rFonts w:ascii="Cambria Math" w:eastAsia="宋体" w:hAnsi="Cambria Math"/>
                </w:rPr>
                <m:t>∂</m:t>
              </m:r>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KB</m:t>
                  </m:r>
                </m:sub>
                <m:sup>
                  <m:r>
                    <m:rPr>
                      <m:sty m:val="p"/>
                    </m:rPr>
                    <w:rPr>
                      <w:rFonts w:ascii="Cambria Math" w:eastAsiaTheme="minorEastAsia" w:hAnsi="Cambria Math" w:hint="eastAsia"/>
                    </w:rPr>
                    <m:t>2</m:t>
                  </m:r>
                </m:sup>
              </m:sSubSup>
            </m:den>
          </m:f>
          <m:r>
            <m:rPr>
              <m:sty m:val="p"/>
            </m:rPr>
            <w:rPr>
              <w:rStyle w:val="af0"/>
              <w:rFonts w:ascii="Cambria Math" w:eastAsiaTheme="minorEastAsia" w:hAnsi="Cambria Math" w:hint="eastAsia"/>
            </w:rPr>
            <m:t>&lt;0</m:t>
          </m:r>
          <m:r>
            <m:rPr>
              <m:sty m:val="p"/>
            </m:rPr>
            <w:rPr>
              <w:rStyle w:val="af0"/>
              <w:rFonts w:ascii="Cambria Math" w:eastAsiaTheme="minorEastAsia" w:hAnsi="Cambria Math" w:hint="eastAsia"/>
            </w:rPr>
            <m:t>；</m:t>
          </m:r>
          <m:f>
            <m:fPr>
              <m:ctrlPr>
                <w:rPr>
                  <w:rStyle w:val="af0"/>
                  <w:rFonts w:ascii="Cambria Math" w:eastAsia="宋体" w:hAnsi="Cambria Math"/>
                </w:rPr>
              </m:ctrlPr>
            </m:fPr>
            <m:num>
              <m:sSup>
                <m:sSupPr>
                  <m:ctrlPr>
                    <w:rPr>
                      <w:rStyle w:val="af0"/>
                      <w:rFonts w:ascii="Cambria Math" w:eastAsia="宋体" w:hAnsi="Cambria Math"/>
                    </w:rPr>
                  </m:ctrlPr>
                </m:sSupPr>
                <m:e>
                  <m:r>
                    <w:rPr>
                      <w:rStyle w:val="af0"/>
                      <w:rFonts w:ascii="Cambria Math" w:eastAsia="宋体" w:hAnsi="Cambria Math"/>
                    </w:rPr>
                    <m:t>∂</m:t>
                  </m:r>
                </m:e>
                <m:sup>
                  <m:r>
                    <m:rPr>
                      <m:sty m:val="p"/>
                    </m:rPr>
                    <w:rPr>
                      <w:rStyle w:val="af0"/>
                      <w:rFonts w:ascii="Cambria Math" w:eastAsiaTheme="minorEastAsia" w:hAnsi="Cambria Math" w:hint="eastAsia"/>
                    </w:rPr>
                    <m:t>2</m:t>
                  </m:r>
                </m:sup>
              </m:sSup>
              <m:r>
                <w:rPr>
                  <w:rStyle w:val="af0"/>
                  <w:rFonts w:ascii="Cambria Math" w:eastAsia="宋体" w:hAnsi="Cambria Math"/>
                </w:rPr>
                <m:t>π</m:t>
              </m:r>
            </m:num>
            <m:den>
              <m:r>
                <w:rPr>
                  <w:rStyle w:val="af0"/>
                  <w:rFonts w:ascii="Cambria Math" w:eastAsia="宋体" w:hAnsi="Cambria Math"/>
                </w:rPr>
                <m:t>∂</m:t>
              </m:r>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m:t>
                  </m:r>
                  <m:r>
                    <w:rPr>
                      <w:rFonts w:ascii="Cambria Math" w:eastAsiaTheme="minorEastAsia" w:hAnsi="Cambria Math" w:hint="eastAsia"/>
                    </w:rPr>
                    <m:t>S</m:t>
                  </m:r>
                </m:sub>
                <m:sup>
                  <m:r>
                    <m:rPr>
                      <m:sty m:val="p"/>
                    </m:rPr>
                    <w:rPr>
                      <w:rFonts w:ascii="Cambria Math" w:eastAsiaTheme="minorEastAsia" w:hAnsi="Cambria Math" w:hint="eastAsia"/>
                    </w:rPr>
                    <m:t>2</m:t>
                  </m:r>
                </m:sup>
              </m:sSubSup>
            </m:den>
          </m:f>
          <m:r>
            <m:rPr>
              <m:sty m:val="p"/>
            </m:rPr>
            <w:rPr>
              <w:rStyle w:val="af0"/>
              <w:rFonts w:ascii="Cambria Math" w:eastAsiaTheme="minorEastAsia" w:hAnsi="Cambria Math" w:hint="eastAsia"/>
            </w:rPr>
            <m:t>&lt;0</m:t>
          </m:r>
        </m:oMath>
      </m:oMathPara>
    </w:p>
    <w:p w14:paraId="2EA7CAFC" w14:textId="03358B48" w:rsidR="00510A7A" w:rsidRPr="007C5B4B" w:rsidRDefault="00993A69" w:rsidP="00510A7A">
      <w:pPr>
        <w:pStyle w:val="af"/>
        <w:ind w:firstLine="480"/>
        <w:rPr>
          <w:rStyle w:val="af0"/>
        </w:rPr>
      </w:pPr>
      <w:r w:rsidRPr="00993A69">
        <w:rPr>
          <w:rStyle w:val="af0"/>
          <w:rFonts w:asciiTheme="minorEastAsia" w:hAnsiTheme="minorEastAsia" w:hint="eastAsia"/>
        </w:rPr>
        <w:t>表示</w:t>
      </w:r>
      <w:r w:rsidR="00510A7A" w:rsidRPr="007C5B4B">
        <w:rPr>
          <w:rStyle w:val="af0"/>
          <w:rFonts w:hint="eastAsia"/>
        </w:rPr>
        <w:t>利润</w:t>
      </w:r>
      <m:oMath>
        <m:sSub>
          <m:sSubPr>
            <m:ctrlPr>
              <w:rPr>
                <w:rStyle w:val="af0"/>
                <w:rFonts w:ascii="Cambria Math" w:hAnsi="Cambria Math"/>
              </w:rPr>
            </m:ctrlPr>
          </m:sSubPr>
          <m:e>
            <m:r>
              <w:rPr>
                <w:rStyle w:val="af0"/>
                <w:rFonts w:ascii="Cambria Math" w:hAnsi="Cambria Math"/>
              </w:rPr>
              <m:t>π</m:t>
            </m:r>
          </m:e>
          <m:sub>
            <m:r>
              <w:rPr>
                <w:rStyle w:val="af0"/>
                <w:rFonts w:ascii="Cambria Math" w:hAnsi="Cambria Math"/>
              </w:rPr>
              <m:t>K</m:t>
            </m:r>
          </m:sub>
        </m:sSub>
      </m:oMath>
      <w:r w:rsidR="00510A7A" w:rsidRPr="007C5B4B">
        <w:rPr>
          <w:rStyle w:val="af0"/>
          <w:rFonts w:hint="eastAsia"/>
        </w:rPr>
        <w:t>和</w:t>
      </w:r>
      <m:oMath>
        <m:sSub>
          <m:sSubPr>
            <m:ctrlPr>
              <w:rPr>
                <w:rStyle w:val="af0"/>
                <w:rFonts w:ascii="Cambria Math" w:hAnsi="Cambria Math"/>
              </w:rPr>
            </m:ctrlPr>
          </m:sSubPr>
          <m:e>
            <m:r>
              <m:rPr>
                <m:sty m:val="p"/>
              </m:rPr>
              <w:rPr>
                <w:rStyle w:val="af0"/>
                <w:rFonts w:ascii="Cambria Math" w:hAnsi="Cambria Math"/>
              </w:rPr>
              <m:t>P</m:t>
            </m:r>
          </m:e>
          <m:sub>
            <m:r>
              <m:rPr>
                <m:sty m:val="p"/>
              </m:rPr>
              <w:rPr>
                <w:rStyle w:val="af0"/>
                <w:rFonts w:ascii="Cambria Math" w:hAnsi="Cambria Math"/>
              </w:rPr>
              <m:t>KS</m:t>
            </m:r>
          </m:sub>
        </m:sSub>
      </m:oMath>
      <w:r w:rsidR="00510A7A" w:rsidRPr="007C5B4B">
        <w:rPr>
          <w:rStyle w:val="af0"/>
          <w:rFonts w:hint="eastAsia"/>
        </w:rPr>
        <w:t>、</w:t>
      </w:r>
      <m:oMath>
        <m:sSub>
          <m:sSubPr>
            <m:ctrlPr>
              <w:rPr>
                <w:rStyle w:val="af0"/>
                <w:rFonts w:ascii="Cambria Math" w:hAnsi="Cambria Math"/>
              </w:rPr>
            </m:ctrlPr>
          </m:sSubPr>
          <m:e>
            <m:r>
              <m:rPr>
                <m:sty m:val="p"/>
              </m:rPr>
              <w:rPr>
                <w:rStyle w:val="af0"/>
                <w:rFonts w:ascii="Cambria Math" w:hAnsi="Cambria Math"/>
              </w:rPr>
              <m:t>P</m:t>
            </m:r>
          </m:e>
          <m:sub>
            <m:r>
              <m:rPr>
                <m:sty m:val="p"/>
              </m:rPr>
              <w:rPr>
                <w:rStyle w:val="af0"/>
                <w:rFonts w:ascii="Cambria Math" w:hAnsi="Cambria Math"/>
              </w:rPr>
              <m:t>KB</m:t>
            </m:r>
          </m:sub>
        </m:sSub>
      </m:oMath>
      <w:r w:rsidR="00510A7A" w:rsidRPr="00510A7A">
        <w:rPr>
          <w:rStyle w:val="af0"/>
          <w:rFonts w:asciiTheme="minorEastAsia" w:hAnsiTheme="minorEastAsia" w:hint="eastAsia"/>
        </w:rPr>
        <w:t>是</w:t>
      </w:r>
      <w:r w:rsidRPr="00993A69">
        <w:rPr>
          <w:rStyle w:val="af0"/>
          <w:rFonts w:asciiTheme="minorEastAsia" w:hAnsiTheme="minorEastAsia" w:hint="eastAsia"/>
        </w:rPr>
        <w:t>呈现</w:t>
      </w:r>
      <w:r w:rsidRPr="007C5B4B">
        <w:rPr>
          <w:rStyle w:val="af0"/>
          <w:rFonts w:hint="eastAsia"/>
        </w:rPr>
        <w:t>先</w:t>
      </w:r>
      <w:r>
        <w:rPr>
          <w:rStyle w:val="af0"/>
          <w:rFonts w:hint="eastAsia"/>
        </w:rPr>
        <w:t>递增而后递减的关系。</w:t>
      </w:r>
      <w:r w:rsidRPr="00993A69">
        <w:rPr>
          <w:rStyle w:val="af0"/>
          <w:rFonts w:asciiTheme="minorEastAsia" w:hAnsiTheme="minorEastAsia" w:hint="eastAsia"/>
        </w:rPr>
        <w:t>换句话说就是初始</w:t>
      </w:r>
      <w:r w:rsidRPr="007C5B4B">
        <w:rPr>
          <w:rStyle w:val="af0"/>
          <w:rFonts w:hint="eastAsia"/>
        </w:rPr>
        <w:t>平台对</w:t>
      </w:r>
      <w:r>
        <w:rPr>
          <w:rStyle w:val="af0"/>
          <w:rFonts w:hint="eastAsia"/>
        </w:rPr>
        <w:t>供应商</w:t>
      </w:r>
      <w:r w:rsidRPr="007C5B4B">
        <w:rPr>
          <w:rStyle w:val="af0"/>
          <w:rFonts w:hint="eastAsia"/>
        </w:rPr>
        <w:t>及消费者制定的价格逐渐提高到达一定程</w:t>
      </w:r>
      <w:r w:rsidR="00510A7A" w:rsidRPr="007C5B4B">
        <w:rPr>
          <w:rStyle w:val="af0"/>
          <w:rFonts w:hint="eastAsia"/>
        </w:rPr>
        <w:t>度后</w:t>
      </w:r>
      <w:r w:rsidR="00510A7A" w:rsidRPr="007C5B4B">
        <w:rPr>
          <w:rStyle w:val="af0"/>
        </w:rPr>
        <w:t>(</w:t>
      </w:r>
      <w:r w:rsidR="00510A7A" w:rsidRPr="007C5B4B">
        <w:rPr>
          <w:rStyle w:val="af0"/>
          <w:rFonts w:hint="eastAsia"/>
        </w:rPr>
        <w:t>即均衡价格</w:t>
      </w:r>
      <m:oMath>
        <m:sSubSup>
          <m:sSubSupPr>
            <m:ctrlPr>
              <w:rPr>
                <w:rStyle w:val="af0"/>
                <w:rFonts w:ascii="Cambria Math" w:hAnsi="Cambria Math"/>
              </w:rPr>
            </m:ctrlPr>
          </m:sSubSupPr>
          <m:e>
            <m:r>
              <m:rPr>
                <m:sty m:val="p"/>
              </m:rPr>
              <w:rPr>
                <w:rStyle w:val="af0"/>
                <w:rFonts w:ascii="Cambria Math" w:hAnsi="Cambria Math"/>
              </w:rPr>
              <m:t>P</m:t>
            </m:r>
          </m:e>
          <m:sub>
            <m:r>
              <m:rPr>
                <m:sty m:val="p"/>
              </m:rPr>
              <w:rPr>
                <w:rStyle w:val="af0"/>
                <w:rFonts w:ascii="Cambria Math" w:hAnsi="Cambria Math"/>
              </w:rPr>
              <m:t>KB</m:t>
            </m:r>
          </m:sub>
          <m:sup>
            <m:r>
              <m:rPr>
                <m:sty m:val="p"/>
              </m:rPr>
              <w:rPr>
                <w:rStyle w:val="af0"/>
                <w:rFonts w:ascii="Cambria Math" w:hAnsi="Cambria Math"/>
              </w:rPr>
              <m:t>*</m:t>
            </m:r>
          </m:sup>
        </m:sSubSup>
      </m:oMath>
      <w:r w:rsidR="00510A7A" w:rsidRPr="007C5B4B">
        <w:rPr>
          <w:rStyle w:val="af0"/>
          <w:rFonts w:hint="eastAsia"/>
        </w:rPr>
        <w:t>、</w:t>
      </w:r>
      <m:oMath>
        <m:sSubSup>
          <m:sSubSupPr>
            <m:ctrlPr>
              <w:rPr>
                <w:rStyle w:val="af0"/>
                <w:rFonts w:ascii="Cambria Math" w:hAnsi="Cambria Math"/>
              </w:rPr>
            </m:ctrlPr>
          </m:sSubSupPr>
          <m:e>
            <m:r>
              <m:rPr>
                <m:sty m:val="p"/>
              </m:rPr>
              <w:rPr>
                <w:rStyle w:val="af0"/>
                <w:rFonts w:ascii="Cambria Math" w:hAnsi="Cambria Math"/>
              </w:rPr>
              <m:t>P</m:t>
            </m:r>
          </m:e>
          <m:sub>
            <m:r>
              <m:rPr>
                <m:sty m:val="p"/>
              </m:rPr>
              <w:rPr>
                <w:rStyle w:val="af0"/>
                <w:rFonts w:ascii="Cambria Math" w:hAnsi="Cambria Math"/>
              </w:rPr>
              <m:t>KS</m:t>
            </m:r>
          </m:sub>
          <m:sup>
            <m:r>
              <m:rPr>
                <m:sty m:val="p"/>
              </m:rPr>
              <w:rPr>
                <w:rStyle w:val="af0"/>
                <w:rFonts w:ascii="Cambria Math" w:hAnsi="Cambria Math"/>
              </w:rPr>
              <m:t>*</m:t>
            </m:r>
          </m:sup>
        </m:sSubSup>
      </m:oMath>
      <w:r w:rsidR="00510A7A" w:rsidRPr="007C5B4B">
        <w:rPr>
          <w:rStyle w:val="af0"/>
        </w:rPr>
        <w:t>)</w:t>
      </w:r>
      <w:r w:rsidR="00510A7A" w:rsidRPr="007C5B4B">
        <w:rPr>
          <w:rStyle w:val="af0"/>
          <w:rFonts w:hint="eastAsia"/>
        </w:rPr>
        <w:t>，平台将获得最大利润，一旦超过均衡价格，平台向两边用户收取的高价格并不会使得其利润增加，反而利润将随之减少。</w:t>
      </w:r>
    </w:p>
    <w:p w14:paraId="7622F797" w14:textId="77777777" w:rsidR="00510A7A" w:rsidRDefault="00510A7A" w:rsidP="00510A7A">
      <w:pPr>
        <w:pStyle w:val="af"/>
        <w:ind w:firstLine="480"/>
      </w:pPr>
      <w:r w:rsidRPr="007C5B4B">
        <w:rPr>
          <w:rFonts w:hint="eastAsia"/>
        </w:rPr>
        <w:t>再对利润函数进行一阶求导，求得网络效应与利润之间的关系。</w:t>
      </w:r>
    </w:p>
    <w:p w14:paraId="36815816" w14:textId="01DFDFBD" w:rsidR="00510A7A" w:rsidRPr="00F43F55" w:rsidRDefault="001D719A" w:rsidP="00F43F55">
      <w:pPr>
        <w:pStyle w:val="afd"/>
        <w:ind w:firstLine="480"/>
        <w:rPr>
          <w:rStyle w:val="af0"/>
        </w:rPr>
      </w:pPr>
      <m:oMathPara>
        <m:oMathParaPr>
          <m:jc m:val="center"/>
        </m:oMathParaPr>
        <m:oMath>
          <m:f>
            <m:fPr>
              <m:ctrlPr>
                <w:rPr>
                  <w:rStyle w:val="af0"/>
                  <w:rFonts w:ascii="Cambria Math" w:eastAsia="宋体" w:hAnsi="Cambria Math"/>
                </w:rPr>
              </m:ctrlPr>
            </m:fPr>
            <m:num>
              <m:r>
                <w:rPr>
                  <w:rStyle w:val="af0"/>
                  <w:rFonts w:ascii="Cambria Math" w:eastAsia="宋体" w:hAnsi="Cambria Math"/>
                </w:rPr>
                <m:t>∂π</m:t>
              </m:r>
            </m:num>
            <m:den>
              <m:r>
                <w:rPr>
                  <w:rStyle w:val="af0"/>
                  <w:rFonts w:ascii="Cambria Math" w:eastAsia="宋体" w:hAnsi="Cambria Math"/>
                </w:rPr>
                <m:t>∂</m:t>
              </m:r>
              <m:sSub>
                <m:sSubPr>
                  <m:ctrlPr>
                    <w:rPr>
                      <w:rFonts w:ascii="Cambria Math" w:eastAsia="宋体" w:hAnsi="Cambria Math"/>
                    </w:rPr>
                  </m:ctrlPr>
                </m:sSubPr>
                <m:e>
                  <m:r>
                    <m:rPr>
                      <m:sty m:val="p"/>
                    </m:rPr>
                    <w:rPr>
                      <w:rFonts w:ascii="Cambria Math" w:eastAsia="宋体" w:hAnsi="Cambria Math"/>
                    </w:rPr>
                    <m:t>α</m:t>
                  </m:r>
                </m:e>
                <m:sub>
                  <m:r>
                    <w:rPr>
                      <w:rFonts w:ascii="Cambria Math" w:eastAsiaTheme="minorEastAsia" w:hAnsi="Cambria Math" w:hint="eastAsia"/>
                    </w:rPr>
                    <m:t>B</m:t>
                  </m:r>
                </m:sub>
              </m:sSub>
            </m:den>
          </m:f>
          <m:r>
            <m:rPr>
              <m:sty m:val="p"/>
            </m:rPr>
            <w:rPr>
              <w:rStyle w:val="af0"/>
              <w:rFonts w:ascii="Cambria Math" w:eastAsiaTheme="minorEastAsia" w:hAnsi="Cambria Math" w:hint="eastAsia"/>
            </w:rPr>
            <m:t>&lt;0</m:t>
          </m:r>
          <m:r>
            <m:rPr>
              <m:sty m:val="p"/>
            </m:rPr>
            <w:rPr>
              <w:rStyle w:val="af0"/>
              <w:rFonts w:ascii="Cambria Math" w:eastAsiaTheme="minorEastAsia" w:hAnsi="Cambria Math" w:hint="eastAsia"/>
            </w:rPr>
            <m:t>；</m:t>
          </m:r>
          <m:f>
            <m:fPr>
              <m:ctrlPr>
                <w:rPr>
                  <w:rStyle w:val="af0"/>
                  <w:rFonts w:ascii="Cambria Math" w:eastAsia="宋体" w:hAnsi="Cambria Math"/>
                </w:rPr>
              </m:ctrlPr>
            </m:fPr>
            <m:num>
              <m:r>
                <w:rPr>
                  <w:rStyle w:val="af0"/>
                  <w:rFonts w:ascii="Cambria Math" w:eastAsia="宋体" w:hAnsi="Cambria Math"/>
                </w:rPr>
                <m:t>∂π</m:t>
              </m:r>
            </m:num>
            <m:den>
              <m:r>
                <w:rPr>
                  <w:rStyle w:val="af0"/>
                  <w:rFonts w:ascii="Cambria Math" w:eastAsia="宋体" w:hAnsi="Cambria Math"/>
                </w:rPr>
                <m:t>∂</m:t>
              </m:r>
              <m:sSub>
                <m:sSubPr>
                  <m:ctrlPr>
                    <w:rPr>
                      <w:rFonts w:ascii="Cambria Math" w:eastAsia="宋体" w:hAnsi="Cambria Math"/>
                    </w:rPr>
                  </m:ctrlPr>
                </m:sSubPr>
                <m:e>
                  <m:r>
                    <m:rPr>
                      <m:sty m:val="p"/>
                    </m:rPr>
                    <w:rPr>
                      <w:rFonts w:ascii="Cambria Math" w:eastAsia="宋体" w:hAnsi="Cambria Math"/>
                    </w:rPr>
                    <m:t>α</m:t>
                  </m:r>
                </m:e>
                <m:sub>
                  <m:r>
                    <w:rPr>
                      <w:rFonts w:ascii="Cambria Math" w:eastAsiaTheme="minorEastAsia" w:hAnsi="Cambria Math" w:hint="eastAsia"/>
                    </w:rPr>
                    <m:t>S</m:t>
                  </m:r>
                </m:sub>
              </m:sSub>
            </m:den>
          </m:f>
          <m:r>
            <m:rPr>
              <m:sty m:val="p"/>
            </m:rPr>
            <w:rPr>
              <w:rStyle w:val="af0"/>
              <w:rFonts w:ascii="Cambria Math" w:eastAsiaTheme="minorEastAsia" w:hAnsi="Cambria Math" w:hint="eastAsia"/>
            </w:rPr>
            <m:t>&gt;0</m:t>
          </m:r>
        </m:oMath>
      </m:oMathPara>
    </w:p>
    <w:p w14:paraId="5DFB99B9" w14:textId="77777777" w:rsidR="0058790B" w:rsidRDefault="00510A7A" w:rsidP="00724DAA">
      <w:pPr>
        <w:pStyle w:val="af"/>
        <w:ind w:firstLine="480"/>
      </w:pPr>
      <w:r w:rsidRPr="007C5B4B">
        <w:rPr>
          <w:rFonts w:hint="eastAsia"/>
        </w:rPr>
        <w:lastRenderedPageBreak/>
        <w:t>由</w:t>
      </w:r>
      <w:r w:rsidR="00993A69" w:rsidRPr="007C5B4B">
        <w:rPr>
          <w:rFonts w:hint="eastAsia"/>
        </w:rPr>
        <w:t>上述</w:t>
      </w:r>
      <w:r w:rsidR="00993A69" w:rsidRPr="00993A69">
        <w:rPr>
          <w:rFonts w:asciiTheme="minorEastAsia" w:hAnsiTheme="minorEastAsia" w:hint="eastAsia"/>
        </w:rPr>
        <w:t>关系式</w:t>
      </w:r>
      <w:r w:rsidR="00993A69" w:rsidRPr="007C5B4B">
        <w:rPr>
          <w:rFonts w:hint="eastAsia"/>
        </w:rPr>
        <w:t>可</w:t>
      </w:r>
      <w:r w:rsidRPr="007C5B4B">
        <w:rPr>
          <w:rFonts w:hint="eastAsia"/>
        </w:rPr>
        <w:t>以知道</w:t>
      </w:r>
      <w:r w:rsidRPr="00510A7A">
        <w:rPr>
          <w:rFonts w:hint="eastAsia"/>
        </w:rPr>
        <w:t>只有当</w:t>
      </w:r>
      <w:r w:rsidR="00993A69">
        <w:rPr>
          <w:rFonts w:hint="eastAsia"/>
        </w:rPr>
        <w:t>供应商</w:t>
      </w:r>
      <w:r w:rsidRPr="00510A7A">
        <w:rPr>
          <w:rFonts w:hint="eastAsia"/>
        </w:rPr>
        <w:t>的网络效应增强，</w:t>
      </w:r>
      <w:r w:rsidRPr="007C5B4B">
        <w:rPr>
          <w:rFonts w:hint="eastAsia"/>
        </w:rPr>
        <w:t>会使得平台企业的利润增加。</w:t>
      </w:r>
      <w:r w:rsidR="00993A69" w:rsidRPr="00993A69">
        <w:rPr>
          <w:rFonts w:asciiTheme="minorEastAsia" w:hAnsiTheme="minorEastAsia" w:hint="eastAsia"/>
        </w:rPr>
        <w:t>反而</w:t>
      </w:r>
      <w:r w:rsidR="00993A69" w:rsidRPr="00510A7A">
        <w:rPr>
          <w:rFonts w:hint="eastAsia"/>
        </w:rPr>
        <w:t>，当消费者的网络效应强度</w:t>
      </w:r>
      <w:r w:rsidR="00993A69" w:rsidRPr="00993A69">
        <w:rPr>
          <w:rFonts w:asciiTheme="minorEastAsia" w:hAnsiTheme="minorEastAsia" w:hint="eastAsia"/>
        </w:rPr>
        <w:t>增加</w:t>
      </w:r>
      <w:r w:rsidR="00993A69" w:rsidRPr="00510A7A">
        <w:rPr>
          <w:rFonts w:hint="eastAsia"/>
        </w:rPr>
        <w:t>时，平台企</w:t>
      </w:r>
      <w:bookmarkStart w:id="272" w:name="OLE_LINK1"/>
      <w:bookmarkStart w:id="273" w:name="OLE_LINK2"/>
      <w:r w:rsidR="0058790B" w:rsidRPr="00510A7A">
        <w:rPr>
          <w:rFonts w:hint="eastAsia"/>
        </w:rPr>
        <w:t>业的利润</w:t>
      </w:r>
      <w:r w:rsidR="0058790B" w:rsidRPr="00993A69">
        <w:rPr>
          <w:rFonts w:asciiTheme="minorEastAsia" w:hAnsiTheme="minorEastAsia" w:hint="eastAsia"/>
        </w:rPr>
        <w:t>是会</w:t>
      </w:r>
      <w:r w:rsidR="0058790B" w:rsidRPr="00510A7A">
        <w:rPr>
          <w:rFonts w:hint="eastAsia"/>
        </w:rPr>
        <w:t>下降</w:t>
      </w:r>
      <w:r w:rsidR="0058790B" w:rsidRPr="00993A69">
        <w:rPr>
          <w:rFonts w:asciiTheme="minorEastAsia" w:hAnsiTheme="minorEastAsia" w:hint="eastAsia"/>
        </w:rPr>
        <w:t>的</w:t>
      </w:r>
      <w:r w:rsidR="0058790B" w:rsidRPr="00510A7A">
        <w:rPr>
          <w:rFonts w:hint="eastAsia"/>
        </w:rPr>
        <w:t>。</w:t>
      </w:r>
    </w:p>
    <w:p w14:paraId="131EFFE8" w14:textId="33B8DC85" w:rsidR="000D6890" w:rsidRDefault="0058790B" w:rsidP="00993A69">
      <w:pPr>
        <w:pStyle w:val="31"/>
      </w:pPr>
      <w:bookmarkStart w:id="274" w:name="_Toc432531389"/>
      <w:r w:rsidRPr="000D6890">
        <w:t>4.2.4</w:t>
      </w:r>
      <w:bookmarkStart w:id="275" w:name="OLE_LINK86"/>
      <w:bookmarkStart w:id="276" w:name="OLE_LINK87"/>
      <w:r>
        <w:rPr>
          <w:rFonts w:asciiTheme="minorEastAsia" w:eastAsiaTheme="minorEastAsia" w:hAnsiTheme="minorEastAsia" w:hint="eastAsia"/>
        </w:rPr>
        <w:t xml:space="preserve">　</w:t>
      </w:r>
      <w:r w:rsidRPr="000D6890">
        <w:rPr>
          <w:rFonts w:hint="eastAsia"/>
        </w:rPr>
        <w:t>供</w:t>
      </w:r>
      <w:r w:rsidRPr="005F4355">
        <w:rPr>
          <w:rFonts w:hint="eastAsia"/>
        </w:rPr>
        <w:t>应</w:t>
      </w:r>
      <w:r w:rsidRPr="000D6890">
        <w:rPr>
          <w:rFonts w:hint="eastAsia"/>
        </w:rPr>
        <w:t>商与消费者均为竞争</w:t>
      </w:r>
      <w:bookmarkEnd w:id="272"/>
      <w:bookmarkEnd w:id="273"/>
      <w:bookmarkEnd w:id="274"/>
      <w:bookmarkEnd w:id="275"/>
      <w:bookmarkEnd w:id="276"/>
    </w:p>
    <w:p w14:paraId="38CA3145" w14:textId="5D30B3F0" w:rsidR="00E72E6F" w:rsidRDefault="004C7C85" w:rsidP="00E72E6F">
      <w:pPr>
        <w:pStyle w:val="af"/>
        <w:ind w:firstLine="480"/>
      </w:pPr>
      <w:r>
        <w:rPr>
          <w:noProof/>
        </w:rPr>
        <w:drawing>
          <wp:anchor distT="0" distB="0" distL="114300" distR="114300" simplePos="0" relativeHeight="251678720" behindDoc="0" locked="0" layoutInCell="1" allowOverlap="1" wp14:anchorId="7D019095" wp14:editId="69D5C198">
            <wp:simplePos x="0" y="0"/>
            <wp:positionH relativeFrom="margin">
              <wp:align>center</wp:align>
            </wp:positionH>
            <wp:positionV relativeFrom="paragraph">
              <wp:posOffset>603250</wp:posOffset>
            </wp:positionV>
            <wp:extent cx="3600000" cy="1345077"/>
            <wp:effectExtent l="0" t="0" r="635" b="7620"/>
            <wp:wrapTopAndBottom/>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2.4.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00000" cy="1345077"/>
                    </a:xfrm>
                    <a:prstGeom prst="rect">
                      <a:avLst/>
                    </a:prstGeom>
                  </pic:spPr>
                </pic:pic>
              </a:graphicData>
            </a:graphic>
            <wp14:sizeRelH relativeFrom="page">
              <wp14:pctWidth>0</wp14:pctWidth>
            </wp14:sizeRelH>
            <wp14:sizeRelV relativeFrom="page">
              <wp14:pctHeight>0</wp14:pctHeight>
            </wp14:sizeRelV>
          </wp:anchor>
        </w:drawing>
      </w:r>
      <w:r w:rsidR="00E72E6F" w:rsidRPr="005D51ED">
        <w:rPr>
          <w:rFonts w:hint="eastAsia"/>
        </w:rPr>
        <w:t>如图</w:t>
      </w:r>
      <w:r w:rsidR="00E72E6F" w:rsidRPr="005D51ED">
        <w:t>4.5</w:t>
      </w:r>
      <w:r w:rsidR="00E72E6F">
        <w:rPr>
          <w:rFonts w:hint="eastAsia"/>
        </w:rPr>
        <w:t>所</w:t>
      </w:r>
      <w:r w:rsidR="00AA3C50">
        <w:rPr>
          <w:rFonts w:hint="eastAsia"/>
        </w:rPr>
        <w:t>呈现</w:t>
      </w:r>
      <w:r w:rsidR="00E72E6F">
        <w:rPr>
          <w:rFonts w:hint="eastAsia"/>
        </w:rPr>
        <w:t>，供应商</w:t>
      </w:r>
      <w:r w:rsidR="00E72E6F" w:rsidRPr="005D51ED">
        <w:rPr>
          <w:rFonts w:asciiTheme="minorEastAsia" w:hAnsiTheme="minorEastAsia" w:hint="eastAsia"/>
        </w:rPr>
        <w:t>、</w:t>
      </w:r>
      <w:r w:rsidR="00E72E6F" w:rsidRPr="005D51ED">
        <w:rPr>
          <w:rFonts w:hint="eastAsia"/>
        </w:rPr>
        <w:t>消费者均为竞争的市场结构。</w:t>
      </w:r>
      <w:r w:rsidR="00AA3C50">
        <w:rPr>
          <w:rFonts w:hint="eastAsia"/>
        </w:rPr>
        <w:t>在</w:t>
      </w:r>
      <w:r w:rsidR="00E72E6F" w:rsidRPr="005D51ED">
        <w:rPr>
          <w:rFonts w:hint="eastAsia"/>
        </w:rPr>
        <w:t>此情况下需要满足：</w:t>
      </w:r>
      <m:oMath>
        <m:sSub>
          <m:sSubPr>
            <m:ctrlPr>
              <w:rPr>
                <w:rFonts w:ascii="Cambria Math" w:hAnsi="Cambria Math"/>
              </w:rPr>
            </m:ctrlPr>
          </m:sSubPr>
          <m:e>
            <m:r>
              <w:rPr>
                <w:rFonts w:ascii="Cambria Math" w:hAnsi="Cambria Math"/>
              </w:rPr>
              <m:t>n</m:t>
            </m:r>
          </m:e>
          <m:sub>
            <m:r>
              <w:rPr>
                <w:rFonts w:ascii="Cambria Math" w:hAnsi="Cambria Math"/>
              </w:rPr>
              <m:t>KB</m:t>
            </m:r>
          </m:sub>
        </m:sSub>
        <m:r>
          <m:rPr>
            <m:sty m:val="p"/>
          </m:rPr>
          <w:rPr>
            <w:rFonts w:ascii="Cambria Math" w:hAnsi="Cambria Math"/>
          </w:rPr>
          <m:t>≥1/</m:t>
        </m:r>
        <m:r>
          <w:rPr>
            <w:rFonts w:ascii="Cambria Math" w:hAnsi="Cambria Math"/>
          </w:rPr>
          <m:t>e</m:t>
        </m:r>
      </m:oMath>
      <w:r w:rsidR="00E72E6F" w:rsidRPr="004719EF">
        <w:rPr>
          <w:rFonts w:hint="eastAsia"/>
        </w:rPr>
        <w:t>；</w:t>
      </w:r>
      <m:oMath>
        <m:sSub>
          <m:sSubPr>
            <m:ctrlPr>
              <w:rPr>
                <w:rFonts w:ascii="Cambria Math" w:hAnsi="Cambria Math"/>
              </w:rPr>
            </m:ctrlPr>
          </m:sSubPr>
          <m:e>
            <m:r>
              <w:rPr>
                <w:rFonts w:ascii="Cambria Math" w:hAnsi="Cambria Math"/>
              </w:rPr>
              <m:t>n</m:t>
            </m:r>
          </m:e>
          <m:sub>
            <m:r>
              <w:rPr>
                <w:rFonts w:ascii="Cambria Math" w:hAnsi="Cambria Math"/>
              </w:rPr>
              <m:t>K</m:t>
            </m:r>
            <m:r>
              <w:rPr>
                <w:rFonts w:ascii="Cambria Math" w:hAnsi="Cambria Math" w:hint="eastAsia"/>
              </w:rPr>
              <m:t>S</m:t>
            </m:r>
          </m:sub>
        </m:sSub>
        <m:r>
          <m:rPr>
            <m:sty m:val="p"/>
          </m:rPr>
          <w:rPr>
            <w:rFonts w:ascii="Cambria Math" w:hAnsi="Cambria Math"/>
          </w:rPr>
          <m:t>≥</m:t>
        </m:r>
        <m:sSub>
          <m:sSubPr>
            <m:ctrlPr>
              <w:rPr>
                <w:rFonts w:ascii="Cambria Math" w:hAnsi="Cambria Math"/>
              </w:rPr>
            </m:ctrlPr>
          </m:sSubPr>
          <m:e>
            <m:r>
              <w:rPr>
                <w:rFonts w:ascii="Cambria Math" w:hAnsi="Cambria Math" w:hint="eastAsia"/>
              </w:rPr>
              <m:t>S</m:t>
            </m:r>
          </m:e>
          <m:sub>
            <m:r>
              <w:rPr>
                <w:rFonts w:ascii="Cambria Math" w:hAnsi="Cambria Math" w:hint="eastAsia"/>
              </w:rPr>
              <m:t>S</m:t>
            </m:r>
          </m:sub>
        </m:sSub>
        <m:r>
          <m:rPr>
            <m:sty m:val="p"/>
          </m:rPr>
          <w:rPr>
            <w:rFonts w:ascii="Cambria Math" w:hAnsi="Cambria Math"/>
          </w:rPr>
          <m:t>/</m:t>
        </m:r>
        <m:r>
          <w:rPr>
            <w:rFonts w:ascii="Cambria Math" w:hAnsi="Cambria Math"/>
          </w:rPr>
          <m:t>e</m:t>
        </m:r>
      </m:oMath>
      <w:r>
        <w:rPr>
          <w:rFonts w:hint="eastAsia"/>
        </w:rPr>
        <w:t>。</w:t>
      </w:r>
    </w:p>
    <w:p w14:paraId="4870CF11" w14:textId="10A7ECA8" w:rsidR="004C7C85" w:rsidRPr="004C7C85" w:rsidRDefault="004C7C85" w:rsidP="004C7C85">
      <w:pPr>
        <w:pStyle w:val="ad"/>
      </w:pPr>
      <w:bookmarkStart w:id="277" w:name="_Toc432531338"/>
      <w:r>
        <w:t>图</w:t>
      </w:r>
      <w:r>
        <w:rPr>
          <w:rFonts w:hint="eastAsia"/>
        </w:rPr>
        <w:t>4.</w:t>
      </w:r>
      <w:r>
        <w:t>5</w:t>
      </w:r>
      <w:r w:rsidR="0044117B">
        <w:rPr>
          <w:rFonts w:asciiTheme="minorEastAsia" w:eastAsiaTheme="minorEastAsia" w:hAnsiTheme="minorEastAsia" w:hint="eastAsia"/>
        </w:rPr>
        <w:t xml:space="preserve">　</w:t>
      </w:r>
      <w:r w:rsidRPr="000D6890">
        <w:rPr>
          <w:rFonts w:hint="eastAsia"/>
        </w:rPr>
        <w:t>供</w:t>
      </w:r>
      <w:r w:rsidRPr="005F4355">
        <w:rPr>
          <w:rFonts w:hint="eastAsia"/>
        </w:rPr>
        <w:t>应</w:t>
      </w:r>
      <w:r w:rsidRPr="000D6890">
        <w:rPr>
          <w:rFonts w:hint="eastAsia"/>
        </w:rPr>
        <w:t>商与消费者均为竞争</w:t>
      </w:r>
      <w:r>
        <w:rPr>
          <w:rFonts w:hint="eastAsia"/>
        </w:rPr>
        <w:t>的市场结构图</w:t>
      </w:r>
      <w:bookmarkEnd w:id="277"/>
    </w:p>
    <w:p w14:paraId="3FD1070C" w14:textId="03FDCFCE" w:rsidR="00E72E6F" w:rsidRPr="00E72E6F" w:rsidRDefault="00AA3C50" w:rsidP="00E72E6F">
      <w:pPr>
        <w:pStyle w:val="af"/>
        <w:ind w:firstLine="480"/>
      </w:pPr>
      <w:r>
        <w:rPr>
          <w:rFonts w:hint="eastAsia"/>
        </w:rPr>
        <w:t>由</w:t>
      </w:r>
      <w:r>
        <w:t>4.2.2</w:t>
      </w:r>
      <w:r w:rsidRPr="00E72E6F">
        <w:rPr>
          <w:rFonts w:hint="eastAsia"/>
        </w:rPr>
        <w:t>与</w:t>
      </w:r>
      <w:r>
        <w:t>4.2.3</w:t>
      </w:r>
      <w:r>
        <w:t>中所述的</w:t>
      </w:r>
      <w:r>
        <w:rPr>
          <w:rFonts w:hint="eastAsia"/>
        </w:rPr>
        <w:t>两平台重叠</w:t>
      </w:r>
      <w:r w:rsidR="00E72E6F" w:rsidRPr="00E72E6F">
        <w:rPr>
          <w:rFonts w:hint="eastAsia"/>
        </w:rPr>
        <w:t>区域中的供应商与消费者加入</w:t>
      </w:r>
      <w:r>
        <w:rPr>
          <w:rFonts w:hint="eastAsia"/>
        </w:rPr>
        <w:t>该</w:t>
      </w:r>
      <w:r w:rsidR="00E72E6F" w:rsidRPr="00E72E6F">
        <w:rPr>
          <w:rFonts w:hint="eastAsia"/>
        </w:rPr>
        <w:t>平台市场</w:t>
      </w:r>
      <w:r>
        <w:rPr>
          <w:rFonts w:hint="eastAsia"/>
        </w:rPr>
        <w:t>所获得无差异效用</w:t>
      </w:r>
      <w:r w:rsidR="00E72E6F" w:rsidRPr="00E72E6F">
        <w:rPr>
          <w:rFonts w:hint="eastAsia"/>
        </w:rPr>
        <w:t>，得</w:t>
      </w:r>
      <w:r>
        <w:rPr>
          <w:rFonts w:hint="eastAsia"/>
        </w:rPr>
        <w:t>到</w:t>
      </w:r>
      <w:r w:rsidR="00E72E6F" w:rsidRPr="00E72E6F">
        <w:rPr>
          <w:rFonts w:hint="eastAsia"/>
        </w:rPr>
        <w:t>供应商与消费者之需求函数分别表示为：</w:t>
      </w:r>
    </w:p>
    <w:p w14:paraId="51082F2D" w14:textId="128296FF" w:rsidR="00E72E6F" w:rsidRPr="00F43F55" w:rsidRDefault="00AA3C50" w:rsidP="00F43F55">
      <w:pPr>
        <w:pStyle w:val="afd"/>
        <w:ind w:firstLine="480"/>
        <w:rPr>
          <w:rFonts w:eastAsia="宋体"/>
        </w:rPr>
      </w:pPr>
      <w:bookmarkStart w:id="278" w:name="OLE_LINK56"/>
      <w:bookmarkStart w:id="279" w:name="OLE_LINK57"/>
      <w:r>
        <w:rPr>
          <w:rFonts w:eastAsia="宋体"/>
        </w:rPr>
        <w:tab/>
      </w:r>
      <w:bookmarkStart w:id="280" w:name="OLE_LINK248"/>
      <w:bookmarkStart w:id="281" w:name="OLE_LINK249"/>
      <m:oMath>
        <m:sSub>
          <m:sSubPr>
            <m:ctrlPr>
              <w:rPr>
                <w:rFonts w:ascii="Cambria Math" w:hAnsi="Cambria Math"/>
              </w:rPr>
            </m:ctrlPr>
          </m:sSubPr>
          <m:e>
            <m:r>
              <w:rPr>
                <w:rFonts w:ascii="Cambria Math" w:hAnsi="Cambria Math"/>
              </w:rPr>
              <m:t>n</m:t>
            </m:r>
          </m:e>
          <m:sub>
            <m:r>
              <w:rPr>
                <w:rFonts w:ascii="Cambria Math" w:hAnsi="Cambria Math"/>
              </w:rPr>
              <m:t>K</m:t>
            </m:r>
            <m:r>
              <w:rPr>
                <w:rFonts w:ascii="Cambria Math" w:eastAsiaTheme="minorEastAsia" w:hAnsi="Cambria Math"/>
              </w:rPr>
              <m:t>B</m:t>
            </m:r>
          </m:sub>
        </m:sSub>
        <m:r>
          <m:rPr>
            <m:sty m:val="p"/>
          </m:rPr>
          <w:rPr>
            <w:rFonts w:ascii="Cambria Math" w:eastAsiaTheme="minorEastAsia" w:hAnsi="Cambria Math" w:hint="eastAsia"/>
          </w:rPr>
          <m:t>=</m:t>
        </m:r>
        <m:f>
          <m:fPr>
            <m:ctrlPr>
              <w:rPr>
                <w:rFonts w:ascii="Cambria Math" w:eastAsiaTheme="minorEastAsia" w:hAnsi="Cambria Math"/>
              </w:rPr>
            </m:ctrlPr>
          </m:fPr>
          <m:num>
            <m:r>
              <m:rPr>
                <m:sty m:val="p"/>
              </m:rPr>
              <w:rPr>
                <w:rFonts w:ascii="Cambria Math" w:eastAsiaTheme="minorEastAsia" w:hAnsi="Cambria Math"/>
              </w:rPr>
              <m:t>1</m:t>
            </m:r>
          </m:num>
          <m:den>
            <m:r>
              <w:rPr>
                <w:rFonts w:ascii="Cambria Math" w:eastAsiaTheme="minorEastAsia" w:hAnsi="Cambria Math"/>
              </w:rPr>
              <m:t>e</m:t>
            </m:r>
          </m:den>
        </m:f>
        <m:r>
          <m:rPr>
            <m:sty m:val="p"/>
          </m:rPr>
          <w:rPr>
            <w:rFonts w:ascii="Cambria Math" w:eastAsiaTheme="minorEastAsia" w:hAnsi="Cambria Math"/>
          </w:rPr>
          <m:t>+</m:t>
        </m:r>
        <m:f>
          <m:fPr>
            <m:ctrlPr>
              <w:rPr>
                <w:rFonts w:ascii="Cambria Math" w:hAnsi="Cambria Math"/>
              </w:rPr>
            </m:ctrlPr>
          </m:fPr>
          <m:num>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2</m:t>
                    </m:r>
                    <m:r>
                      <w:rPr>
                        <w:rFonts w:ascii="Cambria Math" w:eastAsiaTheme="minorEastAsia" w:hAnsi="Cambria Math"/>
                      </w:rPr>
                      <m:t>P</m:t>
                    </m:r>
                  </m:e>
                  <m:sub>
                    <m:r>
                      <w:rPr>
                        <w:rFonts w:ascii="Cambria Math" w:eastAsiaTheme="minorEastAsia" w:hAnsi="Cambria Math"/>
                      </w:rPr>
                      <m:t>KB</m:t>
                    </m:r>
                  </m:sub>
                </m:sSub>
              </m:e>
            </m:d>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m:t>
                </m:r>
                <m:r>
                  <w:rPr>
                    <w:rFonts w:ascii="Cambria Math" w:hAnsi="Cambria Math"/>
                  </w:rPr>
                  <m:t>n</m:t>
                </m:r>
              </m:e>
              <m:sub>
                <m:r>
                  <w:rPr>
                    <w:rFonts w:ascii="Cambria Math" w:hAnsi="Cambria Math"/>
                  </w:rPr>
                  <m:t>K</m:t>
                </m:r>
                <m:r>
                  <w:rPr>
                    <w:rFonts w:ascii="Cambria Math" w:eastAsiaTheme="minorEastAsia"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eastAsiaTheme="minorEastAsia"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eastAsiaTheme="minorEastAsia" w:hAnsi="Cambria Math"/>
                  </w:rPr>
                  <m:t>S</m:t>
                </m:r>
              </m:sub>
            </m:sSub>
            <m:r>
              <m:rPr>
                <m:sty m:val="p"/>
              </m:rPr>
              <w:rPr>
                <w:rFonts w:ascii="Cambria Math" w:eastAsiaTheme="minorEastAsia" w:hAnsi="Cambria Math" w:hint="eastAsia"/>
              </w:rPr>
              <m:t>)</m:t>
            </m:r>
          </m:num>
          <m:den>
            <m:r>
              <m:rPr>
                <m:sty m:val="p"/>
              </m:rPr>
              <w:rPr>
                <w:rFonts w:ascii="Cambria Math" w:hAnsi="Cambria Math"/>
              </w:rPr>
              <m:t>2</m:t>
            </m:r>
            <m:sSub>
              <m:sSubPr>
                <m:ctrlPr>
                  <w:rPr>
                    <w:rFonts w:ascii="Cambria Math" w:hAnsi="Cambria Math"/>
                  </w:rPr>
                </m:ctrlPr>
              </m:sSubPr>
              <m:e>
                <m:r>
                  <w:rPr>
                    <w:rFonts w:ascii="Cambria Math" w:eastAsiaTheme="minorEastAsia" w:hAnsi="Cambria Math"/>
                  </w:rPr>
                  <m:t>t</m:t>
                </m:r>
              </m:e>
              <m:sub>
                <m:r>
                  <w:rPr>
                    <w:rFonts w:ascii="Cambria Math" w:eastAsiaTheme="minorEastAsia" w:hAnsi="Cambria Math"/>
                  </w:rPr>
                  <m:t>B</m:t>
                </m:r>
              </m:sub>
            </m:sSub>
          </m:den>
        </m:f>
      </m:oMath>
      <w:r>
        <w:rPr>
          <w:rFonts w:eastAsia="宋体"/>
        </w:rPr>
        <w:tab/>
        <w:t>(4.2.4.1)</w:t>
      </w:r>
    </w:p>
    <w:p w14:paraId="4206A6B1" w14:textId="75061D95" w:rsidR="00E72E6F" w:rsidRPr="00F43F55" w:rsidRDefault="00AA3C50" w:rsidP="00F43F55">
      <w:pPr>
        <w:pStyle w:val="afd"/>
        <w:ind w:firstLine="480"/>
        <w:rPr>
          <w:rFonts w:eastAsia="宋体"/>
        </w:rPr>
      </w:pPr>
      <w:r>
        <w:rPr>
          <w:rFonts w:eastAsia="宋体"/>
        </w:rPr>
        <w:tab/>
      </w:r>
      <m:oMath>
        <m:sSub>
          <m:sSubPr>
            <m:ctrlPr>
              <w:rPr>
                <w:rFonts w:ascii="Cambria Math" w:hAnsi="Cambria Math"/>
              </w:rPr>
            </m:ctrlPr>
          </m:sSubPr>
          <m:e>
            <m:r>
              <w:rPr>
                <w:rFonts w:ascii="Cambria Math" w:hAnsi="Cambria Math"/>
              </w:rPr>
              <m:t>n</m:t>
            </m:r>
          </m:e>
          <m:sub>
            <m:r>
              <w:rPr>
                <w:rFonts w:ascii="Cambria Math" w:hAnsi="Cambria Math"/>
              </w:rPr>
              <m:t>K</m:t>
            </m:r>
            <m:r>
              <w:rPr>
                <w:rFonts w:ascii="Cambria Math" w:eastAsiaTheme="minorEastAsia" w:hAnsi="Cambria Math" w:hint="eastAsia"/>
              </w:rPr>
              <m:t>S</m:t>
            </m:r>
          </m:sub>
        </m:sSub>
        <m:r>
          <m:rPr>
            <m:sty m:val="p"/>
          </m:rPr>
          <w:rPr>
            <w:rFonts w:ascii="Cambria Math" w:eastAsiaTheme="minorEastAsia" w:hAnsi="Cambria Math" w:hint="eastAsia"/>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S</m:t>
                </m:r>
              </m:sub>
            </m:sSub>
          </m:num>
          <m:den>
            <m:r>
              <w:rPr>
                <w:rFonts w:ascii="Cambria Math" w:eastAsiaTheme="minorEastAsia" w:hAnsi="Cambria Math"/>
              </w:rPr>
              <m:t>e</m:t>
            </m:r>
          </m:den>
        </m:f>
        <m:r>
          <m:rPr>
            <m:sty m:val="p"/>
          </m:rPr>
          <w:rPr>
            <w:rFonts w:ascii="Cambria Math" w:eastAsiaTheme="minorEastAsia" w:hAnsi="Cambria Math"/>
          </w:rPr>
          <m:t>+</m:t>
        </m:r>
        <m:f>
          <m:fPr>
            <m:ctrlPr>
              <w:rPr>
                <w:rFonts w:ascii="Cambria Math" w:hAnsi="Cambria Math"/>
              </w:rPr>
            </m:ctrlPr>
          </m:fPr>
          <m:num>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S</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S</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2</m:t>
                    </m:r>
                    <m:r>
                      <w:rPr>
                        <w:rFonts w:ascii="Cambria Math" w:eastAsiaTheme="minorEastAsia" w:hAnsi="Cambria Math"/>
                      </w:rPr>
                      <m:t>P</m:t>
                    </m:r>
                  </m:e>
                  <m:sub>
                    <m:r>
                      <w:rPr>
                        <w:rFonts w:ascii="Cambria Math" w:eastAsiaTheme="minorEastAsia" w:hAnsi="Cambria Math"/>
                      </w:rPr>
                      <m:t>KS</m:t>
                    </m:r>
                  </m:sub>
                </m:sSub>
              </m:e>
            </m:d>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m:t>
                </m:r>
                <m:r>
                  <w:rPr>
                    <w:rFonts w:ascii="Cambria Math" w:hAnsi="Cambria Math"/>
                  </w:rPr>
                  <m:t>n</m:t>
                </m:r>
              </m:e>
              <m:sub>
                <m:r>
                  <w:rPr>
                    <w:rFonts w:ascii="Cambria Math" w:hAnsi="Cambria Math"/>
                  </w:rPr>
                  <m:t>K</m:t>
                </m:r>
                <m:r>
                  <w:rPr>
                    <w:rFonts w:ascii="Cambria Math" w:eastAsiaTheme="minorEastAsia"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eastAsiaTheme="minorEastAsia"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eastAsiaTheme="minorEastAsia" w:hAnsi="Cambria Math"/>
                  </w:rPr>
                  <m:t>B</m:t>
                </m:r>
              </m:sub>
            </m:sSub>
            <m:r>
              <m:rPr>
                <m:sty m:val="p"/>
              </m:rPr>
              <w:rPr>
                <w:rFonts w:ascii="Cambria Math" w:eastAsiaTheme="minorEastAsia" w:hAnsi="Cambria Math" w:hint="eastAsia"/>
              </w:rPr>
              <m:t>)</m:t>
            </m:r>
          </m:num>
          <m:den>
            <m:r>
              <m:rPr>
                <m:sty m:val="p"/>
              </m:rPr>
              <w:rPr>
                <w:rFonts w:ascii="Cambria Math" w:hAnsi="Cambria Math"/>
              </w:rPr>
              <m:t>2</m:t>
            </m:r>
            <m:sSub>
              <m:sSubPr>
                <m:ctrlPr>
                  <w:rPr>
                    <w:rFonts w:ascii="Cambria Math" w:hAnsi="Cambria Math"/>
                  </w:rPr>
                </m:ctrlPr>
              </m:sSubPr>
              <m:e>
                <m:r>
                  <w:rPr>
                    <w:rFonts w:ascii="Cambria Math" w:eastAsiaTheme="minorEastAsia" w:hAnsi="Cambria Math"/>
                  </w:rPr>
                  <m:t>t</m:t>
                </m:r>
              </m:e>
              <m:sub>
                <m:r>
                  <w:rPr>
                    <w:rFonts w:ascii="Cambria Math" w:eastAsiaTheme="minorEastAsia" w:hAnsi="Cambria Math" w:hint="eastAsia"/>
                  </w:rPr>
                  <m:t>S</m:t>
                </m:r>
              </m:sub>
            </m:sSub>
          </m:den>
        </m:f>
      </m:oMath>
      <w:bookmarkEnd w:id="280"/>
      <w:bookmarkEnd w:id="281"/>
      <w:r>
        <w:rPr>
          <w:rFonts w:eastAsia="宋体"/>
        </w:rPr>
        <w:tab/>
        <w:t>(4.2.4.2)</w:t>
      </w:r>
    </w:p>
    <w:bookmarkEnd w:id="278"/>
    <w:bookmarkEnd w:id="279"/>
    <w:p w14:paraId="76B2D336" w14:textId="72ED252A" w:rsidR="00993A69" w:rsidRDefault="00AA3C50" w:rsidP="00993A69">
      <w:pPr>
        <w:pStyle w:val="af"/>
        <w:ind w:firstLine="480"/>
      </w:pPr>
      <w:r>
        <w:rPr>
          <w:rFonts w:hint="eastAsia"/>
        </w:rPr>
        <w:t>将需求函数带入</w:t>
      </w:r>
      <w:r w:rsidR="00993A69" w:rsidRPr="00E507B8">
        <w:rPr>
          <w:rFonts w:hint="eastAsia"/>
        </w:rPr>
        <w:t>平台</w:t>
      </w:r>
      <w:r w:rsidR="00993A69" w:rsidRPr="00E507B8">
        <w:t>K</w:t>
      </w:r>
      <w:r>
        <w:rPr>
          <w:rFonts w:hint="eastAsia"/>
        </w:rPr>
        <w:t>的利润函数</w:t>
      </w:r>
      <w:r w:rsidR="00993A69" w:rsidRPr="00E507B8">
        <w:rPr>
          <w:rFonts w:hint="eastAsia"/>
        </w:rPr>
        <w:t>：</w:t>
      </w:r>
      <w:bookmarkStart w:id="282" w:name="OLE_LINK58"/>
      <w:bookmarkStart w:id="283" w:name="OLE_LINK59"/>
      <m:oMath>
        <m:r>
          <m:rPr>
            <m:sty m:val="p"/>
          </m:rPr>
          <w:rPr>
            <w:rFonts w:ascii="Cambria Math" w:hAnsi="Cambria Math"/>
          </w:rPr>
          <m:t>π</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S</m:t>
            </m:r>
          </m:sub>
        </m:sSub>
        <m:sSub>
          <m:sSubPr>
            <m:ctrlPr>
              <w:rPr>
                <w:rFonts w:ascii="Cambria Math" w:hAnsi="Cambria Math"/>
              </w:rPr>
            </m:ctrlPr>
          </m:sSubPr>
          <m:e>
            <m:r>
              <w:rPr>
                <w:rFonts w:ascii="Cambria Math" w:hAnsi="Cambria Math"/>
              </w:rPr>
              <m:t>n</m:t>
            </m:r>
          </m:e>
          <m:sub>
            <m:r>
              <w:rPr>
                <w:rFonts w:ascii="Cambria Math" w:hAnsi="Cambria Math"/>
              </w:rPr>
              <m:t>KS</m:t>
            </m:r>
          </m:sub>
        </m:sSub>
        <m:r>
          <m:rPr>
            <m:sty m:val="p"/>
          </m:rPr>
          <w:rPr>
            <w:rFonts w:ascii="Cambria Math" w:hAnsi="Cambria Math"/>
          </w:rPr>
          <m:t>+</m:t>
        </m:r>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B</m:t>
            </m:r>
          </m:sub>
        </m:sSub>
        <m:sSub>
          <m:sSubPr>
            <m:ctrlPr>
              <w:rPr>
                <w:rFonts w:ascii="Cambria Math" w:hAnsi="Cambria Math"/>
              </w:rPr>
            </m:ctrlPr>
          </m:sSubPr>
          <m:e>
            <m:r>
              <w:rPr>
                <w:rFonts w:ascii="Cambria Math" w:hAnsi="Cambria Math"/>
              </w:rPr>
              <m:t>n</m:t>
            </m:r>
          </m:e>
          <m:sub>
            <m:r>
              <w:rPr>
                <w:rFonts w:ascii="Cambria Math" w:hAnsi="Cambria Math"/>
              </w:rPr>
              <m:t>KB</m:t>
            </m:r>
          </m:sub>
        </m:sSub>
      </m:oMath>
      <w:bookmarkStart w:id="284" w:name="OLE_LINK34"/>
      <w:bookmarkStart w:id="285" w:name="OLE_LINK35"/>
      <w:bookmarkEnd w:id="282"/>
      <w:bookmarkEnd w:id="283"/>
      <w:r>
        <w:rPr>
          <w:rFonts w:hint="eastAsia"/>
        </w:rPr>
        <w:t>，并</w:t>
      </w:r>
      <w:r w:rsidR="00E72E6F">
        <w:rPr>
          <w:rFonts w:hint="eastAsia"/>
        </w:rPr>
        <w:t>以</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B</m:t>
            </m:r>
          </m:sub>
        </m:sSub>
      </m:oMath>
      <w:r w:rsidR="00993A69" w:rsidRPr="00E507B8">
        <w:rPr>
          <w:rFonts w:hint="eastAsia"/>
        </w:rPr>
        <w:t>和</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S</m:t>
            </m:r>
          </m:sub>
        </m:sSub>
      </m:oMath>
      <w:bookmarkEnd w:id="284"/>
      <w:bookmarkEnd w:id="285"/>
      <w:r w:rsidR="004C7C85">
        <w:t>对其</w:t>
      </w:r>
      <w:r w:rsidR="00993A69" w:rsidRPr="00E507B8">
        <w:rPr>
          <w:rFonts w:hint="eastAsia"/>
        </w:rPr>
        <w:t>进行一阶求导，求</w:t>
      </w:r>
      <w:r>
        <w:rPr>
          <w:rFonts w:hint="eastAsia"/>
        </w:rPr>
        <w:t>取</w:t>
      </w:r>
      <w:r w:rsidR="00993A69" w:rsidRPr="00E507B8">
        <w:rPr>
          <w:rFonts w:hint="eastAsia"/>
        </w:rPr>
        <w:t>均衡价格，即平台</w:t>
      </w:r>
      <w:r w:rsidR="00993A69" w:rsidRPr="00E507B8">
        <w:t>K</w:t>
      </w:r>
      <w:r w:rsidR="00993A69" w:rsidRPr="00E507B8">
        <w:rPr>
          <w:rFonts w:hint="eastAsia"/>
        </w:rPr>
        <w:t>对消费者及</w:t>
      </w:r>
      <w:r w:rsidR="00993A69" w:rsidRPr="003A6D6E">
        <w:rPr>
          <w:rFonts w:hint="eastAsia"/>
        </w:rPr>
        <w:t>供应商</w:t>
      </w:r>
      <w:r w:rsidR="00993A69" w:rsidRPr="00E507B8">
        <w:rPr>
          <w:rFonts w:hint="eastAsia"/>
        </w:rPr>
        <w:t>制定的均衡价</w:t>
      </w:r>
      <w:r w:rsidR="00993A69" w:rsidRPr="009E5B53">
        <w:rPr>
          <w:rFonts w:hint="eastAsia"/>
        </w:rPr>
        <w:t>格为</w:t>
      </w:r>
      <w:r>
        <w:rPr>
          <w:rFonts w:hint="eastAsia"/>
        </w:rPr>
        <w:t>：</w:t>
      </w:r>
    </w:p>
    <w:p w14:paraId="1E92B44A" w14:textId="28D11221" w:rsidR="00E72E6F" w:rsidRPr="00F43F55" w:rsidRDefault="00AA3C50" w:rsidP="00F43F55">
      <w:pPr>
        <w:pStyle w:val="afd"/>
        <w:ind w:firstLine="480"/>
        <w:rPr>
          <w:rFonts w:eastAsiaTheme="minorEastAsia"/>
        </w:rPr>
      </w:pPr>
      <w:r>
        <w:rPr>
          <w:rFonts w:eastAsia="宋体"/>
        </w:rPr>
        <w:tab/>
      </w:r>
      <m:oMath>
        <m:d>
          <m:dPr>
            <m:begChr m:val="{"/>
            <m:endChr m:val=""/>
            <m:ctrlPr>
              <w:rPr>
                <w:rFonts w:ascii="Cambria Math" w:eastAsia="宋体" w:hAnsi="Cambria Math"/>
              </w:rPr>
            </m:ctrlPr>
          </m:dPr>
          <m:e>
            <m:r>
              <m:rPr>
                <m:sty m:val="p"/>
              </m:rPr>
              <w:rPr>
                <w:rFonts w:ascii="Cambria Math" w:eastAsia="宋体" w:hAnsi="Cambria Math"/>
              </w:rPr>
              <m:t xml:space="preserve">  </m:t>
            </m:r>
            <m:eqArr>
              <m:eqArrPr>
                <m:ctrlPr>
                  <w:rPr>
                    <w:rFonts w:ascii="Cambria Math" w:eastAsia="宋体" w:hAnsi="Cambria Math"/>
                  </w:rPr>
                </m:ctrlPr>
              </m:eqArrPr>
              <m:e>
                <m:eqArr>
                  <m:eqArrPr>
                    <m:ctrlPr>
                      <w:rPr>
                        <w:rFonts w:ascii="Cambria Math" w:eastAsia="宋体" w:hAnsi="Cambria Math"/>
                      </w:rPr>
                    </m:ctrlPr>
                  </m:eqArrPr>
                  <m:e>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KB</m:t>
                        </m:r>
                      </m:sub>
                      <m:sup>
                        <m:r>
                          <m:rPr>
                            <m:sty m:val="p"/>
                          </m:rPr>
                          <w:rPr>
                            <w:rFonts w:ascii="Cambria Math" w:eastAsia="宋体" w:hAnsi="Cambria Math"/>
                          </w:rPr>
                          <m:t>*</m:t>
                        </m:r>
                      </m:sup>
                    </m:sSubSup>
                    <m:r>
                      <m:rPr>
                        <m:sty m:val="p"/>
                      </m:rPr>
                      <w:rPr>
                        <w:rFonts w:ascii="Cambria Math" w:eastAsiaTheme="minorEastAsia" w:hAnsi="Cambria Math" w:hint="eastAsia"/>
                      </w:rPr>
                      <m:t>=</m:t>
                    </m:r>
                    <w:bookmarkStart w:id="286" w:name="OLE_LINK40"/>
                    <w:bookmarkStart w:id="287" w:name="OLE_LINK41"/>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num>
                      <m:den>
                        <m:r>
                          <w:rPr>
                            <w:rFonts w:ascii="Cambria Math" w:eastAsiaTheme="minorEastAsia" w:hAnsi="Cambria Math"/>
                          </w:rPr>
                          <m:t>e</m:t>
                        </m:r>
                      </m:den>
                    </m:f>
                    <w:bookmarkEnd w:id="286"/>
                    <w:bookmarkEnd w:id="287"/>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S</m:t>
                            </m:r>
                          </m:sub>
                        </m:sSub>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S</m:t>
                            </m:r>
                          </m:sub>
                        </m:sSub>
                      </m:num>
                      <m:den>
                        <m:r>
                          <w:rPr>
                            <w:rFonts w:ascii="Cambria Math" w:eastAsiaTheme="minorEastAsia" w:hAnsi="Cambria Math"/>
                          </w:rPr>
                          <m:t>e</m:t>
                        </m:r>
                      </m:den>
                    </m:f>
                  </m:e>
                  <m:e>
                    <m:ctrlPr>
                      <w:rPr>
                        <w:rFonts w:ascii="Cambria Math" w:eastAsia="Cambria Math" w:hAnsi="Cambria Math"/>
                      </w:rPr>
                    </m:ctrlPr>
                  </m:e>
                  <m:e>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KS</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S</m:t>
                            </m:r>
                          </m:sub>
                        </m:sSub>
                      </m:num>
                      <m:den>
                        <m:r>
                          <w:rPr>
                            <w:rFonts w:ascii="Cambria Math" w:eastAsiaTheme="minorEastAsia" w:hAnsi="Cambria Math"/>
                          </w:rPr>
                          <m:t>e</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num>
                      <m:den>
                        <m:r>
                          <w:rPr>
                            <w:rFonts w:ascii="Cambria Math" w:eastAsiaTheme="minorEastAsia" w:hAnsi="Cambria Math"/>
                          </w:rPr>
                          <m:t>e</m:t>
                        </m:r>
                      </m:den>
                    </m:f>
                  </m:e>
                </m:eqArr>
              </m:e>
              <m:e/>
            </m:eqArr>
          </m:e>
        </m:d>
      </m:oMath>
      <w:r>
        <w:rPr>
          <w:rFonts w:eastAsia="宋体"/>
        </w:rPr>
        <w:tab/>
        <w:t>(4.2.4.3)</w:t>
      </w:r>
    </w:p>
    <w:p w14:paraId="395445B1" w14:textId="45FB2FE1" w:rsidR="00993A69" w:rsidRPr="009E5B53" w:rsidRDefault="00993A69" w:rsidP="009D3692">
      <w:pPr>
        <w:pStyle w:val="af"/>
        <w:ind w:firstLine="480"/>
      </w:pPr>
      <w:r w:rsidRPr="009E5B53">
        <w:rPr>
          <w:rFonts w:ascii="PMingLiU" w:eastAsia="PMingLiU" w:hAnsi="PMingLiU" w:cs="PMingLiU" w:hint="eastAsia"/>
        </w:rPr>
        <w:t>将</w:t>
      </w:r>
      <w:r w:rsidR="00AA3C50">
        <w:rPr>
          <w:rFonts w:hint="eastAsia"/>
        </w:rPr>
        <w:t>均衡价格</w:t>
      </w:r>
      <w:r w:rsidRPr="009E5B53">
        <w:rPr>
          <w:rFonts w:ascii="PMingLiU" w:eastAsia="PMingLiU" w:hAnsi="PMingLiU" w:cs="PMingLiU" w:hint="eastAsia"/>
        </w:rPr>
        <w:t>带回需求函数中则可</w:t>
      </w:r>
      <w:r w:rsidR="00AA3C50" w:rsidRPr="00AA3C50">
        <w:rPr>
          <w:rFonts w:ascii="PMingLiU" w:hAnsi="PMingLiU" w:cs="PMingLiU" w:hint="eastAsia"/>
        </w:rPr>
        <w:t>得到均衡数量：</w:t>
      </w:r>
    </w:p>
    <w:p w14:paraId="710260E1" w14:textId="08C29F6F" w:rsidR="00993A69" w:rsidRPr="00F43F55" w:rsidRDefault="00AA3C50" w:rsidP="00F43F55">
      <w:pPr>
        <w:pStyle w:val="afd"/>
        <w:ind w:firstLine="480"/>
        <w:rPr>
          <w:rFonts w:eastAsiaTheme="minorEastAsia"/>
        </w:rPr>
      </w:pPr>
      <w:r>
        <w:rPr>
          <w:rFonts w:eastAsia="宋体"/>
        </w:rPr>
        <w:tab/>
      </w:r>
      <m:oMath>
        <m:d>
          <m:dPr>
            <m:begChr m:val="{"/>
            <m:endChr m:val=""/>
            <m:ctrlPr>
              <w:rPr>
                <w:rFonts w:ascii="Cambria Math" w:eastAsia="宋体" w:hAnsi="Cambria Math"/>
              </w:rPr>
            </m:ctrlPr>
          </m:dPr>
          <m:e>
            <m:r>
              <m:rPr>
                <m:sty m:val="p"/>
              </m:rPr>
              <w:rPr>
                <w:rFonts w:ascii="Cambria Math" w:eastAsia="宋体" w:hAnsi="Cambria Math"/>
              </w:rPr>
              <m:t xml:space="preserve">  </m:t>
            </m:r>
            <m:eqArr>
              <m:eqArrPr>
                <m:ctrlPr>
                  <w:rPr>
                    <w:rFonts w:ascii="Cambria Math" w:eastAsia="宋体" w:hAnsi="Cambria Math"/>
                  </w:rPr>
                </m:ctrlPr>
              </m:eqArrPr>
              <m:e>
                <m:eqArr>
                  <m:eqArrPr>
                    <m:ctrlPr>
                      <w:rPr>
                        <w:rFonts w:ascii="Cambria Math" w:eastAsia="宋体" w:hAnsi="Cambria Math"/>
                      </w:rPr>
                    </m:ctrlPr>
                  </m:eqArrPr>
                  <m:e>
                    <m:sSubSup>
                      <m:sSubSupPr>
                        <m:ctrlPr>
                          <w:rPr>
                            <w:rFonts w:ascii="Cambria Math" w:eastAsia="宋体" w:hAnsi="Cambria Math"/>
                          </w:rPr>
                        </m:ctrlPr>
                      </m:sSubSupPr>
                      <m:e>
                        <m:r>
                          <w:rPr>
                            <w:rFonts w:ascii="Cambria Math" w:eastAsia="宋体" w:hAnsi="Cambria Math"/>
                          </w:rPr>
                          <m:t>n</m:t>
                        </m:r>
                      </m:e>
                      <m:sub>
                        <m:r>
                          <w:rPr>
                            <w:rFonts w:ascii="Cambria Math" w:eastAsia="宋体" w:hAnsi="Cambria Math"/>
                          </w:rPr>
                          <m:t>KB</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Theme="minorEastAsia" w:hAnsi="Cambria Math"/>
                          </w:rPr>
                        </m:ctrlPr>
                      </m:fPr>
                      <m:num>
                        <m:r>
                          <m:rPr>
                            <m:sty m:val="p"/>
                          </m:rPr>
                          <w:rPr>
                            <w:rFonts w:ascii="Cambria Math" w:eastAsiaTheme="minorEastAsia" w:hAnsi="Cambria Math" w:hint="eastAsia"/>
                          </w:rPr>
                          <m:t>1</m:t>
                        </m:r>
                        <m:ctrlPr>
                          <w:rPr>
                            <w:rFonts w:ascii="Cambria Math" w:eastAsiaTheme="minorEastAsia" w:hAnsi="Cambria Math" w:hint="eastAsia"/>
                          </w:rPr>
                        </m:ctrlPr>
                      </m:num>
                      <m:den>
                        <m:r>
                          <w:rPr>
                            <w:rFonts w:ascii="Cambria Math" w:eastAsiaTheme="minorEastAsia" w:hAnsi="Cambria Math"/>
                          </w:rPr>
                          <m:t>e</m:t>
                        </m:r>
                      </m:den>
                    </m:f>
                  </m:e>
                  <m:e>
                    <m:ctrlPr>
                      <w:rPr>
                        <w:rFonts w:ascii="Cambria Math" w:eastAsia="Cambria Math" w:hAnsi="Cambria Math"/>
                      </w:rPr>
                    </m:ctrlPr>
                  </m:e>
                  <m:e>
                    <m:sSubSup>
                      <m:sSubSupPr>
                        <m:ctrlPr>
                          <w:rPr>
                            <w:rFonts w:ascii="Cambria Math" w:eastAsia="宋体" w:hAnsi="Cambria Math"/>
                          </w:rPr>
                        </m:ctrlPr>
                      </m:sSubSupPr>
                      <m:e>
                        <m:r>
                          <w:rPr>
                            <w:rFonts w:ascii="Cambria Math" w:eastAsia="宋体" w:hAnsi="Cambria Math"/>
                          </w:rPr>
                          <m:t>n</m:t>
                        </m:r>
                      </m:e>
                      <m:sub>
                        <m:r>
                          <w:rPr>
                            <w:rFonts w:ascii="Cambria Math" w:eastAsia="宋体" w:hAnsi="Cambria Math"/>
                          </w:rPr>
                          <m:t>KS</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S</m:t>
                            </m:r>
                          </m:sub>
                        </m:sSub>
                      </m:num>
                      <m:den>
                        <m:r>
                          <w:rPr>
                            <w:rFonts w:ascii="Cambria Math" w:eastAsiaTheme="minorEastAsia" w:hAnsi="Cambria Math"/>
                          </w:rPr>
                          <m:t>e</m:t>
                        </m:r>
                      </m:den>
                    </m:f>
                  </m:e>
                </m:eqArr>
              </m:e>
              <m:e/>
            </m:eqArr>
          </m:e>
        </m:d>
        <m:r>
          <m:rPr>
            <m:sty m:val="p"/>
          </m:rPr>
          <w:rPr>
            <w:rFonts w:ascii="Cambria Math" w:eastAsia="宋体" w:hAnsi="Cambria Math"/>
          </w:rPr>
          <m:t xml:space="preserve"> </m:t>
        </m:r>
      </m:oMath>
      <w:r>
        <w:rPr>
          <w:rFonts w:eastAsia="宋体"/>
        </w:rPr>
        <w:tab/>
        <w:t>(4.2.4.4)</w:t>
      </w:r>
    </w:p>
    <w:p w14:paraId="034B7FD1" w14:textId="6D5F3C05" w:rsidR="00993A69" w:rsidRDefault="00993A69" w:rsidP="00A14092">
      <w:pPr>
        <w:pStyle w:val="af"/>
        <w:ind w:firstLine="480"/>
      </w:pPr>
      <w:r>
        <w:rPr>
          <w:rFonts w:hint="eastAsia"/>
        </w:rPr>
        <w:t>此时，平台</w:t>
      </w:r>
      <w:r>
        <w:rPr>
          <w:rFonts w:hint="eastAsia"/>
        </w:rPr>
        <w:t>K</w:t>
      </w:r>
      <w:r>
        <w:rPr>
          <w:rFonts w:hint="eastAsia"/>
        </w:rPr>
        <w:t>的</w:t>
      </w:r>
      <w:r w:rsidR="00A14092">
        <w:rPr>
          <w:rFonts w:hint="eastAsia"/>
        </w:rPr>
        <w:t>最大化</w:t>
      </w:r>
      <w:r>
        <w:rPr>
          <w:rFonts w:hint="eastAsia"/>
        </w:rPr>
        <w:t>利润为：</w:t>
      </w:r>
    </w:p>
    <w:p w14:paraId="027333F2" w14:textId="5798F753" w:rsidR="00993A69" w:rsidRPr="00F43F55" w:rsidRDefault="00AA3C50" w:rsidP="00F43F55">
      <w:pPr>
        <w:pStyle w:val="afd"/>
        <w:ind w:firstLine="480"/>
        <w:rPr>
          <w:rFonts w:eastAsia="宋体"/>
        </w:rPr>
      </w:pPr>
      <w:r>
        <w:rPr>
          <w:rFonts w:eastAsia="宋体"/>
        </w:rPr>
        <w:tab/>
      </w:r>
      <m:oMath>
        <m:sSubSup>
          <m:sSubSupPr>
            <m:ctrlPr>
              <w:rPr>
                <w:rFonts w:ascii="Cambria Math" w:eastAsia="宋体" w:hAnsi="Cambria Math"/>
                <w:i/>
              </w:rPr>
            </m:ctrlPr>
          </m:sSubSupPr>
          <m:e>
            <m:r>
              <w:rPr>
                <w:rFonts w:ascii="Cambria Math" w:eastAsia="宋体" w:hAnsi="Cambria Math"/>
              </w:rPr>
              <m:t>π</m:t>
            </m:r>
          </m:e>
          <m:sub>
            <m:r>
              <w:rPr>
                <w:rFonts w:ascii="Cambria Math" w:eastAsia="宋体" w:hAnsi="Cambria Math"/>
              </w:rPr>
              <m:t>K</m:t>
            </m:r>
          </m:sub>
          <m:sup>
            <m:r>
              <w:rPr>
                <w:rFonts w:ascii="Cambria Math" w:eastAsia="宋体" w:hAnsi="Cambria Math"/>
              </w:rPr>
              <m:t>*</m:t>
            </m:r>
          </m:sup>
        </m:sSubSup>
        <m:r>
          <w:rPr>
            <w:rFonts w:ascii="Cambria Math" w:eastAsia="宋体" w:hAnsi="Cambria Math" w:hint="eastAsia"/>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num>
          <m:den>
            <m:sSup>
              <m:sSupPr>
                <m:ctrlPr>
                  <w:rPr>
                    <w:rFonts w:ascii="Cambria Math" w:eastAsiaTheme="minorEastAsia" w:hAnsi="Cambria Math"/>
                  </w:rPr>
                </m:ctrlPr>
              </m:sSupPr>
              <m:e>
                <m:r>
                  <w:rPr>
                    <w:rFonts w:ascii="Cambria Math" w:eastAsiaTheme="minorEastAsia" w:hAnsi="Cambria Math"/>
                  </w:rPr>
                  <m:t>e</m:t>
                </m:r>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S</m:t>
                    </m:r>
                  </m:sub>
                </m:sSub>
              </m:e>
            </m:d>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S</m:t>
                </m:r>
              </m:sub>
            </m:sSub>
          </m:num>
          <m:den>
            <w:bookmarkStart w:id="288" w:name="OLE_LINK46"/>
            <w:bookmarkStart w:id="289" w:name="OLE_LINK47"/>
            <m:sSup>
              <m:sSupPr>
                <m:ctrlPr>
                  <w:rPr>
                    <w:rFonts w:ascii="Cambria Math" w:eastAsiaTheme="minorEastAsia" w:hAnsi="Cambria Math"/>
                  </w:rPr>
                </m:ctrlPr>
              </m:sSupPr>
              <m:e>
                <m:r>
                  <w:rPr>
                    <w:rFonts w:ascii="Cambria Math" w:eastAsiaTheme="minorEastAsia" w:hAnsi="Cambria Math"/>
                  </w:rPr>
                  <m:t>e</m:t>
                </m:r>
              </m:e>
              <m:sup>
                <m:r>
                  <m:rPr>
                    <m:sty m:val="p"/>
                  </m:rPr>
                  <w:rPr>
                    <w:rFonts w:ascii="Cambria Math" w:eastAsiaTheme="minorEastAsia" w:hAnsi="Cambria Math"/>
                  </w:rPr>
                  <m:t>2</m:t>
                </m:r>
              </m:sup>
            </m:sSup>
            <w:bookmarkEnd w:id="288"/>
            <w:bookmarkEnd w:id="289"/>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sSubSup>
              <m:sSubSupPr>
                <m:ctrlPr>
                  <w:rPr>
                    <w:rFonts w:ascii="Cambria Math" w:eastAsiaTheme="minorEastAsia" w:hAnsi="Cambria Math"/>
                  </w:rPr>
                </m:ctrlPr>
              </m:sSubSupPr>
              <m:e>
                <m:r>
                  <w:rPr>
                    <w:rFonts w:ascii="Cambria Math" w:eastAsiaTheme="minorEastAsia" w:hAnsi="Cambria Math"/>
                  </w:rPr>
                  <m:t>S</m:t>
                </m:r>
              </m:e>
              <m:sub>
                <m:r>
                  <w:rPr>
                    <w:rFonts w:ascii="Cambria Math" w:eastAsiaTheme="minorEastAsia" w:hAnsi="Cambria Math"/>
                  </w:rPr>
                  <m:t>S</m:t>
                </m:r>
              </m:sub>
              <m:sup>
                <m:r>
                  <m:rPr>
                    <m:sty m:val="p"/>
                  </m:rPr>
                  <w:rPr>
                    <w:rFonts w:ascii="Cambria Math" w:eastAsiaTheme="minorEastAsia" w:hAnsi="Cambria Math"/>
                  </w:rPr>
                  <m:t>2</m:t>
                </m:r>
              </m:sup>
            </m:sSubSup>
          </m:num>
          <m:den>
            <m:sSup>
              <m:sSupPr>
                <m:ctrlPr>
                  <w:rPr>
                    <w:rFonts w:ascii="Cambria Math" w:eastAsiaTheme="minorEastAsia" w:hAnsi="Cambria Math"/>
                  </w:rPr>
                </m:ctrlPr>
              </m:sSupPr>
              <m:e>
                <m:r>
                  <w:rPr>
                    <w:rFonts w:ascii="Cambria Math" w:eastAsiaTheme="minorEastAsia" w:hAnsi="Cambria Math"/>
                  </w:rPr>
                  <m:t>e</m:t>
                </m:r>
              </m:e>
              <m:sup>
                <m:r>
                  <m:rPr>
                    <m:sty m:val="p"/>
                  </m:rPr>
                  <w:rPr>
                    <w:rFonts w:ascii="Cambria Math" w:eastAsiaTheme="minorEastAsia" w:hAnsi="Cambria Math"/>
                  </w:rPr>
                  <m:t>2</m:t>
                </m:r>
              </m:sup>
            </m:sSup>
          </m:den>
        </m:f>
      </m:oMath>
      <w:r>
        <w:rPr>
          <w:rFonts w:eastAsia="宋体"/>
        </w:rPr>
        <w:tab/>
        <w:t>(4.2.4.5)</w:t>
      </w:r>
    </w:p>
    <w:p w14:paraId="45481AE8" w14:textId="77777777" w:rsidR="00993A69" w:rsidRDefault="00993A69" w:rsidP="00993A69">
      <w:pPr>
        <w:pStyle w:val="af"/>
        <w:ind w:firstLine="480"/>
        <w:rPr>
          <w:rStyle w:val="af0"/>
          <w:rFonts w:asciiTheme="minorEastAsia" w:eastAsiaTheme="minorEastAsia" w:hAnsiTheme="minorEastAsia"/>
        </w:rPr>
      </w:pPr>
      <w:r>
        <w:lastRenderedPageBreak/>
        <w:t>对</w:t>
      </w:r>
      <w:r w:rsidRPr="007C5B4B">
        <w:rPr>
          <w:rStyle w:val="af0"/>
          <w:rFonts w:hint="eastAsia"/>
        </w:rPr>
        <w:t>利润函数进行二阶求导分析利润和定价之间的关系，发现皆小于零</w:t>
      </w:r>
      <w:r>
        <w:rPr>
          <w:rStyle w:val="af0"/>
          <w:rFonts w:asciiTheme="minorEastAsia" w:eastAsiaTheme="minorEastAsia" w:hAnsiTheme="minorEastAsia" w:hint="eastAsia"/>
        </w:rPr>
        <w:t>。</w:t>
      </w:r>
    </w:p>
    <w:p w14:paraId="7A3D0725" w14:textId="77777777" w:rsidR="00993A69" w:rsidRPr="00F43F55" w:rsidRDefault="001D719A" w:rsidP="00F43F55">
      <w:pPr>
        <w:pStyle w:val="afd"/>
        <w:ind w:firstLine="480"/>
        <w:rPr>
          <w:rStyle w:val="af0"/>
        </w:rPr>
      </w:pPr>
      <m:oMathPara>
        <m:oMathParaPr>
          <m:jc m:val="center"/>
        </m:oMathParaPr>
        <m:oMath>
          <m:f>
            <m:fPr>
              <m:ctrlPr>
                <w:rPr>
                  <w:rStyle w:val="af0"/>
                  <w:rFonts w:ascii="Cambria Math" w:eastAsia="宋体" w:hAnsi="Cambria Math"/>
                </w:rPr>
              </m:ctrlPr>
            </m:fPr>
            <m:num>
              <m:sSup>
                <m:sSupPr>
                  <m:ctrlPr>
                    <w:rPr>
                      <w:rStyle w:val="af0"/>
                      <w:rFonts w:ascii="Cambria Math" w:eastAsia="宋体" w:hAnsi="Cambria Math"/>
                    </w:rPr>
                  </m:ctrlPr>
                </m:sSupPr>
                <m:e>
                  <m:r>
                    <w:rPr>
                      <w:rStyle w:val="af0"/>
                      <w:rFonts w:ascii="Cambria Math" w:eastAsia="宋体" w:hAnsi="Cambria Math"/>
                    </w:rPr>
                    <m:t>∂</m:t>
                  </m:r>
                </m:e>
                <m:sup>
                  <m:r>
                    <m:rPr>
                      <m:sty m:val="p"/>
                    </m:rPr>
                    <w:rPr>
                      <w:rStyle w:val="af0"/>
                      <w:rFonts w:ascii="Cambria Math" w:eastAsiaTheme="minorEastAsia" w:hAnsi="Cambria Math" w:hint="eastAsia"/>
                    </w:rPr>
                    <m:t>2</m:t>
                  </m:r>
                </m:sup>
              </m:sSup>
              <m:r>
                <w:rPr>
                  <w:rStyle w:val="af0"/>
                  <w:rFonts w:ascii="Cambria Math" w:eastAsia="宋体" w:hAnsi="Cambria Math"/>
                </w:rPr>
                <m:t>π</m:t>
              </m:r>
            </m:num>
            <m:den>
              <m:r>
                <w:rPr>
                  <w:rStyle w:val="af0"/>
                  <w:rFonts w:ascii="Cambria Math" w:eastAsia="宋体" w:hAnsi="Cambria Math"/>
                </w:rPr>
                <m:t>∂</m:t>
              </m:r>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KB</m:t>
                  </m:r>
                </m:sub>
                <m:sup>
                  <m:r>
                    <m:rPr>
                      <m:sty m:val="p"/>
                    </m:rPr>
                    <w:rPr>
                      <w:rFonts w:ascii="Cambria Math" w:eastAsiaTheme="minorEastAsia" w:hAnsi="Cambria Math" w:hint="eastAsia"/>
                    </w:rPr>
                    <m:t>2</m:t>
                  </m:r>
                </m:sup>
              </m:sSubSup>
            </m:den>
          </m:f>
          <m:r>
            <m:rPr>
              <m:sty m:val="p"/>
            </m:rPr>
            <w:rPr>
              <w:rStyle w:val="af0"/>
              <w:rFonts w:ascii="Cambria Math" w:eastAsiaTheme="minorEastAsia" w:hAnsi="Cambria Math" w:hint="eastAsia"/>
            </w:rPr>
            <m:t>&lt;0</m:t>
          </m:r>
          <m:r>
            <m:rPr>
              <m:sty m:val="p"/>
            </m:rPr>
            <w:rPr>
              <w:rStyle w:val="af0"/>
              <w:rFonts w:ascii="Cambria Math" w:eastAsiaTheme="minorEastAsia" w:hAnsi="Cambria Math" w:hint="eastAsia"/>
            </w:rPr>
            <m:t>；</m:t>
          </m:r>
          <m:f>
            <m:fPr>
              <m:ctrlPr>
                <w:rPr>
                  <w:rStyle w:val="af0"/>
                  <w:rFonts w:ascii="Cambria Math" w:eastAsia="宋体" w:hAnsi="Cambria Math"/>
                </w:rPr>
              </m:ctrlPr>
            </m:fPr>
            <m:num>
              <m:sSup>
                <m:sSupPr>
                  <m:ctrlPr>
                    <w:rPr>
                      <w:rStyle w:val="af0"/>
                      <w:rFonts w:ascii="Cambria Math" w:eastAsia="宋体" w:hAnsi="Cambria Math"/>
                    </w:rPr>
                  </m:ctrlPr>
                </m:sSupPr>
                <m:e>
                  <m:r>
                    <w:rPr>
                      <w:rStyle w:val="af0"/>
                      <w:rFonts w:ascii="Cambria Math" w:eastAsia="宋体" w:hAnsi="Cambria Math"/>
                    </w:rPr>
                    <m:t>∂</m:t>
                  </m:r>
                </m:e>
                <m:sup>
                  <m:r>
                    <m:rPr>
                      <m:sty m:val="p"/>
                    </m:rPr>
                    <w:rPr>
                      <w:rStyle w:val="af0"/>
                      <w:rFonts w:ascii="Cambria Math" w:eastAsiaTheme="minorEastAsia" w:hAnsi="Cambria Math" w:hint="eastAsia"/>
                    </w:rPr>
                    <m:t>2</m:t>
                  </m:r>
                </m:sup>
              </m:sSup>
              <m:r>
                <w:rPr>
                  <w:rStyle w:val="af0"/>
                  <w:rFonts w:ascii="Cambria Math" w:eastAsia="宋体" w:hAnsi="Cambria Math"/>
                </w:rPr>
                <m:t>π</m:t>
              </m:r>
            </m:num>
            <m:den>
              <m:r>
                <w:rPr>
                  <w:rStyle w:val="af0"/>
                  <w:rFonts w:ascii="Cambria Math" w:eastAsia="宋体" w:hAnsi="Cambria Math"/>
                </w:rPr>
                <m:t>∂</m:t>
              </m:r>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m:t>
                  </m:r>
                  <m:r>
                    <w:rPr>
                      <w:rFonts w:ascii="Cambria Math" w:eastAsiaTheme="minorEastAsia" w:hAnsi="Cambria Math" w:hint="eastAsia"/>
                    </w:rPr>
                    <m:t>S</m:t>
                  </m:r>
                </m:sub>
                <m:sup>
                  <m:r>
                    <m:rPr>
                      <m:sty m:val="p"/>
                    </m:rPr>
                    <w:rPr>
                      <w:rFonts w:ascii="Cambria Math" w:eastAsiaTheme="minorEastAsia" w:hAnsi="Cambria Math" w:hint="eastAsia"/>
                    </w:rPr>
                    <m:t>2</m:t>
                  </m:r>
                </m:sup>
              </m:sSubSup>
            </m:den>
          </m:f>
          <m:r>
            <m:rPr>
              <m:sty m:val="p"/>
            </m:rPr>
            <w:rPr>
              <w:rStyle w:val="af0"/>
              <w:rFonts w:ascii="Cambria Math" w:eastAsiaTheme="minorEastAsia" w:hAnsi="Cambria Math" w:hint="eastAsia"/>
            </w:rPr>
            <m:t>&lt;0</m:t>
          </m:r>
        </m:oMath>
      </m:oMathPara>
    </w:p>
    <w:p w14:paraId="12480E68" w14:textId="444095CF" w:rsidR="00993A69" w:rsidRPr="007C5B4B" w:rsidRDefault="009D3692" w:rsidP="00993A69">
      <w:pPr>
        <w:pStyle w:val="af"/>
        <w:ind w:firstLine="480"/>
        <w:rPr>
          <w:rStyle w:val="af0"/>
        </w:rPr>
      </w:pPr>
      <w:r w:rsidRPr="009D3692">
        <w:rPr>
          <w:rFonts w:hint="eastAsia"/>
        </w:rPr>
        <w:t>代表利润</w:t>
      </w:r>
      <m:oMath>
        <m:sSub>
          <m:sSubPr>
            <m:ctrlPr>
              <w:rPr>
                <w:rFonts w:ascii="Cambria Math" w:hAnsi="Cambria Math"/>
              </w:rPr>
            </m:ctrlPr>
          </m:sSubPr>
          <m:e>
            <m:r>
              <w:rPr>
                <w:rFonts w:ascii="Cambria Math" w:hAnsi="Cambria Math"/>
              </w:rPr>
              <m:t>π</m:t>
            </m:r>
          </m:e>
          <m:sub>
            <m:r>
              <w:rPr>
                <w:rFonts w:ascii="Cambria Math" w:hAnsi="Cambria Math"/>
              </w:rPr>
              <m:t>K</m:t>
            </m:r>
          </m:sub>
        </m:sSub>
      </m:oMath>
      <w:r w:rsidRPr="009D3692">
        <w:rPr>
          <w:rFonts w:hint="eastAsia"/>
        </w:rPr>
        <w:t>和</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KS</m:t>
            </m:r>
          </m:sub>
        </m:sSub>
      </m:oMath>
      <w:r w:rsidRPr="009D3692">
        <w:rPr>
          <w:rFonts w:hint="eastAsia"/>
        </w:rPr>
        <w:t>、</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KB</m:t>
            </m:r>
          </m:sub>
        </m:sSub>
      </m:oMath>
      <w:r w:rsidRPr="009D3692">
        <w:rPr>
          <w:rFonts w:hint="eastAsia"/>
        </w:rPr>
        <w:t>是呈现先递增而后递减的关系。</w:t>
      </w:r>
      <w:r w:rsidRPr="009D3692">
        <w:rPr>
          <w:rFonts w:asciiTheme="minorEastAsia" w:hAnsiTheme="minorEastAsia" w:hint="eastAsia"/>
        </w:rPr>
        <w:t>也</w:t>
      </w:r>
      <w:r w:rsidRPr="009D3692">
        <w:rPr>
          <w:rFonts w:hint="eastAsia"/>
        </w:rPr>
        <w:t>就是</w:t>
      </w:r>
      <w:r w:rsidRPr="009D3692">
        <w:rPr>
          <w:rFonts w:asciiTheme="minorEastAsia" w:hAnsiTheme="minorEastAsia" w:hint="eastAsia"/>
        </w:rPr>
        <w:t>随着</w:t>
      </w:r>
      <w:r>
        <w:rPr>
          <w:rFonts w:hint="eastAsia"/>
        </w:rPr>
        <w:t>平</w:t>
      </w:r>
      <w:r w:rsidRPr="009D3692">
        <w:rPr>
          <w:rFonts w:asciiTheme="minorEastAsia" w:hAnsiTheme="minorEastAsia" w:hint="eastAsia"/>
        </w:rPr>
        <w:t>台</w:t>
      </w:r>
      <w:r w:rsidRPr="009D3692">
        <w:rPr>
          <w:rFonts w:hint="eastAsia"/>
        </w:rPr>
        <w:t>对供</w:t>
      </w:r>
      <w:r w:rsidR="00993A69">
        <w:rPr>
          <w:rStyle w:val="af0"/>
          <w:rFonts w:hint="eastAsia"/>
        </w:rPr>
        <w:t>应商</w:t>
      </w:r>
      <w:r w:rsidR="00993A69" w:rsidRPr="007C5B4B">
        <w:rPr>
          <w:rStyle w:val="af0"/>
          <w:rFonts w:hint="eastAsia"/>
        </w:rPr>
        <w:t>及消费者制定的价格逐渐提高到达一定程度后</w:t>
      </w:r>
      <w:r w:rsidR="00993A69" w:rsidRPr="007C5B4B">
        <w:rPr>
          <w:rStyle w:val="af0"/>
        </w:rPr>
        <w:t>(</w:t>
      </w:r>
      <w:r w:rsidR="00993A69" w:rsidRPr="007C5B4B">
        <w:rPr>
          <w:rStyle w:val="af0"/>
          <w:rFonts w:hint="eastAsia"/>
        </w:rPr>
        <w:t>即均衡价格</w:t>
      </w:r>
      <m:oMath>
        <m:sSubSup>
          <m:sSubSupPr>
            <m:ctrlPr>
              <w:rPr>
                <w:rStyle w:val="af0"/>
                <w:rFonts w:ascii="Cambria Math" w:hAnsi="Cambria Math"/>
              </w:rPr>
            </m:ctrlPr>
          </m:sSubSupPr>
          <m:e>
            <m:r>
              <m:rPr>
                <m:sty m:val="p"/>
              </m:rPr>
              <w:rPr>
                <w:rStyle w:val="af0"/>
                <w:rFonts w:ascii="Cambria Math" w:hAnsi="Cambria Math"/>
              </w:rPr>
              <m:t>P</m:t>
            </m:r>
          </m:e>
          <m:sub>
            <m:r>
              <m:rPr>
                <m:sty m:val="p"/>
              </m:rPr>
              <w:rPr>
                <w:rStyle w:val="af0"/>
                <w:rFonts w:ascii="Cambria Math" w:hAnsi="Cambria Math"/>
              </w:rPr>
              <m:t>KB</m:t>
            </m:r>
          </m:sub>
          <m:sup>
            <m:r>
              <m:rPr>
                <m:sty m:val="p"/>
              </m:rPr>
              <w:rPr>
                <w:rStyle w:val="af0"/>
                <w:rFonts w:ascii="Cambria Math" w:hAnsi="Cambria Math"/>
              </w:rPr>
              <m:t>*</m:t>
            </m:r>
          </m:sup>
        </m:sSubSup>
      </m:oMath>
      <w:r w:rsidR="00993A69" w:rsidRPr="007C5B4B">
        <w:rPr>
          <w:rStyle w:val="af0"/>
          <w:rFonts w:hint="eastAsia"/>
        </w:rPr>
        <w:t>、</w:t>
      </w:r>
      <m:oMath>
        <m:sSubSup>
          <m:sSubSupPr>
            <m:ctrlPr>
              <w:rPr>
                <w:rStyle w:val="af0"/>
                <w:rFonts w:ascii="Cambria Math" w:hAnsi="Cambria Math"/>
              </w:rPr>
            </m:ctrlPr>
          </m:sSubSupPr>
          <m:e>
            <m:r>
              <m:rPr>
                <m:sty m:val="p"/>
              </m:rPr>
              <w:rPr>
                <w:rStyle w:val="af0"/>
                <w:rFonts w:ascii="Cambria Math" w:hAnsi="Cambria Math"/>
              </w:rPr>
              <m:t>P</m:t>
            </m:r>
          </m:e>
          <m:sub>
            <m:r>
              <m:rPr>
                <m:sty m:val="p"/>
              </m:rPr>
              <w:rPr>
                <w:rStyle w:val="af0"/>
                <w:rFonts w:ascii="Cambria Math" w:hAnsi="Cambria Math"/>
              </w:rPr>
              <m:t>KS</m:t>
            </m:r>
          </m:sub>
          <m:sup>
            <m:r>
              <m:rPr>
                <m:sty m:val="p"/>
              </m:rPr>
              <w:rPr>
                <w:rStyle w:val="af0"/>
                <w:rFonts w:ascii="Cambria Math" w:hAnsi="Cambria Math"/>
              </w:rPr>
              <m:t>*</m:t>
            </m:r>
          </m:sup>
        </m:sSubSup>
      </m:oMath>
      <w:r w:rsidR="00993A69" w:rsidRPr="007C5B4B">
        <w:rPr>
          <w:rStyle w:val="af0"/>
        </w:rPr>
        <w:t>)</w:t>
      </w:r>
      <w:r w:rsidR="00993A69" w:rsidRPr="007C5B4B">
        <w:rPr>
          <w:rStyle w:val="af0"/>
          <w:rFonts w:hint="eastAsia"/>
        </w:rPr>
        <w:t>，平台将获得最大利润，一旦超过均衡价格，平台向两边用户收取的高价格并不会使得其利润增加，反而利润将随之减少。</w:t>
      </w:r>
    </w:p>
    <w:p w14:paraId="715D57E9" w14:textId="77777777" w:rsidR="00993A69" w:rsidRDefault="00993A69" w:rsidP="00993A69">
      <w:pPr>
        <w:pStyle w:val="af"/>
        <w:ind w:firstLine="480"/>
      </w:pPr>
      <w:r w:rsidRPr="007C5B4B">
        <w:rPr>
          <w:rFonts w:hint="eastAsia"/>
        </w:rPr>
        <w:t>再对利润函数进行一阶求导，求得网络效应与利润之间的关系。</w:t>
      </w:r>
    </w:p>
    <w:p w14:paraId="25028553" w14:textId="2A901A6F" w:rsidR="00993A69" w:rsidRPr="00F43F55" w:rsidRDefault="001D719A" w:rsidP="00F43F55">
      <w:pPr>
        <w:pStyle w:val="afd"/>
        <w:ind w:firstLine="480"/>
        <w:rPr>
          <w:rStyle w:val="af0"/>
        </w:rPr>
      </w:pPr>
      <m:oMathPara>
        <m:oMathParaPr>
          <m:jc m:val="center"/>
        </m:oMathParaPr>
        <m:oMath>
          <m:f>
            <m:fPr>
              <m:ctrlPr>
                <w:rPr>
                  <w:rStyle w:val="af0"/>
                  <w:rFonts w:ascii="Cambria Math" w:eastAsia="宋体" w:hAnsi="Cambria Math"/>
                </w:rPr>
              </m:ctrlPr>
            </m:fPr>
            <m:num>
              <m:r>
                <w:rPr>
                  <w:rStyle w:val="af0"/>
                  <w:rFonts w:ascii="Cambria Math" w:eastAsia="宋体" w:hAnsi="Cambria Math"/>
                </w:rPr>
                <m:t>∂π</m:t>
              </m:r>
            </m:num>
            <m:den>
              <m:r>
                <w:rPr>
                  <w:rStyle w:val="af0"/>
                  <w:rFonts w:ascii="Cambria Math" w:eastAsia="宋体" w:hAnsi="Cambria Math"/>
                </w:rPr>
                <m:t>∂</m:t>
              </m:r>
              <m:sSub>
                <m:sSubPr>
                  <m:ctrlPr>
                    <w:rPr>
                      <w:rFonts w:ascii="Cambria Math" w:eastAsia="宋体" w:hAnsi="Cambria Math"/>
                    </w:rPr>
                  </m:ctrlPr>
                </m:sSubPr>
                <m:e>
                  <m:r>
                    <m:rPr>
                      <m:sty m:val="p"/>
                    </m:rPr>
                    <w:rPr>
                      <w:rFonts w:ascii="Cambria Math" w:eastAsia="宋体" w:hAnsi="Cambria Math"/>
                    </w:rPr>
                    <m:t>α</m:t>
                  </m:r>
                </m:e>
                <m:sub>
                  <m:r>
                    <w:rPr>
                      <w:rFonts w:ascii="Cambria Math" w:eastAsiaTheme="minorEastAsia" w:hAnsi="Cambria Math" w:hint="eastAsia"/>
                    </w:rPr>
                    <m:t>B</m:t>
                  </m:r>
                </m:sub>
              </m:sSub>
            </m:den>
          </m:f>
          <m:r>
            <m:rPr>
              <m:sty m:val="p"/>
            </m:rPr>
            <w:rPr>
              <w:rStyle w:val="af0"/>
              <w:rFonts w:ascii="Cambria Math" w:eastAsiaTheme="minorEastAsia" w:hAnsi="Cambria Math" w:hint="eastAsia"/>
            </w:rPr>
            <m:t>&lt;0</m:t>
          </m:r>
          <m:r>
            <m:rPr>
              <m:sty m:val="p"/>
            </m:rPr>
            <w:rPr>
              <w:rStyle w:val="af0"/>
              <w:rFonts w:ascii="Cambria Math" w:eastAsiaTheme="minorEastAsia" w:hAnsi="Cambria Math" w:hint="eastAsia"/>
            </w:rPr>
            <m:t>；</m:t>
          </m:r>
          <m:f>
            <m:fPr>
              <m:ctrlPr>
                <w:rPr>
                  <w:rStyle w:val="af0"/>
                  <w:rFonts w:ascii="Cambria Math" w:eastAsia="宋体" w:hAnsi="Cambria Math"/>
                </w:rPr>
              </m:ctrlPr>
            </m:fPr>
            <m:num>
              <m:r>
                <w:rPr>
                  <w:rStyle w:val="af0"/>
                  <w:rFonts w:ascii="Cambria Math" w:eastAsia="宋体" w:hAnsi="Cambria Math"/>
                </w:rPr>
                <m:t>∂π</m:t>
              </m:r>
            </m:num>
            <m:den>
              <m:r>
                <w:rPr>
                  <w:rStyle w:val="af0"/>
                  <w:rFonts w:ascii="Cambria Math" w:eastAsia="宋体" w:hAnsi="Cambria Math"/>
                </w:rPr>
                <m:t>∂</m:t>
              </m:r>
              <m:sSub>
                <m:sSubPr>
                  <m:ctrlPr>
                    <w:rPr>
                      <w:rFonts w:ascii="Cambria Math" w:eastAsia="宋体" w:hAnsi="Cambria Math"/>
                    </w:rPr>
                  </m:ctrlPr>
                </m:sSubPr>
                <m:e>
                  <m:r>
                    <m:rPr>
                      <m:sty m:val="p"/>
                    </m:rPr>
                    <w:rPr>
                      <w:rFonts w:ascii="Cambria Math" w:eastAsia="宋体" w:hAnsi="Cambria Math"/>
                    </w:rPr>
                    <m:t>α</m:t>
                  </m:r>
                </m:e>
                <m:sub>
                  <m:r>
                    <w:rPr>
                      <w:rFonts w:ascii="Cambria Math" w:eastAsiaTheme="minorEastAsia" w:hAnsi="Cambria Math" w:hint="eastAsia"/>
                    </w:rPr>
                    <m:t>S</m:t>
                  </m:r>
                </m:sub>
              </m:sSub>
            </m:den>
          </m:f>
          <m:r>
            <m:rPr>
              <m:sty m:val="p"/>
            </m:rPr>
            <w:rPr>
              <w:rStyle w:val="af0"/>
              <w:rFonts w:ascii="Cambria Math" w:eastAsiaTheme="minorEastAsia" w:hAnsi="Cambria Math" w:hint="eastAsia"/>
            </w:rPr>
            <m:t>&lt;0</m:t>
          </m:r>
        </m:oMath>
      </m:oMathPara>
    </w:p>
    <w:p w14:paraId="604AD037" w14:textId="5A36C1CD" w:rsidR="00993A69" w:rsidRDefault="009D3692" w:rsidP="009D3692">
      <w:pPr>
        <w:pStyle w:val="af"/>
        <w:ind w:firstLine="480"/>
      </w:pPr>
      <w:r w:rsidRPr="009D3692">
        <w:rPr>
          <w:rFonts w:hint="eastAsia"/>
        </w:rPr>
        <w:t>由上述式子可以发现当供应商与消费者的网络效应增强时，都会使得平台企业的利润</w:t>
      </w:r>
      <w:bookmarkStart w:id="290" w:name="OLE_LINK257"/>
      <w:bookmarkStart w:id="291" w:name="OLE_LINK258"/>
      <w:r w:rsidRPr="009D3692">
        <w:rPr>
          <w:rFonts w:hint="eastAsia"/>
        </w:rPr>
        <w:t>下降</w:t>
      </w:r>
      <w:bookmarkEnd w:id="290"/>
      <w:bookmarkEnd w:id="291"/>
      <w:r w:rsidRPr="009D3692">
        <w:rPr>
          <w:rFonts w:hint="eastAsia"/>
        </w:rPr>
        <w:t>的。</w:t>
      </w:r>
    </w:p>
    <w:p w14:paraId="21200CCE" w14:textId="3EC78ED8" w:rsidR="00C71C24" w:rsidRPr="003D1B47" w:rsidRDefault="00C71C24" w:rsidP="003D1B47">
      <w:pPr>
        <w:pStyle w:val="31"/>
      </w:pPr>
      <w:bookmarkStart w:id="292" w:name="_Toc432531390"/>
      <w:r w:rsidRPr="003D1B47">
        <w:t>4.2.5</w:t>
      </w:r>
      <w:r w:rsidR="0058790B" w:rsidRPr="003D1B47">
        <w:rPr>
          <w:rFonts w:hint="eastAsia"/>
        </w:rPr>
        <w:t xml:space="preserve">　</w:t>
      </w:r>
      <w:r w:rsidR="003D1B47" w:rsidRPr="003D1B47">
        <w:rPr>
          <w:rFonts w:hint="eastAsia"/>
        </w:rPr>
        <w:t>基本定价模型构建</w:t>
      </w:r>
      <w:r w:rsidRPr="003D1B47">
        <w:rPr>
          <w:rFonts w:hint="eastAsia"/>
        </w:rPr>
        <w:t>小结</w:t>
      </w:r>
      <w:bookmarkEnd w:id="292"/>
    </w:p>
    <w:p w14:paraId="0EEC8A1A" w14:textId="66E21117" w:rsidR="009D3692" w:rsidRDefault="00AA3C50" w:rsidP="00AA3C50">
      <w:pPr>
        <w:pStyle w:val="af"/>
        <w:ind w:firstLine="480"/>
      </w:pPr>
      <w:r w:rsidRPr="00AA3C50">
        <w:t>4.2.1</w:t>
      </w:r>
      <w:r w:rsidRPr="00AA3C50">
        <w:rPr>
          <w:rFonts w:hint="eastAsia"/>
        </w:rPr>
        <w:t>到</w:t>
      </w:r>
      <w:r w:rsidRPr="00AA3C50">
        <w:t>4.2.4</w:t>
      </w:r>
      <w:r w:rsidRPr="00AA3C50">
        <w:rPr>
          <w:rFonts w:hint="eastAsia"/>
        </w:rPr>
        <w:t>探讨论了根据</w:t>
      </w:r>
      <w:bookmarkStart w:id="293" w:name="OLE_LINK14"/>
      <w:bookmarkStart w:id="294" w:name="OLE_LINK15"/>
      <w:r w:rsidRPr="00AA3C50">
        <w:rPr>
          <w:rFonts w:hint="eastAsia"/>
        </w:rPr>
        <w:t>模型分析的基本四种情况</w:t>
      </w:r>
      <w:bookmarkEnd w:id="293"/>
      <w:bookmarkEnd w:id="294"/>
      <w:r w:rsidRPr="00AA3C50">
        <w:t>(</w:t>
      </w:r>
      <w:r w:rsidR="00A86A4C">
        <w:rPr>
          <w:rFonts w:hint="eastAsia"/>
        </w:rPr>
        <w:t>供应商与消费者均为</w:t>
      </w:r>
      <w:r w:rsidRPr="00AA3C50">
        <w:rPr>
          <w:rFonts w:hint="eastAsia"/>
        </w:rPr>
        <w:t>垄断；供应商竞争与消费者垄断；供应商垄断与消费者竞争；供应商与消费者均为竞争</w:t>
      </w:r>
      <w:r w:rsidRPr="00AA3C50">
        <w:t>)</w:t>
      </w:r>
      <w:r w:rsidRPr="00AA3C50">
        <w:rPr>
          <w:rFonts w:hint="eastAsia"/>
        </w:rPr>
        <w:t>，整理如下表</w:t>
      </w:r>
      <w:r w:rsidRPr="00AA3C50">
        <w:t>4.2</w:t>
      </w:r>
      <w:r w:rsidRPr="00AA3C50">
        <w:rPr>
          <w:rFonts w:hint="eastAsia"/>
        </w:rPr>
        <w:t>：</w:t>
      </w:r>
    </w:p>
    <w:p w14:paraId="0BBF0EFA" w14:textId="77777777" w:rsidR="00337C2F" w:rsidRDefault="00337C2F">
      <w:pPr>
        <w:widowControl/>
        <w:jc w:val="left"/>
        <w:rPr>
          <w:rFonts w:ascii="宋体" w:hAnsi="宋体"/>
          <w:sz w:val="22"/>
          <w:szCs w:val="22"/>
        </w:rPr>
      </w:pPr>
      <w:r>
        <w:br w:type="page"/>
      </w:r>
    </w:p>
    <w:p w14:paraId="2EB3468D" w14:textId="6B1E7D70" w:rsidR="00666ED9" w:rsidRPr="00666ED9" w:rsidRDefault="00666ED9" w:rsidP="00666ED9">
      <w:pPr>
        <w:pStyle w:val="af1"/>
      </w:pPr>
      <w:bookmarkStart w:id="295" w:name="_Toc432531319"/>
      <w:r>
        <w:rPr>
          <w:rFonts w:hint="eastAsia"/>
        </w:rPr>
        <w:lastRenderedPageBreak/>
        <w:t>表4.2</w:t>
      </w:r>
      <w:r>
        <w:rPr>
          <w:rFonts w:eastAsiaTheme="minorEastAsia" w:hint="eastAsia"/>
        </w:rPr>
        <w:t xml:space="preserve">　</w:t>
      </w:r>
      <w:r w:rsidRPr="00AA3C50">
        <w:rPr>
          <w:rFonts w:hint="eastAsia"/>
        </w:rPr>
        <w:t>基本四种情况的模型分析</w:t>
      </w:r>
      <w:r>
        <w:rPr>
          <w:rFonts w:hint="eastAsia"/>
        </w:rPr>
        <w:t>结果</w:t>
      </w:r>
      <w:bookmarkEnd w:id="295"/>
    </w:p>
    <w:tbl>
      <w:tblPr>
        <w:tblStyle w:val="PlainTable3"/>
        <w:tblW w:w="9072" w:type="dxa"/>
        <w:tblLayout w:type="fixed"/>
        <w:tblLook w:val="04A0" w:firstRow="1" w:lastRow="0" w:firstColumn="1" w:lastColumn="0" w:noHBand="0" w:noVBand="1"/>
      </w:tblPr>
      <w:tblGrid>
        <w:gridCol w:w="851"/>
        <w:gridCol w:w="425"/>
        <w:gridCol w:w="4820"/>
        <w:gridCol w:w="2976"/>
      </w:tblGrid>
      <w:tr w:rsidR="00666ED9" w14:paraId="675A3BCE" w14:textId="77777777" w:rsidTr="00F7660E">
        <w:trPr>
          <w:cnfStyle w:val="100000000000" w:firstRow="1" w:lastRow="0" w:firstColumn="0" w:lastColumn="0" w:oddVBand="0" w:evenVBand="0" w:oddHBand="0" w:evenHBand="0" w:firstRowFirstColumn="0" w:firstRowLastColumn="0" w:lastRowFirstColumn="0" w:lastRowLastColumn="0"/>
          <w:trHeight w:val="1613"/>
        </w:trPr>
        <w:tc>
          <w:tcPr>
            <w:cnfStyle w:val="001000000100" w:firstRow="0" w:lastRow="0" w:firstColumn="1" w:lastColumn="0" w:oddVBand="0" w:evenVBand="0" w:oddHBand="0" w:evenHBand="0" w:firstRowFirstColumn="1" w:firstRowLastColumn="0" w:lastRowFirstColumn="0" w:lastRowLastColumn="0"/>
            <w:tcW w:w="851" w:type="dxa"/>
            <w:vMerge w:val="restart"/>
            <w:tcBorders>
              <w:top w:val="single" w:sz="4" w:space="0" w:color="000000"/>
              <w:left w:val="nil"/>
              <w:bottom w:val="nil"/>
              <w:right w:val="single" w:sz="4" w:space="0" w:color="000000"/>
            </w:tcBorders>
            <w:vAlign w:val="center"/>
            <w:hideMark/>
          </w:tcPr>
          <w:p w14:paraId="768B1871" w14:textId="77777777" w:rsidR="00666ED9" w:rsidRDefault="00666ED9" w:rsidP="00A86A4C">
            <w:pPr>
              <w:pStyle w:val="aff"/>
              <w:rPr>
                <w:sz w:val="24"/>
              </w:rPr>
            </w:pPr>
            <w:bookmarkStart w:id="296" w:name="OLE_LINK5"/>
            <w:bookmarkStart w:id="297" w:name="OLE_LINK10"/>
            <w:r>
              <w:rPr>
                <w:rFonts w:hint="eastAsia"/>
              </w:rPr>
              <w:t>供应商消费者为垄断</w:t>
            </w:r>
          </w:p>
        </w:tc>
        <w:tc>
          <w:tcPr>
            <w:tcW w:w="425" w:type="dxa"/>
            <w:tcBorders>
              <w:top w:val="single" w:sz="4" w:space="0" w:color="000000"/>
              <w:left w:val="single" w:sz="4" w:space="0" w:color="000000"/>
              <w:right w:val="nil"/>
            </w:tcBorders>
            <w:vAlign w:val="center"/>
            <w:hideMark/>
          </w:tcPr>
          <w:p w14:paraId="5135986B" w14:textId="77777777" w:rsidR="00666ED9" w:rsidRDefault="00666ED9" w:rsidP="00A86A4C">
            <w:pPr>
              <w:pStyle w:val="aff"/>
              <w:cnfStyle w:val="100000000000" w:firstRow="1" w:lastRow="0" w:firstColumn="0" w:lastColumn="0" w:oddVBand="0" w:evenVBand="0" w:oddHBand="0" w:evenHBand="0" w:firstRowFirstColumn="0" w:firstRowLastColumn="0" w:lastRowFirstColumn="0" w:lastRowLastColumn="0"/>
            </w:pPr>
            <w:r>
              <w:rPr>
                <w:rFonts w:asciiTheme="minorEastAsia" w:hAnsiTheme="minorEastAsia" w:hint="eastAsia"/>
                <w:b w:val="0"/>
              </w:rPr>
              <w:t>定价</w:t>
            </w:r>
          </w:p>
        </w:tc>
        <w:tc>
          <w:tcPr>
            <w:tcW w:w="4820" w:type="dxa"/>
            <w:tcBorders>
              <w:top w:val="single" w:sz="4" w:space="0" w:color="000000"/>
              <w:left w:val="nil"/>
              <w:right w:val="nil"/>
            </w:tcBorders>
            <w:vAlign w:val="center"/>
            <w:hideMark/>
          </w:tcPr>
          <w:p w14:paraId="102513F8" w14:textId="6F4C3AF2" w:rsidR="00666ED9" w:rsidRPr="00F7660E" w:rsidRDefault="001D719A" w:rsidP="00A86A4C">
            <w:pPr>
              <w:pStyle w:val="aff"/>
              <w:cnfStyle w:val="100000000000" w:firstRow="1" w:lastRow="0" w:firstColumn="0" w:lastColumn="0" w:oddVBand="0" w:evenVBand="0" w:oddHBand="0" w:evenHBand="0" w:firstRowFirstColumn="0" w:firstRowLastColumn="0" w:lastRowFirstColumn="0" w:lastRowLastColumn="0"/>
              <w:rPr>
                <w:b w:val="0"/>
                <w:sz w:val="20"/>
                <w:szCs w:val="20"/>
              </w:rPr>
            </w:pPr>
            <m:oMathPara>
              <m:oMathParaPr>
                <m:jc m:val="left"/>
              </m:oMathParaPr>
              <m:oMath>
                <m:sSubSup>
                  <m:sSubSupPr>
                    <m:ctrlPr>
                      <w:rPr>
                        <w:rFonts w:ascii="Cambria Math" w:hAnsi="Cambria Math"/>
                        <w:b w:val="0"/>
                        <w:sz w:val="20"/>
                        <w:szCs w:val="20"/>
                      </w:rPr>
                    </m:ctrlPr>
                  </m:sSubSupPr>
                  <m:e>
                    <m:r>
                      <m:rPr>
                        <m:sty m:val="bi"/>
                      </m:rPr>
                      <w:rPr>
                        <w:rFonts w:ascii="Cambria Math" w:hAnsi="Cambria Math"/>
                        <w:sz w:val="20"/>
                        <w:szCs w:val="20"/>
                      </w:rPr>
                      <m:t>P</m:t>
                    </m:r>
                  </m:e>
                  <m:sub>
                    <m:r>
                      <m:rPr>
                        <m:sty m:val="bi"/>
                      </m:rPr>
                      <w:rPr>
                        <w:rFonts w:ascii="Cambria Math" w:hAnsi="Cambria Math"/>
                        <w:sz w:val="20"/>
                        <w:szCs w:val="20"/>
                      </w:rPr>
                      <m:t>KB</m:t>
                    </m:r>
                  </m:sub>
                  <m:sup>
                    <m:r>
                      <m:rPr>
                        <m:sty m:val="b"/>
                      </m:rPr>
                      <w:rPr>
                        <w:rFonts w:ascii="Cambria Math" w:hAnsi="Cambria Math"/>
                        <w:sz w:val="20"/>
                        <w:szCs w:val="20"/>
                      </w:rPr>
                      <m:t>*</m:t>
                    </m:r>
                  </m:sup>
                </m:sSubSup>
                <m:r>
                  <m:rPr>
                    <m:sty m:val="b"/>
                  </m:rPr>
                  <w:rPr>
                    <w:rFonts w:ascii="Cambria Math" w:eastAsiaTheme="minorEastAsia" w:hAnsi="Cambria Math"/>
                    <w:sz w:val="20"/>
                    <w:szCs w:val="20"/>
                    <w:lang w:eastAsia="zh-TW"/>
                  </w:rPr>
                  <m:t>=</m:t>
                </m:r>
                <m:f>
                  <m:fPr>
                    <m:ctrlPr>
                      <w:rPr>
                        <w:rFonts w:ascii="Cambria Math" w:hAnsi="Cambria Math"/>
                        <w:b w:val="0"/>
                        <w:sz w:val="20"/>
                        <w:szCs w:val="20"/>
                      </w:rPr>
                    </m:ctrlPr>
                  </m:fPr>
                  <m:num>
                    <m:sSub>
                      <m:sSubPr>
                        <m:ctrlPr>
                          <w:rPr>
                            <w:rFonts w:ascii="Cambria Math" w:eastAsiaTheme="minorEastAsia" w:hAnsi="Cambria Math"/>
                            <w:b w:val="0"/>
                            <w:sz w:val="20"/>
                            <w:szCs w:val="20"/>
                          </w:rPr>
                        </m:ctrlPr>
                      </m:sSubPr>
                      <m:e>
                        <m:r>
                          <m:rPr>
                            <m:sty m:val="bi"/>
                          </m:rPr>
                          <w:rPr>
                            <w:rFonts w:ascii="Cambria Math" w:eastAsiaTheme="minorEastAsia" w:hAnsi="Cambria Math"/>
                            <w:sz w:val="20"/>
                            <w:szCs w:val="20"/>
                            <w:lang w:eastAsia="zh-TW"/>
                          </w:rPr>
                          <m:t>V</m:t>
                        </m:r>
                      </m:e>
                      <m:sub>
                        <m:r>
                          <m:rPr>
                            <m:sty m:val="bi"/>
                          </m:rPr>
                          <w:rPr>
                            <w:rFonts w:ascii="Cambria Math" w:eastAsiaTheme="minorEastAsia" w:hAnsi="Cambria Math"/>
                            <w:sz w:val="20"/>
                            <w:szCs w:val="20"/>
                            <w:lang w:eastAsia="zh-TW"/>
                          </w:rPr>
                          <m:t>B</m:t>
                        </m:r>
                      </m:sub>
                    </m:sSub>
                    <m:d>
                      <m:dPr>
                        <m:begChr m:val="["/>
                        <m:endChr m:val="]"/>
                        <m:ctrlPr>
                          <w:rPr>
                            <w:rFonts w:ascii="Cambria Math" w:eastAsiaTheme="minorEastAsia" w:hAnsi="Cambria Math"/>
                            <w:b w:val="0"/>
                            <w:sz w:val="20"/>
                            <w:szCs w:val="20"/>
                          </w:rPr>
                        </m:ctrlPr>
                      </m:dPr>
                      <m:e>
                        <m:sSub>
                          <m:sSubPr>
                            <m:ctrlPr>
                              <w:rPr>
                                <w:rFonts w:ascii="Cambria Math" w:eastAsiaTheme="minorEastAsia" w:hAnsi="Cambria Math"/>
                                <w:b w:val="0"/>
                                <w:sz w:val="20"/>
                                <w:szCs w:val="20"/>
                              </w:rPr>
                            </m:ctrlPr>
                          </m:sSubPr>
                          <m:e>
                            <m:r>
                              <m:rPr>
                                <m:sty m:val="bi"/>
                              </m:rPr>
                              <w:rPr>
                                <w:rFonts w:ascii="Cambria Math" w:eastAsiaTheme="minorEastAsia" w:hAnsi="Cambria Math"/>
                                <w:sz w:val="20"/>
                                <w:szCs w:val="20"/>
                                <w:lang w:eastAsia="zh-TW"/>
                              </w:rPr>
                              <m:t>t</m:t>
                            </m:r>
                          </m:e>
                          <m:sub>
                            <m:r>
                              <m:rPr>
                                <m:sty m:val="bi"/>
                              </m:rPr>
                              <w:rPr>
                                <w:rFonts w:ascii="Cambria Math" w:eastAsiaTheme="minorEastAsia" w:hAnsi="Cambria Math"/>
                                <w:sz w:val="20"/>
                                <w:szCs w:val="20"/>
                                <w:lang w:eastAsia="zh-TW"/>
                              </w:rPr>
                              <m:t>B</m:t>
                            </m:r>
                          </m:sub>
                        </m:sSub>
                        <m:sSub>
                          <m:sSubPr>
                            <m:ctrlPr>
                              <w:rPr>
                                <w:rFonts w:ascii="Cambria Math" w:eastAsiaTheme="minorEastAsia" w:hAnsi="Cambria Math"/>
                                <w:b w:val="0"/>
                                <w:sz w:val="20"/>
                                <w:szCs w:val="20"/>
                              </w:rPr>
                            </m:ctrlPr>
                          </m:sSubPr>
                          <m:e>
                            <m:r>
                              <m:rPr>
                                <m:sty m:val="bi"/>
                              </m:rPr>
                              <w:rPr>
                                <w:rFonts w:ascii="Cambria Math" w:eastAsiaTheme="minorEastAsia" w:hAnsi="Cambria Math"/>
                                <w:sz w:val="20"/>
                                <w:szCs w:val="20"/>
                                <w:lang w:eastAsia="zh-TW"/>
                              </w:rPr>
                              <m:t>t</m:t>
                            </m:r>
                          </m:e>
                          <m:sub>
                            <m:r>
                              <m:rPr>
                                <m:sty m:val="bi"/>
                              </m:rPr>
                              <w:rPr>
                                <w:rFonts w:ascii="Cambria Math" w:eastAsiaTheme="minorEastAsia" w:hAnsi="Cambria Math"/>
                                <w:sz w:val="20"/>
                                <w:szCs w:val="20"/>
                                <w:lang w:eastAsia="zh-TW"/>
                              </w:rPr>
                              <m:t>S</m:t>
                            </m:r>
                          </m:sub>
                        </m:sSub>
                        <m:r>
                          <m:rPr>
                            <m:sty m:val="b"/>
                          </m:rPr>
                          <w:rPr>
                            <w:rFonts w:ascii="Cambria Math" w:eastAsiaTheme="minorEastAsia" w:hAnsi="Cambria Math"/>
                            <w:sz w:val="20"/>
                            <w:szCs w:val="20"/>
                            <w:lang w:eastAsia="zh-TW"/>
                          </w:rPr>
                          <m:t>-2</m:t>
                        </m:r>
                        <m:sSub>
                          <m:sSubPr>
                            <m:ctrlPr>
                              <w:rPr>
                                <w:rFonts w:ascii="Cambria Math" w:hAnsi="Cambria Math"/>
                                <w:b w:val="0"/>
                                <w:sz w:val="20"/>
                                <w:szCs w:val="20"/>
                              </w:rPr>
                            </m:ctrlPr>
                          </m:sSubPr>
                          <m:e>
                            <m:r>
                              <m:rPr>
                                <m:sty m:val="bi"/>
                              </m:rPr>
                              <w:rPr>
                                <w:rFonts w:ascii="Cambria Math" w:hAnsi="Cambria Math"/>
                                <w:sz w:val="20"/>
                                <w:szCs w:val="20"/>
                              </w:rPr>
                              <m:t>α</m:t>
                            </m:r>
                          </m:e>
                          <m:sub>
                            <m:r>
                              <m:rPr>
                                <m:sty m:val="bi"/>
                              </m:rPr>
                              <w:rPr>
                                <w:rFonts w:ascii="Cambria Math" w:hAnsi="Cambria Math"/>
                                <w:sz w:val="20"/>
                                <w:szCs w:val="20"/>
                              </w:rPr>
                              <m:t>S</m:t>
                            </m:r>
                          </m:sub>
                        </m:sSub>
                        <m:d>
                          <m:dPr>
                            <m:ctrlPr>
                              <w:rPr>
                                <w:rFonts w:ascii="Cambria Math" w:eastAsiaTheme="minorEastAsia" w:hAnsi="Cambria Math"/>
                                <w:b w:val="0"/>
                                <w:sz w:val="20"/>
                                <w:szCs w:val="20"/>
                              </w:rPr>
                            </m:ctrlPr>
                          </m:dPr>
                          <m:e>
                            <m:sSub>
                              <m:sSubPr>
                                <m:ctrlPr>
                                  <w:rPr>
                                    <w:rFonts w:ascii="Cambria Math" w:hAnsi="Cambria Math"/>
                                    <w:b w:val="0"/>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m:t>
                                </m:r>
                              </m:sub>
                            </m:sSub>
                            <m:r>
                              <m:rPr>
                                <m:sty m:val="b"/>
                              </m:rPr>
                              <w:rPr>
                                <w:rFonts w:ascii="Cambria Math" w:eastAsiaTheme="minorEastAsia" w:hAnsi="Cambria Math"/>
                                <w:sz w:val="20"/>
                                <w:szCs w:val="20"/>
                                <w:lang w:eastAsia="zh-TW"/>
                              </w:rPr>
                              <m:t>+</m:t>
                            </m:r>
                            <m:sSub>
                              <m:sSubPr>
                                <m:ctrlPr>
                                  <w:rPr>
                                    <w:rFonts w:ascii="Cambria Math" w:hAnsi="Cambria Math"/>
                                    <w:b w:val="0"/>
                                    <w:sz w:val="20"/>
                                    <w:szCs w:val="20"/>
                                  </w:rPr>
                                </m:ctrlPr>
                              </m:sSubPr>
                              <m:e>
                                <m:r>
                                  <m:rPr>
                                    <m:sty m:val="bi"/>
                                  </m:rPr>
                                  <w:rPr>
                                    <w:rFonts w:ascii="Cambria Math" w:hAnsi="Cambria Math"/>
                                    <w:sz w:val="20"/>
                                    <w:szCs w:val="20"/>
                                  </w:rPr>
                                  <m:t>α</m:t>
                                </m:r>
                              </m:e>
                              <m:sub>
                                <m:r>
                                  <m:rPr>
                                    <m:sty m:val="bi"/>
                                  </m:rPr>
                                  <w:rPr>
                                    <w:rFonts w:ascii="Cambria Math" w:hAnsi="Cambria Math"/>
                                    <w:sz w:val="20"/>
                                    <w:szCs w:val="20"/>
                                  </w:rPr>
                                  <m:t>S</m:t>
                                </m:r>
                              </m:sub>
                            </m:sSub>
                          </m:e>
                        </m:d>
                      </m:e>
                    </m:d>
                    <m:r>
                      <m:rPr>
                        <m:sty m:val="b"/>
                      </m:rPr>
                      <w:rPr>
                        <w:rFonts w:ascii="Cambria Math" w:eastAsiaTheme="minorEastAsia" w:hAnsi="Cambria Math"/>
                        <w:sz w:val="20"/>
                        <w:szCs w:val="20"/>
                        <w:lang w:eastAsia="zh-TW"/>
                      </w:rPr>
                      <m:t>+</m:t>
                    </m:r>
                    <m:sSub>
                      <m:sSubPr>
                        <m:ctrlPr>
                          <w:rPr>
                            <w:rFonts w:ascii="Cambria Math" w:eastAsiaTheme="minorEastAsia" w:hAnsi="Cambria Math"/>
                            <w:b w:val="0"/>
                            <w:sz w:val="20"/>
                            <w:szCs w:val="20"/>
                          </w:rPr>
                        </m:ctrlPr>
                      </m:sSubPr>
                      <m:e>
                        <m:r>
                          <m:rPr>
                            <m:sty m:val="bi"/>
                          </m:rPr>
                          <w:rPr>
                            <w:rFonts w:ascii="Cambria Math" w:eastAsiaTheme="minorEastAsia" w:hAnsi="Cambria Math"/>
                            <w:sz w:val="20"/>
                            <w:szCs w:val="20"/>
                            <w:lang w:eastAsia="zh-TW"/>
                          </w:rPr>
                          <m:t>t</m:t>
                        </m:r>
                      </m:e>
                      <m:sub>
                        <m:r>
                          <m:rPr>
                            <m:sty m:val="bi"/>
                          </m:rPr>
                          <w:rPr>
                            <w:rFonts w:ascii="Cambria Math" w:eastAsiaTheme="minorEastAsia" w:hAnsi="Cambria Math"/>
                            <w:sz w:val="20"/>
                            <w:szCs w:val="20"/>
                            <w:lang w:eastAsia="zh-TW"/>
                          </w:rPr>
                          <m:t>B</m:t>
                        </m:r>
                      </m:sub>
                    </m:sSub>
                    <m:sSub>
                      <m:sSubPr>
                        <m:ctrlPr>
                          <w:rPr>
                            <w:rFonts w:ascii="Cambria Math" w:hAnsi="Cambria Math"/>
                            <w:b w:val="0"/>
                            <w:sz w:val="20"/>
                            <w:szCs w:val="20"/>
                          </w:rPr>
                        </m:ctrlPr>
                      </m:sSubPr>
                      <m:e>
                        <m:r>
                          <m:rPr>
                            <m:sty m:val="bi"/>
                          </m:rPr>
                          <w:rPr>
                            <w:rFonts w:ascii="Cambria Math" w:hAnsi="Cambria Math"/>
                            <w:sz w:val="20"/>
                            <w:szCs w:val="20"/>
                          </w:rPr>
                          <m:t>V</m:t>
                        </m:r>
                      </m:e>
                      <m:sub>
                        <m:r>
                          <m:rPr>
                            <m:sty m:val="bi"/>
                          </m:rPr>
                          <w:rPr>
                            <w:rFonts w:ascii="Cambria Math" w:hAnsi="Cambria Math"/>
                            <w:sz w:val="20"/>
                            <w:szCs w:val="20"/>
                          </w:rPr>
                          <m:t>S</m:t>
                        </m:r>
                      </m:sub>
                    </m:sSub>
                    <m:d>
                      <m:dPr>
                        <m:ctrlPr>
                          <w:rPr>
                            <w:rFonts w:ascii="Cambria Math" w:eastAsiaTheme="minorEastAsia" w:hAnsi="Cambria Math"/>
                            <w:b w:val="0"/>
                            <w:sz w:val="20"/>
                            <w:szCs w:val="20"/>
                          </w:rPr>
                        </m:ctrlPr>
                      </m:dPr>
                      <m:e>
                        <m:sSub>
                          <m:sSubPr>
                            <m:ctrlPr>
                              <w:rPr>
                                <w:rFonts w:ascii="Cambria Math" w:hAnsi="Cambria Math"/>
                                <w:b w:val="0"/>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m:t>
                            </m:r>
                          </m:sub>
                        </m:sSub>
                        <m:r>
                          <m:rPr>
                            <m:sty m:val="b"/>
                          </m:rPr>
                          <w:rPr>
                            <w:rFonts w:ascii="Cambria Math" w:eastAsiaTheme="minorEastAsia" w:hAnsi="Cambria Math"/>
                            <w:sz w:val="20"/>
                            <w:szCs w:val="20"/>
                            <w:lang w:eastAsia="zh-TW"/>
                          </w:rPr>
                          <m:t>-</m:t>
                        </m:r>
                        <m:sSub>
                          <m:sSubPr>
                            <m:ctrlPr>
                              <w:rPr>
                                <w:rFonts w:ascii="Cambria Math" w:hAnsi="Cambria Math"/>
                                <w:b w:val="0"/>
                                <w:sz w:val="20"/>
                                <w:szCs w:val="20"/>
                              </w:rPr>
                            </m:ctrlPr>
                          </m:sSubPr>
                          <m:e>
                            <m:r>
                              <m:rPr>
                                <m:sty m:val="bi"/>
                              </m:rPr>
                              <w:rPr>
                                <w:rFonts w:ascii="Cambria Math" w:hAnsi="Cambria Math"/>
                                <w:sz w:val="20"/>
                                <w:szCs w:val="20"/>
                              </w:rPr>
                              <m:t>α</m:t>
                            </m:r>
                          </m:e>
                          <m:sub>
                            <m:r>
                              <m:rPr>
                                <m:sty m:val="bi"/>
                              </m:rPr>
                              <w:rPr>
                                <w:rFonts w:ascii="Cambria Math" w:hAnsi="Cambria Math"/>
                                <w:sz w:val="20"/>
                                <w:szCs w:val="20"/>
                              </w:rPr>
                              <m:t>S</m:t>
                            </m:r>
                          </m:sub>
                        </m:sSub>
                      </m:e>
                    </m:d>
                  </m:num>
                  <m:den>
                    <m:r>
                      <m:rPr>
                        <m:sty m:val="b"/>
                      </m:rPr>
                      <w:rPr>
                        <w:rFonts w:ascii="Cambria Math" w:hAnsi="Cambria Math"/>
                        <w:sz w:val="20"/>
                        <w:szCs w:val="20"/>
                      </w:rPr>
                      <m:t>2</m:t>
                    </m:r>
                    <m:d>
                      <m:dPr>
                        <m:begChr m:val="["/>
                        <m:endChr m:val="]"/>
                        <m:ctrlPr>
                          <w:rPr>
                            <w:rFonts w:ascii="Cambria Math" w:hAnsi="Cambria Math"/>
                            <w:b w:val="0"/>
                            <w:sz w:val="20"/>
                            <w:szCs w:val="20"/>
                          </w:rPr>
                        </m:ctrlPr>
                      </m:dPr>
                      <m:e>
                        <m:sSub>
                          <m:sSubPr>
                            <m:ctrlPr>
                              <w:rPr>
                                <w:rFonts w:ascii="Cambria Math" w:hAnsi="Cambria Math"/>
                                <w:b w:val="0"/>
                                <w:sz w:val="20"/>
                                <w:szCs w:val="20"/>
                              </w:rPr>
                            </m:ctrlPr>
                          </m:sSubPr>
                          <m:e>
                            <m:r>
                              <m:rPr>
                                <m:sty m:val="bi"/>
                              </m:rPr>
                              <w:rPr>
                                <w:rFonts w:ascii="Cambria Math" w:hAnsi="Cambria Math"/>
                                <w:sz w:val="20"/>
                                <w:szCs w:val="20"/>
                              </w:rPr>
                              <m:t>t</m:t>
                            </m:r>
                          </m:e>
                          <m:sub>
                            <m:r>
                              <m:rPr>
                                <m:sty m:val="bi"/>
                              </m:rPr>
                              <w:rPr>
                                <w:rFonts w:ascii="Cambria Math" w:hAnsi="Cambria Math"/>
                                <w:sz w:val="20"/>
                                <w:szCs w:val="20"/>
                              </w:rPr>
                              <m:t>S</m:t>
                            </m:r>
                          </m:sub>
                        </m:sSub>
                        <m:sSub>
                          <m:sSubPr>
                            <m:ctrlPr>
                              <w:rPr>
                                <w:rFonts w:ascii="Cambria Math" w:hAnsi="Cambria Math"/>
                                <w:b w:val="0"/>
                                <w:sz w:val="20"/>
                                <w:szCs w:val="20"/>
                              </w:rPr>
                            </m:ctrlPr>
                          </m:sSubPr>
                          <m:e>
                            <m:r>
                              <m:rPr>
                                <m:sty m:val="bi"/>
                              </m:rPr>
                              <w:rPr>
                                <w:rFonts w:ascii="Cambria Math" w:hAnsi="Cambria Math"/>
                                <w:sz w:val="20"/>
                                <w:szCs w:val="20"/>
                              </w:rPr>
                              <m:t>t</m:t>
                            </m:r>
                          </m:e>
                          <m:sub>
                            <m:r>
                              <m:rPr>
                                <m:sty m:val="bi"/>
                              </m:rPr>
                              <w:rPr>
                                <w:rFonts w:ascii="Cambria Math" w:hAnsi="Cambria Math"/>
                                <w:sz w:val="20"/>
                                <w:szCs w:val="20"/>
                              </w:rPr>
                              <m:t>B</m:t>
                            </m:r>
                          </m:sub>
                        </m:sSub>
                        <m:r>
                          <m:rPr>
                            <m:sty m:val="b"/>
                          </m:rPr>
                          <w:rPr>
                            <w:rFonts w:ascii="Cambria Math" w:hAnsi="Cambria Math"/>
                            <w:sz w:val="20"/>
                            <w:szCs w:val="20"/>
                          </w:rPr>
                          <m:t>-</m:t>
                        </m:r>
                        <m:sSup>
                          <m:sSupPr>
                            <m:ctrlPr>
                              <w:rPr>
                                <w:rFonts w:ascii="Cambria Math" w:hAnsi="Cambria Math"/>
                                <w:b w:val="0"/>
                                <w:sz w:val="20"/>
                                <w:szCs w:val="20"/>
                              </w:rPr>
                            </m:ctrlPr>
                          </m:sSupPr>
                          <m:e>
                            <m:d>
                              <m:dPr>
                                <m:ctrlPr>
                                  <w:rPr>
                                    <w:rFonts w:ascii="Cambria Math" w:hAnsi="Cambria Math"/>
                                    <w:b w:val="0"/>
                                    <w:sz w:val="20"/>
                                    <w:szCs w:val="20"/>
                                  </w:rPr>
                                </m:ctrlPr>
                              </m:dPr>
                              <m:e>
                                <m:sSub>
                                  <m:sSubPr>
                                    <m:ctrlPr>
                                      <w:rPr>
                                        <w:rFonts w:ascii="Cambria Math" w:hAnsi="Cambria Math"/>
                                        <w:b w:val="0"/>
                                        <w:sz w:val="20"/>
                                        <w:szCs w:val="20"/>
                                      </w:rPr>
                                    </m:ctrlPr>
                                  </m:sSubPr>
                                  <m:e>
                                    <m:r>
                                      <m:rPr>
                                        <m:sty m:val="bi"/>
                                      </m:rPr>
                                      <w:rPr>
                                        <w:rFonts w:ascii="Cambria Math" w:hAnsi="Cambria Math"/>
                                        <w:sz w:val="20"/>
                                        <w:szCs w:val="20"/>
                                      </w:rPr>
                                      <m:t>α</m:t>
                                    </m:r>
                                  </m:e>
                                  <m:sub>
                                    <m:r>
                                      <m:rPr>
                                        <m:sty m:val="bi"/>
                                      </m:rPr>
                                      <w:rPr>
                                        <w:rFonts w:ascii="Cambria Math" w:hAnsi="Cambria Math"/>
                                        <w:sz w:val="20"/>
                                        <w:szCs w:val="20"/>
                                      </w:rPr>
                                      <m:t>S</m:t>
                                    </m:r>
                                  </m:sub>
                                </m:sSub>
                                <m:sSub>
                                  <m:sSubPr>
                                    <m:ctrlPr>
                                      <w:rPr>
                                        <w:rFonts w:ascii="Cambria Math" w:hAnsi="Cambria Math"/>
                                        <w:b w:val="0"/>
                                        <w:sz w:val="20"/>
                                        <w:szCs w:val="20"/>
                                      </w:rPr>
                                    </m:ctrlPr>
                                  </m:sSubPr>
                                  <m:e>
                                    <m:r>
                                      <m:rPr>
                                        <m:sty m:val="b"/>
                                      </m:rPr>
                                      <w:rPr>
                                        <w:rFonts w:ascii="Cambria Math" w:hAnsi="Cambria Math"/>
                                        <w:sz w:val="20"/>
                                        <w:szCs w:val="20"/>
                                      </w:rPr>
                                      <m:t>+</m:t>
                                    </m:r>
                                    <m:r>
                                      <m:rPr>
                                        <m:sty m:val="bi"/>
                                      </m:rPr>
                                      <w:rPr>
                                        <w:rFonts w:ascii="Cambria Math" w:hAnsi="Cambria Math"/>
                                        <w:sz w:val="20"/>
                                        <w:szCs w:val="20"/>
                                      </w:rPr>
                                      <m:t>α</m:t>
                                    </m:r>
                                  </m:e>
                                  <m:sub>
                                    <m:r>
                                      <m:rPr>
                                        <m:sty m:val="bi"/>
                                      </m:rPr>
                                      <w:rPr>
                                        <w:rFonts w:ascii="Cambria Math" w:hAnsi="Cambria Math"/>
                                        <w:sz w:val="20"/>
                                        <w:szCs w:val="20"/>
                                      </w:rPr>
                                      <m:t>B</m:t>
                                    </m:r>
                                  </m:sub>
                                </m:sSub>
                              </m:e>
                            </m:d>
                          </m:e>
                          <m:sup>
                            <m:r>
                              <m:rPr>
                                <m:sty m:val="b"/>
                              </m:rPr>
                              <w:rPr>
                                <w:rFonts w:ascii="Cambria Math" w:hAnsi="Cambria Math"/>
                                <w:sz w:val="20"/>
                                <w:szCs w:val="20"/>
                              </w:rPr>
                              <m:t>2</m:t>
                            </m:r>
                          </m:sup>
                        </m:sSup>
                      </m:e>
                    </m:d>
                  </m:den>
                </m:f>
              </m:oMath>
            </m:oMathPara>
          </w:p>
          <w:p w14:paraId="797BD56D" w14:textId="3ED9313D" w:rsidR="00666ED9" w:rsidRPr="00F7660E" w:rsidRDefault="001D719A" w:rsidP="00A86A4C">
            <w:pPr>
              <w:pStyle w:val="aff"/>
              <w:cnfStyle w:val="100000000000" w:firstRow="1" w:lastRow="0" w:firstColumn="0" w:lastColumn="0" w:oddVBand="0" w:evenVBand="0" w:oddHBand="0" w:evenHBand="0" w:firstRowFirstColumn="0" w:firstRowLastColumn="0" w:lastRowFirstColumn="0" w:lastRowLastColumn="0"/>
              <w:rPr>
                <w:b w:val="0"/>
                <w:sz w:val="20"/>
                <w:szCs w:val="20"/>
                <w:lang w:eastAsia="zh-TW"/>
              </w:rPr>
            </w:pPr>
            <m:oMathPara>
              <m:oMathParaPr>
                <m:jc m:val="left"/>
              </m:oMathParaPr>
              <m:oMath>
                <m:sSubSup>
                  <m:sSubSupPr>
                    <m:ctrlPr>
                      <w:rPr>
                        <w:rFonts w:ascii="Cambria Math" w:hAnsi="Cambria Math"/>
                        <w:b w:val="0"/>
                        <w:sz w:val="20"/>
                        <w:szCs w:val="20"/>
                      </w:rPr>
                    </m:ctrlPr>
                  </m:sSubSupPr>
                  <m:e>
                    <m:r>
                      <m:rPr>
                        <m:sty m:val="bi"/>
                      </m:rPr>
                      <w:rPr>
                        <w:rFonts w:ascii="Cambria Math" w:hAnsi="Cambria Math"/>
                        <w:sz w:val="20"/>
                        <w:szCs w:val="20"/>
                      </w:rPr>
                      <m:t>P</m:t>
                    </m:r>
                  </m:e>
                  <m:sub>
                    <m:r>
                      <m:rPr>
                        <m:sty m:val="bi"/>
                      </m:rPr>
                      <w:rPr>
                        <w:rFonts w:ascii="Cambria Math" w:hAnsi="Cambria Math"/>
                        <w:sz w:val="20"/>
                        <w:szCs w:val="20"/>
                      </w:rPr>
                      <m:t>KS</m:t>
                    </m:r>
                  </m:sub>
                  <m:sup>
                    <m:r>
                      <m:rPr>
                        <m:sty m:val="b"/>
                      </m:rPr>
                      <w:rPr>
                        <w:rFonts w:ascii="Cambria Math" w:hAnsi="Cambria Math"/>
                        <w:sz w:val="20"/>
                        <w:szCs w:val="20"/>
                      </w:rPr>
                      <m:t>*</m:t>
                    </m:r>
                  </m:sup>
                </m:sSubSup>
                <m:r>
                  <m:rPr>
                    <m:sty m:val="b"/>
                  </m:rPr>
                  <w:rPr>
                    <w:rFonts w:ascii="Cambria Math" w:eastAsiaTheme="minorEastAsia" w:hAnsi="Cambria Math"/>
                    <w:sz w:val="20"/>
                    <w:szCs w:val="20"/>
                    <w:lang w:eastAsia="zh-TW"/>
                  </w:rPr>
                  <m:t>=</m:t>
                </m:r>
                <m:f>
                  <m:fPr>
                    <m:ctrlPr>
                      <w:rPr>
                        <w:rFonts w:ascii="Cambria Math" w:hAnsi="Cambria Math"/>
                        <w:b w:val="0"/>
                        <w:sz w:val="20"/>
                        <w:szCs w:val="20"/>
                      </w:rPr>
                    </m:ctrlPr>
                  </m:fPr>
                  <m:num>
                    <m:sSub>
                      <m:sSubPr>
                        <m:ctrlPr>
                          <w:rPr>
                            <w:rFonts w:ascii="Cambria Math" w:eastAsiaTheme="minorEastAsia" w:hAnsi="Cambria Math"/>
                            <w:b w:val="0"/>
                            <w:sz w:val="20"/>
                            <w:szCs w:val="20"/>
                          </w:rPr>
                        </m:ctrlPr>
                      </m:sSubPr>
                      <m:e>
                        <m:r>
                          <m:rPr>
                            <m:sty m:val="bi"/>
                          </m:rPr>
                          <w:rPr>
                            <w:rFonts w:ascii="Cambria Math" w:eastAsiaTheme="minorEastAsia" w:hAnsi="Cambria Math"/>
                            <w:sz w:val="20"/>
                            <w:szCs w:val="20"/>
                            <w:lang w:eastAsia="zh-TW"/>
                          </w:rPr>
                          <m:t>V</m:t>
                        </m:r>
                      </m:e>
                      <m:sub>
                        <m:r>
                          <m:rPr>
                            <m:sty m:val="bi"/>
                          </m:rPr>
                          <w:rPr>
                            <w:rFonts w:ascii="Cambria Math" w:eastAsiaTheme="minorEastAsia" w:hAnsi="Cambria Math"/>
                            <w:sz w:val="20"/>
                            <w:szCs w:val="20"/>
                            <w:lang w:eastAsia="zh-TW"/>
                          </w:rPr>
                          <m:t>S</m:t>
                        </m:r>
                      </m:sub>
                    </m:sSub>
                    <m:d>
                      <m:dPr>
                        <m:begChr m:val="["/>
                        <m:endChr m:val="]"/>
                        <m:ctrlPr>
                          <w:rPr>
                            <w:rFonts w:ascii="Cambria Math" w:eastAsiaTheme="minorEastAsia" w:hAnsi="Cambria Math"/>
                            <w:b w:val="0"/>
                            <w:sz w:val="20"/>
                            <w:szCs w:val="20"/>
                          </w:rPr>
                        </m:ctrlPr>
                      </m:dPr>
                      <m:e>
                        <m:sSub>
                          <m:sSubPr>
                            <m:ctrlPr>
                              <w:rPr>
                                <w:rFonts w:ascii="Cambria Math" w:eastAsiaTheme="minorEastAsia" w:hAnsi="Cambria Math"/>
                                <w:b w:val="0"/>
                                <w:sz w:val="20"/>
                                <w:szCs w:val="20"/>
                              </w:rPr>
                            </m:ctrlPr>
                          </m:sSubPr>
                          <m:e>
                            <m:r>
                              <m:rPr>
                                <m:sty m:val="bi"/>
                              </m:rPr>
                              <w:rPr>
                                <w:rFonts w:ascii="Cambria Math" w:eastAsiaTheme="minorEastAsia" w:hAnsi="Cambria Math"/>
                                <w:sz w:val="20"/>
                                <w:szCs w:val="20"/>
                                <w:lang w:eastAsia="zh-TW"/>
                              </w:rPr>
                              <m:t>t</m:t>
                            </m:r>
                          </m:e>
                          <m:sub>
                            <m:r>
                              <m:rPr>
                                <m:sty m:val="bi"/>
                              </m:rPr>
                              <w:rPr>
                                <w:rFonts w:ascii="Cambria Math" w:eastAsiaTheme="minorEastAsia" w:hAnsi="Cambria Math"/>
                                <w:sz w:val="20"/>
                                <w:szCs w:val="20"/>
                                <w:lang w:eastAsia="zh-TW"/>
                              </w:rPr>
                              <m:t>B</m:t>
                            </m:r>
                          </m:sub>
                        </m:sSub>
                        <m:sSub>
                          <m:sSubPr>
                            <m:ctrlPr>
                              <w:rPr>
                                <w:rFonts w:ascii="Cambria Math" w:eastAsiaTheme="minorEastAsia" w:hAnsi="Cambria Math"/>
                                <w:b w:val="0"/>
                                <w:sz w:val="20"/>
                                <w:szCs w:val="20"/>
                              </w:rPr>
                            </m:ctrlPr>
                          </m:sSubPr>
                          <m:e>
                            <m:r>
                              <m:rPr>
                                <m:sty m:val="bi"/>
                              </m:rPr>
                              <w:rPr>
                                <w:rFonts w:ascii="Cambria Math" w:eastAsiaTheme="minorEastAsia" w:hAnsi="Cambria Math"/>
                                <w:sz w:val="20"/>
                                <w:szCs w:val="20"/>
                                <w:lang w:eastAsia="zh-TW"/>
                              </w:rPr>
                              <m:t>t</m:t>
                            </m:r>
                          </m:e>
                          <m:sub>
                            <m:r>
                              <m:rPr>
                                <m:sty m:val="bi"/>
                              </m:rPr>
                              <w:rPr>
                                <w:rFonts w:ascii="Cambria Math" w:eastAsiaTheme="minorEastAsia" w:hAnsi="Cambria Math"/>
                                <w:sz w:val="20"/>
                                <w:szCs w:val="20"/>
                                <w:lang w:eastAsia="zh-TW"/>
                              </w:rPr>
                              <m:t>S</m:t>
                            </m:r>
                          </m:sub>
                        </m:sSub>
                        <m:r>
                          <m:rPr>
                            <m:sty m:val="b"/>
                          </m:rPr>
                          <w:rPr>
                            <w:rFonts w:ascii="Cambria Math" w:eastAsiaTheme="minorEastAsia" w:hAnsi="Cambria Math"/>
                            <w:sz w:val="20"/>
                            <w:szCs w:val="20"/>
                            <w:lang w:eastAsia="zh-TW"/>
                          </w:rPr>
                          <m:t>-2</m:t>
                        </m:r>
                        <m:sSub>
                          <m:sSubPr>
                            <m:ctrlPr>
                              <w:rPr>
                                <w:rFonts w:ascii="Cambria Math" w:hAnsi="Cambria Math"/>
                                <w:b w:val="0"/>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m:t>
                            </m:r>
                          </m:sub>
                        </m:sSub>
                        <m:d>
                          <m:dPr>
                            <m:ctrlPr>
                              <w:rPr>
                                <w:rFonts w:ascii="Cambria Math" w:eastAsiaTheme="minorEastAsia" w:hAnsi="Cambria Math"/>
                                <w:b w:val="0"/>
                                <w:sz w:val="20"/>
                                <w:szCs w:val="20"/>
                              </w:rPr>
                            </m:ctrlPr>
                          </m:dPr>
                          <m:e>
                            <m:sSub>
                              <m:sSubPr>
                                <m:ctrlPr>
                                  <w:rPr>
                                    <w:rFonts w:ascii="Cambria Math" w:hAnsi="Cambria Math"/>
                                    <w:b w:val="0"/>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m:t>
                                </m:r>
                              </m:sub>
                            </m:sSub>
                            <m:r>
                              <m:rPr>
                                <m:sty m:val="b"/>
                              </m:rPr>
                              <w:rPr>
                                <w:rFonts w:ascii="Cambria Math" w:eastAsiaTheme="minorEastAsia" w:hAnsi="Cambria Math"/>
                                <w:sz w:val="20"/>
                                <w:szCs w:val="20"/>
                                <w:lang w:eastAsia="zh-TW"/>
                              </w:rPr>
                              <m:t>+</m:t>
                            </m:r>
                            <m:sSub>
                              <m:sSubPr>
                                <m:ctrlPr>
                                  <w:rPr>
                                    <w:rFonts w:ascii="Cambria Math" w:hAnsi="Cambria Math"/>
                                    <w:b w:val="0"/>
                                    <w:sz w:val="20"/>
                                    <w:szCs w:val="20"/>
                                  </w:rPr>
                                </m:ctrlPr>
                              </m:sSubPr>
                              <m:e>
                                <m:r>
                                  <m:rPr>
                                    <m:sty m:val="bi"/>
                                  </m:rPr>
                                  <w:rPr>
                                    <w:rFonts w:ascii="Cambria Math" w:hAnsi="Cambria Math"/>
                                    <w:sz w:val="20"/>
                                    <w:szCs w:val="20"/>
                                  </w:rPr>
                                  <m:t>α</m:t>
                                </m:r>
                              </m:e>
                              <m:sub>
                                <m:r>
                                  <m:rPr>
                                    <m:sty m:val="bi"/>
                                  </m:rPr>
                                  <w:rPr>
                                    <w:rFonts w:ascii="Cambria Math" w:hAnsi="Cambria Math"/>
                                    <w:sz w:val="20"/>
                                    <w:szCs w:val="20"/>
                                  </w:rPr>
                                  <m:t>S</m:t>
                                </m:r>
                              </m:sub>
                            </m:sSub>
                          </m:e>
                        </m:d>
                      </m:e>
                    </m:d>
                    <m:r>
                      <m:rPr>
                        <m:sty m:val="b"/>
                      </m:rPr>
                      <w:rPr>
                        <w:rFonts w:ascii="Cambria Math" w:eastAsiaTheme="minorEastAsia" w:hAnsi="Cambria Math"/>
                        <w:sz w:val="20"/>
                        <w:szCs w:val="20"/>
                        <w:lang w:eastAsia="zh-TW"/>
                      </w:rPr>
                      <m:t>+</m:t>
                    </m:r>
                    <m:sSub>
                      <m:sSubPr>
                        <m:ctrlPr>
                          <w:rPr>
                            <w:rFonts w:ascii="Cambria Math" w:eastAsiaTheme="minorEastAsia" w:hAnsi="Cambria Math"/>
                            <w:b w:val="0"/>
                            <w:sz w:val="20"/>
                            <w:szCs w:val="20"/>
                          </w:rPr>
                        </m:ctrlPr>
                      </m:sSubPr>
                      <m:e>
                        <m:r>
                          <m:rPr>
                            <m:sty m:val="bi"/>
                          </m:rPr>
                          <w:rPr>
                            <w:rFonts w:ascii="Cambria Math" w:eastAsiaTheme="minorEastAsia" w:hAnsi="Cambria Math"/>
                            <w:sz w:val="20"/>
                            <w:szCs w:val="20"/>
                            <w:lang w:eastAsia="zh-TW"/>
                          </w:rPr>
                          <m:t>t</m:t>
                        </m:r>
                      </m:e>
                      <m:sub>
                        <m:r>
                          <m:rPr>
                            <m:sty m:val="bi"/>
                          </m:rPr>
                          <w:rPr>
                            <w:rFonts w:ascii="Cambria Math" w:eastAsiaTheme="minorEastAsia" w:hAnsi="Cambria Math"/>
                            <w:sz w:val="20"/>
                            <w:szCs w:val="20"/>
                            <w:lang w:eastAsia="zh-TW"/>
                          </w:rPr>
                          <m:t>S</m:t>
                        </m:r>
                      </m:sub>
                    </m:sSub>
                    <m:sSub>
                      <m:sSubPr>
                        <m:ctrlPr>
                          <w:rPr>
                            <w:rFonts w:ascii="Cambria Math" w:hAnsi="Cambria Math"/>
                            <w:b w:val="0"/>
                            <w:sz w:val="20"/>
                            <w:szCs w:val="20"/>
                          </w:rPr>
                        </m:ctrlPr>
                      </m:sSubPr>
                      <m:e>
                        <m:r>
                          <m:rPr>
                            <m:sty m:val="bi"/>
                          </m:rPr>
                          <w:rPr>
                            <w:rFonts w:ascii="Cambria Math" w:hAnsi="Cambria Math"/>
                            <w:sz w:val="20"/>
                            <w:szCs w:val="20"/>
                          </w:rPr>
                          <m:t>V</m:t>
                        </m:r>
                      </m:e>
                      <m:sub>
                        <m:r>
                          <m:rPr>
                            <m:sty m:val="bi"/>
                          </m:rPr>
                          <w:rPr>
                            <w:rFonts w:ascii="Cambria Math" w:hAnsi="Cambria Math"/>
                            <w:sz w:val="20"/>
                            <w:szCs w:val="20"/>
                          </w:rPr>
                          <m:t>B</m:t>
                        </m:r>
                      </m:sub>
                    </m:sSub>
                    <m:d>
                      <m:dPr>
                        <m:ctrlPr>
                          <w:rPr>
                            <w:rFonts w:ascii="Cambria Math" w:eastAsiaTheme="minorEastAsia" w:hAnsi="Cambria Math"/>
                            <w:b w:val="0"/>
                            <w:sz w:val="20"/>
                            <w:szCs w:val="20"/>
                          </w:rPr>
                        </m:ctrlPr>
                      </m:dPr>
                      <m:e>
                        <m:sSub>
                          <m:sSubPr>
                            <m:ctrlPr>
                              <w:rPr>
                                <w:rFonts w:ascii="Cambria Math" w:hAnsi="Cambria Math"/>
                                <w:b w:val="0"/>
                                <w:sz w:val="20"/>
                                <w:szCs w:val="20"/>
                              </w:rPr>
                            </m:ctrlPr>
                          </m:sSubPr>
                          <m:e>
                            <m:r>
                              <m:rPr>
                                <m:sty m:val="bi"/>
                              </m:rPr>
                              <w:rPr>
                                <w:rFonts w:ascii="Cambria Math" w:hAnsi="Cambria Math"/>
                                <w:sz w:val="20"/>
                                <w:szCs w:val="20"/>
                              </w:rPr>
                              <m:t>α</m:t>
                            </m:r>
                          </m:e>
                          <m:sub>
                            <m:r>
                              <m:rPr>
                                <m:sty m:val="bi"/>
                              </m:rPr>
                              <w:rPr>
                                <w:rFonts w:ascii="Cambria Math" w:hAnsi="Cambria Math"/>
                                <w:sz w:val="20"/>
                                <w:szCs w:val="20"/>
                              </w:rPr>
                              <m:t>S</m:t>
                            </m:r>
                          </m:sub>
                        </m:sSub>
                        <m:r>
                          <m:rPr>
                            <m:sty m:val="b"/>
                          </m:rPr>
                          <w:rPr>
                            <w:rFonts w:ascii="Cambria Math" w:eastAsiaTheme="minorEastAsia" w:hAnsi="Cambria Math"/>
                            <w:sz w:val="20"/>
                            <w:szCs w:val="20"/>
                            <w:lang w:eastAsia="zh-TW"/>
                          </w:rPr>
                          <m:t>-</m:t>
                        </m:r>
                        <m:sSub>
                          <m:sSubPr>
                            <m:ctrlPr>
                              <w:rPr>
                                <w:rFonts w:ascii="Cambria Math" w:hAnsi="Cambria Math"/>
                                <w:b w:val="0"/>
                                <w:sz w:val="20"/>
                                <w:szCs w:val="20"/>
                              </w:rPr>
                            </m:ctrlPr>
                          </m:sSubPr>
                          <m:e>
                            <m:r>
                              <m:rPr>
                                <m:sty m:val="bi"/>
                              </m:rPr>
                              <w:rPr>
                                <w:rFonts w:ascii="Cambria Math" w:hAnsi="Cambria Math"/>
                                <w:sz w:val="20"/>
                                <w:szCs w:val="20"/>
                              </w:rPr>
                              <m:t>α</m:t>
                            </m:r>
                          </m:e>
                          <m:sub>
                            <m:r>
                              <m:rPr>
                                <m:sty m:val="bi"/>
                              </m:rPr>
                              <w:rPr>
                                <w:rFonts w:ascii="Cambria Math" w:hAnsi="Cambria Math"/>
                                <w:sz w:val="20"/>
                                <w:szCs w:val="20"/>
                              </w:rPr>
                              <m:t>B</m:t>
                            </m:r>
                          </m:sub>
                        </m:sSub>
                      </m:e>
                    </m:d>
                  </m:num>
                  <m:den>
                    <m:r>
                      <m:rPr>
                        <m:sty m:val="b"/>
                      </m:rPr>
                      <w:rPr>
                        <w:rFonts w:ascii="Cambria Math" w:hAnsi="Cambria Math"/>
                        <w:sz w:val="20"/>
                        <w:szCs w:val="20"/>
                      </w:rPr>
                      <m:t>2</m:t>
                    </m:r>
                    <m:d>
                      <m:dPr>
                        <m:begChr m:val="["/>
                        <m:endChr m:val="]"/>
                        <m:ctrlPr>
                          <w:rPr>
                            <w:rFonts w:ascii="Cambria Math" w:hAnsi="Cambria Math"/>
                            <w:b w:val="0"/>
                            <w:sz w:val="20"/>
                            <w:szCs w:val="20"/>
                          </w:rPr>
                        </m:ctrlPr>
                      </m:dPr>
                      <m:e>
                        <m:sSub>
                          <m:sSubPr>
                            <m:ctrlPr>
                              <w:rPr>
                                <w:rFonts w:ascii="Cambria Math" w:hAnsi="Cambria Math"/>
                                <w:b w:val="0"/>
                                <w:sz w:val="20"/>
                                <w:szCs w:val="20"/>
                              </w:rPr>
                            </m:ctrlPr>
                          </m:sSubPr>
                          <m:e>
                            <m:r>
                              <m:rPr>
                                <m:sty m:val="bi"/>
                              </m:rPr>
                              <w:rPr>
                                <w:rFonts w:ascii="Cambria Math" w:hAnsi="Cambria Math"/>
                                <w:sz w:val="20"/>
                                <w:szCs w:val="20"/>
                              </w:rPr>
                              <m:t>t</m:t>
                            </m:r>
                          </m:e>
                          <m:sub>
                            <m:r>
                              <m:rPr>
                                <m:sty m:val="bi"/>
                              </m:rPr>
                              <w:rPr>
                                <w:rFonts w:ascii="Cambria Math" w:hAnsi="Cambria Math"/>
                                <w:sz w:val="20"/>
                                <w:szCs w:val="20"/>
                              </w:rPr>
                              <m:t>S</m:t>
                            </m:r>
                          </m:sub>
                        </m:sSub>
                        <m:sSub>
                          <m:sSubPr>
                            <m:ctrlPr>
                              <w:rPr>
                                <w:rFonts w:ascii="Cambria Math" w:hAnsi="Cambria Math"/>
                                <w:b w:val="0"/>
                                <w:sz w:val="20"/>
                                <w:szCs w:val="20"/>
                              </w:rPr>
                            </m:ctrlPr>
                          </m:sSubPr>
                          <m:e>
                            <m:r>
                              <m:rPr>
                                <m:sty m:val="bi"/>
                              </m:rPr>
                              <w:rPr>
                                <w:rFonts w:ascii="Cambria Math" w:hAnsi="Cambria Math"/>
                                <w:sz w:val="20"/>
                                <w:szCs w:val="20"/>
                              </w:rPr>
                              <m:t>t</m:t>
                            </m:r>
                          </m:e>
                          <m:sub>
                            <m:r>
                              <m:rPr>
                                <m:sty m:val="bi"/>
                              </m:rPr>
                              <w:rPr>
                                <w:rFonts w:ascii="Cambria Math" w:hAnsi="Cambria Math"/>
                                <w:sz w:val="20"/>
                                <w:szCs w:val="20"/>
                              </w:rPr>
                              <m:t>B</m:t>
                            </m:r>
                          </m:sub>
                        </m:sSub>
                        <m:r>
                          <m:rPr>
                            <m:sty m:val="b"/>
                          </m:rPr>
                          <w:rPr>
                            <w:rFonts w:ascii="Cambria Math" w:hAnsi="Cambria Math"/>
                            <w:sz w:val="20"/>
                            <w:szCs w:val="20"/>
                          </w:rPr>
                          <m:t>-</m:t>
                        </m:r>
                        <m:sSup>
                          <m:sSupPr>
                            <m:ctrlPr>
                              <w:rPr>
                                <w:rFonts w:ascii="Cambria Math" w:hAnsi="Cambria Math"/>
                                <w:b w:val="0"/>
                                <w:sz w:val="20"/>
                                <w:szCs w:val="20"/>
                              </w:rPr>
                            </m:ctrlPr>
                          </m:sSupPr>
                          <m:e>
                            <m:d>
                              <m:dPr>
                                <m:ctrlPr>
                                  <w:rPr>
                                    <w:rFonts w:ascii="Cambria Math" w:hAnsi="Cambria Math"/>
                                    <w:b w:val="0"/>
                                    <w:sz w:val="20"/>
                                    <w:szCs w:val="20"/>
                                  </w:rPr>
                                </m:ctrlPr>
                              </m:dPr>
                              <m:e>
                                <m:sSub>
                                  <m:sSubPr>
                                    <m:ctrlPr>
                                      <w:rPr>
                                        <w:rFonts w:ascii="Cambria Math" w:hAnsi="Cambria Math"/>
                                        <w:b w:val="0"/>
                                        <w:sz w:val="20"/>
                                        <w:szCs w:val="20"/>
                                      </w:rPr>
                                    </m:ctrlPr>
                                  </m:sSubPr>
                                  <m:e>
                                    <m:r>
                                      <m:rPr>
                                        <m:sty m:val="bi"/>
                                      </m:rPr>
                                      <w:rPr>
                                        <w:rFonts w:ascii="Cambria Math" w:hAnsi="Cambria Math"/>
                                        <w:sz w:val="20"/>
                                        <w:szCs w:val="20"/>
                                      </w:rPr>
                                      <m:t>α</m:t>
                                    </m:r>
                                  </m:e>
                                  <m:sub>
                                    <m:r>
                                      <m:rPr>
                                        <m:sty m:val="bi"/>
                                      </m:rPr>
                                      <w:rPr>
                                        <w:rFonts w:ascii="Cambria Math" w:hAnsi="Cambria Math"/>
                                        <w:sz w:val="20"/>
                                        <w:szCs w:val="20"/>
                                      </w:rPr>
                                      <m:t>S</m:t>
                                    </m:r>
                                  </m:sub>
                                </m:sSub>
                                <m:sSub>
                                  <m:sSubPr>
                                    <m:ctrlPr>
                                      <w:rPr>
                                        <w:rFonts w:ascii="Cambria Math" w:hAnsi="Cambria Math"/>
                                        <w:b w:val="0"/>
                                        <w:sz w:val="20"/>
                                        <w:szCs w:val="20"/>
                                      </w:rPr>
                                    </m:ctrlPr>
                                  </m:sSubPr>
                                  <m:e>
                                    <m:r>
                                      <m:rPr>
                                        <m:sty m:val="b"/>
                                      </m:rPr>
                                      <w:rPr>
                                        <w:rFonts w:ascii="Cambria Math" w:hAnsi="Cambria Math"/>
                                        <w:sz w:val="20"/>
                                        <w:szCs w:val="20"/>
                                      </w:rPr>
                                      <m:t>+</m:t>
                                    </m:r>
                                    <m:r>
                                      <m:rPr>
                                        <m:sty m:val="bi"/>
                                      </m:rPr>
                                      <w:rPr>
                                        <w:rFonts w:ascii="Cambria Math" w:hAnsi="Cambria Math"/>
                                        <w:sz w:val="20"/>
                                        <w:szCs w:val="20"/>
                                      </w:rPr>
                                      <m:t>α</m:t>
                                    </m:r>
                                  </m:e>
                                  <m:sub>
                                    <m:r>
                                      <m:rPr>
                                        <m:sty m:val="bi"/>
                                      </m:rPr>
                                      <w:rPr>
                                        <w:rFonts w:ascii="Cambria Math" w:hAnsi="Cambria Math"/>
                                        <w:sz w:val="20"/>
                                        <w:szCs w:val="20"/>
                                      </w:rPr>
                                      <m:t>B</m:t>
                                    </m:r>
                                  </m:sub>
                                </m:sSub>
                              </m:e>
                            </m:d>
                          </m:e>
                          <m:sup>
                            <m:r>
                              <m:rPr>
                                <m:sty m:val="b"/>
                              </m:rPr>
                              <w:rPr>
                                <w:rFonts w:ascii="Cambria Math" w:hAnsi="Cambria Math"/>
                                <w:sz w:val="20"/>
                                <w:szCs w:val="20"/>
                              </w:rPr>
                              <m:t>2</m:t>
                            </m:r>
                          </m:sup>
                        </m:sSup>
                      </m:e>
                    </m:d>
                  </m:den>
                </m:f>
              </m:oMath>
            </m:oMathPara>
          </w:p>
        </w:tc>
        <w:tc>
          <w:tcPr>
            <w:tcW w:w="2976" w:type="dxa"/>
            <w:tcBorders>
              <w:top w:val="single" w:sz="4" w:space="0" w:color="000000"/>
              <w:left w:val="nil"/>
              <w:right w:val="nil"/>
            </w:tcBorders>
            <w:vAlign w:val="center"/>
            <w:hideMark/>
          </w:tcPr>
          <w:p w14:paraId="428CDB90" w14:textId="0EB05205" w:rsidR="00E347AB" w:rsidRPr="00F7660E" w:rsidRDefault="00E347AB" w:rsidP="00E347AB">
            <w:pPr>
              <w:pStyle w:val="aff"/>
              <w:cnfStyle w:val="100000000000" w:firstRow="1" w:lastRow="0" w:firstColumn="0" w:lastColumn="0" w:oddVBand="0" w:evenVBand="0" w:oddHBand="0" w:evenHBand="0" w:firstRowFirstColumn="0" w:firstRowLastColumn="0" w:lastRowFirstColumn="0" w:lastRowLastColumn="0"/>
              <w:rPr>
                <w:rFonts w:asciiTheme="minorEastAsia" w:hAnsiTheme="minorEastAsia"/>
                <w:b w:val="0"/>
                <w:sz w:val="24"/>
              </w:rPr>
            </w:pPr>
            <w:r w:rsidRPr="00F7660E">
              <w:rPr>
                <w:rFonts w:asciiTheme="minorEastAsia" w:hAnsiTheme="minorEastAsia" w:hint="eastAsia"/>
                <w:b w:val="0"/>
              </w:rPr>
              <w:t>网络效应</w:t>
            </w:r>
            <m:oMath>
              <m:sSub>
                <m:sSubPr>
                  <m:ctrlPr>
                    <w:rPr>
                      <w:rFonts w:ascii="Cambria Math" w:hAnsi="Cambria Math"/>
                      <w:b w:val="0"/>
                      <w:sz w:val="24"/>
                    </w:rPr>
                  </m:ctrlPr>
                </m:sSubPr>
                <m:e>
                  <m:r>
                    <m:rPr>
                      <m:sty m:val="bi"/>
                    </m:rPr>
                    <w:rPr>
                      <w:rFonts w:ascii="Cambria Math" w:hAnsi="Cambria Math"/>
                    </w:rPr>
                    <m:t>α</m:t>
                  </m:r>
                </m:e>
                <m:sub>
                  <m:r>
                    <m:rPr>
                      <m:sty m:val="bi"/>
                    </m:rPr>
                    <w:rPr>
                      <w:rFonts w:ascii="Cambria Math" w:hAnsi="Cambria Math"/>
                    </w:rPr>
                    <m:t>B</m:t>
                  </m:r>
                </m:sub>
              </m:sSub>
            </m:oMath>
            <w:r w:rsidRPr="00F7660E">
              <w:rPr>
                <w:rFonts w:asciiTheme="minorEastAsia" w:hAnsiTheme="minorEastAsia" w:hint="eastAsia"/>
                <w:b w:val="0"/>
              </w:rPr>
              <w:t>、</w:t>
            </w:r>
            <m:oMath>
              <m:sSub>
                <m:sSubPr>
                  <m:ctrlPr>
                    <w:rPr>
                      <w:rFonts w:ascii="Cambria Math" w:hAnsi="Cambria Math"/>
                      <w:b w:val="0"/>
                      <w:sz w:val="24"/>
                    </w:rPr>
                  </m:ctrlPr>
                </m:sSubPr>
                <m:e>
                  <m:r>
                    <m:rPr>
                      <m:sty m:val="bi"/>
                    </m:rPr>
                    <w:rPr>
                      <w:rFonts w:ascii="Cambria Math" w:hAnsi="Cambria Math"/>
                    </w:rPr>
                    <m:t>α</m:t>
                  </m:r>
                </m:e>
                <m:sub>
                  <m:r>
                    <m:rPr>
                      <m:sty m:val="bi"/>
                    </m:rPr>
                    <w:rPr>
                      <w:rFonts w:ascii="Cambria Math" w:hAnsi="Cambria Math"/>
                    </w:rPr>
                    <m:t>S</m:t>
                  </m:r>
                </m:sub>
              </m:sSub>
            </m:oMath>
            <w:r w:rsidRPr="00F7660E">
              <w:rPr>
                <w:rFonts w:asciiTheme="minorEastAsia" w:hAnsiTheme="minorEastAsia" w:hint="eastAsia"/>
                <w:b w:val="0"/>
              </w:rPr>
              <w:t>增强，</w:t>
            </w:r>
          </w:p>
          <w:p w14:paraId="29957FF2" w14:textId="0022F443" w:rsidR="00666ED9" w:rsidRPr="00F7660E" w:rsidRDefault="00E347AB" w:rsidP="00E347AB">
            <w:pPr>
              <w:pStyle w:val="aff"/>
              <w:cnfStyle w:val="100000000000" w:firstRow="1" w:lastRow="0" w:firstColumn="0" w:lastColumn="0" w:oddVBand="0" w:evenVBand="0" w:oddHBand="0" w:evenHBand="0" w:firstRowFirstColumn="0" w:firstRowLastColumn="0" w:lastRowFirstColumn="0" w:lastRowLastColumn="0"/>
              <w:rPr>
                <w:b w:val="0"/>
              </w:rPr>
            </w:pPr>
            <w:r w:rsidRPr="00F7660E">
              <w:rPr>
                <w:rFonts w:asciiTheme="minorEastAsia" w:hAnsiTheme="minorEastAsia" w:hint="eastAsia"/>
                <w:b w:val="0"/>
              </w:rPr>
              <w:t>利润</w:t>
            </w:r>
            <m:oMath>
              <m:sSub>
                <m:sSubPr>
                  <m:ctrlPr>
                    <w:rPr>
                      <w:rFonts w:ascii="Cambria Math" w:eastAsia="PMingLiU" w:hAnsi="Cambria Math" w:cs="PMingLiU"/>
                      <w:b w:val="0"/>
                      <w:i/>
                      <w:sz w:val="24"/>
                    </w:rPr>
                  </m:ctrlPr>
                </m:sSubPr>
                <m:e>
                  <m:r>
                    <m:rPr>
                      <m:sty m:val="bi"/>
                    </m:rPr>
                    <w:rPr>
                      <w:rStyle w:val="af0"/>
                      <w:rFonts w:ascii="Cambria Math" w:hAnsi="Cambria Math"/>
                      <w:sz w:val="20"/>
                      <w:szCs w:val="20"/>
                    </w:rPr>
                    <m:t>π</m:t>
                  </m:r>
                </m:e>
                <m:sub>
                  <m:r>
                    <m:rPr>
                      <m:sty m:val="bi"/>
                    </m:rPr>
                    <w:rPr>
                      <w:rStyle w:val="af0"/>
                      <w:rFonts w:ascii="Cambria Math" w:hAnsi="Cambria Math"/>
                      <w:sz w:val="20"/>
                      <w:szCs w:val="20"/>
                    </w:rPr>
                    <m:t>K</m:t>
                  </m:r>
                </m:sub>
              </m:sSub>
            </m:oMath>
            <w:r w:rsidRPr="00F7660E">
              <w:rPr>
                <w:rFonts w:asciiTheme="minorEastAsia" w:hAnsiTheme="minorEastAsia" w:hint="eastAsia"/>
                <w:b w:val="0"/>
              </w:rPr>
              <w:t>增加</w:t>
            </w:r>
          </w:p>
        </w:tc>
      </w:tr>
      <w:tr w:rsidR="00666ED9" w14:paraId="4D2E80C5" w14:textId="77777777" w:rsidTr="00F7660E">
        <w:trPr>
          <w:cnfStyle w:val="000000100000" w:firstRow="0" w:lastRow="0" w:firstColumn="0" w:lastColumn="0" w:oddVBand="0" w:evenVBand="0" w:oddHBand="1" w:evenHBand="0" w:firstRowFirstColumn="0" w:firstRowLastColumn="0" w:lastRowFirstColumn="0" w:lastRowLastColumn="0"/>
          <w:trHeight w:val="1677"/>
        </w:trPr>
        <w:tc>
          <w:tcPr>
            <w:cnfStyle w:val="001000000000" w:firstRow="0" w:lastRow="0" w:firstColumn="1" w:lastColumn="0" w:oddVBand="0" w:evenVBand="0" w:oddHBand="0" w:evenHBand="0" w:firstRowFirstColumn="0" w:firstRowLastColumn="0" w:lastRowFirstColumn="0" w:lastRowLastColumn="0"/>
            <w:tcW w:w="851" w:type="dxa"/>
            <w:vMerge/>
            <w:tcBorders>
              <w:top w:val="nil"/>
              <w:left w:val="nil"/>
              <w:bottom w:val="single" w:sz="4" w:space="0" w:color="000000"/>
              <w:right w:val="single" w:sz="4" w:space="0" w:color="000000"/>
            </w:tcBorders>
            <w:vAlign w:val="center"/>
            <w:hideMark/>
          </w:tcPr>
          <w:p w14:paraId="0BB54653" w14:textId="77777777" w:rsidR="00666ED9" w:rsidRDefault="00666ED9" w:rsidP="00A86A4C">
            <w:pPr>
              <w:pStyle w:val="aff"/>
              <w:rPr>
                <w:sz w:val="24"/>
              </w:rPr>
            </w:pPr>
          </w:p>
        </w:tc>
        <w:tc>
          <w:tcPr>
            <w:tcW w:w="425" w:type="dxa"/>
            <w:tcBorders>
              <w:top w:val="nil"/>
              <w:left w:val="single" w:sz="4" w:space="0" w:color="000000"/>
              <w:bottom w:val="single" w:sz="4" w:space="0" w:color="000000"/>
              <w:right w:val="nil"/>
            </w:tcBorders>
            <w:vAlign w:val="center"/>
            <w:hideMark/>
          </w:tcPr>
          <w:p w14:paraId="445794A0" w14:textId="77777777" w:rsidR="00666ED9" w:rsidRDefault="00666ED9" w:rsidP="00A86A4C">
            <w:pPr>
              <w:pStyle w:val="aff"/>
              <w:cnfStyle w:val="000000100000" w:firstRow="0" w:lastRow="0" w:firstColumn="0" w:lastColumn="0" w:oddVBand="0" w:evenVBand="0" w:oddHBand="1" w:evenHBand="0" w:firstRowFirstColumn="0" w:firstRowLastColumn="0" w:lastRowFirstColumn="0" w:lastRowLastColumn="0"/>
            </w:pPr>
            <w:r>
              <w:rPr>
                <w:rFonts w:asciiTheme="minorEastAsia" w:hAnsiTheme="minorEastAsia" w:hint="eastAsia"/>
              </w:rPr>
              <w:t>利润</w:t>
            </w:r>
          </w:p>
        </w:tc>
        <w:tc>
          <w:tcPr>
            <w:tcW w:w="4820" w:type="dxa"/>
            <w:tcBorders>
              <w:top w:val="nil"/>
              <w:left w:val="nil"/>
              <w:bottom w:val="single" w:sz="4" w:space="0" w:color="000000"/>
              <w:right w:val="nil"/>
            </w:tcBorders>
            <w:vAlign w:val="center"/>
            <w:hideMark/>
          </w:tcPr>
          <w:p w14:paraId="74B22BBC" w14:textId="77777777" w:rsidR="00F7660E" w:rsidRPr="00F7660E" w:rsidRDefault="001D719A" w:rsidP="00A86A4C">
            <w:pPr>
              <w:pStyle w:val="aff"/>
              <w:cnfStyle w:val="000000100000" w:firstRow="0" w:lastRow="0" w:firstColumn="0" w:lastColumn="0" w:oddVBand="0" w:evenVBand="0" w:oddHBand="1" w:evenHBand="0" w:firstRowFirstColumn="0" w:firstRowLastColumn="0" w:lastRowFirstColumn="0" w:lastRowLastColumn="0"/>
              <w:rPr>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K</m:t>
                    </m:r>
                  </m:sub>
                </m:sSub>
              </m:oMath>
            </m:oMathPara>
          </w:p>
          <w:p w14:paraId="6EED99FC" w14:textId="7244BE3C" w:rsidR="00666ED9" w:rsidRPr="00F7660E" w:rsidRDefault="001F6EEB" w:rsidP="00A86A4C">
            <w:pPr>
              <w:pStyle w:val="aff"/>
              <w:cnfStyle w:val="000000100000" w:firstRow="0" w:lastRow="0" w:firstColumn="0" w:lastColumn="0" w:oddVBand="0" w:evenVBand="0" w:oddHBand="1" w:evenHBand="0" w:firstRowFirstColumn="0" w:firstRowLastColumn="0" w:lastRowFirstColumn="0" w:lastRowLastColumn="0"/>
              <w:rPr>
                <w:sz w:val="20"/>
                <w:szCs w:val="20"/>
              </w:rPr>
            </w:pPr>
            <m:oMathPara>
              <m:oMathParaPr>
                <m:jc m:val="left"/>
              </m:oMathParaPr>
              <m:oMath>
                <m:r>
                  <m:rPr>
                    <m:sty m:val="p"/>
                  </m:rP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d>
                          <m:dPr>
                            <m:begChr m:val="["/>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S</m:t>
                                </m:r>
                              </m:sub>
                            </m:sSub>
                            <m:d>
                              <m:dPr>
                                <m:ctrlPr>
                                  <w:rPr>
                                    <w:rFonts w:ascii="Cambria Math" w:eastAsiaTheme="minorEastAsia" w:hAnsi="Cambria Math"/>
                                    <w:sz w:val="20"/>
                                    <w:szCs w:val="20"/>
                                  </w:rPr>
                                </m:ctrlPr>
                              </m:dPr>
                              <m:e>
                                <m:sSub>
                                  <m:sSubPr>
                                    <m:ctrlPr>
                                      <w:rPr>
                                        <w:rFonts w:ascii="Cambria Math" w:hAnsi="Cambria Math"/>
                                        <w:sz w:val="20"/>
                                        <w:szCs w:val="20"/>
                                      </w:rPr>
                                    </m:ctrlPr>
                                  </m:sSubPr>
                                  <m:e>
                                    <m:r>
                                      <w:rPr>
                                        <w:rFonts w:ascii="Cambria Math" w:hAnsi="Cambria Math"/>
                                        <w:sz w:val="20"/>
                                        <w:szCs w:val="20"/>
                                      </w:rPr>
                                      <m:t>α</m:t>
                                    </m:r>
                                  </m:e>
                                  <m:sub>
                                    <m:r>
                                      <w:rPr>
                                        <w:rFonts w:ascii="Cambria Math" w:hAnsi="Cambria Math"/>
                                        <w:sz w:val="20"/>
                                        <w:szCs w:val="20"/>
                                      </w:rPr>
                                      <m:t>B</m:t>
                                    </m:r>
                                  </m:sub>
                                </m:sSub>
                                <m:r>
                                  <m:rPr>
                                    <m:sty m:val="p"/>
                                  </m:rPr>
                                  <w:rPr>
                                    <w:rFonts w:ascii="Cambria Math" w:eastAsiaTheme="minorEastAsia" w:hAnsi="Cambria Math"/>
                                    <w:sz w:val="20"/>
                                    <w:szCs w:val="20"/>
                                    <w:lang w:eastAsia="zh-TW"/>
                                  </w:rPr>
                                  <m:t>+</m:t>
                                </m:r>
                                <m:sSub>
                                  <m:sSubPr>
                                    <m:ctrlPr>
                                      <w:rPr>
                                        <w:rFonts w:ascii="Cambria Math" w:hAnsi="Cambria Math"/>
                                        <w:sz w:val="20"/>
                                        <w:szCs w:val="20"/>
                                      </w:rPr>
                                    </m:ctrlPr>
                                  </m:sSubPr>
                                  <m:e>
                                    <m:r>
                                      <w:rPr>
                                        <w:rFonts w:ascii="Cambria Math" w:hAnsi="Cambria Math"/>
                                        <w:sz w:val="20"/>
                                        <w:szCs w:val="20"/>
                                      </w:rPr>
                                      <m:t>α</m:t>
                                    </m:r>
                                  </m:e>
                                  <m:sub>
                                    <m:r>
                                      <w:rPr>
                                        <w:rFonts w:ascii="Cambria Math" w:hAnsi="Cambria Math"/>
                                        <w:sz w:val="20"/>
                                        <w:szCs w:val="20"/>
                                      </w:rPr>
                                      <m:t>S</m:t>
                                    </m:r>
                                  </m:sub>
                                </m:sSub>
                              </m:e>
                            </m:d>
                            <m:r>
                              <m:rPr>
                                <m:sty m:val="p"/>
                              </m:rPr>
                              <w:rPr>
                                <w:rFonts w:ascii="Cambria Math" w:eastAsiaTheme="minorEastAsia" w:hAnsi="Cambria Math"/>
                                <w:sz w:val="20"/>
                                <w:szCs w:val="20"/>
                                <w:lang w:eastAsia="zh-TW"/>
                              </w:rPr>
                              <m:t>+</m:t>
                            </m:r>
                            <m:sSub>
                              <m:sSubPr>
                                <m:ctrlPr>
                                  <w:rPr>
                                    <w:rFonts w:ascii="Cambria Math" w:eastAsiaTheme="minorEastAsia" w:hAnsi="Cambria Math"/>
                                    <w:sz w:val="20"/>
                                    <w:szCs w:val="20"/>
                                  </w:rPr>
                                </m:ctrlPr>
                              </m:sSubPr>
                              <m:e>
                                <m:r>
                                  <w:rPr>
                                    <w:rFonts w:ascii="Cambria Math" w:eastAsiaTheme="minorEastAsia" w:hAnsi="Cambria Math"/>
                                    <w:sz w:val="20"/>
                                    <w:szCs w:val="20"/>
                                    <w:lang w:eastAsia="zh-TW"/>
                                  </w:rPr>
                                  <m:t>t</m:t>
                                </m:r>
                              </m:e>
                              <m:sub>
                                <m:r>
                                  <w:rPr>
                                    <w:rFonts w:ascii="Cambria Math" w:eastAsiaTheme="minorEastAsia" w:hAnsi="Cambria Math"/>
                                    <w:sz w:val="20"/>
                                    <w:szCs w:val="20"/>
                                    <w:lang w:eastAsia="zh-TW"/>
                                  </w:rPr>
                                  <m:t>S</m:t>
                                </m:r>
                              </m:sub>
                            </m:sSub>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B</m:t>
                                </m:r>
                              </m:sub>
                            </m:sSub>
                          </m:e>
                        </m:d>
                        <m:r>
                          <w:rPr>
                            <w:rFonts w:ascii="Cambria Math" w:hAnsi="Cambria Math"/>
                            <w:sz w:val="20"/>
                            <w:szCs w:val="20"/>
                          </w:rPr>
                          <m:t>P</m:t>
                        </m:r>
                      </m:e>
                      <m:sub>
                        <m:r>
                          <w:rPr>
                            <w:rFonts w:ascii="Cambria Math" w:hAnsi="Cambria Math"/>
                            <w:sz w:val="20"/>
                            <w:szCs w:val="20"/>
                          </w:rPr>
                          <m:t>KA</m:t>
                        </m:r>
                      </m:sub>
                    </m:sSub>
                    <m:r>
                      <m:rPr>
                        <m:sty m:val="p"/>
                      </m:rPr>
                      <w:rPr>
                        <w:rFonts w:ascii="Cambria Math" w:hAnsi="Cambria Math"/>
                        <w:sz w:val="20"/>
                        <w:szCs w:val="20"/>
                      </w:rPr>
                      <m:t>+</m:t>
                    </m:r>
                    <m:d>
                      <m:dPr>
                        <m:begChr m:val="["/>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B</m:t>
                            </m:r>
                          </m:sub>
                        </m:sSub>
                        <m:d>
                          <m:dPr>
                            <m:ctrlPr>
                              <w:rPr>
                                <w:rFonts w:ascii="Cambria Math" w:eastAsiaTheme="minorEastAsia" w:hAnsi="Cambria Math"/>
                                <w:sz w:val="20"/>
                                <w:szCs w:val="20"/>
                              </w:rPr>
                            </m:ctrlPr>
                          </m:dPr>
                          <m:e>
                            <m:sSub>
                              <m:sSubPr>
                                <m:ctrlPr>
                                  <w:rPr>
                                    <w:rFonts w:ascii="Cambria Math" w:hAnsi="Cambria Math"/>
                                    <w:sz w:val="20"/>
                                    <w:szCs w:val="20"/>
                                  </w:rPr>
                                </m:ctrlPr>
                              </m:sSubPr>
                              <m:e>
                                <m:r>
                                  <w:rPr>
                                    <w:rFonts w:ascii="Cambria Math" w:hAnsi="Cambria Math"/>
                                    <w:sz w:val="20"/>
                                    <w:szCs w:val="20"/>
                                  </w:rPr>
                                  <m:t>α</m:t>
                                </m:r>
                              </m:e>
                              <m:sub>
                                <m:r>
                                  <w:rPr>
                                    <w:rFonts w:ascii="Cambria Math" w:hAnsi="Cambria Math"/>
                                    <w:sz w:val="20"/>
                                    <w:szCs w:val="20"/>
                                  </w:rPr>
                                  <m:t>B</m:t>
                                </m:r>
                              </m:sub>
                            </m:sSub>
                            <m:r>
                              <m:rPr>
                                <m:sty m:val="p"/>
                              </m:rPr>
                              <w:rPr>
                                <w:rFonts w:ascii="Cambria Math" w:eastAsiaTheme="minorEastAsia" w:hAnsi="Cambria Math"/>
                                <w:sz w:val="20"/>
                                <w:szCs w:val="20"/>
                                <w:lang w:eastAsia="zh-TW"/>
                              </w:rPr>
                              <m:t>+</m:t>
                            </m:r>
                            <m:sSub>
                              <m:sSubPr>
                                <m:ctrlPr>
                                  <w:rPr>
                                    <w:rFonts w:ascii="Cambria Math" w:hAnsi="Cambria Math"/>
                                    <w:sz w:val="20"/>
                                    <w:szCs w:val="20"/>
                                  </w:rPr>
                                </m:ctrlPr>
                              </m:sSubPr>
                              <m:e>
                                <m:r>
                                  <w:rPr>
                                    <w:rFonts w:ascii="Cambria Math" w:hAnsi="Cambria Math"/>
                                    <w:sz w:val="20"/>
                                    <w:szCs w:val="20"/>
                                  </w:rPr>
                                  <m:t>α</m:t>
                                </m:r>
                              </m:e>
                              <m:sub>
                                <m:r>
                                  <w:rPr>
                                    <w:rFonts w:ascii="Cambria Math" w:hAnsi="Cambria Math"/>
                                    <w:sz w:val="20"/>
                                    <w:szCs w:val="20"/>
                                  </w:rPr>
                                  <m:t>S</m:t>
                                </m:r>
                              </m:sub>
                            </m:sSub>
                          </m:e>
                        </m:d>
                        <m:r>
                          <m:rPr>
                            <m:sty m:val="p"/>
                          </m:rPr>
                          <w:rPr>
                            <w:rFonts w:ascii="Cambria Math" w:eastAsiaTheme="minorEastAsia" w:hAnsi="Cambria Math"/>
                            <w:sz w:val="20"/>
                            <w:szCs w:val="20"/>
                            <w:lang w:eastAsia="zh-TW"/>
                          </w:rPr>
                          <m:t>+</m:t>
                        </m:r>
                        <m:sSub>
                          <m:sSubPr>
                            <m:ctrlPr>
                              <w:rPr>
                                <w:rFonts w:ascii="Cambria Math" w:eastAsiaTheme="minorEastAsia" w:hAnsi="Cambria Math"/>
                                <w:sz w:val="20"/>
                                <w:szCs w:val="20"/>
                              </w:rPr>
                            </m:ctrlPr>
                          </m:sSubPr>
                          <m:e>
                            <m:r>
                              <w:rPr>
                                <w:rFonts w:ascii="Cambria Math" w:eastAsiaTheme="minorEastAsia" w:hAnsi="Cambria Math"/>
                                <w:sz w:val="20"/>
                                <w:szCs w:val="20"/>
                                <w:lang w:eastAsia="zh-TW"/>
                              </w:rPr>
                              <m:t>t</m:t>
                            </m:r>
                          </m:e>
                          <m:sub>
                            <m:r>
                              <w:rPr>
                                <w:rFonts w:ascii="Cambria Math" w:eastAsiaTheme="minorEastAsia" w:hAnsi="Cambria Math"/>
                                <w:sz w:val="20"/>
                                <w:szCs w:val="20"/>
                                <w:lang w:eastAsia="zh-TW"/>
                              </w:rPr>
                              <m:t>B</m:t>
                            </m:r>
                          </m:sub>
                        </m:sSub>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S</m:t>
                            </m:r>
                          </m:sub>
                        </m:sSub>
                      </m:e>
                    </m:d>
                    <m:sSub>
                      <m:sSubPr>
                        <m:ctrlPr>
                          <w:rPr>
                            <w:rFonts w:ascii="Cambria Math" w:hAnsi="Cambria Math"/>
                            <w:sz w:val="20"/>
                            <w:szCs w:val="20"/>
                          </w:rPr>
                        </m:ctrlPr>
                      </m:sSubPr>
                      <m:e>
                        <m:r>
                          <w:rPr>
                            <w:rFonts w:ascii="Cambria Math" w:hAnsi="Cambria Math"/>
                            <w:sz w:val="20"/>
                            <w:szCs w:val="20"/>
                          </w:rPr>
                          <m:t>P</m:t>
                        </m:r>
                      </m:e>
                      <m:sub>
                        <m:r>
                          <w:rPr>
                            <w:rFonts w:ascii="Cambria Math" w:hAnsi="Cambria Math"/>
                            <w:sz w:val="20"/>
                            <w:szCs w:val="20"/>
                          </w:rPr>
                          <m:t>KB</m:t>
                        </m:r>
                      </m:sub>
                    </m:sSub>
                  </m:num>
                  <m:den>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S</m:t>
                        </m:r>
                      </m:sub>
                    </m:sSub>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m:t>
                        </m:r>
                      </m:sub>
                    </m:sSub>
                    <m:r>
                      <m:rPr>
                        <m:sty m:val="p"/>
                      </m:rPr>
                      <w:rPr>
                        <w:rFonts w:ascii="Cambria Math" w:hAnsi="Cambria Math"/>
                        <w:sz w:val="20"/>
                        <w:szCs w:val="20"/>
                      </w:rPr>
                      <m:t>-</m:t>
                    </m:r>
                    <m:sSup>
                      <m:sSupPr>
                        <m:ctrlPr>
                          <w:rPr>
                            <w:rFonts w:ascii="Cambria Math" w:hAnsi="Cambria Math"/>
                            <w:sz w:val="20"/>
                            <w:szCs w:val="20"/>
                          </w:rPr>
                        </m:ctrlPr>
                      </m:sSupPr>
                      <m:e>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α</m:t>
                                </m:r>
                              </m:e>
                              <m:sub>
                                <m:r>
                                  <w:rPr>
                                    <w:rFonts w:ascii="Cambria Math" w:hAnsi="Cambria Math"/>
                                    <w:sz w:val="20"/>
                                    <w:szCs w:val="20"/>
                                  </w:rPr>
                                  <m:t>S</m:t>
                                </m:r>
                              </m:sub>
                            </m:sSub>
                            <m:sSub>
                              <m:sSubPr>
                                <m:ctrlPr>
                                  <w:rPr>
                                    <w:rFonts w:ascii="Cambria Math" w:hAnsi="Cambria Math"/>
                                    <w:sz w:val="20"/>
                                    <w:szCs w:val="20"/>
                                  </w:rPr>
                                </m:ctrlPr>
                              </m:sSubPr>
                              <m:e>
                                <m:r>
                                  <m:rPr>
                                    <m:sty m:val="p"/>
                                  </m:rPr>
                                  <w:rPr>
                                    <w:rFonts w:ascii="Cambria Math" w:hAnsi="Cambria Math"/>
                                    <w:sz w:val="20"/>
                                    <w:szCs w:val="20"/>
                                  </w:rPr>
                                  <m:t>+</m:t>
                                </m:r>
                                <m:r>
                                  <w:rPr>
                                    <w:rFonts w:ascii="Cambria Math" w:hAnsi="Cambria Math"/>
                                    <w:sz w:val="20"/>
                                    <w:szCs w:val="20"/>
                                  </w:rPr>
                                  <m:t>α</m:t>
                                </m:r>
                              </m:e>
                              <m:sub>
                                <m:r>
                                  <w:rPr>
                                    <w:rFonts w:ascii="Cambria Math" w:hAnsi="Cambria Math"/>
                                    <w:sz w:val="20"/>
                                    <w:szCs w:val="20"/>
                                  </w:rPr>
                                  <m:t>B</m:t>
                                </m:r>
                              </m:sub>
                            </m:sSub>
                          </m:e>
                        </m:d>
                      </m:e>
                      <m:sup>
                        <m:r>
                          <m:rPr>
                            <m:sty m:val="p"/>
                          </m:rPr>
                          <w:rPr>
                            <w:rFonts w:ascii="Cambria Math" w:hAnsi="Cambria Math"/>
                            <w:sz w:val="20"/>
                            <w:szCs w:val="20"/>
                          </w:rPr>
                          <m:t>2</m:t>
                        </m:r>
                      </m:sup>
                    </m:sSup>
                  </m:den>
                </m:f>
              </m:oMath>
            </m:oMathPara>
          </w:p>
        </w:tc>
        <w:tc>
          <w:tcPr>
            <w:tcW w:w="2976" w:type="dxa"/>
            <w:tcBorders>
              <w:top w:val="nil"/>
              <w:left w:val="nil"/>
              <w:bottom w:val="single" w:sz="4" w:space="0" w:color="000000"/>
              <w:right w:val="nil"/>
            </w:tcBorders>
            <w:vAlign w:val="center"/>
            <w:hideMark/>
          </w:tcPr>
          <w:p w14:paraId="63E0A8D6" w14:textId="270E6BA8" w:rsidR="00E347AB" w:rsidRPr="00E347AB" w:rsidRDefault="001D719A" w:rsidP="00E347AB">
            <w:pPr>
              <w:pStyle w:val="aff"/>
              <w:cnfStyle w:val="000000100000" w:firstRow="0" w:lastRow="0" w:firstColumn="0" w:lastColumn="0" w:oddVBand="0" w:evenVBand="0" w:oddHBand="1" w:evenHBand="0" w:firstRowFirstColumn="0" w:firstRowLastColumn="0" w:lastRowFirstColumn="0" w:lastRowLastColumn="0"/>
              <w:rPr>
                <w:rStyle w:val="af0"/>
                <w:sz w:val="20"/>
                <w:szCs w:val="20"/>
              </w:rPr>
            </w:pP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KS</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Style w:val="af0"/>
                <w:rFonts w:hint="eastAsia"/>
                <w:sz w:val="20"/>
                <w:szCs w:val="20"/>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KB</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Fonts w:hint="eastAsia"/>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π</m:t>
                  </m:r>
                </m:e>
                <m:sub>
                  <m:r>
                    <m:rPr>
                      <m:sty m:val="p"/>
                    </m:rPr>
                    <w:rPr>
                      <w:rStyle w:val="af0"/>
                      <w:rFonts w:ascii="Cambria Math" w:hAnsi="Cambria Math"/>
                      <w:sz w:val="20"/>
                      <w:szCs w:val="20"/>
                    </w:rPr>
                    <m:t>K</m:t>
                  </m:r>
                </m:sub>
              </m:sSub>
            </m:oMath>
            <w:r w:rsidR="00E347AB" w:rsidRPr="00E347AB">
              <w:rPr>
                <w:rFonts w:hint="eastAsia"/>
              </w:rPr>
              <w:t>递增</w:t>
            </w:r>
          </w:p>
          <w:p w14:paraId="3CB9FD2C" w14:textId="0FA0AF84" w:rsidR="00E347AB" w:rsidRPr="00E347AB" w:rsidRDefault="001D719A" w:rsidP="00E347AB">
            <w:pPr>
              <w:pStyle w:val="aff"/>
              <w:cnfStyle w:val="000000100000" w:firstRow="0" w:lastRow="0" w:firstColumn="0" w:lastColumn="0" w:oddVBand="0" w:evenVBand="0" w:oddHBand="1" w:evenHBand="0" w:firstRowFirstColumn="0" w:firstRowLastColumn="0" w:lastRowFirstColumn="0" w:lastRowLastColumn="0"/>
              <w:rPr>
                <w:sz w:val="24"/>
              </w:rPr>
            </w:pP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KS</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Style w:val="af0"/>
                <w:rFonts w:hint="eastAsia"/>
                <w:sz w:val="20"/>
                <w:szCs w:val="20"/>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KB</m:t>
                  </m:r>
                </m:sub>
              </m:sSub>
              <m:r>
                <m:rPr>
                  <m:sty m:val="p"/>
                </m:rPr>
                <w:rPr>
                  <w:rFonts w:ascii="Cambria Math"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Fonts w:hint="eastAsia"/>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π</m:t>
                  </m:r>
                </m:e>
                <m:sub>
                  <m:r>
                    <m:rPr>
                      <m:sty m:val="p"/>
                    </m:rPr>
                    <w:rPr>
                      <w:rStyle w:val="af0"/>
                      <w:rFonts w:ascii="Cambria Math" w:hAnsi="Cambria Math"/>
                      <w:sz w:val="20"/>
                      <w:szCs w:val="20"/>
                    </w:rPr>
                    <m:t>K</m:t>
                  </m:r>
                </m:sub>
              </m:sSub>
            </m:oMath>
            <w:r w:rsidR="00E347AB" w:rsidRPr="00E347AB">
              <w:rPr>
                <w:rFonts w:hint="eastAsia"/>
              </w:rPr>
              <w:t>最大</w:t>
            </w:r>
          </w:p>
          <w:p w14:paraId="2D4863EF" w14:textId="5E7BC5BA" w:rsidR="00666ED9" w:rsidRDefault="001D719A" w:rsidP="00E347AB">
            <w:pPr>
              <w:pStyle w:val="aff"/>
              <w:cnfStyle w:val="000000100000" w:firstRow="0" w:lastRow="0" w:firstColumn="0" w:lastColumn="0" w:oddVBand="0" w:evenVBand="0" w:oddHBand="1" w:evenHBand="0" w:firstRowFirstColumn="0" w:firstRowLastColumn="0" w:lastRowFirstColumn="0" w:lastRowLastColumn="0"/>
            </w:pP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KS</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Style w:val="af0"/>
                <w:rFonts w:hint="eastAsia"/>
                <w:sz w:val="20"/>
                <w:szCs w:val="20"/>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KB</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Fonts w:hint="eastAsia"/>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π</m:t>
                  </m:r>
                </m:e>
                <m:sub>
                  <m:r>
                    <m:rPr>
                      <m:sty m:val="p"/>
                    </m:rPr>
                    <w:rPr>
                      <w:rStyle w:val="af0"/>
                      <w:rFonts w:ascii="Cambria Math" w:hAnsi="Cambria Math"/>
                      <w:sz w:val="20"/>
                      <w:szCs w:val="20"/>
                    </w:rPr>
                    <m:t>K</m:t>
                  </m:r>
                </m:sub>
              </m:sSub>
            </m:oMath>
            <w:r w:rsidR="00E347AB" w:rsidRPr="00E347AB">
              <w:rPr>
                <w:rStyle w:val="af0"/>
                <w:rFonts w:hint="eastAsia"/>
                <w:sz w:val="20"/>
                <w:szCs w:val="20"/>
              </w:rPr>
              <w:t>递减</w:t>
            </w:r>
          </w:p>
        </w:tc>
      </w:tr>
      <w:tr w:rsidR="00666ED9" w14:paraId="487CD62C" w14:textId="77777777" w:rsidTr="00F7660E">
        <w:tc>
          <w:tcPr>
            <w:cnfStyle w:val="001000000000" w:firstRow="0" w:lastRow="0" w:firstColumn="1" w:lastColumn="0" w:oddVBand="0" w:evenVBand="0" w:oddHBand="0" w:evenHBand="0" w:firstRowFirstColumn="0" w:firstRowLastColumn="0" w:lastRowFirstColumn="0" w:lastRowLastColumn="0"/>
            <w:tcW w:w="851" w:type="dxa"/>
            <w:vMerge w:val="restart"/>
            <w:tcBorders>
              <w:top w:val="single" w:sz="4" w:space="0" w:color="000000"/>
              <w:left w:val="nil"/>
              <w:bottom w:val="nil"/>
              <w:right w:val="single" w:sz="4" w:space="0" w:color="000000"/>
            </w:tcBorders>
            <w:vAlign w:val="center"/>
            <w:hideMark/>
          </w:tcPr>
          <w:p w14:paraId="0C0EE135" w14:textId="77777777" w:rsidR="00666ED9" w:rsidRDefault="00666ED9" w:rsidP="00A86A4C">
            <w:pPr>
              <w:pStyle w:val="aff"/>
            </w:pPr>
            <w:r>
              <w:rPr>
                <w:rFonts w:hint="eastAsia"/>
              </w:rPr>
              <w:t>供应商竞争</w:t>
            </w:r>
          </w:p>
          <w:p w14:paraId="31E2675A" w14:textId="77777777" w:rsidR="00666ED9" w:rsidRDefault="00666ED9" w:rsidP="00A86A4C">
            <w:pPr>
              <w:pStyle w:val="aff"/>
            </w:pPr>
            <w:r>
              <w:rPr>
                <w:rFonts w:hint="eastAsia"/>
              </w:rPr>
              <w:t>消费者垄断</w:t>
            </w:r>
          </w:p>
        </w:tc>
        <w:tc>
          <w:tcPr>
            <w:tcW w:w="425" w:type="dxa"/>
            <w:tcBorders>
              <w:top w:val="single" w:sz="4" w:space="0" w:color="000000"/>
              <w:left w:val="single" w:sz="4" w:space="0" w:color="000000"/>
              <w:bottom w:val="nil"/>
              <w:right w:val="nil"/>
            </w:tcBorders>
            <w:vAlign w:val="center"/>
            <w:hideMark/>
          </w:tcPr>
          <w:p w14:paraId="55A3AAE8" w14:textId="77777777" w:rsidR="00666ED9" w:rsidRDefault="00666ED9" w:rsidP="00A86A4C">
            <w:pPr>
              <w:pStyle w:val="aff"/>
              <w:cnfStyle w:val="000000000000" w:firstRow="0" w:lastRow="0" w:firstColumn="0" w:lastColumn="0" w:oddVBand="0" w:evenVBand="0" w:oddHBand="0" w:evenHBand="0" w:firstRowFirstColumn="0" w:firstRowLastColumn="0" w:lastRowFirstColumn="0" w:lastRowLastColumn="0"/>
            </w:pPr>
            <w:r>
              <w:rPr>
                <w:rFonts w:asciiTheme="minorEastAsia" w:hAnsiTheme="minorEastAsia" w:hint="eastAsia"/>
              </w:rPr>
              <w:t>定价</w:t>
            </w:r>
          </w:p>
        </w:tc>
        <w:tc>
          <w:tcPr>
            <w:tcW w:w="4820" w:type="dxa"/>
            <w:tcBorders>
              <w:top w:val="single" w:sz="4" w:space="0" w:color="000000"/>
              <w:left w:val="nil"/>
              <w:bottom w:val="nil"/>
              <w:right w:val="nil"/>
            </w:tcBorders>
            <w:vAlign w:val="center"/>
            <w:hideMark/>
          </w:tcPr>
          <w:p w14:paraId="02E05D80" w14:textId="77777777" w:rsidR="00666ED9" w:rsidRPr="00F7660E" w:rsidRDefault="001D719A" w:rsidP="00A86A4C">
            <w:pPr>
              <w:pStyle w:val="aff"/>
              <w:cnfStyle w:val="000000000000" w:firstRow="0" w:lastRow="0" w:firstColumn="0" w:lastColumn="0" w:oddVBand="0" w:evenVBand="0" w:oddHBand="0" w:evenHBand="0" w:firstRowFirstColumn="0" w:firstRowLastColumn="0" w:lastRowFirstColumn="0" w:lastRowLastColumn="0"/>
              <w:rPr>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P</m:t>
                    </m:r>
                  </m:e>
                  <m:sub>
                    <m:r>
                      <w:rPr>
                        <w:rFonts w:ascii="Cambria Math" w:hAnsi="Cambria Math"/>
                        <w:sz w:val="20"/>
                        <w:szCs w:val="20"/>
                      </w:rPr>
                      <m:t>KB</m:t>
                    </m:r>
                  </m:sub>
                  <m:sup>
                    <m:r>
                      <m:rPr>
                        <m:sty m:val="p"/>
                      </m:rPr>
                      <w:rPr>
                        <w:rFonts w:ascii="Cambria Math" w:hAnsi="Cambria Math"/>
                        <w:sz w:val="20"/>
                        <w:szCs w:val="20"/>
                      </w:rPr>
                      <m:t>*</m:t>
                    </m:r>
                  </m:sup>
                </m:sSubSup>
                <m:r>
                  <m:rPr>
                    <m:sty m:val="p"/>
                  </m:rPr>
                  <w:rPr>
                    <w:rFonts w:ascii="Cambria Math" w:hAnsi="Cambria Math"/>
                    <w:sz w:val="20"/>
                    <w:szCs w:val="20"/>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B</m:t>
                        </m:r>
                      </m:sub>
                    </m:sSub>
                    <m:d>
                      <m:dPr>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α</m:t>
                            </m:r>
                          </m:e>
                          <m:sub>
                            <m:r>
                              <w:rPr>
                                <w:rFonts w:ascii="Cambria Math" w:hAnsi="Cambria Math"/>
                                <w:sz w:val="20"/>
                                <w:szCs w:val="20"/>
                              </w:rPr>
                              <m:t>B</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α</m:t>
                            </m:r>
                          </m:e>
                          <m:sub>
                            <m:r>
                              <w:rPr>
                                <w:rFonts w:ascii="Cambria Math" w:hAnsi="Cambria Math"/>
                                <w:sz w:val="20"/>
                                <w:szCs w:val="20"/>
                              </w:rPr>
                              <m:t>S</m:t>
                            </m:r>
                          </m:sub>
                        </m:sSub>
                      </m:e>
                    </m:d>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S</m:t>
                        </m:r>
                      </m:sub>
                    </m:sSub>
                    <m:r>
                      <m:rPr>
                        <m:sty m:val="p"/>
                      </m:rPr>
                      <w:rPr>
                        <w:rFonts w:ascii="Cambria Math" w:hAnsi="Cambria Math"/>
                        <w:sz w:val="20"/>
                        <w:szCs w:val="20"/>
                      </w:rPr>
                      <m:t>/</m:t>
                    </m:r>
                    <m:r>
                      <w:rPr>
                        <w:rFonts w:ascii="Cambria Math" w:hAnsi="Cambria Math"/>
                        <w:sz w:val="20"/>
                        <w:szCs w:val="20"/>
                      </w:rPr>
                      <m:t>e</m:t>
                    </m:r>
                  </m:num>
                  <m:den>
                    <m:r>
                      <m:rPr>
                        <m:sty m:val="p"/>
                      </m:rPr>
                      <w:rPr>
                        <w:rFonts w:ascii="Cambria Math" w:hAnsi="Cambria Math"/>
                        <w:sz w:val="20"/>
                        <w:szCs w:val="20"/>
                      </w:rPr>
                      <m:t>2</m:t>
                    </m:r>
                  </m:den>
                </m:f>
              </m:oMath>
            </m:oMathPara>
          </w:p>
          <w:p w14:paraId="746FBB75" w14:textId="77777777" w:rsidR="00666ED9" w:rsidRPr="00F7660E" w:rsidRDefault="001D719A" w:rsidP="00A86A4C">
            <w:pPr>
              <w:pStyle w:val="aff"/>
              <w:cnfStyle w:val="000000000000" w:firstRow="0" w:lastRow="0" w:firstColumn="0" w:lastColumn="0" w:oddVBand="0" w:evenVBand="0" w:oddHBand="0" w:evenHBand="0" w:firstRowFirstColumn="0" w:firstRowLastColumn="0" w:lastRowFirstColumn="0" w:lastRowLastColumn="0"/>
              <w:rPr>
                <w:sz w:val="20"/>
                <w:szCs w:val="20"/>
                <w:lang w:eastAsia="zh-TW"/>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P</m:t>
                    </m:r>
                  </m:e>
                  <m:sub>
                    <m:r>
                      <w:rPr>
                        <w:rFonts w:ascii="Cambria Math" w:hAnsi="Cambria Math"/>
                        <w:sz w:val="20"/>
                        <w:szCs w:val="20"/>
                      </w:rPr>
                      <m:t>KS</m:t>
                    </m:r>
                  </m:sub>
                  <m:sup>
                    <m:r>
                      <m:rPr>
                        <m:sty m:val="p"/>
                      </m:rPr>
                      <w:rPr>
                        <w:rFonts w:ascii="Cambria Math" w:hAnsi="Cambria Math"/>
                        <w:sz w:val="20"/>
                        <w:szCs w:val="20"/>
                      </w:rPr>
                      <m:t>*</m:t>
                    </m:r>
                  </m:sup>
                </m:sSubSup>
                <m:r>
                  <m:rPr>
                    <m:sty m:val="p"/>
                  </m:rPr>
                  <w:rPr>
                    <w:rFonts w:ascii="Cambria Math" w:hAnsi="Cambria Math"/>
                    <w:sz w:val="20"/>
                    <w:szCs w:val="20"/>
                  </w:rPr>
                  <m:t>=</m:t>
                </m:r>
                <m:f>
                  <m:fPr>
                    <m:ctrlPr>
                      <w:rPr>
                        <w:rFonts w:ascii="Cambria Math" w:hAnsi="Cambria Math"/>
                        <w:sz w:val="20"/>
                        <w:szCs w:val="20"/>
                      </w:rPr>
                    </m:ctrlPr>
                  </m:fPr>
                  <m:num>
                    <m:f>
                      <m:fPr>
                        <m:ctrlPr>
                          <w:rPr>
                            <w:rFonts w:ascii="Cambria Math" w:hAnsi="Cambria Math"/>
                            <w:sz w:val="20"/>
                            <w:szCs w:val="20"/>
                          </w:rPr>
                        </m:ctrlPr>
                      </m:fPr>
                      <m:num>
                        <m:d>
                          <m:dPr>
                            <m:begChr m:val="["/>
                            <m:endChr m:val="]"/>
                            <m:ctrlPr>
                              <w:rPr>
                                <w:rFonts w:ascii="Cambria Math" w:hAnsi="Cambria Math"/>
                                <w:sz w:val="20"/>
                                <w:szCs w:val="20"/>
                              </w:rPr>
                            </m:ctrlPr>
                          </m:dPr>
                          <m:e>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m:t>
                                </m:r>
                              </m:sub>
                            </m:sSub>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S</m:t>
                                </m:r>
                              </m:sub>
                            </m:sSub>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α</m:t>
                                </m:r>
                              </m:e>
                              <m:sub>
                                <m:r>
                                  <w:rPr>
                                    <w:rFonts w:ascii="Cambria Math" w:hAnsi="Cambria Math"/>
                                    <w:sz w:val="20"/>
                                    <w:szCs w:val="20"/>
                                  </w:rPr>
                                  <m:t>B</m:t>
                                </m:r>
                              </m:sub>
                            </m:sSub>
                            <m:sSub>
                              <m:sSubPr>
                                <m:ctrlPr>
                                  <w:rPr>
                                    <w:rFonts w:ascii="Cambria Math" w:hAnsi="Cambria Math"/>
                                    <w:sz w:val="20"/>
                                    <w:szCs w:val="20"/>
                                  </w:rPr>
                                </m:ctrlPr>
                              </m:sSubPr>
                              <m:e>
                                <m:r>
                                  <w:rPr>
                                    <w:rFonts w:ascii="Cambria Math" w:hAnsi="Cambria Math"/>
                                    <w:sz w:val="20"/>
                                    <w:szCs w:val="20"/>
                                  </w:rPr>
                                  <m:t>α</m:t>
                                </m:r>
                              </m:e>
                              <m:sub>
                                <m:r>
                                  <w:rPr>
                                    <w:rFonts w:ascii="Cambria Math" w:hAnsi="Cambria Math"/>
                                    <w:sz w:val="20"/>
                                    <w:szCs w:val="20"/>
                                  </w:rPr>
                                  <m:t>S</m:t>
                                </m:r>
                              </m:sub>
                            </m:sSub>
                            <m:r>
                              <m:rPr>
                                <m:sty m:val="p"/>
                              </m:rPr>
                              <w:rPr>
                                <w:rFonts w:ascii="Cambria Math" w:hAnsi="Cambria Math"/>
                                <w:sz w:val="20"/>
                                <w:szCs w:val="20"/>
                              </w:rPr>
                              <m:t>+</m:t>
                            </m:r>
                            <m:sSubSup>
                              <m:sSubSupPr>
                                <m:ctrlPr>
                                  <w:rPr>
                                    <w:rFonts w:ascii="Cambria Math" w:hAnsi="Cambria Math"/>
                                    <w:sz w:val="20"/>
                                    <w:szCs w:val="20"/>
                                  </w:rPr>
                                </m:ctrlPr>
                              </m:sSubSupPr>
                              <m:e>
                                <m:r>
                                  <w:rPr>
                                    <w:rFonts w:ascii="Cambria Math" w:hAnsi="Cambria Math"/>
                                    <w:sz w:val="20"/>
                                    <w:szCs w:val="20"/>
                                  </w:rPr>
                                  <m:t>α</m:t>
                                </m:r>
                              </m:e>
                              <m:sub>
                                <m:r>
                                  <w:rPr>
                                    <w:rFonts w:ascii="Cambria Math" w:hAnsi="Cambria Math"/>
                                    <w:sz w:val="20"/>
                                    <w:szCs w:val="20"/>
                                  </w:rPr>
                                  <m:t>B</m:t>
                                </m:r>
                              </m:sub>
                              <m:sup>
                                <m:r>
                                  <m:rPr>
                                    <m:sty m:val="p"/>
                                  </m:rPr>
                                  <w:rPr>
                                    <w:rFonts w:ascii="Cambria Math" w:hAnsi="Cambria Math"/>
                                    <w:sz w:val="20"/>
                                    <w:szCs w:val="20"/>
                                  </w:rPr>
                                  <m:t>2</m:t>
                                </m:r>
                              </m:sup>
                            </m:sSubSup>
                          </m:e>
                        </m:d>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S</m:t>
                            </m:r>
                          </m:sub>
                        </m:sSub>
                      </m:num>
                      <m:den>
                        <m:r>
                          <w:rPr>
                            <w:rFonts w:ascii="Cambria Math" w:hAnsi="Cambria Math"/>
                            <w:sz w:val="20"/>
                            <w:szCs w:val="20"/>
                          </w:rPr>
                          <m:t>e</m:t>
                        </m:r>
                      </m:den>
                    </m:f>
                    <m:r>
                      <m:rPr>
                        <m:sty m:val="p"/>
                      </m:rPr>
                      <w:rPr>
                        <w:rFonts w:ascii="Cambria Math" w:hAnsi="Cambria Math"/>
                        <w:sz w:val="20"/>
                        <w:szCs w:val="20"/>
                      </w:rPr>
                      <m:t>+</m:t>
                    </m:r>
                    <m:sSub>
                      <m:sSubPr>
                        <m:ctrlPr>
                          <w:rPr>
                            <w:rFonts w:ascii="Cambria Math" w:hAnsi="Cambria Math"/>
                            <w:sz w:val="20"/>
                            <w:szCs w:val="20"/>
                          </w:rPr>
                        </m:ctrlPr>
                      </m:sSubPr>
                      <m:e>
                        <m:r>
                          <w:rPr>
                            <w:rFonts w:ascii="Cambria Math" w:hAnsi="Cambria Math"/>
                            <w:sz w:val="20"/>
                            <w:szCs w:val="20"/>
                          </w:rPr>
                          <m:t>α</m:t>
                        </m:r>
                      </m:e>
                      <m:sub>
                        <m:r>
                          <w:rPr>
                            <w:rFonts w:ascii="Cambria Math" w:hAnsi="Cambria Math"/>
                            <w:sz w:val="20"/>
                            <w:szCs w:val="20"/>
                          </w:rPr>
                          <m:t>B</m:t>
                        </m:r>
                      </m:sub>
                    </m:sSub>
                    <m:sSub>
                      <m:sSubPr>
                        <m:ctrlPr>
                          <w:rPr>
                            <w:rFonts w:ascii="Cambria Math" w:hAnsi="Cambria Math"/>
                            <w:sz w:val="20"/>
                            <w:szCs w:val="20"/>
                          </w:rPr>
                        </m:ctrlPr>
                      </m:sSubPr>
                      <m:e>
                        <m:r>
                          <w:rPr>
                            <w:rFonts w:ascii="Cambria Math" w:hAnsi="Cambria Math"/>
                            <w:sz w:val="20"/>
                            <w:szCs w:val="20"/>
                          </w:rPr>
                          <m:t>V</m:t>
                        </m:r>
                      </m:e>
                      <m:sub>
                        <m:r>
                          <w:rPr>
                            <w:rFonts w:ascii="Cambria Math" w:hAnsi="Cambria Math"/>
                            <w:sz w:val="20"/>
                            <w:szCs w:val="20"/>
                          </w:rPr>
                          <m:t>B</m:t>
                        </m:r>
                      </m:sub>
                    </m:sSub>
                  </m:num>
                  <m:den>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m:t>
                        </m:r>
                      </m:sub>
                    </m:sSub>
                  </m:den>
                </m:f>
              </m:oMath>
            </m:oMathPara>
          </w:p>
        </w:tc>
        <w:tc>
          <w:tcPr>
            <w:tcW w:w="2976" w:type="dxa"/>
            <w:tcBorders>
              <w:top w:val="single" w:sz="4" w:space="0" w:color="000000"/>
              <w:left w:val="nil"/>
              <w:bottom w:val="nil"/>
              <w:right w:val="nil"/>
            </w:tcBorders>
            <w:vAlign w:val="center"/>
            <w:hideMark/>
          </w:tcPr>
          <w:p w14:paraId="36474A8F" w14:textId="77777777" w:rsidR="00E347AB" w:rsidRDefault="00E347AB" w:rsidP="00E347AB">
            <w:pPr>
              <w:pStyle w:val="aff"/>
              <w:cnfStyle w:val="000000000000" w:firstRow="0" w:lastRow="0" w:firstColumn="0" w:lastColumn="0" w:oddVBand="0" w:evenVBand="0" w:oddHBand="0" w:evenHBand="0" w:firstRowFirstColumn="0" w:firstRowLastColumn="0" w:lastRowFirstColumn="0" w:lastRowLastColumn="0"/>
              <w:rPr>
                <w:sz w:val="24"/>
              </w:rPr>
            </w:pPr>
            <w:r>
              <w:rPr>
                <w:rFonts w:hint="eastAsia"/>
              </w:rPr>
              <w:t>消费者的网络效应</w:t>
            </w:r>
            <m:oMath>
              <m:sSub>
                <m:sSubPr>
                  <m:ctrlPr>
                    <w:rPr>
                      <w:rFonts w:ascii="Cambria Math" w:hAnsi="Cambria Math"/>
                      <w:sz w:val="24"/>
                    </w:rPr>
                  </m:ctrlPr>
                </m:sSubPr>
                <m:e>
                  <m:r>
                    <w:rPr>
                      <w:rFonts w:ascii="Cambria Math" w:hAnsi="Cambria Math"/>
                    </w:rPr>
                    <m:t>α</m:t>
                  </m:r>
                </m:e>
                <m:sub>
                  <m:r>
                    <w:rPr>
                      <w:rFonts w:ascii="Cambria Math" w:hAnsi="Cambria Math"/>
                    </w:rPr>
                    <m:t>B</m:t>
                  </m:r>
                </m:sub>
              </m:sSub>
            </m:oMath>
            <w:r>
              <w:rPr>
                <w:rFonts w:hint="eastAsia"/>
              </w:rPr>
              <w:t>增强，</w:t>
            </w:r>
            <w:r>
              <w:rPr>
                <w:rFonts w:asciiTheme="minorEastAsia" w:hAnsiTheme="minorEastAsia" w:hint="eastAsia"/>
              </w:rPr>
              <w:t>利润</w:t>
            </w:r>
            <m:oMath>
              <m:sSub>
                <m:sSubPr>
                  <m:ctrlPr>
                    <w:rPr>
                      <w:rFonts w:ascii="Cambria Math" w:eastAsia="PMingLiU" w:hAnsi="Cambria Math" w:cs="PMingLiU"/>
                      <w:i/>
                      <w:sz w:val="24"/>
                    </w:rPr>
                  </m:ctrlPr>
                </m:sSubPr>
                <m:e>
                  <m:r>
                    <w:rPr>
                      <w:rStyle w:val="af0"/>
                      <w:rFonts w:ascii="Cambria Math" w:hAnsi="Cambria Math"/>
                      <w:sz w:val="20"/>
                      <w:szCs w:val="20"/>
                    </w:rPr>
                    <m:t>π</m:t>
                  </m:r>
                </m:e>
                <m:sub>
                  <m:r>
                    <w:rPr>
                      <w:rStyle w:val="af0"/>
                      <w:rFonts w:ascii="Cambria Math" w:hAnsi="Cambria Math"/>
                      <w:sz w:val="20"/>
                      <w:szCs w:val="20"/>
                    </w:rPr>
                    <m:t>K</m:t>
                  </m:r>
                </m:sub>
              </m:sSub>
            </m:oMath>
            <w:r>
              <w:rPr>
                <w:rFonts w:asciiTheme="minorEastAsia" w:hAnsiTheme="minorEastAsia" w:hint="eastAsia"/>
              </w:rPr>
              <w:t>增加。</w:t>
            </w:r>
          </w:p>
          <w:p w14:paraId="68041FAC" w14:textId="77777777" w:rsidR="00E347AB" w:rsidRDefault="00E347AB" w:rsidP="00E347AB">
            <w:pPr>
              <w:pStyle w:val="aff"/>
              <w:cnfStyle w:val="000000000000" w:firstRow="0" w:lastRow="0" w:firstColumn="0" w:lastColumn="0" w:oddVBand="0" w:evenVBand="0" w:oddHBand="0" w:evenHBand="0" w:firstRowFirstColumn="0" w:firstRowLastColumn="0" w:lastRowFirstColumn="0" w:lastRowLastColumn="0"/>
            </w:pPr>
            <w:r>
              <w:rPr>
                <w:rFonts w:hint="eastAsia"/>
              </w:rPr>
              <w:t>供应商的网络效应</w:t>
            </w:r>
            <m:oMath>
              <m:sSub>
                <m:sSubPr>
                  <m:ctrlPr>
                    <w:rPr>
                      <w:rFonts w:ascii="Cambria Math" w:hAnsi="Cambria Math"/>
                      <w:sz w:val="24"/>
                    </w:rPr>
                  </m:ctrlPr>
                </m:sSubPr>
                <m:e>
                  <m:r>
                    <w:rPr>
                      <w:rFonts w:ascii="Cambria Math" w:hAnsi="Cambria Math"/>
                    </w:rPr>
                    <m:t>α</m:t>
                  </m:r>
                </m:e>
                <m:sub>
                  <m:r>
                    <w:rPr>
                      <w:rFonts w:ascii="Cambria Math" w:hAnsi="Cambria Math"/>
                    </w:rPr>
                    <m:t>S</m:t>
                  </m:r>
                </m:sub>
              </m:sSub>
            </m:oMath>
            <w:r>
              <w:rPr>
                <w:rFonts w:hint="eastAsia"/>
              </w:rPr>
              <w:t>增强，</w:t>
            </w:r>
          </w:p>
          <w:p w14:paraId="57072755" w14:textId="013FED85" w:rsidR="00666ED9" w:rsidRDefault="00E347AB" w:rsidP="00E347AB">
            <w:pPr>
              <w:pStyle w:val="aff"/>
              <w:cnfStyle w:val="000000000000" w:firstRow="0" w:lastRow="0" w:firstColumn="0" w:lastColumn="0" w:oddVBand="0" w:evenVBand="0" w:oddHBand="0" w:evenHBand="0" w:firstRowFirstColumn="0" w:firstRowLastColumn="0" w:lastRowFirstColumn="0" w:lastRowLastColumn="0"/>
            </w:pPr>
            <w:r>
              <w:rPr>
                <w:rFonts w:asciiTheme="minorEastAsia" w:hAnsiTheme="minorEastAsia" w:hint="eastAsia"/>
              </w:rPr>
              <w:t>利润</w:t>
            </w:r>
            <m:oMath>
              <m:sSub>
                <m:sSubPr>
                  <m:ctrlPr>
                    <w:rPr>
                      <w:rFonts w:ascii="Cambria Math" w:eastAsia="PMingLiU" w:hAnsi="Cambria Math" w:cs="PMingLiU"/>
                      <w:i/>
                      <w:sz w:val="24"/>
                    </w:rPr>
                  </m:ctrlPr>
                </m:sSubPr>
                <m:e>
                  <m:r>
                    <w:rPr>
                      <w:rStyle w:val="af0"/>
                      <w:rFonts w:ascii="Cambria Math" w:hAnsi="Cambria Math"/>
                      <w:sz w:val="20"/>
                      <w:szCs w:val="20"/>
                    </w:rPr>
                    <m:t>π</m:t>
                  </m:r>
                </m:e>
                <m:sub>
                  <m:r>
                    <w:rPr>
                      <w:rStyle w:val="af0"/>
                      <w:rFonts w:ascii="Cambria Math" w:hAnsi="Cambria Math"/>
                      <w:sz w:val="20"/>
                      <w:szCs w:val="20"/>
                    </w:rPr>
                    <m:t>K</m:t>
                  </m:r>
                </m:sub>
              </m:sSub>
            </m:oMath>
            <w:r>
              <w:rPr>
                <w:rFonts w:asciiTheme="minorEastAsia" w:hAnsiTheme="minorEastAsia" w:hint="eastAsia"/>
              </w:rPr>
              <w:t>减少。</w:t>
            </w:r>
          </w:p>
        </w:tc>
      </w:tr>
      <w:tr w:rsidR="00666ED9" w14:paraId="38ECF03F" w14:textId="77777777" w:rsidTr="00F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Merge/>
            <w:tcBorders>
              <w:top w:val="single" w:sz="4" w:space="0" w:color="A5A5A5" w:themeColor="accent3"/>
              <w:left w:val="nil"/>
              <w:bottom w:val="single" w:sz="4" w:space="0" w:color="000000"/>
              <w:right w:val="single" w:sz="4" w:space="0" w:color="000000"/>
            </w:tcBorders>
            <w:vAlign w:val="center"/>
            <w:hideMark/>
          </w:tcPr>
          <w:p w14:paraId="78313E35" w14:textId="77777777" w:rsidR="00666ED9" w:rsidRDefault="00666ED9" w:rsidP="00A86A4C">
            <w:pPr>
              <w:pStyle w:val="aff"/>
              <w:rPr>
                <w:sz w:val="24"/>
              </w:rPr>
            </w:pPr>
          </w:p>
        </w:tc>
        <w:tc>
          <w:tcPr>
            <w:tcW w:w="425" w:type="dxa"/>
            <w:tcBorders>
              <w:top w:val="nil"/>
              <w:left w:val="single" w:sz="4" w:space="0" w:color="000000"/>
              <w:bottom w:val="single" w:sz="4" w:space="0" w:color="000000"/>
              <w:right w:val="nil"/>
            </w:tcBorders>
            <w:vAlign w:val="center"/>
            <w:hideMark/>
          </w:tcPr>
          <w:p w14:paraId="142C6A7F" w14:textId="77777777" w:rsidR="00666ED9" w:rsidRDefault="00666ED9" w:rsidP="00A86A4C">
            <w:pPr>
              <w:pStyle w:val="aff"/>
              <w:cnfStyle w:val="000000100000" w:firstRow="0" w:lastRow="0" w:firstColumn="0" w:lastColumn="0" w:oddVBand="0" w:evenVBand="0" w:oddHBand="1" w:evenHBand="0" w:firstRowFirstColumn="0" w:firstRowLastColumn="0" w:lastRowFirstColumn="0" w:lastRowLastColumn="0"/>
            </w:pPr>
            <w:r>
              <w:rPr>
                <w:rFonts w:asciiTheme="minorEastAsia" w:hAnsiTheme="minorEastAsia" w:hint="eastAsia"/>
              </w:rPr>
              <w:t>利润</w:t>
            </w:r>
          </w:p>
        </w:tc>
        <w:tc>
          <w:tcPr>
            <w:tcW w:w="4820" w:type="dxa"/>
            <w:tcBorders>
              <w:top w:val="nil"/>
              <w:left w:val="nil"/>
              <w:bottom w:val="single" w:sz="4" w:space="0" w:color="000000"/>
              <w:right w:val="nil"/>
            </w:tcBorders>
            <w:vAlign w:val="center"/>
            <w:hideMark/>
          </w:tcPr>
          <w:p w14:paraId="06FE4BB4" w14:textId="77777777" w:rsidR="00666ED9" w:rsidRPr="00F7660E" w:rsidRDefault="001D719A" w:rsidP="00A86A4C">
            <w:pPr>
              <w:pStyle w:val="aff"/>
              <w:cnfStyle w:val="000000100000" w:firstRow="0" w:lastRow="0" w:firstColumn="0" w:lastColumn="0" w:oddVBand="0" w:evenVBand="0" w:oddHBand="1" w:evenHBand="0" w:firstRowFirstColumn="0" w:firstRowLastColumn="0" w:lastRowFirstColumn="0" w:lastRowLastColumn="0"/>
              <w:rPr>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K</m:t>
                    </m:r>
                  </m:sub>
                </m:sSub>
                <m:r>
                  <m:rPr>
                    <m:sty m:val="p"/>
                  </m:rPr>
                  <w:rPr>
                    <w:rFonts w:ascii="Cambria Math" w:hAnsi="Cambria Math"/>
                    <w:sz w:val="20"/>
                    <w:szCs w:val="20"/>
                  </w:rPr>
                  <m:t>=</m:t>
                </m:r>
                <m:f>
                  <m:fPr>
                    <m:ctrlPr>
                      <w:rPr>
                        <w:rFonts w:ascii="Cambria Math" w:hAnsi="Cambria Math"/>
                        <w:sz w:val="20"/>
                        <w:szCs w:val="20"/>
                      </w:rPr>
                    </m:ctrlPr>
                  </m:fPr>
                  <m:num>
                    <m:f>
                      <m:fPr>
                        <m:ctrlPr>
                          <w:rPr>
                            <w:rFonts w:ascii="Cambria Math" w:eastAsiaTheme="minorEastAsia" w:hAnsi="Cambria Math"/>
                            <w:sz w:val="20"/>
                            <w:szCs w:val="20"/>
                          </w:rPr>
                        </m:ctrlPr>
                      </m:fPr>
                      <m:num>
                        <m:sSubSup>
                          <m:sSubSupPr>
                            <m:ctrlPr>
                              <w:rPr>
                                <w:rFonts w:ascii="Cambria Math" w:hAnsi="Cambria Math"/>
                                <w:sz w:val="20"/>
                                <w:szCs w:val="20"/>
                              </w:rPr>
                            </m:ctrlPr>
                          </m:sSubSupPr>
                          <m:e>
                            <m:r>
                              <w:rPr>
                                <w:rFonts w:ascii="Cambria Math" w:eastAsiaTheme="minorEastAsia" w:hAnsi="Cambria Math"/>
                                <w:sz w:val="20"/>
                                <w:szCs w:val="20"/>
                                <w:lang w:eastAsia="zh-TW"/>
                              </w:rPr>
                              <m:t>V</m:t>
                            </m:r>
                          </m:e>
                          <m:sub>
                            <m:r>
                              <w:rPr>
                                <w:rFonts w:ascii="Cambria Math" w:eastAsiaTheme="minorEastAsia" w:hAnsi="Cambria Math"/>
                                <w:sz w:val="20"/>
                                <w:szCs w:val="20"/>
                                <w:lang w:eastAsia="zh-TW"/>
                              </w:rPr>
                              <m:t>B</m:t>
                            </m:r>
                          </m:sub>
                          <m:sup>
                            <m:r>
                              <m:rPr>
                                <m:sty m:val="p"/>
                              </m:rPr>
                              <w:rPr>
                                <w:rFonts w:ascii="Cambria Math" w:eastAsiaTheme="minorEastAsia" w:hAnsi="Cambria Math"/>
                                <w:sz w:val="20"/>
                                <w:szCs w:val="20"/>
                                <w:lang w:eastAsia="zh-TW"/>
                              </w:rPr>
                              <m:t>2</m:t>
                            </m:r>
                          </m:sup>
                        </m:sSubSup>
                        <m:ctrlPr>
                          <w:rPr>
                            <w:rFonts w:ascii="Cambria Math" w:eastAsiaTheme="minorEastAsia" w:hAnsi="Cambria Math"/>
                            <w:iCs/>
                            <w:sz w:val="20"/>
                            <w:szCs w:val="20"/>
                          </w:rPr>
                        </m:ctrlPr>
                      </m:num>
                      <m:den>
                        <m:r>
                          <w:rPr>
                            <w:rFonts w:ascii="Cambria Math" w:eastAsiaTheme="minorEastAsia" w:hAnsi="Cambria Math"/>
                            <w:sz w:val="20"/>
                            <w:szCs w:val="20"/>
                          </w:rPr>
                          <m:t>e</m:t>
                        </m:r>
                      </m:den>
                    </m:f>
                    <m:r>
                      <m:rPr>
                        <m:sty m:val="p"/>
                      </m:rPr>
                      <w:rPr>
                        <w:rFonts w:ascii="Cambria Math" w:eastAsiaTheme="minorEastAsia" w:hAnsi="Cambria Math" w:cs="MS Mincho"/>
                        <w:sz w:val="20"/>
                        <w:szCs w:val="20"/>
                        <w:lang w:eastAsia="zh-TW"/>
                      </w:rPr>
                      <m:t>-</m:t>
                    </m:r>
                    <m:sSup>
                      <m:sSupPr>
                        <m:ctrlPr>
                          <w:rPr>
                            <w:rFonts w:ascii="Cambria Math" w:eastAsiaTheme="minorEastAsia" w:hAnsi="Cambria Math" w:cs="MS Mincho"/>
                            <w:iCs/>
                            <w:sz w:val="20"/>
                            <w:szCs w:val="20"/>
                          </w:rPr>
                        </m:ctrlPr>
                      </m:sSupPr>
                      <m:e>
                        <m:d>
                          <m:dPr>
                            <m:begChr m:val="["/>
                            <m:endChr m:val="]"/>
                            <m:ctrlPr>
                              <w:rPr>
                                <w:rFonts w:ascii="Cambria Math" w:eastAsiaTheme="minorEastAsia" w:hAnsi="Cambria Math" w:cs="MS Mincho"/>
                                <w:iCs/>
                                <w:sz w:val="20"/>
                                <w:szCs w:val="20"/>
                              </w:rPr>
                            </m:ctrlPr>
                          </m:dPr>
                          <m:e>
                            <m:f>
                              <m:fPr>
                                <m:ctrlPr>
                                  <w:rPr>
                                    <w:rFonts w:ascii="Cambria Math" w:eastAsiaTheme="minorEastAsia" w:hAnsi="Cambria Math"/>
                                    <w:sz w:val="20"/>
                                    <w:szCs w:val="20"/>
                                  </w:rPr>
                                </m:ctrlPr>
                              </m:fPr>
                              <m:num>
                                <m:d>
                                  <m:dPr>
                                    <m:ctrlPr>
                                      <w:rPr>
                                        <w:rFonts w:ascii="Cambria Math" w:eastAsiaTheme="minorEastAsia" w:hAnsi="Cambria Math"/>
                                        <w:sz w:val="20"/>
                                        <w:szCs w:val="20"/>
                                      </w:rPr>
                                    </m:ctrlPr>
                                  </m:dPr>
                                  <m:e>
                                    <m:sSub>
                                      <m:sSubPr>
                                        <m:ctrlPr>
                                          <w:rPr>
                                            <w:rFonts w:ascii="Cambria Math" w:hAnsi="Cambria Math"/>
                                            <w:sz w:val="20"/>
                                            <w:szCs w:val="20"/>
                                          </w:rPr>
                                        </m:ctrlPr>
                                      </m:sSubPr>
                                      <m:e>
                                        <m:r>
                                          <w:rPr>
                                            <w:rFonts w:ascii="Cambria Math" w:hAnsi="Cambria Math"/>
                                            <w:sz w:val="20"/>
                                            <w:szCs w:val="20"/>
                                          </w:rPr>
                                          <m:t>α</m:t>
                                        </m:r>
                                      </m:e>
                                      <m:sub>
                                        <m:r>
                                          <w:rPr>
                                            <w:rFonts w:ascii="Cambria Math" w:hAnsi="Cambria Math"/>
                                            <w:sz w:val="20"/>
                                            <w:szCs w:val="20"/>
                                          </w:rPr>
                                          <m:t>B</m:t>
                                        </m:r>
                                      </m:sub>
                                    </m:sSub>
                                    <m:r>
                                      <m:rPr>
                                        <m:sty m:val="p"/>
                                      </m:rPr>
                                      <w:rPr>
                                        <w:rFonts w:ascii="Cambria Math" w:eastAsiaTheme="minorEastAsia" w:hAnsi="Cambria Math"/>
                                        <w:sz w:val="20"/>
                                        <w:szCs w:val="20"/>
                                        <w:lang w:eastAsia="zh-TW"/>
                                      </w:rPr>
                                      <m:t>+</m:t>
                                    </m:r>
                                    <m:sSub>
                                      <m:sSubPr>
                                        <m:ctrlPr>
                                          <w:rPr>
                                            <w:rFonts w:ascii="Cambria Math" w:hAnsi="Cambria Math"/>
                                            <w:sz w:val="20"/>
                                            <w:szCs w:val="20"/>
                                          </w:rPr>
                                        </m:ctrlPr>
                                      </m:sSubPr>
                                      <m:e>
                                        <m:r>
                                          <w:rPr>
                                            <w:rFonts w:ascii="Cambria Math" w:hAnsi="Cambria Math"/>
                                            <w:sz w:val="20"/>
                                            <w:szCs w:val="20"/>
                                          </w:rPr>
                                          <m:t>α</m:t>
                                        </m:r>
                                      </m:e>
                                      <m:sub>
                                        <m:r>
                                          <w:rPr>
                                            <w:rFonts w:ascii="Cambria Math" w:hAnsi="Cambria Math"/>
                                            <w:sz w:val="20"/>
                                            <w:szCs w:val="20"/>
                                          </w:rPr>
                                          <m:t>S</m:t>
                                        </m:r>
                                      </m:sub>
                                    </m:sSub>
                                  </m:e>
                                </m:d>
                                <m:sSub>
                                  <m:sSubPr>
                                    <m:ctrlPr>
                                      <w:rPr>
                                        <w:rFonts w:ascii="Cambria Math" w:eastAsia="Times New Roman" w:hAnsi="Cambria Math"/>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S</m:t>
                                    </m:r>
                                  </m:sub>
                                </m:sSub>
                                <m:ctrlPr>
                                  <w:rPr>
                                    <w:rFonts w:ascii="Cambria Math" w:eastAsiaTheme="minorEastAsia" w:hAnsi="Cambria Math"/>
                                    <w:iCs/>
                                    <w:sz w:val="20"/>
                                    <w:szCs w:val="20"/>
                                  </w:rPr>
                                </m:ctrlPr>
                              </m:num>
                              <m:den>
                                <m:r>
                                  <w:rPr>
                                    <w:rFonts w:ascii="Cambria Math" w:eastAsiaTheme="minorEastAsia" w:hAnsi="Cambria Math"/>
                                    <w:sz w:val="20"/>
                                    <w:szCs w:val="20"/>
                                  </w:rPr>
                                  <m:t>e</m:t>
                                </m:r>
                              </m:den>
                            </m:f>
                          </m:e>
                        </m:d>
                      </m:e>
                      <m:sup>
                        <m:r>
                          <m:rPr>
                            <m:sty m:val="p"/>
                          </m:rPr>
                          <w:rPr>
                            <w:rFonts w:ascii="Cambria Math" w:eastAsiaTheme="minorEastAsia" w:hAnsi="Cambria Math" w:cs="MS Mincho"/>
                            <w:sz w:val="20"/>
                            <w:szCs w:val="20"/>
                            <w:lang w:eastAsia="zh-TW"/>
                          </w:rPr>
                          <m:t>2</m:t>
                        </m:r>
                      </m:sup>
                    </m:sSup>
                  </m:num>
                  <m:den>
                    <m:r>
                      <m:rPr>
                        <m:sty m:val="p"/>
                      </m:rPr>
                      <w:rPr>
                        <w:rFonts w:ascii="Cambria Math" w:eastAsiaTheme="minorEastAsia" w:hAnsi="Cambria Math"/>
                        <w:sz w:val="20"/>
                        <w:szCs w:val="20"/>
                        <w:lang w:eastAsia="zh-TW"/>
                      </w:rPr>
                      <m:t>2</m:t>
                    </m:r>
                    <m:sSub>
                      <m:sSubPr>
                        <m:ctrlPr>
                          <w:rPr>
                            <w:rFonts w:ascii="Cambria Math" w:hAnsi="Cambria Math"/>
                            <w:sz w:val="20"/>
                            <w:szCs w:val="20"/>
                          </w:rPr>
                        </m:ctrlPr>
                      </m:sSubPr>
                      <m:e>
                        <m:r>
                          <w:rPr>
                            <w:rFonts w:ascii="Cambria Math" w:hAnsi="Cambria Math"/>
                            <w:sz w:val="20"/>
                            <w:szCs w:val="20"/>
                          </w:rPr>
                          <m:t>t</m:t>
                        </m:r>
                      </m:e>
                      <m:sub>
                        <m:r>
                          <w:rPr>
                            <w:rFonts w:ascii="Cambria Math" w:eastAsiaTheme="minorEastAsia" w:hAnsi="Cambria Math"/>
                            <w:sz w:val="20"/>
                            <w:szCs w:val="20"/>
                            <w:lang w:eastAsia="zh-TW"/>
                          </w:rPr>
                          <m:t>B</m:t>
                        </m:r>
                      </m:sub>
                    </m:sSub>
                  </m:den>
                </m:f>
                <m:r>
                  <m:rPr>
                    <m:sty m:val="p"/>
                  </m:rPr>
                  <w:rPr>
                    <w:rFonts w:ascii="Cambria Math" w:eastAsiaTheme="minorEastAsia" w:hAnsi="Cambria Math"/>
                    <w:sz w:val="20"/>
                    <w:szCs w:val="20"/>
                    <w:lang w:eastAsia="zh-TW"/>
                  </w:rPr>
                  <m:t>+</m:t>
                </m:r>
                <m:f>
                  <m:fPr>
                    <m:ctrlPr>
                      <w:rPr>
                        <w:rFonts w:ascii="Cambria Math" w:hAnsi="Cambria Math"/>
                        <w:sz w:val="20"/>
                        <w:szCs w:val="20"/>
                      </w:rPr>
                    </m:ctrlPr>
                  </m:fPr>
                  <m:num>
                    <m:f>
                      <m:fPr>
                        <m:ctrlPr>
                          <w:rPr>
                            <w:rFonts w:ascii="Cambria Math" w:eastAsiaTheme="minorEastAsia" w:hAnsi="Cambria Math"/>
                            <w:sz w:val="20"/>
                            <w:szCs w:val="20"/>
                          </w:rPr>
                        </m:ctrlPr>
                      </m:fPr>
                      <m:num>
                        <m:d>
                          <m:dPr>
                            <m:ctrlPr>
                              <w:rPr>
                                <w:rFonts w:ascii="Cambria Math" w:eastAsiaTheme="minorEastAsia" w:hAnsi="Cambria Math"/>
                                <w:sz w:val="20"/>
                                <w:szCs w:val="20"/>
                              </w:rPr>
                            </m:ctrlPr>
                          </m:dPr>
                          <m:e>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m:t>
                                </m:r>
                              </m:sub>
                            </m:sSub>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S</m:t>
                                </m:r>
                              </m:sub>
                            </m:sSub>
                            <m:r>
                              <m:rPr>
                                <m:sty m:val="p"/>
                              </m:rPr>
                              <w:rPr>
                                <w:rFonts w:ascii="Cambria Math" w:eastAsiaTheme="minorEastAsia" w:hAnsi="Cambria Math"/>
                                <w:sz w:val="20"/>
                                <w:szCs w:val="20"/>
                                <w:lang w:eastAsia="zh-TW"/>
                              </w:rPr>
                              <m:t>+2</m:t>
                            </m:r>
                            <m:sSubSup>
                              <m:sSubSupPr>
                                <m:ctrlPr>
                                  <w:rPr>
                                    <w:rFonts w:ascii="Cambria Math" w:eastAsiaTheme="minorEastAsia" w:hAnsi="Cambria Math"/>
                                    <w:sz w:val="20"/>
                                    <w:szCs w:val="20"/>
                                  </w:rPr>
                                </m:ctrlPr>
                              </m:sSubSupPr>
                              <m:e>
                                <m:r>
                                  <w:rPr>
                                    <w:rFonts w:ascii="Cambria Math" w:eastAsiaTheme="minorEastAsia" w:hAnsi="Cambria Math"/>
                                    <w:sz w:val="20"/>
                                    <w:szCs w:val="20"/>
                                    <w:lang w:eastAsia="zh-TW"/>
                                  </w:rPr>
                                  <m:t>α</m:t>
                                </m:r>
                              </m:e>
                              <m:sub>
                                <m:r>
                                  <w:rPr>
                                    <w:rFonts w:ascii="Cambria Math" w:eastAsiaTheme="minorEastAsia" w:hAnsi="Cambria Math"/>
                                    <w:sz w:val="20"/>
                                    <w:szCs w:val="20"/>
                                    <w:lang w:eastAsia="zh-TW"/>
                                  </w:rPr>
                                  <m:t>B</m:t>
                                </m:r>
                              </m:sub>
                              <m:sup>
                                <m:r>
                                  <m:rPr>
                                    <m:sty m:val="p"/>
                                  </m:rPr>
                                  <w:rPr>
                                    <w:rFonts w:ascii="Cambria Math" w:eastAsiaTheme="minorEastAsia" w:hAnsi="Cambria Math"/>
                                    <w:sz w:val="20"/>
                                    <w:szCs w:val="20"/>
                                    <w:lang w:eastAsia="zh-TW"/>
                                  </w:rPr>
                                  <m:t>2</m:t>
                                </m:r>
                              </m:sup>
                            </m:sSubSup>
                          </m:e>
                        </m:d>
                        <m:sSubSup>
                          <m:sSubSupPr>
                            <m:ctrlPr>
                              <w:rPr>
                                <w:rFonts w:ascii="Cambria Math" w:eastAsiaTheme="minorEastAsia" w:hAnsi="Cambria Math"/>
                                <w:sz w:val="20"/>
                                <w:szCs w:val="20"/>
                              </w:rPr>
                            </m:ctrlPr>
                          </m:sSubSupPr>
                          <m:e>
                            <m:r>
                              <w:rPr>
                                <w:rFonts w:ascii="Cambria Math" w:eastAsiaTheme="minorEastAsia" w:hAnsi="Cambria Math"/>
                                <w:sz w:val="20"/>
                                <w:szCs w:val="20"/>
                                <w:lang w:eastAsia="zh-TW"/>
                              </w:rPr>
                              <m:t>S</m:t>
                            </m:r>
                          </m:e>
                          <m:sub>
                            <m:r>
                              <w:rPr>
                                <w:rFonts w:ascii="Cambria Math" w:eastAsiaTheme="minorEastAsia" w:hAnsi="Cambria Math"/>
                                <w:sz w:val="20"/>
                                <w:szCs w:val="20"/>
                                <w:lang w:eastAsia="zh-TW"/>
                              </w:rPr>
                              <m:t>S</m:t>
                            </m:r>
                          </m:sub>
                          <m:sup>
                            <m:r>
                              <m:rPr>
                                <m:sty m:val="p"/>
                              </m:rPr>
                              <w:rPr>
                                <w:rFonts w:ascii="Cambria Math" w:eastAsiaTheme="minorEastAsia" w:hAnsi="Cambria Math"/>
                                <w:sz w:val="20"/>
                                <w:szCs w:val="20"/>
                                <w:lang w:eastAsia="zh-TW"/>
                              </w:rPr>
                              <m:t>2</m:t>
                            </m:r>
                          </m:sup>
                        </m:sSubSup>
                      </m:num>
                      <m:den>
                        <m:sSup>
                          <m:sSupPr>
                            <m:ctrlPr>
                              <w:rPr>
                                <w:rFonts w:ascii="Cambria Math" w:eastAsiaTheme="minorEastAsia" w:hAnsi="Cambria Math"/>
                                <w:sz w:val="20"/>
                                <w:szCs w:val="20"/>
                              </w:rPr>
                            </m:ctrlPr>
                          </m:sSupPr>
                          <m:e>
                            <m:r>
                              <w:rPr>
                                <w:rFonts w:ascii="Cambria Math" w:eastAsiaTheme="minorEastAsia" w:hAnsi="Cambria Math"/>
                                <w:sz w:val="20"/>
                                <w:szCs w:val="20"/>
                                <w:lang w:eastAsia="zh-TW"/>
                              </w:rPr>
                              <m:t>e</m:t>
                            </m:r>
                          </m:e>
                          <m:sup>
                            <m:r>
                              <m:rPr>
                                <m:sty m:val="p"/>
                              </m:rPr>
                              <w:rPr>
                                <w:rFonts w:ascii="Cambria Math" w:eastAsiaTheme="minorEastAsia" w:hAnsi="Cambria Math"/>
                                <w:sz w:val="20"/>
                                <w:szCs w:val="20"/>
                                <w:lang w:eastAsia="zh-TW"/>
                              </w:rPr>
                              <m:t>2</m:t>
                            </m:r>
                          </m:sup>
                        </m:sSup>
                      </m:den>
                    </m:f>
                  </m:num>
                  <m:den>
                    <m:sSub>
                      <m:sSubPr>
                        <m:ctrlPr>
                          <w:rPr>
                            <w:rFonts w:ascii="Cambria Math" w:hAnsi="Cambria Math"/>
                            <w:sz w:val="20"/>
                            <w:szCs w:val="20"/>
                          </w:rPr>
                        </m:ctrlPr>
                      </m:sSubPr>
                      <m:e>
                        <m:r>
                          <w:rPr>
                            <w:rFonts w:ascii="Cambria Math" w:hAnsi="Cambria Math"/>
                            <w:sz w:val="20"/>
                            <w:szCs w:val="20"/>
                          </w:rPr>
                          <m:t>t</m:t>
                        </m:r>
                      </m:e>
                      <m:sub>
                        <m:r>
                          <w:rPr>
                            <w:rFonts w:ascii="Cambria Math" w:eastAsiaTheme="minorEastAsia" w:hAnsi="Cambria Math"/>
                            <w:sz w:val="20"/>
                            <w:szCs w:val="20"/>
                            <w:lang w:eastAsia="zh-TW"/>
                          </w:rPr>
                          <m:t>B</m:t>
                        </m:r>
                      </m:sub>
                    </m:sSub>
                  </m:den>
                </m:f>
              </m:oMath>
            </m:oMathPara>
          </w:p>
        </w:tc>
        <w:tc>
          <w:tcPr>
            <w:tcW w:w="2976" w:type="dxa"/>
            <w:tcBorders>
              <w:top w:val="nil"/>
              <w:left w:val="nil"/>
              <w:bottom w:val="single" w:sz="4" w:space="0" w:color="000000"/>
              <w:right w:val="nil"/>
            </w:tcBorders>
            <w:vAlign w:val="center"/>
            <w:hideMark/>
          </w:tcPr>
          <w:p w14:paraId="6D9FC6CD" w14:textId="77777777" w:rsidR="00E347AB" w:rsidRPr="00E347AB" w:rsidRDefault="001D719A" w:rsidP="00E347AB">
            <w:pPr>
              <w:pStyle w:val="aff"/>
              <w:cnfStyle w:val="000000100000" w:firstRow="0" w:lastRow="0" w:firstColumn="0" w:lastColumn="0" w:oddVBand="0" w:evenVBand="0" w:oddHBand="1" w:evenHBand="0" w:firstRowFirstColumn="0" w:firstRowLastColumn="0" w:lastRowFirstColumn="0" w:lastRowLastColumn="0"/>
              <w:rPr>
                <w:rStyle w:val="af0"/>
                <w:sz w:val="20"/>
                <w:szCs w:val="20"/>
              </w:rPr>
            </w:pP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KS</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Style w:val="af0"/>
                <w:rFonts w:hint="eastAsia"/>
                <w:sz w:val="20"/>
                <w:szCs w:val="20"/>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KB</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Fonts w:hint="eastAsia"/>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π</m:t>
                  </m:r>
                </m:e>
                <m:sub>
                  <m:r>
                    <m:rPr>
                      <m:sty m:val="p"/>
                    </m:rPr>
                    <w:rPr>
                      <w:rStyle w:val="af0"/>
                      <w:rFonts w:ascii="Cambria Math" w:hAnsi="Cambria Math"/>
                      <w:sz w:val="20"/>
                      <w:szCs w:val="20"/>
                    </w:rPr>
                    <m:t>K</m:t>
                  </m:r>
                </m:sub>
              </m:sSub>
            </m:oMath>
            <w:r w:rsidR="00E347AB" w:rsidRPr="00E347AB">
              <w:rPr>
                <w:rFonts w:hint="eastAsia"/>
              </w:rPr>
              <w:t>递增</w:t>
            </w:r>
          </w:p>
          <w:p w14:paraId="259A9E6F" w14:textId="77777777" w:rsidR="00E347AB" w:rsidRPr="00E347AB" w:rsidRDefault="001D719A" w:rsidP="00E347AB">
            <w:pPr>
              <w:pStyle w:val="aff"/>
              <w:cnfStyle w:val="000000100000" w:firstRow="0" w:lastRow="0" w:firstColumn="0" w:lastColumn="0" w:oddVBand="0" w:evenVBand="0" w:oddHBand="1" w:evenHBand="0" w:firstRowFirstColumn="0" w:firstRowLastColumn="0" w:lastRowFirstColumn="0" w:lastRowLastColumn="0"/>
              <w:rPr>
                <w:sz w:val="24"/>
              </w:rPr>
            </w:pP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KS</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Style w:val="af0"/>
                <w:rFonts w:hint="eastAsia"/>
                <w:sz w:val="20"/>
                <w:szCs w:val="20"/>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KB</m:t>
                  </m:r>
                </m:sub>
              </m:sSub>
              <m:r>
                <m:rPr>
                  <m:sty m:val="p"/>
                </m:rPr>
                <w:rPr>
                  <w:rFonts w:ascii="Cambria Math"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Fonts w:hint="eastAsia"/>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π</m:t>
                  </m:r>
                </m:e>
                <m:sub>
                  <m:r>
                    <m:rPr>
                      <m:sty m:val="p"/>
                    </m:rPr>
                    <w:rPr>
                      <w:rStyle w:val="af0"/>
                      <w:rFonts w:ascii="Cambria Math" w:hAnsi="Cambria Math"/>
                      <w:sz w:val="20"/>
                      <w:szCs w:val="20"/>
                    </w:rPr>
                    <m:t>K</m:t>
                  </m:r>
                </m:sub>
              </m:sSub>
            </m:oMath>
            <w:r w:rsidR="00E347AB" w:rsidRPr="00E347AB">
              <w:rPr>
                <w:rFonts w:hint="eastAsia"/>
              </w:rPr>
              <w:t>最大</w:t>
            </w:r>
          </w:p>
          <w:p w14:paraId="29B8FDCA" w14:textId="37BCDAD2" w:rsidR="00666ED9" w:rsidRDefault="001D719A" w:rsidP="00E347AB">
            <w:pPr>
              <w:pStyle w:val="aff"/>
              <w:cnfStyle w:val="000000100000" w:firstRow="0" w:lastRow="0" w:firstColumn="0" w:lastColumn="0" w:oddVBand="0" w:evenVBand="0" w:oddHBand="1" w:evenHBand="0" w:firstRowFirstColumn="0" w:firstRowLastColumn="0" w:lastRowFirstColumn="0" w:lastRowLastColumn="0"/>
            </w:pP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KS</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Style w:val="af0"/>
                <w:rFonts w:hint="eastAsia"/>
                <w:sz w:val="20"/>
                <w:szCs w:val="20"/>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KB</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Fonts w:hint="eastAsia"/>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π</m:t>
                  </m:r>
                </m:e>
                <m:sub>
                  <m:r>
                    <m:rPr>
                      <m:sty m:val="p"/>
                    </m:rPr>
                    <w:rPr>
                      <w:rStyle w:val="af0"/>
                      <w:rFonts w:ascii="Cambria Math" w:hAnsi="Cambria Math"/>
                      <w:sz w:val="20"/>
                      <w:szCs w:val="20"/>
                    </w:rPr>
                    <m:t>K</m:t>
                  </m:r>
                </m:sub>
              </m:sSub>
            </m:oMath>
            <w:r w:rsidR="00E347AB" w:rsidRPr="00E347AB">
              <w:rPr>
                <w:rStyle w:val="af0"/>
                <w:rFonts w:hint="eastAsia"/>
                <w:sz w:val="20"/>
                <w:szCs w:val="20"/>
              </w:rPr>
              <w:t>递减</w:t>
            </w:r>
          </w:p>
        </w:tc>
      </w:tr>
      <w:tr w:rsidR="00666ED9" w14:paraId="644C72CE" w14:textId="77777777" w:rsidTr="00F7660E">
        <w:tc>
          <w:tcPr>
            <w:cnfStyle w:val="001000000000" w:firstRow="0" w:lastRow="0" w:firstColumn="1" w:lastColumn="0" w:oddVBand="0" w:evenVBand="0" w:oddHBand="0" w:evenHBand="0" w:firstRowFirstColumn="0" w:firstRowLastColumn="0" w:lastRowFirstColumn="0" w:lastRowLastColumn="0"/>
            <w:tcW w:w="851" w:type="dxa"/>
            <w:vMerge w:val="restart"/>
            <w:tcBorders>
              <w:top w:val="single" w:sz="4" w:space="0" w:color="000000"/>
              <w:left w:val="nil"/>
              <w:bottom w:val="nil"/>
              <w:right w:val="single" w:sz="4" w:space="0" w:color="000000"/>
            </w:tcBorders>
            <w:vAlign w:val="center"/>
            <w:hideMark/>
          </w:tcPr>
          <w:p w14:paraId="74C96DC3" w14:textId="77777777" w:rsidR="00666ED9" w:rsidRDefault="00666ED9" w:rsidP="00A86A4C">
            <w:pPr>
              <w:pStyle w:val="aff"/>
            </w:pPr>
            <w:bookmarkStart w:id="298" w:name="OLE_LINK222"/>
            <w:bookmarkStart w:id="299" w:name="OLE_LINK223"/>
            <w:r>
              <w:rPr>
                <w:rFonts w:hint="eastAsia"/>
              </w:rPr>
              <w:t>供应商垄断</w:t>
            </w:r>
          </w:p>
          <w:p w14:paraId="6E84B99D" w14:textId="2D388DC5" w:rsidR="00666ED9" w:rsidRDefault="00666ED9" w:rsidP="00A86A4C">
            <w:pPr>
              <w:pStyle w:val="aff"/>
            </w:pPr>
            <w:r>
              <w:rPr>
                <w:rFonts w:hint="eastAsia"/>
              </w:rPr>
              <w:t>消费者竞争</w:t>
            </w:r>
            <w:bookmarkEnd w:id="298"/>
            <w:bookmarkEnd w:id="299"/>
          </w:p>
        </w:tc>
        <w:tc>
          <w:tcPr>
            <w:tcW w:w="425" w:type="dxa"/>
            <w:tcBorders>
              <w:top w:val="single" w:sz="4" w:space="0" w:color="000000"/>
              <w:left w:val="single" w:sz="4" w:space="0" w:color="000000"/>
              <w:bottom w:val="nil"/>
              <w:right w:val="nil"/>
            </w:tcBorders>
            <w:vAlign w:val="center"/>
            <w:hideMark/>
          </w:tcPr>
          <w:p w14:paraId="74D1ABE6" w14:textId="77777777" w:rsidR="00666ED9" w:rsidRDefault="00666ED9" w:rsidP="00A86A4C">
            <w:pPr>
              <w:pStyle w:val="aff"/>
              <w:cnfStyle w:val="000000000000" w:firstRow="0" w:lastRow="0" w:firstColumn="0" w:lastColumn="0" w:oddVBand="0" w:evenVBand="0" w:oddHBand="0" w:evenHBand="0" w:firstRowFirstColumn="0" w:firstRowLastColumn="0" w:lastRowFirstColumn="0" w:lastRowLastColumn="0"/>
            </w:pPr>
            <w:r>
              <w:rPr>
                <w:rFonts w:asciiTheme="minorEastAsia" w:hAnsiTheme="minorEastAsia" w:hint="eastAsia"/>
              </w:rPr>
              <w:t>定价</w:t>
            </w:r>
          </w:p>
        </w:tc>
        <w:tc>
          <w:tcPr>
            <w:tcW w:w="4820" w:type="dxa"/>
            <w:tcBorders>
              <w:top w:val="single" w:sz="4" w:space="0" w:color="000000"/>
              <w:left w:val="nil"/>
              <w:bottom w:val="nil"/>
              <w:right w:val="nil"/>
            </w:tcBorders>
            <w:vAlign w:val="center"/>
            <w:hideMark/>
          </w:tcPr>
          <w:p w14:paraId="2ABC9E1A" w14:textId="77777777" w:rsidR="00666ED9" w:rsidRPr="00F7660E" w:rsidRDefault="001D719A" w:rsidP="00A86A4C">
            <w:pPr>
              <w:pStyle w:val="aff"/>
              <w:cnfStyle w:val="000000000000" w:firstRow="0" w:lastRow="0" w:firstColumn="0" w:lastColumn="0" w:oddVBand="0" w:evenVBand="0" w:oddHBand="0" w:evenHBand="0" w:firstRowFirstColumn="0" w:firstRowLastColumn="0" w:lastRowFirstColumn="0" w:lastRowLastColumn="0"/>
              <w:rPr>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P</m:t>
                    </m:r>
                  </m:e>
                  <m:sub>
                    <m:r>
                      <w:rPr>
                        <w:rFonts w:ascii="Cambria Math" w:hAnsi="Cambria Math"/>
                        <w:sz w:val="20"/>
                        <w:szCs w:val="20"/>
                      </w:rPr>
                      <m:t>KB</m:t>
                    </m:r>
                  </m:sub>
                  <m:sup>
                    <m:r>
                      <m:rPr>
                        <m:sty m:val="p"/>
                      </m:rPr>
                      <w:rPr>
                        <w:rFonts w:ascii="Cambria Math" w:hAnsi="Cambria Math"/>
                        <w:sz w:val="20"/>
                        <w:szCs w:val="20"/>
                      </w:rPr>
                      <m:t>*</m:t>
                    </m:r>
                  </m:sup>
                </m:sSubSup>
                <m:r>
                  <m:rPr>
                    <m:sty m:val="p"/>
                  </m:rPr>
                  <w:rPr>
                    <w:rFonts w:ascii="Cambria Math" w:eastAsiaTheme="minorEastAsia" w:hAnsi="Cambria Math"/>
                    <w:sz w:val="20"/>
                    <w:szCs w:val="20"/>
                    <w:lang w:eastAsia="zh-TW"/>
                  </w:rPr>
                  <m:t>=</m:t>
                </m:r>
                <m:f>
                  <m:fPr>
                    <m:ctrlPr>
                      <w:rPr>
                        <w:rFonts w:ascii="Cambria Math" w:hAnsi="Cambria Math"/>
                        <w:sz w:val="20"/>
                        <w:szCs w:val="20"/>
                      </w:rPr>
                    </m:ctrlPr>
                  </m:fPr>
                  <m:num>
                    <m:d>
                      <m:dPr>
                        <m:begChr m:val="["/>
                        <m:endChr m:val="]"/>
                        <m:ctrlPr>
                          <w:rPr>
                            <w:rFonts w:ascii="Cambria Math" w:eastAsiaTheme="minorEastAsia" w:hAnsi="Cambria Math"/>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lang w:eastAsia="zh-TW"/>
                              </w:rPr>
                              <m:t>t</m:t>
                            </m:r>
                          </m:e>
                          <m:sub>
                            <m:r>
                              <w:rPr>
                                <w:rFonts w:ascii="Cambria Math" w:eastAsiaTheme="minorEastAsia" w:hAnsi="Cambria Math"/>
                                <w:sz w:val="20"/>
                                <w:szCs w:val="20"/>
                                <w:lang w:eastAsia="zh-TW"/>
                              </w:rPr>
                              <m:t>B</m:t>
                            </m:r>
                          </m:sub>
                        </m:sSub>
                        <m:sSub>
                          <m:sSubPr>
                            <m:ctrlPr>
                              <w:rPr>
                                <w:rFonts w:ascii="Cambria Math" w:eastAsiaTheme="minorEastAsia" w:hAnsi="Cambria Math"/>
                                <w:sz w:val="20"/>
                                <w:szCs w:val="20"/>
                              </w:rPr>
                            </m:ctrlPr>
                          </m:sSubPr>
                          <m:e>
                            <m:r>
                              <w:rPr>
                                <w:rFonts w:ascii="Cambria Math" w:eastAsiaTheme="minorEastAsia" w:hAnsi="Cambria Math"/>
                                <w:sz w:val="20"/>
                                <w:szCs w:val="20"/>
                                <w:lang w:eastAsia="zh-TW"/>
                              </w:rPr>
                              <m:t>t</m:t>
                            </m:r>
                          </m:e>
                          <m:sub>
                            <m:r>
                              <w:rPr>
                                <w:rFonts w:ascii="Cambria Math" w:eastAsiaTheme="minorEastAsia" w:hAnsi="Cambria Math"/>
                                <w:sz w:val="20"/>
                                <w:szCs w:val="20"/>
                                <w:lang w:eastAsia="zh-TW"/>
                              </w:rPr>
                              <m:t>S</m:t>
                            </m:r>
                          </m:sub>
                        </m:sSub>
                        <m:r>
                          <m:rPr>
                            <m:sty m:val="p"/>
                          </m:rPr>
                          <w:rPr>
                            <w:rFonts w:ascii="Cambria Math" w:eastAsiaTheme="minorEastAsia" w:hAnsi="Cambria Math"/>
                            <w:sz w:val="20"/>
                            <w:szCs w:val="20"/>
                            <w:lang w:eastAsia="zh-TW"/>
                          </w:rPr>
                          <m:t>-</m:t>
                        </m:r>
                        <m:sSub>
                          <m:sSubPr>
                            <m:ctrlPr>
                              <w:rPr>
                                <w:rFonts w:ascii="Cambria Math" w:hAnsi="Cambria Math"/>
                                <w:sz w:val="20"/>
                                <w:szCs w:val="20"/>
                              </w:rPr>
                            </m:ctrlPr>
                          </m:sSubPr>
                          <m:e>
                            <m:r>
                              <w:rPr>
                                <w:rFonts w:ascii="Cambria Math" w:hAnsi="Cambria Math"/>
                                <w:sz w:val="20"/>
                                <w:szCs w:val="20"/>
                              </w:rPr>
                              <m:t>α</m:t>
                            </m:r>
                          </m:e>
                          <m:sub>
                            <m:r>
                              <w:rPr>
                                <w:rFonts w:ascii="Cambria Math" w:hAnsi="Cambria Math"/>
                                <w:sz w:val="20"/>
                                <w:szCs w:val="20"/>
                              </w:rPr>
                              <m:t>B</m:t>
                            </m:r>
                          </m:sub>
                        </m:sSub>
                        <m:sSub>
                          <m:sSubPr>
                            <m:ctrlPr>
                              <w:rPr>
                                <w:rFonts w:ascii="Cambria Math" w:hAnsi="Cambria Math"/>
                                <w:sz w:val="20"/>
                                <w:szCs w:val="20"/>
                              </w:rPr>
                            </m:ctrlPr>
                          </m:sSubPr>
                          <m:e>
                            <m:r>
                              <w:rPr>
                                <w:rFonts w:ascii="Cambria Math" w:hAnsi="Cambria Math"/>
                                <w:sz w:val="20"/>
                                <w:szCs w:val="20"/>
                              </w:rPr>
                              <m:t>α</m:t>
                            </m:r>
                          </m:e>
                          <m:sub>
                            <m:r>
                              <w:rPr>
                                <w:rFonts w:ascii="Cambria Math" w:hAnsi="Cambria Math"/>
                                <w:sz w:val="20"/>
                                <w:szCs w:val="20"/>
                              </w:rPr>
                              <m:t>S</m:t>
                            </m:r>
                          </m:sub>
                        </m:sSub>
                        <m:r>
                          <m:rPr>
                            <m:sty m:val="p"/>
                          </m:rPr>
                          <w:rPr>
                            <w:rFonts w:ascii="Cambria Math" w:eastAsiaTheme="minorEastAsia" w:hAnsi="Cambria Math"/>
                            <w:sz w:val="20"/>
                            <w:szCs w:val="20"/>
                            <w:lang w:eastAsia="zh-TW"/>
                          </w:rPr>
                          <m:t>+</m:t>
                        </m:r>
                        <m:sSubSup>
                          <m:sSubSupPr>
                            <m:ctrlPr>
                              <w:rPr>
                                <w:rFonts w:ascii="Cambria Math" w:hAnsi="Cambria Math"/>
                                <w:sz w:val="20"/>
                                <w:szCs w:val="20"/>
                              </w:rPr>
                            </m:ctrlPr>
                          </m:sSubSupPr>
                          <m:e>
                            <m:r>
                              <w:rPr>
                                <w:rFonts w:ascii="Cambria Math" w:hAnsi="Cambria Math"/>
                                <w:sz w:val="20"/>
                                <w:szCs w:val="20"/>
                              </w:rPr>
                              <m:t>α</m:t>
                            </m:r>
                          </m:e>
                          <m:sub>
                            <m:r>
                              <w:rPr>
                                <w:rFonts w:ascii="Cambria Math" w:eastAsiaTheme="minorEastAsia" w:hAnsi="Cambria Math"/>
                                <w:sz w:val="20"/>
                                <w:szCs w:val="20"/>
                                <w:lang w:eastAsia="zh-TW"/>
                              </w:rPr>
                              <m:t>S</m:t>
                            </m:r>
                          </m:sub>
                          <m:sup>
                            <m:r>
                              <m:rPr>
                                <m:sty m:val="p"/>
                              </m:rPr>
                              <w:rPr>
                                <w:rFonts w:ascii="Cambria Math" w:eastAsiaTheme="minorEastAsia" w:hAnsi="Cambria Math"/>
                                <w:sz w:val="20"/>
                                <w:szCs w:val="20"/>
                                <w:lang w:eastAsia="zh-TW"/>
                              </w:rPr>
                              <m:t>2</m:t>
                            </m:r>
                          </m:sup>
                        </m:sSubSup>
                      </m:e>
                    </m:d>
                    <m:r>
                      <m:rPr>
                        <m:sty m:val="p"/>
                      </m:rPr>
                      <w:rPr>
                        <w:rFonts w:ascii="Cambria Math" w:eastAsiaTheme="minorEastAsia" w:hAnsi="Cambria Math"/>
                        <w:sz w:val="20"/>
                        <w:szCs w:val="20"/>
                      </w:rPr>
                      <m:t>/</m:t>
                    </m:r>
                    <m:r>
                      <w:rPr>
                        <w:rFonts w:ascii="Cambria Math" w:eastAsiaTheme="minorEastAsia" w:hAnsi="Cambria Math"/>
                        <w:sz w:val="20"/>
                        <w:szCs w:val="20"/>
                      </w:rPr>
                      <m:t>e</m:t>
                    </m:r>
                    <m:r>
                      <m:rPr>
                        <m:sty m:val="p"/>
                      </m:rPr>
                      <w:rPr>
                        <w:rFonts w:ascii="Cambria Math" w:eastAsiaTheme="minorEastAsia" w:hAnsi="Cambria Math"/>
                        <w:sz w:val="20"/>
                        <w:szCs w:val="20"/>
                        <w:lang w:eastAsia="zh-TW"/>
                      </w:rPr>
                      <m:t>+</m:t>
                    </m:r>
                    <m:sSub>
                      <m:sSubPr>
                        <m:ctrlPr>
                          <w:rPr>
                            <w:rFonts w:ascii="Cambria Math" w:hAnsi="Cambria Math"/>
                            <w:sz w:val="20"/>
                            <w:szCs w:val="20"/>
                          </w:rPr>
                        </m:ctrlPr>
                      </m:sSubPr>
                      <m:e>
                        <m:r>
                          <w:rPr>
                            <w:rFonts w:ascii="Cambria Math" w:hAnsi="Cambria Math"/>
                            <w:sz w:val="20"/>
                            <w:szCs w:val="20"/>
                          </w:rPr>
                          <m:t>α</m:t>
                        </m:r>
                      </m:e>
                      <m:sub>
                        <m:r>
                          <w:rPr>
                            <w:rFonts w:ascii="Cambria Math" w:eastAsiaTheme="minorEastAsia" w:hAnsi="Cambria Math"/>
                            <w:sz w:val="20"/>
                            <w:szCs w:val="20"/>
                            <w:lang w:eastAsia="zh-TW"/>
                          </w:rPr>
                          <m:t>S</m:t>
                        </m:r>
                      </m:sub>
                    </m:sSub>
                    <m:sSub>
                      <m:sSubPr>
                        <m:ctrlPr>
                          <w:rPr>
                            <w:rFonts w:ascii="Cambria Math" w:eastAsiaTheme="minorEastAsia" w:hAnsi="Cambria Math"/>
                            <w:sz w:val="20"/>
                            <w:szCs w:val="20"/>
                          </w:rPr>
                        </m:ctrlPr>
                      </m:sSubPr>
                      <m:e>
                        <m:r>
                          <w:rPr>
                            <w:rFonts w:ascii="Cambria Math" w:eastAsiaTheme="minorEastAsia" w:hAnsi="Cambria Math"/>
                            <w:sz w:val="20"/>
                            <w:szCs w:val="20"/>
                            <w:lang w:eastAsia="zh-TW"/>
                          </w:rPr>
                          <m:t>V</m:t>
                        </m:r>
                      </m:e>
                      <m:sub>
                        <m:r>
                          <w:rPr>
                            <w:rFonts w:ascii="Cambria Math" w:eastAsiaTheme="minorEastAsia" w:hAnsi="Cambria Math"/>
                            <w:sz w:val="20"/>
                            <w:szCs w:val="20"/>
                            <w:lang w:eastAsia="zh-TW"/>
                          </w:rPr>
                          <m:t>S</m:t>
                        </m:r>
                      </m:sub>
                    </m:sSub>
                  </m:num>
                  <m:den>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m:t>
                        </m:r>
                      </m:sub>
                    </m:sSub>
                  </m:den>
                </m:f>
              </m:oMath>
            </m:oMathPara>
          </w:p>
          <w:p w14:paraId="210A158D" w14:textId="77777777" w:rsidR="00666ED9" w:rsidRPr="00F7660E" w:rsidRDefault="001D719A" w:rsidP="00A86A4C">
            <w:pPr>
              <w:pStyle w:val="aff"/>
              <w:cnfStyle w:val="000000000000" w:firstRow="0" w:lastRow="0" w:firstColumn="0" w:lastColumn="0" w:oddVBand="0" w:evenVBand="0" w:oddHBand="0" w:evenHBand="0" w:firstRowFirstColumn="0" w:firstRowLastColumn="0" w:lastRowFirstColumn="0" w:lastRowLastColumn="0"/>
              <w:rPr>
                <w:sz w:val="20"/>
                <w:szCs w:val="20"/>
                <w:lang w:eastAsia="zh-TW"/>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P</m:t>
                    </m:r>
                  </m:e>
                  <m:sub>
                    <m:r>
                      <w:rPr>
                        <w:rFonts w:ascii="Cambria Math" w:hAnsi="Cambria Math"/>
                        <w:sz w:val="20"/>
                        <w:szCs w:val="20"/>
                      </w:rPr>
                      <m:t>KS</m:t>
                    </m:r>
                  </m:sub>
                  <m:sup>
                    <m:r>
                      <m:rPr>
                        <m:sty m:val="p"/>
                      </m:rPr>
                      <w:rPr>
                        <w:rFonts w:ascii="Cambria Math" w:hAnsi="Cambria Math"/>
                        <w:sz w:val="20"/>
                        <w:szCs w:val="20"/>
                      </w:rPr>
                      <m:t>*</m:t>
                    </m:r>
                  </m:sup>
                </m:sSubSup>
                <m:r>
                  <m:rPr>
                    <m:sty m:val="p"/>
                  </m:rPr>
                  <w:rPr>
                    <w:rFonts w:ascii="Cambria Math" w:eastAsiaTheme="minorEastAsia" w:hAnsi="Cambria Math"/>
                    <w:sz w:val="20"/>
                    <w:szCs w:val="20"/>
                    <w:lang w:eastAsia="zh-TW"/>
                  </w:rPr>
                  <m:t>=</m:t>
                </m:r>
                <m:f>
                  <m:fPr>
                    <m:ctrlPr>
                      <w:rPr>
                        <w:rFonts w:ascii="Cambria Math" w:hAnsi="Cambria Math"/>
                        <w:sz w:val="20"/>
                        <w:szCs w:val="20"/>
                      </w:rPr>
                    </m:ctrlPr>
                  </m:fPr>
                  <m:num>
                    <m:sSub>
                      <m:sSubPr>
                        <m:ctrlPr>
                          <w:rPr>
                            <w:rFonts w:ascii="Cambria Math" w:eastAsiaTheme="minorEastAsia" w:hAnsi="Cambria Math"/>
                            <w:sz w:val="20"/>
                            <w:szCs w:val="20"/>
                          </w:rPr>
                        </m:ctrlPr>
                      </m:sSubPr>
                      <m:e>
                        <m:r>
                          <w:rPr>
                            <w:rFonts w:ascii="Cambria Math" w:eastAsiaTheme="minorEastAsia" w:hAnsi="Cambria Math"/>
                            <w:sz w:val="20"/>
                            <w:szCs w:val="20"/>
                            <w:lang w:eastAsia="zh-TW"/>
                          </w:rPr>
                          <m:t>V</m:t>
                        </m:r>
                      </m:e>
                      <m:sub>
                        <m:r>
                          <w:rPr>
                            <w:rFonts w:ascii="Cambria Math" w:eastAsiaTheme="minorEastAsia" w:hAnsi="Cambria Math"/>
                            <w:sz w:val="20"/>
                            <w:szCs w:val="20"/>
                            <w:lang w:eastAsia="zh-TW"/>
                          </w:rPr>
                          <m:t>S</m:t>
                        </m:r>
                      </m:sub>
                    </m:sSub>
                    <m:d>
                      <m:dPr>
                        <m:ctrlPr>
                          <w:rPr>
                            <w:rFonts w:ascii="Cambria Math" w:eastAsiaTheme="minorEastAsia" w:hAnsi="Cambria Math"/>
                            <w:sz w:val="20"/>
                            <w:szCs w:val="20"/>
                          </w:rPr>
                        </m:ctrlPr>
                      </m:dPr>
                      <m:e>
                        <m:sSub>
                          <m:sSubPr>
                            <m:ctrlPr>
                              <w:rPr>
                                <w:rFonts w:ascii="Cambria Math" w:hAnsi="Cambria Math"/>
                                <w:sz w:val="20"/>
                                <w:szCs w:val="20"/>
                              </w:rPr>
                            </m:ctrlPr>
                          </m:sSubPr>
                          <m:e>
                            <m:r>
                              <w:rPr>
                                <w:rFonts w:ascii="Cambria Math" w:hAnsi="Cambria Math"/>
                                <w:sz w:val="20"/>
                                <w:szCs w:val="20"/>
                              </w:rPr>
                              <m:t>α</m:t>
                            </m:r>
                          </m:e>
                          <m:sub>
                            <m:r>
                              <w:rPr>
                                <w:rFonts w:ascii="Cambria Math" w:eastAsiaTheme="minorEastAsia" w:hAnsi="Cambria Math"/>
                                <w:sz w:val="20"/>
                                <w:szCs w:val="20"/>
                                <w:lang w:eastAsia="zh-TW"/>
                              </w:rPr>
                              <m:t>S</m:t>
                            </m:r>
                          </m:sub>
                        </m:sSub>
                        <m:r>
                          <m:rPr>
                            <m:sty m:val="p"/>
                          </m:rPr>
                          <w:rPr>
                            <w:rFonts w:ascii="Cambria Math" w:eastAsiaTheme="minorEastAsia" w:hAnsi="Cambria Math"/>
                            <w:sz w:val="20"/>
                            <w:szCs w:val="20"/>
                            <w:lang w:eastAsia="zh-TW"/>
                          </w:rPr>
                          <m:t>-</m:t>
                        </m:r>
                        <m:sSub>
                          <m:sSubPr>
                            <m:ctrlPr>
                              <w:rPr>
                                <w:rFonts w:ascii="Cambria Math" w:hAnsi="Cambria Math"/>
                                <w:sz w:val="20"/>
                                <w:szCs w:val="20"/>
                              </w:rPr>
                            </m:ctrlPr>
                          </m:sSubPr>
                          <m:e>
                            <m:r>
                              <w:rPr>
                                <w:rFonts w:ascii="Cambria Math" w:hAnsi="Cambria Math"/>
                                <w:sz w:val="20"/>
                                <w:szCs w:val="20"/>
                              </w:rPr>
                              <m:t>α</m:t>
                            </m:r>
                          </m:e>
                          <m:sub>
                            <m:r>
                              <w:rPr>
                                <w:rFonts w:ascii="Cambria Math" w:eastAsiaTheme="minorEastAsia" w:hAnsi="Cambria Math"/>
                                <w:sz w:val="20"/>
                                <w:szCs w:val="20"/>
                                <w:lang w:eastAsia="zh-TW"/>
                              </w:rPr>
                              <m:t>B</m:t>
                            </m:r>
                          </m:sub>
                        </m:sSub>
                      </m:e>
                    </m:d>
                    <m:r>
                      <m:rPr>
                        <m:sty m:val="p"/>
                      </m:rPr>
                      <w:rPr>
                        <w:rFonts w:ascii="Cambria Math" w:eastAsiaTheme="minorEastAsia" w:hAnsi="Cambria Math"/>
                        <w:sz w:val="20"/>
                        <w:szCs w:val="20"/>
                      </w:rPr>
                      <m:t>/</m:t>
                    </m:r>
                    <m:r>
                      <w:rPr>
                        <w:rFonts w:ascii="Cambria Math" w:eastAsiaTheme="minorEastAsia" w:hAnsi="Cambria Math"/>
                        <w:sz w:val="20"/>
                        <w:szCs w:val="20"/>
                      </w:rPr>
                      <m:t>e</m:t>
                    </m:r>
                  </m:num>
                  <m:den>
                    <m:r>
                      <m:rPr>
                        <m:sty m:val="p"/>
                      </m:rPr>
                      <w:rPr>
                        <w:rFonts w:ascii="Cambria Math" w:hAnsi="Cambria Math"/>
                        <w:sz w:val="20"/>
                        <w:szCs w:val="20"/>
                      </w:rPr>
                      <m:t>2</m:t>
                    </m:r>
                  </m:den>
                </m:f>
              </m:oMath>
            </m:oMathPara>
          </w:p>
        </w:tc>
        <w:tc>
          <w:tcPr>
            <w:tcW w:w="2976" w:type="dxa"/>
            <w:tcBorders>
              <w:top w:val="single" w:sz="4" w:space="0" w:color="000000"/>
              <w:left w:val="nil"/>
              <w:bottom w:val="nil"/>
              <w:right w:val="nil"/>
            </w:tcBorders>
            <w:vAlign w:val="center"/>
            <w:hideMark/>
          </w:tcPr>
          <w:p w14:paraId="517A1547" w14:textId="77777777" w:rsidR="008D353D" w:rsidRDefault="00E347AB" w:rsidP="00E347AB">
            <w:pPr>
              <w:pStyle w:val="aff"/>
              <w:cnfStyle w:val="000000000000" w:firstRow="0" w:lastRow="0" w:firstColumn="0" w:lastColumn="0" w:oddVBand="0" w:evenVBand="0" w:oddHBand="0" w:evenHBand="0" w:firstRowFirstColumn="0" w:firstRowLastColumn="0" w:lastRowFirstColumn="0" w:lastRowLastColumn="0"/>
            </w:pPr>
            <w:r>
              <w:rPr>
                <w:rFonts w:hint="eastAsia"/>
              </w:rPr>
              <w:t>消费者的网络效应</w:t>
            </w:r>
            <m:oMath>
              <m:sSub>
                <m:sSubPr>
                  <m:ctrlPr>
                    <w:rPr>
                      <w:rFonts w:ascii="Cambria Math" w:hAnsi="Cambria Math"/>
                      <w:sz w:val="24"/>
                    </w:rPr>
                  </m:ctrlPr>
                </m:sSubPr>
                <m:e>
                  <m:r>
                    <w:rPr>
                      <w:rFonts w:ascii="Cambria Math" w:hAnsi="Cambria Math"/>
                    </w:rPr>
                    <m:t>α</m:t>
                  </m:r>
                </m:e>
                <m:sub>
                  <m:r>
                    <w:rPr>
                      <w:rFonts w:ascii="Cambria Math" w:hAnsi="Cambria Math"/>
                    </w:rPr>
                    <m:t>B</m:t>
                  </m:r>
                </m:sub>
              </m:sSub>
            </m:oMath>
            <w:r>
              <w:rPr>
                <w:rFonts w:hint="eastAsia"/>
              </w:rPr>
              <w:t>增强，</w:t>
            </w:r>
          </w:p>
          <w:p w14:paraId="37F348CC" w14:textId="538F33D6" w:rsidR="00E347AB" w:rsidRDefault="00E347AB" w:rsidP="00E347AB">
            <w:pPr>
              <w:pStyle w:val="aff"/>
              <w:cnfStyle w:val="000000000000" w:firstRow="0" w:lastRow="0" w:firstColumn="0" w:lastColumn="0" w:oddVBand="0" w:evenVBand="0" w:oddHBand="0" w:evenHBand="0" w:firstRowFirstColumn="0" w:firstRowLastColumn="0" w:lastRowFirstColumn="0" w:lastRowLastColumn="0"/>
              <w:rPr>
                <w:sz w:val="24"/>
              </w:rPr>
            </w:pPr>
            <w:r>
              <w:rPr>
                <w:rFonts w:asciiTheme="minorEastAsia" w:hAnsiTheme="minorEastAsia" w:hint="eastAsia"/>
              </w:rPr>
              <w:t>利润</w:t>
            </w:r>
            <m:oMath>
              <m:sSub>
                <m:sSubPr>
                  <m:ctrlPr>
                    <w:rPr>
                      <w:rFonts w:ascii="Cambria Math" w:eastAsia="PMingLiU" w:hAnsi="Cambria Math" w:cs="PMingLiU"/>
                      <w:i/>
                      <w:sz w:val="24"/>
                    </w:rPr>
                  </m:ctrlPr>
                </m:sSubPr>
                <m:e>
                  <m:r>
                    <w:rPr>
                      <w:rStyle w:val="af0"/>
                      <w:rFonts w:ascii="Cambria Math" w:hAnsi="Cambria Math"/>
                      <w:sz w:val="20"/>
                      <w:szCs w:val="20"/>
                    </w:rPr>
                    <m:t>π</m:t>
                  </m:r>
                </m:e>
                <m:sub>
                  <m:r>
                    <w:rPr>
                      <w:rStyle w:val="af0"/>
                      <w:rFonts w:ascii="Cambria Math" w:hAnsi="Cambria Math"/>
                      <w:sz w:val="20"/>
                      <w:szCs w:val="20"/>
                    </w:rPr>
                    <m:t>K</m:t>
                  </m:r>
                </m:sub>
              </m:sSub>
            </m:oMath>
            <w:r>
              <w:rPr>
                <w:rFonts w:asciiTheme="minorEastAsia" w:hAnsiTheme="minorEastAsia" w:hint="eastAsia"/>
              </w:rPr>
              <w:t>减少。</w:t>
            </w:r>
          </w:p>
          <w:p w14:paraId="0B3C8A96" w14:textId="77777777" w:rsidR="00E347AB" w:rsidRDefault="00E347AB" w:rsidP="00E347AB">
            <w:pPr>
              <w:pStyle w:val="aff"/>
              <w:cnfStyle w:val="000000000000" w:firstRow="0" w:lastRow="0" w:firstColumn="0" w:lastColumn="0" w:oddVBand="0" w:evenVBand="0" w:oddHBand="0" w:evenHBand="0" w:firstRowFirstColumn="0" w:firstRowLastColumn="0" w:lastRowFirstColumn="0" w:lastRowLastColumn="0"/>
            </w:pPr>
            <w:r>
              <w:rPr>
                <w:rFonts w:hint="eastAsia"/>
              </w:rPr>
              <w:t>供应商的网络效应</w:t>
            </w:r>
            <m:oMath>
              <m:sSub>
                <m:sSubPr>
                  <m:ctrlPr>
                    <w:rPr>
                      <w:rFonts w:ascii="Cambria Math" w:hAnsi="Cambria Math"/>
                      <w:sz w:val="24"/>
                    </w:rPr>
                  </m:ctrlPr>
                </m:sSubPr>
                <m:e>
                  <m:r>
                    <w:rPr>
                      <w:rFonts w:ascii="Cambria Math" w:hAnsi="Cambria Math"/>
                    </w:rPr>
                    <m:t>α</m:t>
                  </m:r>
                </m:e>
                <m:sub>
                  <m:r>
                    <w:rPr>
                      <w:rFonts w:ascii="Cambria Math" w:hAnsi="Cambria Math"/>
                    </w:rPr>
                    <m:t>S</m:t>
                  </m:r>
                </m:sub>
              </m:sSub>
            </m:oMath>
            <w:r>
              <w:rPr>
                <w:rFonts w:hint="eastAsia"/>
              </w:rPr>
              <w:t>增强，</w:t>
            </w:r>
          </w:p>
          <w:p w14:paraId="5B123372" w14:textId="2C9D531E" w:rsidR="00666ED9" w:rsidRDefault="00E347AB" w:rsidP="00E347AB">
            <w:pPr>
              <w:pStyle w:val="aff"/>
              <w:cnfStyle w:val="000000000000" w:firstRow="0" w:lastRow="0" w:firstColumn="0" w:lastColumn="0" w:oddVBand="0" w:evenVBand="0" w:oddHBand="0" w:evenHBand="0" w:firstRowFirstColumn="0" w:firstRowLastColumn="0" w:lastRowFirstColumn="0" w:lastRowLastColumn="0"/>
            </w:pPr>
            <w:r>
              <w:rPr>
                <w:rFonts w:asciiTheme="minorEastAsia" w:hAnsiTheme="minorEastAsia" w:hint="eastAsia"/>
              </w:rPr>
              <w:t>利润</w:t>
            </w:r>
            <m:oMath>
              <m:sSub>
                <m:sSubPr>
                  <m:ctrlPr>
                    <w:rPr>
                      <w:rFonts w:ascii="Cambria Math" w:eastAsia="PMingLiU" w:hAnsi="Cambria Math" w:cs="PMingLiU"/>
                      <w:i/>
                      <w:sz w:val="24"/>
                    </w:rPr>
                  </m:ctrlPr>
                </m:sSubPr>
                <m:e>
                  <m:r>
                    <w:rPr>
                      <w:rStyle w:val="af0"/>
                      <w:rFonts w:ascii="Cambria Math" w:hAnsi="Cambria Math"/>
                      <w:sz w:val="20"/>
                      <w:szCs w:val="20"/>
                    </w:rPr>
                    <m:t>π</m:t>
                  </m:r>
                </m:e>
                <m:sub>
                  <m:r>
                    <w:rPr>
                      <w:rStyle w:val="af0"/>
                      <w:rFonts w:ascii="Cambria Math" w:hAnsi="Cambria Math"/>
                      <w:sz w:val="20"/>
                      <w:szCs w:val="20"/>
                    </w:rPr>
                    <m:t>K</m:t>
                  </m:r>
                </m:sub>
              </m:sSub>
            </m:oMath>
            <w:r>
              <w:rPr>
                <w:rFonts w:asciiTheme="minorEastAsia" w:hAnsiTheme="minorEastAsia" w:hint="eastAsia"/>
              </w:rPr>
              <w:t>增加。</w:t>
            </w:r>
          </w:p>
        </w:tc>
      </w:tr>
      <w:tr w:rsidR="00666ED9" w14:paraId="27A9472B" w14:textId="77777777" w:rsidTr="00F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Merge/>
            <w:tcBorders>
              <w:top w:val="single" w:sz="4" w:space="0" w:color="A5A5A5" w:themeColor="accent3"/>
              <w:left w:val="nil"/>
              <w:bottom w:val="single" w:sz="4" w:space="0" w:color="000000"/>
              <w:right w:val="single" w:sz="4" w:space="0" w:color="000000"/>
            </w:tcBorders>
            <w:vAlign w:val="center"/>
            <w:hideMark/>
          </w:tcPr>
          <w:p w14:paraId="63DD333B" w14:textId="77777777" w:rsidR="00666ED9" w:rsidRDefault="00666ED9" w:rsidP="00A86A4C">
            <w:pPr>
              <w:pStyle w:val="aff"/>
              <w:rPr>
                <w:sz w:val="24"/>
              </w:rPr>
            </w:pPr>
          </w:p>
        </w:tc>
        <w:tc>
          <w:tcPr>
            <w:tcW w:w="425" w:type="dxa"/>
            <w:tcBorders>
              <w:top w:val="nil"/>
              <w:left w:val="single" w:sz="4" w:space="0" w:color="000000"/>
              <w:bottom w:val="single" w:sz="4" w:space="0" w:color="000000"/>
              <w:right w:val="nil"/>
            </w:tcBorders>
            <w:vAlign w:val="center"/>
            <w:hideMark/>
          </w:tcPr>
          <w:p w14:paraId="38035BF0" w14:textId="77777777" w:rsidR="00666ED9" w:rsidRDefault="00666ED9" w:rsidP="00A86A4C">
            <w:pPr>
              <w:pStyle w:val="aff"/>
              <w:cnfStyle w:val="000000100000" w:firstRow="0" w:lastRow="0" w:firstColumn="0" w:lastColumn="0" w:oddVBand="0" w:evenVBand="0" w:oddHBand="1" w:evenHBand="0" w:firstRowFirstColumn="0" w:firstRowLastColumn="0" w:lastRowFirstColumn="0" w:lastRowLastColumn="0"/>
            </w:pPr>
            <w:r>
              <w:rPr>
                <w:rFonts w:asciiTheme="minorEastAsia" w:hAnsiTheme="minorEastAsia" w:hint="eastAsia"/>
              </w:rPr>
              <w:t>利润</w:t>
            </w:r>
          </w:p>
        </w:tc>
        <w:tc>
          <w:tcPr>
            <w:tcW w:w="4820" w:type="dxa"/>
            <w:tcBorders>
              <w:top w:val="nil"/>
              <w:left w:val="nil"/>
              <w:bottom w:val="single" w:sz="4" w:space="0" w:color="000000"/>
              <w:right w:val="nil"/>
            </w:tcBorders>
            <w:vAlign w:val="center"/>
            <w:hideMark/>
          </w:tcPr>
          <w:p w14:paraId="73EAE98A" w14:textId="77777777" w:rsidR="00666ED9" w:rsidRPr="00F7660E" w:rsidRDefault="001D719A" w:rsidP="00A86A4C">
            <w:pPr>
              <w:pStyle w:val="aff"/>
              <w:cnfStyle w:val="000000100000" w:firstRow="0" w:lastRow="0" w:firstColumn="0" w:lastColumn="0" w:oddVBand="0" w:evenVBand="0" w:oddHBand="1" w:evenHBand="0" w:firstRowFirstColumn="0" w:firstRowLastColumn="0" w:lastRowFirstColumn="0" w:lastRowLastColumn="0"/>
              <w:rPr>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K</m:t>
                    </m:r>
                  </m:sub>
                </m:sSub>
                <m:r>
                  <m:rPr>
                    <m:sty m:val="p"/>
                  </m:rPr>
                  <w:rPr>
                    <w:rFonts w:ascii="Cambria Math" w:hAnsi="Cambria Math"/>
                    <w:sz w:val="20"/>
                    <w:szCs w:val="20"/>
                  </w:rPr>
                  <m:t>=</m:t>
                </m:r>
                <m:f>
                  <m:fPr>
                    <m:ctrlPr>
                      <w:rPr>
                        <w:rFonts w:ascii="Cambria Math" w:hAnsi="Cambria Math"/>
                        <w:sz w:val="20"/>
                        <w:szCs w:val="20"/>
                      </w:rPr>
                    </m:ctrlPr>
                  </m:fPr>
                  <m:num>
                    <m:f>
                      <m:fPr>
                        <m:ctrlPr>
                          <w:rPr>
                            <w:rFonts w:ascii="Cambria Math" w:eastAsiaTheme="minorEastAsia" w:hAnsi="Cambria Math"/>
                            <w:sz w:val="20"/>
                            <w:szCs w:val="20"/>
                          </w:rPr>
                        </m:ctrlPr>
                      </m:fPr>
                      <m:num>
                        <m:sSubSup>
                          <m:sSubSupPr>
                            <m:ctrlPr>
                              <w:rPr>
                                <w:rFonts w:ascii="Cambria Math" w:hAnsi="Cambria Math"/>
                                <w:sz w:val="20"/>
                                <w:szCs w:val="20"/>
                              </w:rPr>
                            </m:ctrlPr>
                          </m:sSubSupPr>
                          <m:e>
                            <m:r>
                              <w:rPr>
                                <w:rFonts w:ascii="Cambria Math" w:eastAsiaTheme="minorEastAsia" w:hAnsi="Cambria Math"/>
                                <w:sz w:val="20"/>
                                <w:szCs w:val="20"/>
                                <w:lang w:eastAsia="zh-TW"/>
                              </w:rPr>
                              <m:t>V</m:t>
                            </m:r>
                          </m:e>
                          <m:sub>
                            <m:r>
                              <w:rPr>
                                <w:rFonts w:ascii="Cambria Math" w:eastAsiaTheme="minorEastAsia" w:hAnsi="Cambria Math"/>
                                <w:sz w:val="20"/>
                                <w:szCs w:val="20"/>
                                <w:lang w:eastAsia="zh-TW"/>
                              </w:rPr>
                              <m:t>S</m:t>
                            </m:r>
                          </m:sub>
                          <m:sup>
                            <m:r>
                              <m:rPr>
                                <m:sty m:val="p"/>
                              </m:rPr>
                              <w:rPr>
                                <w:rFonts w:ascii="Cambria Math" w:eastAsiaTheme="minorEastAsia" w:hAnsi="Cambria Math"/>
                                <w:sz w:val="20"/>
                                <w:szCs w:val="20"/>
                                <w:lang w:eastAsia="zh-TW"/>
                              </w:rPr>
                              <m:t>2</m:t>
                            </m:r>
                          </m:sup>
                        </m:sSubSup>
                        <m:ctrlPr>
                          <w:rPr>
                            <w:rFonts w:ascii="Cambria Math" w:eastAsiaTheme="minorEastAsia" w:hAnsi="Cambria Math"/>
                            <w:iCs/>
                            <w:sz w:val="20"/>
                            <w:szCs w:val="20"/>
                          </w:rPr>
                        </m:ctrlPr>
                      </m:num>
                      <m:den>
                        <m:r>
                          <w:rPr>
                            <w:rFonts w:ascii="Cambria Math" w:eastAsiaTheme="minorEastAsia" w:hAnsi="Cambria Math"/>
                            <w:sz w:val="20"/>
                            <w:szCs w:val="20"/>
                          </w:rPr>
                          <m:t>e</m:t>
                        </m:r>
                      </m:den>
                    </m:f>
                    <m:r>
                      <m:rPr>
                        <m:sty m:val="p"/>
                      </m:rPr>
                      <w:rPr>
                        <w:rFonts w:ascii="Cambria Math" w:eastAsiaTheme="minorEastAsia" w:hAnsi="Cambria Math" w:cs="MS Mincho"/>
                        <w:sz w:val="20"/>
                        <w:szCs w:val="20"/>
                        <w:lang w:eastAsia="zh-TW"/>
                      </w:rPr>
                      <m:t>-</m:t>
                    </m:r>
                    <m:sSup>
                      <m:sSupPr>
                        <m:ctrlPr>
                          <w:rPr>
                            <w:rFonts w:ascii="Cambria Math" w:eastAsiaTheme="minorEastAsia" w:hAnsi="Cambria Math" w:cs="MS Mincho"/>
                            <w:iCs/>
                            <w:sz w:val="20"/>
                            <w:szCs w:val="20"/>
                          </w:rPr>
                        </m:ctrlPr>
                      </m:sSupPr>
                      <m:e>
                        <m:d>
                          <m:dPr>
                            <m:begChr m:val="["/>
                            <m:endChr m:val="]"/>
                            <m:ctrlPr>
                              <w:rPr>
                                <w:rFonts w:ascii="Cambria Math" w:eastAsiaTheme="minorEastAsia" w:hAnsi="Cambria Math" w:cs="MS Mincho"/>
                                <w:iCs/>
                                <w:sz w:val="20"/>
                                <w:szCs w:val="20"/>
                              </w:rPr>
                            </m:ctrlPr>
                          </m:dPr>
                          <m:e>
                            <m:f>
                              <m:fPr>
                                <m:ctrlPr>
                                  <w:rPr>
                                    <w:rFonts w:ascii="Cambria Math" w:eastAsiaTheme="minorEastAsia" w:hAnsi="Cambria Math"/>
                                    <w:sz w:val="20"/>
                                    <w:szCs w:val="20"/>
                                  </w:rPr>
                                </m:ctrlPr>
                              </m:fPr>
                              <m:num>
                                <m:d>
                                  <m:dPr>
                                    <m:ctrlPr>
                                      <w:rPr>
                                        <w:rFonts w:ascii="Cambria Math" w:eastAsiaTheme="minorEastAsia" w:hAnsi="Cambria Math"/>
                                        <w:sz w:val="20"/>
                                        <w:szCs w:val="20"/>
                                      </w:rPr>
                                    </m:ctrlPr>
                                  </m:dPr>
                                  <m:e>
                                    <m:sSub>
                                      <m:sSubPr>
                                        <m:ctrlPr>
                                          <w:rPr>
                                            <w:rFonts w:ascii="Cambria Math" w:hAnsi="Cambria Math"/>
                                            <w:sz w:val="20"/>
                                            <w:szCs w:val="20"/>
                                          </w:rPr>
                                        </m:ctrlPr>
                                      </m:sSubPr>
                                      <m:e>
                                        <m:r>
                                          <w:rPr>
                                            <w:rFonts w:ascii="Cambria Math" w:hAnsi="Cambria Math"/>
                                            <w:sz w:val="20"/>
                                            <w:szCs w:val="20"/>
                                          </w:rPr>
                                          <m:t>α</m:t>
                                        </m:r>
                                      </m:e>
                                      <m:sub>
                                        <m:r>
                                          <w:rPr>
                                            <w:rFonts w:ascii="Cambria Math" w:hAnsi="Cambria Math"/>
                                            <w:sz w:val="20"/>
                                            <w:szCs w:val="20"/>
                                          </w:rPr>
                                          <m:t>B</m:t>
                                        </m:r>
                                      </m:sub>
                                    </m:sSub>
                                    <m:r>
                                      <m:rPr>
                                        <m:sty m:val="p"/>
                                      </m:rPr>
                                      <w:rPr>
                                        <w:rFonts w:ascii="Cambria Math" w:eastAsiaTheme="minorEastAsia" w:hAnsi="Cambria Math"/>
                                        <w:sz w:val="20"/>
                                        <w:szCs w:val="20"/>
                                        <w:lang w:eastAsia="zh-TW"/>
                                      </w:rPr>
                                      <m:t>+</m:t>
                                    </m:r>
                                    <m:sSub>
                                      <m:sSubPr>
                                        <m:ctrlPr>
                                          <w:rPr>
                                            <w:rFonts w:ascii="Cambria Math" w:hAnsi="Cambria Math"/>
                                            <w:sz w:val="20"/>
                                            <w:szCs w:val="20"/>
                                          </w:rPr>
                                        </m:ctrlPr>
                                      </m:sSubPr>
                                      <m:e>
                                        <m:r>
                                          <w:rPr>
                                            <w:rFonts w:ascii="Cambria Math" w:hAnsi="Cambria Math"/>
                                            <w:sz w:val="20"/>
                                            <w:szCs w:val="20"/>
                                          </w:rPr>
                                          <m:t>α</m:t>
                                        </m:r>
                                      </m:e>
                                      <m:sub>
                                        <m:r>
                                          <w:rPr>
                                            <w:rFonts w:ascii="Cambria Math" w:hAnsi="Cambria Math"/>
                                            <w:sz w:val="20"/>
                                            <w:szCs w:val="20"/>
                                          </w:rPr>
                                          <m:t>S</m:t>
                                        </m:r>
                                      </m:sub>
                                    </m:sSub>
                                  </m:e>
                                </m:d>
                                <m:ctrlPr>
                                  <w:rPr>
                                    <w:rFonts w:ascii="Cambria Math" w:eastAsiaTheme="minorEastAsia" w:hAnsi="Cambria Math"/>
                                    <w:iCs/>
                                    <w:sz w:val="20"/>
                                    <w:szCs w:val="20"/>
                                  </w:rPr>
                                </m:ctrlPr>
                              </m:num>
                              <m:den>
                                <m:r>
                                  <w:rPr>
                                    <w:rFonts w:ascii="Cambria Math" w:eastAsiaTheme="minorEastAsia" w:hAnsi="Cambria Math"/>
                                    <w:sz w:val="20"/>
                                    <w:szCs w:val="20"/>
                                  </w:rPr>
                                  <m:t>e</m:t>
                                </m:r>
                              </m:den>
                            </m:f>
                          </m:e>
                        </m:d>
                      </m:e>
                      <m:sup>
                        <m:r>
                          <m:rPr>
                            <m:sty m:val="p"/>
                          </m:rPr>
                          <w:rPr>
                            <w:rFonts w:ascii="Cambria Math" w:eastAsiaTheme="minorEastAsia" w:hAnsi="Cambria Math" w:cs="MS Mincho"/>
                            <w:sz w:val="20"/>
                            <w:szCs w:val="20"/>
                            <w:lang w:eastAsia="zh-TW"/>
                          </w:rPr>
                          <m:t>2</m:t>
                        </m:r>
                      </m:sup>
                    </m:sSup>
                  </m:num>
                  <m:den>
                    <m:r>
                      <m:rPr>
                        <m:sty m:val="p"/>
                      </m:rPr>
                      <w:rPr>
                        <w:rFonts w:ascii="Cambria Math" w:eastAsiaTheme="minorEastAsia" w:hAnsi="Cambria Math"/>
                        <w:sz w:val="20"/>
                        <w:szCs w:val="20"/>
                        <w:lang w:eastAsia="zh-TW"/>
                      </w:rPr>
                      <m:t>2</m:t>
                    </m:r>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S</m:t>
                        </m:r>
                      </m:sub>
                    </m:sSub>
                  </m:den>
                </m:f>
                <m:r>
                  <m:rPr>
                    <m:sty m:val="p"/>
                  </m:rPr>
                  <w:rPr>
                    <w:rFonts w:ascii="Cambria Math" w:eastAsiaTheme="minorEastAsia" w:hAnsi="Cambria Math"/>
                    <w:sz w:val="20"/>
                    <w:szCs w:val="20"/>
                    <w:lang w:eastAsia="zh-TW"/>
                  </w:rPr>
                  <m:t>+</m:t>
                </m:r>
                <m:f>
                  <m:fPr>
                    <m:ctrlPr>
                      <w:rPr>
                        <w:rFonts w:ascii="Cambria Math" w:hAnsi="Cambria Math"/>
                        <w:sz w:val="20"/>
                        <w:szCs w:val="20"/>
                      </w:rPr>
                    </m:ctrlPr>
                  </m:fPr>
                  <m:num>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m:t>
                        </m:r>
                      </m:sub>
                    </m:sSub>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S</m:t>
                        </m:r>
                      </m:sub>
                    </m:sSub>
                    <m:r>
                      <m:rPr>
                        <m:sty m:val="p"/>
                      </m:rPr>
                      <w:rPr>
                        <w:rFonts w:ascii="Cambria Math" w:eastAsiaTheme="minorEastAsia" w:hAnsi="Cambria Math"/>
                        <w:sz w:val="20"/>
                        <w:szCs w:val="20"/>
                        <w:lang w:eastAsia="zh-TW"/>
                      </w:rPr>
                      <m:t>+2</m:t>
                    </m:r>
                    <m:sSubSup>
                      <m:sSubSupPr>
                        <m:ctrlPr>
                          <w:rPr>
                            <w:rFonts w:ascii="Cambria Math" w:eastAsiaTheme="minorEastAsia" w:hAnsi="Cambria Math"/>
                            <w:sz w:val="20"/>
                            <w:szCs w:val="20"/>
                          </w:rPr>
                        </m:ctrlPr>
                      </m:sSubSupPr>
                      <m:e>
                        <m:r>
                          <w:rPr>
                            <w:rFonts w:ascii="Cambria Math" w:eastAsiaTheme="minorEastAsia" w:hAnsi="Cambria Math"/>
                            <w:sz w:val="20"/>
                            <w:szCs w:val="20"/>
                            <w:lang w:eastAsia="zh-TW"/>
                          </w:rPr>
                          <m:t>α</m:t>
                        </m:r>
                      </m:e>
                      <m:sub>
                        <m:r>
                          <w:rPr>
                            <w:rFonts w:ascii="Cambria Math" w:eastAsiaTheme="minorEastAsia" w:hAnsi="Cambria Math"/>
                            <w:sz w:val="20"/>
                            <w:szCs w:val="20"/>
                            <w:lang w:eastAsia="zh-TW"/>
                          </w:rPr>
                          <m:t>S</m:t>
                        </m:r>
                      </m:sub>
                      <m:sup>
                        <m:r>
                          <m:rPr>
                            <m:sty m:val="p"/>
                          </m:rPr>
                          <w:rPr>
                            <w:rFonts w:ascii="Cambria Math" w:eastAsiaTheme="minorEastAsia" w:hAnsi="Cambria Math"/>
                            <w:sz w:val="20"/>
                            <w:szCs w:val="20"/>
                            <w:lang w:eastAsia="zh-TW"/>
                          </w:rPr>
                          <m:t>2</m:t>
                        </m:r>
                      </m:sup>
                    </m:sSubSup>
                  </m:num>
                  <m:den>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S</m:t>
                        </m:r>
                      </m:sub>
                    </m:sSub>
                    <m:sSup>
                      <m:sSupPr>
                        <m:ctrlPr>
                          <w:rPr>
                            <w:rFonts w:ascii="Cambria Math" w:hAnsi="Cambria Math"/>
                            <w:sz w:val="20"/>
                            <w:szCs w:val="20"/>
                          </w:rPr>
                        </m:ctrlPr>
                      </m:sSupPr>
                      <m:e>
                        <m:r>
                          <w:rPr>
                            <w:rFonts w:ascii="Cambria Math" w:hAnsi="Cambria Math"/>
                            <w:sz w:val="20"/>
                            <w:szCs w:val="20"/>
                          </w:rPr>
                          <m:t>e</m:t>
                        </m:r>
                      </m:e>
                      <m:sup>
                        <m:r>
                          <m:rPr>
                            <m:sty m:val="p"/>
                          </m:rPr>
                          <w:rPr>
                            <w:rFonts w:ascii="Cambria Math" w:hAnsi="Cambria Math"/>
                            <w:sz w:val="20"/>
                            <w:szCs w:val="20"/>
                          </w:rPr>
                          <m:t>2</m:t>
                        </m:r>
                      </m:sup>
                    </m:sSup>
                  </m:den>
                </m:f>
              </m:oMath>
            </m:oMathPara>
          </w:p>
        </w:tc>
        <w:tc>
          <w:tcPr>
            <w:tcW w:w="2976" w:type="dxa"/>
            <w:tcBorders>
              <w:top w:val="nil"/>
              <w:left w:val="nil"/>
              <w:bottom w:val="single" w:sz="4" w:space="0" w:color="000000"/>
              <w:right w:val="nil"/>
            </w:tcBorders>
            <w:vAlign w:val="center"/>
            <w:hideMark/>
          </w:tcPr>
          <w:p w14:paraId="6323839A" w14:textId="77777777" w:rsidR="00E347AB" w:rsidRPr="00E347AB" w:rsidRDefault="001D719A" w:rsidP="00E347AB">
            <w:pPr>
              <w:pStyle w:val="aff"/>
              <w:cnfStyle w:val="000000100000" w:firstRow="0" w:lastRow="0" w:firstColumn="0" w:lastColumn="0" w:oddVBand="0" w:evenVBand="0" w:oddHBand="1" w:evenHBand="0" w:firstRowFirstColumn="0" w:firstRowLastColumn="0" w:lastRowFirstColumn="0" w:lastRowLastColumn="0"/>
              <w:rPr>
                <w:rStyle w:val="af0"/>
                <w:sz w:val="20"/>
                <w:szCs w:val="20"/>
              </w:rPr>
            </w:pP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KS</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Style w:val="af0"/>
                <w:rFonts w:hint="eastAsia"/>
                <w:sz w:val="20"/>
                <w:szCs w:val="20"/>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KB</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Fonts w:hint="eastAsia"/>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π</m:t>
                  </m:r>
                </m:e>
                <m:sub>
                  <m:r>
                    <m:rPr>
                      <m:sty m:val="p"/>
                    </m:rPr>
                    <w:rPr>
                      <w:rStyle w:val="af0"/>
                      <w:rFonts w:ascii="Cambria Math" w:hAnsi="Cambria Math"/>
                      <w:sz w:val="20"/>
                      <w:szCs w:val="20"/>
                    </w:rPr>
                    <m:t>K</m:t>
                  </m:r>
                </m:sub>
              </m:sSub>
            </m:oMath>
            <w:r w:rsidR="00E347AB" w:rsidRPr="00E347AB">
              <w:rPr>
                <w:rFonts w:hint="eastAsia"/>
              </w:rPr>
              <w:t>递增</w:t>
            </w:r>
          </w:p>
          <w:p w14:paraId="647C9890" w14:textId="77777777" w:rsidR="00E347AB" w:rsidRPr="00E347AB" w:rsidRDefault="001D719A" w:rsidP="00E347AB">
            <w:pPr>
              <w:pStyle w:val="aff"/>
              <w:cnfStyle w:val="000000100000" w:firstRow="0" w:lastRow="0" w:firstColumn="0" w:lastColumn="0" w:oddVBand="0" w:evenVBand="0" w:oddHBand="1" w:evenHBand="0" w:firstRowFirstColumn="0" w:firstRowLastColumn="0" w:lastRowFirstColumn="0" w:lastRowLastColumn="0"/>
              <w:rPr>
                <w:sz w:val="24"/>
              </w:rPr>
            </w:pP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KS</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Style w:val="af0"/>
                <w:rFonts w:hint="eastAsia"/>
                <w:sz w:val="20"/>
                <w:szCs w:val="20"/>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KB</m:t>
                  </m:r>
                </m:sub>
              </m:sSub>
              <m:r>
                <m:rPr>
                  <m:sty m:val="p"/>
                </m:rPr>
                <w:rPr>
                  <w:rFonts w:ascii="Cambria Math"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Fonts w:hint="eastAsia"/>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π</m:t>
                  </m:r>
                </m:e>
                <m:sub>
                  <m:r>
                    <m:rPr>
                      <m:sty m:val="p"/>
                    </m:rPr>
                    <w:rPr>
                      <w:rStyle w:val="af0"/>
                      <w:rFonts w:ascii="Cambria Math" w:hAnsi="Cambria Math"/>
                      <w:sz w:val="20"/>
                      <w:szCs w:val="20"/>
                    </w:rPr>
                    <m:t>K</m:t>
                  </m:r>
                </m:sub>
              </m:sSub>
            </m:oMath>
            <w:r w:rsidR="00E347AB" w:rsidRPr="00E347AB">
              <w:rPr>
                <w:rFonts w:hint="eastAsia"/>
              </w:rPr>
              <w:t>最大</w:t>
            </w:r>
          </w:p>
          <w:p w14:paraId="356CBD5C" w14:textId="1AF5C28D" w:rsidR="00666ED9" w:rsidRDefault="001D719A" w:rsidP="00E347AB">
            <w:pPr>
              <w:pStyle w:val="aff"/>
              <w:cnfStyle w:val="000000100000" w:firstRow="0" w:lastRow="0" w:firstColumn="0" w:lastColumn="0" w:oddVBand="0" w:evenVBand="0" w:oddHBand="1" w:evenHBand="0" w:firstRowFirstColumn="0" w:firstRowLastColumn="0" w:lastRowFirstColumn="0" w:lastRowLastColumn="0"/>
            </w:pP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KS</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Style w:val="af0"/>
                <w:rFonts w:hint="eastAsia"/>
                <w:sz w:val="20"/>
                <w:szCs w:val="20"/>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KB</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Fonts w:hint="eastAsia"/>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π</m:t>
                  </m:r>
                </m:e>
                <m:sub>
                  <m:r>
                    <m:rPr>
                      <m:sty m:val="p"/>
                    </m:rPr>
                    <w:rPr>
                      <w:rStyle w:val="af0"/>
                      <w:rFonts w:ascii="Cambria Math" w:hAnsi="Cambria Math"/>
                      <w:sz w:val="20"/>
                      <w:szCs w:val="20"/>
                    </w:rPr>
                    <m:t>K</m:t>
                  </m:r>
                </m:sub>
              </m:sSub>
            </m:oMath>
            <w:r w:rsidR="00E347AB" w:rsidRPr="00E347AB">
              <w:rPr>
                <w:rStyle w:val="af0"/>
                <w:rFonts w:hint="eastAsia"/>
                <w:sz w:val="20"/>
                <w:szCs w:val="20"/>
              </w:rPr>
              <w:t>递减</w:t>
            </w:r>
          </w:p>
        </w:tc>
      </w:tr>
      <w:tr w:rsidR="00666ED9" w14:paraId="62C68882" w14:textId="77777777" w:rsidTr="00F7660E">
        <w:tc>
          <w:tcPr>
            <w:cnfStyle w:val="001000000000" w:firstRow="0" w:lastRow="0" w:firstColumn="1" w:lastColumn="0" w:oddVBand="0" w:evenVBand="0" w:oddHBand="0" w:evenHBand="0" w:firstRowFirstColumn="0" w:firstRowLastColumn="0" w:lastRowFirstColumn="0" w:lastRowLastColumn="0"/>
            <w:tcW w:w="851" w:type="dxa"/>
            <w:vMerge w:val="restart"/>
            <w:tcBorders>
              <w:top w:val="single" w:sz="4" w:space="0" w:color="000000"/>
              <w:left w:val="nil"/>
              <w:bottom w:val="nil"/>
              <w:right w:val="single" w:sz="4" w:space="0" w:color="000000"/>
            </w:tcBorders>
            <w:vAlign w:val="center"/>
            <w:hideMark/>
          </w:tcPr>
          <w:p w14:paraId="241C00CF" w14:textId="77777777" w:rsidR="00666ED9" w:rsidRDefault="00666ED9" w:rsidP="00A86A4C">
            <w:pPr>
              <w:pStyle w:val="aff"/>
            </w:pPr>
            <w:r>
              <w:rPr>
                <w:rFonts w:hint="eastAsia"/>
              </w:rPr>
              <w:t>供应商消费者</w:t>
            </w:r>
            <w:proofErr w:type="gramStart"/>
            <w:r>
              <w:rPr>
                <w:rFonts w:hint="eastAsia"/>
              </w:rPr>
              <w:t>均竞争</w:t>
            </w:r>
            <w:proofErr w:type="gramEnd"/>
          </w:p>
        </w:tc>
        <w:tc>
          <w:tcPr>
            <w:tcW w:w="425" w:type="dxa"/>
            <w:tcBorders>
              <w:top w:val="single" w:sz="4" w:space="0" w:color="000000"/>
              <w:left w:val="single" w:sz="4" w:space="0" w:color="000000"/>
              <w:bottom w:val="nil"/>
              <w:right w:val="nil"/>
            </w:tcBorders>
            <w:vAlign w:val="center"/>
            <w:hideMark/>
          </w:tcPr>
          <w:p w14:paraId="6157C3EA" w14:textId="77777777" w:rsidR="00666ED9" w:rsidRDefault="00666ED9" w:rsidP="00A86A4C">
            <w:pPr>
              <w:pStyle w:val="aff"/>
              <w:cnfStyle w:val="000000000000" w:firstRow="0" w:lastRow="0" w:firstColumn="0" w:lastColumn="0" w:oddVBand="0" w:evenVBand="0" w:oddHBand="0" w:evenHBand="0" w:firstRowFirstColumn="0" w:firstRowLastColumn="0" w:lastRowFirstColumn="0" w:lastRowLastColumn="0"/>
            </w:pPr>
            <w:r>
              <w:rPr>
                <w:rFonts w:asciiTheme="minorEastAsia" w:hAnsiTheme="minorEastAsia" w:hint="eastAsia"/>
              </w:rPr>
              <w:t>定价</w:t>
            </w:r>
          </w:p>
        </w:tc>
        <w:tc>
          <w:tcPr>
            <w:tcW w:w="4820" w:type="dxa"/>
            <w:tcBorders>
              <w:top w:val="single" w:sz="4" w:space="0" w:color="000000"/>
              <w:left w:val="nil"/>
              <w:bottom w:val="nil"/>
              <w:right w:val="nil"/>
            </w:tcBorders>
            <w:vAlign w:val="center"/>
            <w:hideMark/>
          </w:tcPr>
          <w:p w14:paraId="7F03C31E" w14:textId="77777777" w:rsidR="00666ED9" w:rsidRPr="00F7660E" w:rsidRDefault="001D719A" w:rsidP="00A86A4C">
            <w:pPr>
              <w:pStyle w:val="aff"/>
              <w:cnfStyle w:val="000000000000" w:firstRow="0" w:lastRow="0" w:firstColumn="0" w:lastColumn="0" w:oddVBand="0" w:evenVBand="0" w:oddHBand="0" w:evenHBand="0" w:firstRowFirstColumn="0" w:firstRowLastColumn="0" w:lastRowFirstColumn="0" w:lastRowLastColumn="0"/>
              <w:rPr>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P</m:t>
                    </m:r>
                  </m:e>
                  <m:sub>
                    <m:r>
                      <w:rPr>
                        <w:rFonts w:ascii="Cambria Math" w:hAnsi="Cambria Math"/>
                        <w:sz w:val="20"/>
                        <w:szCs w:val="20"/>
                      </w:rPr>
                      <m:t>KB</m:t>
                    </m:r>
                  </m:sub>
                  <m:sup>
                    <m:r>
                      <m:rPr>
                        <m:sty m:val="p"/>
                      </m:rPr>
                      <w:rPr>
                        <w:rFonts w:ascii="Cambria Math" w:hAnsi="Cambria Math"/>
                        <w:sz w:val="20"/>
                        <w:szCs w:val="20"/>
                      </w:rPr>
                      <m:t>*</m:t>
                    </m:r>
                  </m:sup>
                </m:sSubSup>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B</m:t>
                        </m:r>
                      </m:sub>
                    </m:sSub>
                  </m:num>
                  <m:den>
                    <m:r>
                      <w:rPr>
                        <w:rFonts w:ascii="Cambria Math" w:eastAsiaTheme="minorEastAsia" w:hAnsi="Cambria Math"/>
                        <w:sz w:val="20"/>
                        <w:szCs w:val="20"/>
                      </w:rPr>
                      <m:t>e</m:t>
                    </m:r>
                  </m:den>
                </m:f>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S</m:t>
                        </m:r>
                      </m:sub>
                    </m:sSub>
                    <m:sSub>
                      <m:sSubPr>
                        <m:ctrlPr>
                          <w:rPr>
                            <w:rFonts w:ascii="Cambria Math" w:eastAsiaTheme="minorEastAsia" w:hAnsi="Cambria Math"/>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S</m:t>
                        </m:r>
                      </m:sub>
                    </m:sSub>
                  </m:num>
                  <m:den>
                    <m:r>
                      <w:rPr>
                        <w:rFonts w:ascii="Cambria Math" w:eastAsiaTheme="minorEastAsia" w:hAnsi="Cambria Math"/>
                        <w:sz w:val="20"/>
                        <w:szCs w:val="20"/>
                      </w:rPr>
                      <m:t>e</m:t>
                    </m:r>
                  </m:den>
                </m:f>
              </m:oMath>
            </m:oMathPara>
          </w:p>
          <w:p w14:paraId="4E61514E" w14:textId="77777777" w:rsidR="00666ED9" w:rsidRPr="00F7660E" w:rsidRDefault="001D719A" w:rsidP="00A86A4C">
            <w:pPr>
              <w:pStyle w:val="aff"/>
              <w:cnfStyle w:val="000000000000" w:firstRow="0" w:lastRow="0" w:firstColumn="0" w:lastColumn="0" w:oddVBand="0" w:evenVBand="0" w:oddHBand="0" w:evenHBand="0" w:firstRowFirstColumn="0" w:firstRowLastColumn="0" w:lastRowFirstColumn="0" w:lastRowLastColumn="0"/>
              <w:rPr>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P</m:t>
                    </m:r>
                  </m:e>
                  <m:sub>
                    <m:r>
                      <w:rPr>
                        <w:rFonts w:ascii="Cambria Math" w:hAnsi="Cambria Math"/>
                        <w:sz w:val="20"/>
                        <w:szCs w:val="20"/>
                      </w:rPr>
                      <m:t>KS</m:t>
                    </m:r>
                  </m:sub>
                  <m:sup>
                    <m:r>
                      <m:rPr>
                        <m:sty m:val="p"/>
                      </m:rPr>
                      <w:rPr>
                        <w:rFonts w:ascii="Cambria Math" w:hAnsi="Cambria Math"/>
                        <w:sz w:val="20"/>
                        <w:szCs w:val="20"/>
                      </w:rPr>
                      <m:t>*</m:t>
                    </m:r>
                  </m:sup>
                </m:sSubSup>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S</m:t>
                        </m:r>
                      </m:sub>
                    </m:sSub>
                    <m:sSub>
                      <m:sSubPr>
                        <m:ctrlPr>
                          <w:rPr>
                            <w:rFonts w:ascii="Cambria Math" w:eastAsiaTheme="minorEastAsia" w:hAnsi="Cambria Math"/>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S</m:t>
                        </m:r>
                      </m:sub>
                    </m:sSub>
                  </m:num>
                  <m:den>
                    <m:r>
                      <w:rPr>
                        <w:rFonts w:ascii="Cambria Math" w:eastAsiaTheme="minorEastAsia" w:hAnsi="Cambria Math"/>
                        <w:sz w:val="20"/>
                        <w:szCs w:val="20"/>
                      </w:rPr>
                      <m:t>e</m:t>
                    </m:r>
                  </m:den>
                </m:f>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B</m:t>
                        </m:r>
                      </m:sub>
                    </m:sSub>
                  </m:num>
                  <m:den>
                    <m:r>
                      <w:rPr>
                        <w:rFonts w:ascii="Cambria Math" w:eastAsiaTheme="minorEastAsia" w:hAnsi="Cambria Math"/>
                        <w:sz w:val="20"/>
                        <w:szCs w:val="20"/>
                      </w:rPr>
                      <m:t>e</m:t>
                    </m:r>
                  </m:den>
                </m:f>
              </m:oMath>
            </m:oMathPara>
          </w:p>
        </w:tc>
        <w:tc>
          <w:tcPr>
            <w:tcW w:w="2976" w:type="dxa"/>
            <w:tcBorders>
              <w:top w:val="single" w:sz="4" w:space="0" w:color="000000"/>
              <w:left w:val="nil"/>
              <w:bottom w:val="nil"/>
              <w:right w:val="nil"/>
            </w:tcBorders>
            <w:vAlign w:val="center"/>
            <w:hideMark/>
          </w:tcPr>
          <w:p w14:paraId="3568DDF4" w14:textId="77777777" w:rsidR="00E347AB" w:rsidRDefault="00E347AB" w:rsidP="00E347AB">
            <w:pPr>
              <w:pStyle w:val="aff"/>
              <w:cnfStyle w:val="000000000000" w:firstRow="0" w:lastRow="0" w:firstColumn="0" w:lastColumn="0" w:oddVBand="0" w:evenVBand="0" w:oddHBand="0" w:evenHBand="0" w:firstRowFirstColumn="0" w:firstRowLastColumn="0" w:lastRowFirstColumn="0" w:lastRowLastColumn="0"/>
              <w:rPr>
                <w:rFonts w:asciiTheme="minorEastAsia" w:hAnsiTheme="minorEastAsia"/>
                <w:sz w:val="24"/>
              </w:rPr>
            </w:pPr>
            <w:r>
              <w:rPr>
                <w:rFonts w:asciiTheme="minorEastAsia" w:hAnsiTheme="minorEastAsia" w:hint="eastAsia"/>
              </w:rPr>
              <w:t>网络效应</w:t>
            </w:r>
            <m:oMath>
              <m:sSub>
                <m:sSubPr>
                  <m:ctrlPr>
                    <w:rPr>
                      <w:rFonts w:ascii="Cambria Math" w:hAnsi="Cambria Math"/>
                      <w:sz w:val="24"/>
                    </w:rPr>
                  </m:ctrlPr>
                </m:sSubPr>
                <m:e>
                  <m:r>
                    <w:rPr>
                      <w:rFonts w:ascii="Cambria Math" w:hAnsi="Cambria Math"/>
                    </w:rPr>
                    <m:t>α</m:t>
                  </m:r>
                </m:e>
                <m:sub>
                  <m:r>
                    <w:rPr>
                      <w:rFonts w:ascii="Cambria Math" w:hAnsi="Cambria Math"/>
                    </w:rPr>
                    <m:t>B</m:t>
                  </m:r>
                </m:sub>
              </m:sSub>
            </m:oMath>
            <w:r>
              <w:rPr>
                <w:rFonts w:asciiTheme="minorEastAsia" w:hAnsiTheme="minorEastAsia" w:hint="eastAsia"/>
              </w:rPr>
              <w:t>、</w:t>
            </w:r>
            <m:oMath>
              <m:sSub>
                <m:sSubPr>
                  <m:ctrlPr>
                    <w:rPr>
                      <w:rFonts w:ascii="Cambria Math" w:hAnsi="Cambria Math"/>
                      <w:sz w:val="24"/>
                    </w:rPr>
                  </m:ctrlPr>
                </m:sSubPr>
                <m:e>
                  <m:r>
                    <w:rPr>
                      <w:rFonts w:ascii="Cambria Math" w:hAnsi="Cambria Math"/>
                    </w:rPr>
                    <m:t>α</m:t>
                  </m:r>
                </m:e>
                <m:sub>
                  <m:r>
                    <w:rPr>
                      <w:rFonts w:ascii="Cambria Math" w:hAnsi="Cambria Math"/>
                    </w:rPr>
                    <m:t>S</m:t>
                  </m:r>
                </m:sub>
              </m:sSub>
            </m:oMath>
            <w:r>
              <w:rPr>
                <w:rFonts w:asciiTheme="minorEastAsia" w:hAnsiTheme="minorEastAsia" w:hint="eastAsia"/>
              </w:rPr>
              <w:t>增强，</w:t>
            </w:r>
          </w:p>
          <w:p w14:paraId="33F89706" w14:textId="0ACF98D4" w:rsidR="00666ED9" w:rsidRDefault="00E347AB" w:rsidP="00E347AB">
            <w:pPr>
              <w:pStyle w:val="aff"/>
              <w:cnfStyle w:val="000000000000" w:firstRow="0" w:lastRow="0" w:firstColumn="0" w:lastColumn="0" w:oddVBand="0" w:evenVBand="0" w:oddHBand="0" w:evenHBand="0" w:firstRowFirstColumn="0" w:firstRowLastColumn="0" w:lastRowFirstColumn="0" w:lastRowLastColumn="0"/>
            </w:pPr>
            <w:r>
              <w:rPr>
                <w:rFonts w:asciiTheme="minorEastAsia" w:hAnsiTheme="minorEastAsia" w:hint="eastAsia"/>
              </w:rPr>
              <w:t>利润</w:t>
            </w:r>
            <m:oMath>
              <m:sSub>
                <m:sSubPr>
                  <m:ctrlPr>
                    <w:rPr>
                      <w:rFonts w:ascii="Cambria Math" w:eastAsia="PMingLiU" w:hAnsi="Cambria Math" w:cs="PMingLiU"/>
                      <w:i/>
                      <w:sz w:val="24"/>
                    </w:rPr>
                  </m:ctrlPr>
                </m:sSubPr>
                <m:e>
                  <m:r>
                    <w:rPr>
                      <w:rStyle w:val="af0"/>
                      <w:rFonts w:ascii="Cambria Math" w:hAnsi="Cambria Math"/>
                      <w:sz w:val="20"/>
                      <w:szCs w:val="20"/>
                    </w:rPr>
                    <m:t>π</m:t>
                  </m:r>
                </m:e>
                <m:sub>
                  <m:r>
                    <w:rPr>
                      <w:rStyle w:val="af0"/>
                      <w:rFonts w:ascii="Cambria Math" w:hAnsi="Cambria Math"/>
                      <w:sz w:val="20"/>
                      <w:szCs w:val="20"/>
                    </w:rPr>
                    <m:t>K</m:t>
                  </m:r>
                </m:sub>
              </m:sSub>
            </m:oMath>
            <w:r w:rsidR="005C40C9" w:rsidRPr="009D3692">
              <w:rPr>
                <w:rFonts w:hint="eastAsia"/>
              </w:rPr>
              <w:t>下降</w:t>
            </w:r>
            <w:r>
              <w:rPr>
                <w:rFonts w:asciiTheme="minorEastAsia" w:hAnsiTheme="minorEastAsia" w:hint="eastAsia"/>
              </w:rPr>
              <w:t>。</w:t>
            </w:r>
          </w:p>
        </w:tc>
      </w:tr>
      <w:tr w:rsidR="00666ED9" w14:paraId="7A5875FC" w14:textId="77777777" w:rsidTr="00F76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 w:type="dxa"/>
            <w:vMerge/>
            <w:tcBorders>
              <w:top w:val="single" w:sz="4" w:space="0" w:color="A5A5A5" w:themeColor="accent3"/>
              <w:left w:val="nil"/>
              <w:bottom w:val="single" w:sz="4" w:space="0" w:color="000000"/>
              <w:right w:val="single" w:sz="4" w:space="0" w:color="000000"/>
            </w:tcBorders>
            <w:vAlign w:val="center"/>
            <w:hideMark/>
          </w:tcPr>
          <w:p w14:paraId="756FE06E" w14:textId="77777777" w:rsidR="00666ED9" w:rsidRDefault="00666ED9" w:rsidP="00A86A4C">
            <w:pPr>
              <w:pStyle w:val="aff"/>
              <w:rPr>
                <w:sz w:val="24"/>
              </w:rPr>
            </w:pPr>
          </w:p>
        </w:tc>
        <w:tc>
          <w:tcPr>
            <w:tcW w:w="425" w:type="dxa"/>
            <w:tcBorders>
              <w:left w:val="single" w:sz="4" w:space="0" w:color="000000"/>
              <w:bottom w:val="single" w:sz="4" w:space="0" w:color="000000"/>
            </w:tcBorders>
            <w:vAlign w:val="center"/>
            <w:hideMark/>
          </w:tcPr>
          <w:p w14:paraId="6001C9CE" w14:textId="77777777" w:rsidR="00666ED9" w:rsidRDefault="00666ED9" w:rsidP="00A86A4C">
            <w:pPr>
              <w:pStyle w:val="aff"/>
              <w:cnfStyle w:val="000000100000" w:firstRow="0" w:lastRow="0" w:firstColumn="0" w:lastColumn="0" w:oddVBand="0" w:evenVBand="0" w:oddHBand="1" w:evenHBand="0" w:firstRowFirstColumn="0" w:firstRowLastColumn="0" w:lastRowFirstColumn="0" w:lastRowLastColumn="0"/>
            </w:pPr>
            <w:r>
              <w:rPr>
                <w:rFonts w:asciiTheme="minorEastAsia" w:hAnsiTheme="minorEastAsia" w:hint="eastAsia"/>
              </w:rPr>
              <w:t>利润</w:t>
            </w:r>
          </w:p>
        </w:tc>
        <w:tc>
          <w:tcPr>
            <w:tcW w:w="4820" w:type="dxa"/>
            <w:tcBorders>
              <w:bottom w:val="single" w:sz="4" w:space="0" w:color="000000"/>
            </w:tcBorders>
            <w:vAlign w:val="center"/>
            <w:hideMark/>
          </w:tcPr>
          <w:p w14:paraId="3FA7C8C4" w14:textId="77777777" w:rsidR="00666ED9" w:rsidRPr="00F7660E" w:rsidRDefault="001D719A" w:rsidP="00A86A4C">
            <w:pPr>
              <w:pStyle w:val="aff"/>
              <w:cnfStyle w:val="000000100000" w:firstRow="0" w:lastRow="0" w:firstColumn="0" w:lastColumn="0" w:oddVBand="0" w:evenVBand="0" w:oddHBand="1" w:evenHBand="0" w:firstRowFirstColumn="0" w:firstRowLastColumn="0" w:lastRowFirstColumn="0" w:lastRowLastColumn="0"/>
              <w:rPr>
                <w:sz w:val="20"/>
                <w:szCs w:val="20"/>
              </w:rPr>
            </w:pPr>
            <m:oMathPara>
              <m:oMathParaPr>
                <m:jc m:val="left"/>
              </m:oMathParaPr>
              <m:oMath>
                <m:sSub>
                  <m:sSubPr>
                    <m:ctrlPr>
                      <w:rPr>
                        <w:rFonts w:ascii="Cambria Math" w:hAnsi="Cambria Math"/>
                        <w:sz w:val="20"/>
                        <w:szCs w:val="20"/>
                      </w:rPr>
                    </m:ctrlPr>
                  </m:sSubPr>
                  <m:e>
                    <m:r>
                      <w:rPr>
                        <w:rFonts w:ascii="Cambria Math" w:hAnsi="Cambria Math"/>
                        <w:sz w:val="20"/>
                        <w:szCs w:val="20"/>
                      </w:rPr>
                      <m:t>π</m:t>
                    </m:r>
                  </m:e>
                  <m:sub>
                    <m:r>
                      <w:rPr>
                        <w:rFonts w:ascii="Cambria Math" w:hAnsi="Cambria Math"/>
                        <w:sz w:val="20"/>
                        <w:szCs w:val="20"/>
                      </w:rPr>
                      <m:t>K</m:t>
                    </m:r>
                  </m:sub>
                </m:sSub>
                <m:r>
                  <m:rPr>
                    <m:sty m:val="p"/>
                  </m:rPr>
                  <w:rPr>
                    <w:rFonts w:ascii="Cambria Math" w:hAnsi="Cambria Math"/>
                    <w:sz w:val="20"/>
                    <w:szCs w:val="20"/>
                  </w:rPr>
                  <m:t>=</m:t>
                </m:r>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B</m:t>
                        </m:r>
                      </m:sub>
                    </m:sSub>
                  </m:num>
                  <m:den>
                    <m:sSup>
                      <m:sSupPr>
                        <m:ctrlPr>
                          <w:rPr>
                            <w:rFonts w:ascii="Cambria Math" w:eastAsiaTheme="minorEastAsia" w:hAnsi="Cambria Math"/>
                            <w:sz w:val="20"/>
                            <w:szCs w:val="20"/>
                          </w:rPr>
                        </m:ctrlPr>
                      </m:sSupPr>
                      <m:e>
                        <m:r>
                          <w:rPr>
                            <w:rFonts w:ascii="Cambria Math" w:eastAsiaTheme="minorEastAsia" w:hAnsi="Cambria Math"/>
                            <w:sz w:val="20"/>
                            <w:szCs w:val="20"/>
                          </w:rPr>
                          <m:t>e</m:t>
                        </m:r>
                      </m:e>
                      <m:sup>
                        <m:r>
                          <m:rPr>
                            <m:sty m:val="p"/>
                          </m:rPr>
                          <w:rPr>
                            <w:rFonts w:ascii="Cambria Math" w:eastAsiaTheme="minorEastAsia" w:hAnsi="Cambria Math"/>
                            <w:sz w:val="20"/>
                            <w:szCs w:val="20"/>
                          </w:rPr>
                          <m:t>2</m:t>
                        </m:r>
                      </m:sup>
                    </m:sSup>
                  </m:den>
                </m:f>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d>
                      <m:dPr>
                        <m:ctrlPr>
                          <w:rPr>
                            <w:rFonts w:ascii="Cambria Math" w:eastAsiaTheme="minorEastAsia" w:hAnsi="Cambria Math"/>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B</m:t>
                            </m:r>
                          </m:sub>
                        </m:sSub>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S</m:t>
                            </m:r>
                          </m:sub>
                        </m:sSub>
                      </m:e>
                    </m:d>
                    <m:sSub>
                      <m:sSubPr>
                        <m:ctrlPr>
                          <w:rPr>
                            <w:rFonts w:ascii="Cambria Math" w:eastAsiaTheme="minorEastAsia" w:hAnsi="Cambria Math"/>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S</m:t>
                        </m:r>
                      </m:sub>
                    </m:sSub>
                  </m:num>
                  <m:den>
                    <m:sSup>
                      <m:sSupPr>
                        <m:ctrlPr>
                          <w:rPr>
                            <w:rFonts w:ascii="Cambria Math" w:eastAsiaTheme="minorEastAsia" w:hAnsi="Cambria Math"/>
                            <w:sz w:val="20"/>
                            <w:szCs w:val="20"/>
                          </w:rPr>
                        </m:ctrlPr>
                      </m:sSupPr>
                      <m:e>
                        <m:r>
                          <w:rPr>
                            <w:rFonts w:ascii="Cambria Math" w:eastAsiaTheme="minorEastAsia" w:hAnsi="Cambria Math"/>
                            <w:sz w:val="20"/>
                            <w:szCs w:val="20"/>
                          </w:rPr>
                          <m:t>e</m:t>
                        </m:r>
                      </m:e>
                      <m:sup>
                        <m:r>
                          <m:rPr>
                            <m:sty m:val="p"/>
                          </m:rPr>
                          <w:rPr>
                            <w:rFonts w:ascii="Cambria Math" w:eastAsiaTheme="minorEastAsia" w:hAnsi="Cambria Math"/>
                            <w:sz w:val="20"/>
                            <w:szCs w:val="20"/>
                          </w:rPr>
                          <m:t>2</m:t>
                        </m:r>
                      </m:sup>
                    </m:sSup>
                  </m:den>
                </m:f>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S</m:t>
                        </m:r>
                      </m:sub>
                    </m:sSub>
                    <m:sSubSup>
                      <m:sSubSupPr>
                        <m:ctrlPr>
                          <w:rPr>
                            <w:rFonts w:ascii="Cambria Math" w:eastAsiaTheme="minorEastAsia" w:hAnsi="Cambria Math"/>
                            <w:sz w:val="20"/>
                            <w:szCs w:val="20"/>
                          </w:rPr>
                        </m:ctrlPr>
                      </m:sSubSupPr>
                      <m:e>
                        <m:r>
                          <w:rPr>
                            <w:rFonts w:ascii="Cambria Math" w:eastAsiaTheme="minorEastAsia" w:hAnsi="Cambria Math"/>
                            <w:sz w:val="20"/>
                            <w:szCs w:val="20"/>
                          </w:rPr>
                          <m:t>S</m:t>
                        </m:r>
                      </m:e>
                      <m:sub>
                        <m:r>
                          <w:rPr>
                            <w:rFonts w:ascii="Cambria Math" w:eastAsiaTheme="minorEastAsia" w:hAnsi="Cambria Math"/>
                            <w:sz w:val="20"/>
                            <w:szCs w:val="20"/>
                          </w:rPr>
                          <m:t>S</m:t>
                        </m:r>
                      </m:sub>
                      <m:sup>
                        <m:r>
                          <m:rPr>
                            <m:sty m:val="p"/>
                          </m:rPr>
                          <w:rPr>
                            <w:rFonts w:ascii="Cambria Math" w:eastAsiaTheme="minorEastAsia" w:hAnsi="Cambria Math"/>
                            <w:sz w:val="20"/>
                            <w:szCs w:val="20"/>
                          </w:rPr>
                          <m:t>2</m:t>
                        </m:r>
                      </m:sup>
                    </m:sSubSup>
                  </m:num>
                  <m:den>
                    <m:sSup>
                      <m:sSupPr>
                        <m:ctrlPr>
                          <w:rPr>
                            <w:rFonts w:ascii="Cambria Math" w:eastAsiaTheme="minorEastAsia" w:hAnsi="Cambria Math"/>
                            <w:sz w:val="20"/>
                            <w:szCs w:val="20"/>
                          </w:rPr>
                        </m:ctrlPr>
                      </m:sSupPr>
                      <m:e>
                        <m:r>
                          <w:rPr>
                            <w:rFonts w:ascii="Cambria Math" w:eastAsiaTheme="minorEastAsia" w:hAnsi="Cambria Math"/>
                            <w:sz w:val="20"/>
                            <w:szCs w:val="20"/>
                          </w:rPr>
                          <m:t>e</m:t>
                        </m:r>
                      </m:e>
                      <m:sup>
                        <m:r>
                          <m:rPr>
                            <m:sty m:val="p"/>
                          </m:rPr>
                          <w:rPr>
                            <w:rFonts w:ascii="Cambria Math" w:eastAsiaTheme="minorEastAsia" w:hAnsi="Cambria Math"/>
                            <w:sz w:val="20"/>
                            <w:szCs w:val="20"/>
                          </w:rPr>
                          <m:t>2</m:t>
                        </m:r>
                      </m:sup>
                    </m:sSup>
                  </m:den>
                </m:f>
              </m:oMath>
            </m:oMathPara>
          </w:p>
        </w:tc>
        <w:tc>
          <w:tcPr>
            <w:tcW w:w="2976" w:type="dxa"/>
            <w:tcBorders>
              <w:bottom w:val="single" w:sz="4" w:space="0" w:color="000000"/>
            </w:tcBorders>
            <w:vAlign w:val="center"/>
            <w:hideMark/>
          </w:tcPr>
          <w:p w14:paraId="613566D3" w14:textId="77777777" w:rsidR="00E347AB" w:rsidRPr="00E347AB" w:rsidRDefault="001D719A" w:rsidP="00E347AB">
            <w:pPr>
              <w:pStyle w:val="aff"/>
              <w:cnfStyle w:val="000000100000" w:firstRow="0" w:lastRow="0" w:firstColumn="0" w:lastColumn="0" w:oddVBand="0" w:evenVBand="0" w:oddHBand="1" w:evenHBand="0" w:firstRowFirstColumn="0" w:firstRowLastColumn="0" w:lastRowFirstColumn="0" w:lastRowLastColumn="0"/>
              <w:rPr>
                <w:rStyle w:val="af0"/>
                <w:sz w:val="20"/>
                <w:szCs w:val="20"/>
              </w:rPr>
            </w:pP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KS</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Style w:val="af0"/>
                <w:rFonts w:hint="eastAsia"/>
                <w:sz w:val="20"/>
                <w:szCs w:val="20"/>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KB</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Fonts w:hint="eastAsia"/>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π</m:t>
                  </m:r>
                </m:e>
                <m:sub>
                  <m:r>
                    <m:rPr>
                      <m:sty m:val="p"/>
                    </m:rPr>
                    <w:rPr>
                      <w:rStyle w:val="af0"/>
                      <w:rFonts w:ascii="Cambria Math" w:hAnsi="Cambria Math"/>
                      <w:sz w:val="20"/>
                      <w:szCs w:val="20"/>
                    </w:rPr>
                    <m:t>K</m:t>
                  </m:r>
                </m:sub>
              </m:sSub>
            </m:oMath>
            <w:r w:rsidR="00E347AB" w:rsidRPr="00E347AB">
              <w:rPr>
                <w:rFonts w:hint="eastAsia"/>
              </w:rPr>
              <w:t>递增</w:t>
            </w:r>
          </w:p>
          <w:p w14:paraId="58B6910E" w14:textId="77777777" w:rsidR="00E347AB" w:rsidRPr="00E347AB" w:rsidRDefault="001D719A" w:rsidP="00E347AB">
            <w:pPr>
              <w:pStyle w:val="aff"/>
              <w:cnfStyle w:val="000000100000" w:firstRow="0" w:lastRow="0" w:firstColumn="0" w:lastColumn="0" w:oddVBand="0" w:evenVBand="0" w:oddHBand="1" w:evenHBand="0" w:firstRowFirstColumn="0" w:firstRowLastColumn="0" w:lastRowFirstColumn="0" w:lastRowLastColumn="0"/>
              <w:rPr>
                <w:sz w:val="24"/>
              </w:rPr>
            </w:pP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KS</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Style w:val="af0"/>
                <w:rFonts w:hint="eastAsia"/>
                <w:sz w:val="20"/>
                <w:szCs w:val="20"/>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KB</m:t>
                  </m:r>
                </m:sub>
              </m:sSub>
              <m:r>
                <m:rPr>
                  <m:sty m:val="p"/>
                </m:rPr>
                <w:rPr>
                  <w:rFonts w:ascii="Cambria Math"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Fonts w:hint="eastAsia"/>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π</m:t>
                  </m:r>
                </m:e>
                <m:sub>
                  <m:r>
                    <m:rPr>
                      <m:sty m:val="p"/>
                    </m:rPr>
                    <w:rPr>
                      <w:rStyle w:val="af0"/>
                      <w:rFonts w:ascii="Cambria Math" w:hAnsi="Cambria Math"/>
                      <w:sz w:val="20"/>
                      <w:szCs w:val="20"/>
                    </w:rPr>
                    <m:t>K</m:t>
                  </m:r>
                </m:sub>
              </m:sSub>
            </m:oMath>
            <w:r w:rsidR="00E347AB" w:rsidRPr="00E347AB">
              <w:rPr>
                <w:rFonts w:hint="eastAsia"/>
              </w:rPr>
              <w:t>最大</w:t>
            </w:r>
          </w:p>
          <w:p w14:paraId="4D596A86" w14:textId="6EE7AF35" w:rsidR="00666ED9" w:rsidRDefault="001D719A" w:rsidP="00E347AB">
            <w:pPr>
              <w:pStyle w:val="aff"/>
              <w:cnfStyle w:val="000000100000" w:firstRow="0" w:lastRow="0" w:firstColumn="0" w:lastColumn="0" w:oddVBand="0" w:evenVBand="0" w:oddHBand="1" w:evenHBand="0" w:firstRowFirstColumn="0" w:firstRowLastColumn="0" w:lastRowFirstColumn="0" w:lastRowLastColumn="0"/>
            </w:pP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KS</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Style w:val="af0"/>
                <w:rFonts w:hint="eastAsia"/>
                <w:sz w:val="20"/>
                <w:szCs w:val="20"/>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P</m:t>
                  </m:r>
                </m:e>
                <m:sub>
                  <m:r>
                    <m:rPr>
                      <m:sty m:val="p"/>
                    </m:rPr>
                    <w:rPr>
                      <w:rStyle w:val="af0"/>
                      <w:rFonts w:ascii="Cambria Math" w:hAnsi="Cambria Math"/>
                      <w:sz w:val="20"/>
                      <w:szCs w:val="20"/>
                    </w:rPr>
                    <m:t>KB</m:t>
                  </m:r>
                </m:sub>
              </m:sSub>
              <m:r>
                <m:rPr>
                  <m:sty m:val="p"/>
                </m:rPr>
                <w:rPr>
                  <w:rFonts w:ascii="Cambria Math" w:eastAsia="PMingLiU" w:hAnsi="Cambria Math" w:cs="PMingLiU"/>
                </w:rPr>
                <m:t>≥</m:t>
              </m:r>
              <m:sSubSup>
                <m:sSubSupPr>
                  <m:ctrlPr>
                    <w:rPr>
                      <w:rFonts w:ascii="Cambria Math" w:hAnsi="Cambria Math"/>
                      <w:sz w:val="24"/>
                    </w:rPr>
                  </m:ctrlPr>
                </m:sSubSupPr>
                <m:e>
                  <m:r>
                    <m:rPr>
                      <m:sty m:val="p"/>
                    </m:rPr>
                    <w:rPr>
                      <w:rFonts w:ascii="Cambria Math" w:hAnsi="Cambria Math"/>
                    </w:rPr>
                    <m:t>P</m:t>
                  </m:r>
                </m:e>
                <m:sub>
                  <m:r>
                    <m:rPr>
                      <m:sty m:val="p"/>
                    </m:rPr>
                    <w:rPr>
                      <w:rFonts w:ascii="Cambria Math" w:hAnsi="Cambria Math"/>
                    </w:rPr>
                    <m:t>KS</m:t>
                  </m:r>
                </m:sub>
                <m:sup>
                  <m:r>
                    <m:rPr>
                      <m:sty m:val="p"/>
                    </m:rPr>
                    <w:rPr>
                      <w:rFonts w:ascii="Cambria Math" w:hAnsi="Cambria Math"/>
                    </w:rPr>
                    <m:t>*</m:t>
                  </m:r>
                </m:sup>
              </m:sSubSup>
            </m:oMath>
            <w:r w:rsidR="00E347AB" w:rsidRPr="00E347AB">
              <w:rPr>
                <w:rFonts w:hint="eastAsia"/>
              </w:rPr>
              <w:t>：</w:t>
            </w:r>
            <m:oMath>
              <m:sSub>
                <m:sSubPr>
                  <m:ctrlPr>
                    <w:rPr>
                      <w:rFonts w:ascii="Cambria Math" w:eastAsia="PMingLiU" w:hAnsi="Cambria Math" w:cs="PMingLiU"/>
                      <w:sz w:val="24"/>
                    </w:rPr>
                  </m:ctrlPr>
                </m:sSubPr>
                <m:e>
                  <m:r>
                    <m:rPr>
                      <m:sty m:val="p"/>
                    </m:rPr>
                    <w:rPr>
                      <w:rStyle w:val="af0"/>
                      <w:rFonts w:ascii="Cambria Math" w:hAnsi="Cambria Math"/>
                      <w:sz w:val="20"/>
                      <w:szCs w:val="20"/>
                    </w:rPr>
                    <m:t>π</m:t>
                  </m:r>
                </m:e>
                <m:sub>
                  <m:r>
                    <m:rPr>
                      <m:sty m:val="p"/>
                    </m:rPr>
                    <w:rPr>
                      <w:rStyle w:val="af0"/>
                      <w:rFonts w:ascii="Cambria Math" w:hAnsi="Cambria Math"/>
                      <w:sz w:val="20"/>
                      <w:szCs w:val="20"/>
                    </w:rPr>
                    <m:t>K</m:t>
                  </m:r>
                </m:sub>
              </m:sSub>
            </m:oMath>
            <w:r w:rsidR="00E347AB" w:rsidRPr="00E347AB">
              <w:rPr>
                <w:rStyle w:val="af0"/>
                <w:rFonts w:hint="eastAsia"/>
                <w:sz w:val="20"/>
                <w:szCs w:val="20"/>
              </w:rPr>
              <w:t>递减</w:t>
            </w:r>
          </w:p>
        </w:tc>
      </w:tr>
    </w:tbl>
    <w:bookmarkEnd w:id="296"/>
    <w:bookmarkEnd w:id="297"/>
    <w:p w14:paraId="7024CC31" w14:textId="02D12C57" w:rsidR="00666ED9" w:rsidRDefault="00E347AB" w:rsidP="0000465A">
      <w:pPr>
        <w:pStyle w:val="af"/>
        <w:ind w:firstLineChars="0" w:firstLine="425"/>
        <w:rPr>
          <w:rFonts w:asciiTheme="minorEastAsia" w:hAnsiTheme="minorEastAsia"/>
        </w:rPr>
      </w:pPr>
      <w:r>
        <w:rPr>
          <w:rFonts w:asciiTheme="minorEastAsia" w:hAnsiTheme="minorEastAsia" w:hint="eastAsia"/>
        </w:rPr>
        <w:lastRenderedPageBreak/>
        <w:t>并有以</w:t>
      </w:r>
      <w:r w:rsidR="00A86A4C">
        <w:rPr>
          <w:rFonts w:asciiTheme="minorEastAsia" w:hAnsiTheme="minorEastAsia" w:hint="eastAsia"/>
        </w:rPr>
        <w:t>下结论：</w:t>
      </w:r>
    </w:p>
    <w:p w14:paraId="3E450777" w14:textId="32785E1D" w:rsidR="0000465A" w:rsidRDefault="0000465A" w:rsidP="0000465A">
      <w:pPr>
        <w:pStyle w:val="af"/>
        <w:ind w:firstLineChars="0" w:firstLine="425"/>
      </w:pPr>
      <w:r w:rsidRPr="0000465A">
        <w:rPr>
          <w:rFonts w:asciiTheme="minorEastAsia" w:hAnsiTheme="minorEastAsia" w:hint="eastAsia"/>
        </w:rPr>
        <w:t>一、</w:t>
      </w:r>
      <w:r w:rsidRPr="00C71C24">
        <w:rPr>
          <w:rFonts w:hint="eastAsia"/>
        </w:rPr>
        <w:t>供应商或消费者</w:t>
      </w:r>
      <w:bookmarkStart w:id="300" w:name="OLE_LINK20"/>
      <w:bookmarkStart w:id="301" w:name="OLE_LINK21"/>
      <w:r w:rsidR="00E347AB">
        <w:rPr>
          <w:rFonts w:hint="eastAsia"/>
        </w:rPr>
        <w:t>若处于</w:t>
      </w:r>
      <w:bookmarkEnd w:id="300"/>
      <w:bookmarkEnd w:id="301"/>
      <w:r w:rsidRPr="00C71C24">
        <w:rPr>
          <w:rFonts w:hint="eastAsia"/>
        </w:rPr>
        <w:t>垄断的情况下，</w:t>
      </w:r>
      <w:r w:rsidR="00E347AB">
        <w:rPr>
          <w:rFonts w:asciiTheme="minorEastAsia" w:hAnsiTheme="minorEastAsia" w:hint="eastAsia"/>
        </w:rPr>
        <w:t>网络效应与平台企业的利润呈</w:t>
      </w:r>
      <w:r w:rsidRPr="0000465A">
        <w:rPr>
          <w:rFonts w:asciiTheme="minorEastAsia" w:hAnsiTheme="minorEastAsia" w:hint="eastAsia"/>
        </w:rPr>
        <w:t>正相关。</w:t>
      </w:r>
      <w:r w:rsidR="00E347AB">
        <w:rPr>
          <w:rFonts w:asciiTheme="minorEastAsia" w:hAnsiTheme="minorEastAsia" w:hint="eastAsia"/>
        </w:rPr>
        <w:t>也就是说</w:t>
      </w:r>
      <w:r w:rsidRPr="00C71C24">
        <w:rPr>
          <w:rFonts w:hint="eastAsia"/>
        </w:rPr>
        <w:t>供应商或消费者</w:t>
      </w:r>
      <w:r w:rsidRPr="0000465A">
        <w:rPr>
          <w:rFonts w:asciiTheme="minorEastAsia" w:hAnsiTheme="minorEastAsia" w:hint="eastAsia"/>
        </w:rPr>
        <w:t>的</w:t>
      </w:r>
      <w:r w:rsidRPr="00C71C24">
        <w:rPr>
          <w:rFonts w:hint="eastAsia"/>
        </w:rPr>
        <w:t>网络效应增强会使得平台企业的利润增加，反之当网络效应减弱时，平台企业的利润将会减少。</w:t>
      </w:r>
    </w:p>
    <w:p w14:paraId="316129C1" w14:textId="1A120856" w:rsidR="009D3692" w:rsidRPr="00C71C24" w:rsidRDefault="0000465A" w:rsidP="0000465A">
      <w:pPr>
        <w:pStyle w:val="af"/>
        <w:ind w:firstLineChars="0" w:firstLine="425"/>
      </w:pPr>
      <w:r w:rsidRPr="0000465A">
        <w:rPr>
          <w:rFonts w:asciiTheme="minorEastAsia" w:hAnsiTheme="minorEastAsia" w:hint="eastAsia"/>
        </w:rPr>
        <w:t>二、</w:t>
      </w:r>
      <w:r w:rsidRPr="00C71C24">
        <w:rPr>
          <w:rFonts w:hint="eastAsia"/>
        </w:rPr>
        <w:t>供</w:t>
      </w:r>
      <w:r w:rsidRPr="00E347AB">
        <w:rPr>
          <w:rFonts w:hint="eastAsia"/>
        </w:rPr>
        <w:t>应商或消费者</w:t>
      </w:r>
      <w:r w:rsidR="00E347AB" w:rsidRPr="00E347AB">
        <w:rPr>
          <w:rFonts w:hint="eastAsia"/>
        </w:rPr>
        <w:t>若处于</w:t>
      </w:r>
      <w:r w:rsidRPr="00E347AB">
        <w:rPr>
          <w:rFonts w:hint="eastAsia"/>
        </w:rPr>
        <w:t>竞争的情况</w:t>
      </w:r>
      <w:r w:rsidRPr="00C71C24">
        <w:rPr>
          <w:rFonts w:hint="eastAsia"/>
        </w:rPr>
        <w:t>下，</w:t>
      </w:r>
      <w:r w:rsidR="00E347AB">
        <w:rPr>
          <w:rFonts w:asciiTheme="minorEastAsia" w:hAnsiTheme="minorEastAsia" w:hint="eastAsia"/>
        </w:rPr>
        <w:t>网络效应与平台企业的利润呈</w:t>
      </w:r>
      <w:r w:rsidRPr="0000465A">
        <w:rPr>
          <w:rFonts w:asciiTheme="minorEastAsia" w:hAnsiTheme="minorEastAsia" w:hint="eastAsia"/>
        </w:rPr>
        <w:t>负相关。</w:t>
      </w:r>
      <w:r w:rsidR="00E347AB">
        <w:rPr>
          <w:rFonts w:asciiTheme="minorEastAsia" w:hAnsiTheme="minorEastAsia" w:hint="eastAsia"/>
        </w:rPr>
        <w:t>换句话说即当</w:t>
      </w:r>
      <w:r w:rsidRPr="00C71C24">
        <w:rPr>
          <w:rFonts w:hint="eastAsia"/>
        </w:rPr>
        <w:t>供应商或消费者</w:t>
      </w:r>
      <w:r w:rsidRPr="0000465A">
        <w:rPr>
          <w:rFonts w:asciiTheme="minorEastAsia" w:hAnsiTheme="minorEastAsia" w:hint="eastAsia"/>
        </w:rPr>
        <w:t>的</w:t>
      </w:r>
      <w:r w:rsidRPr="00C71C24">
        <w:rPr>
          <w:rFonts w:hint="eastAsia"/>
        </w:rPr>
        <w:t>网络效应强度增加</w:t>
      </w:r>
      <w:r w:rsidR="00E347AB">
        <w:rPr>
          <w:rFonts w:hint="eastAsia"/>
        </w:rPr>
        <w:t>时</w:t>
      </w:r>
      <w:r w:rsidRPr="00C71C24">
        <w:rPr>
          <w:rFonts w:hint="eastAsia"/>
        </w:rPr>
        <w:t>，将使得平台企业的利润降低，反之当网络效应强度降低时，平台企业的利润则会增加。</w:t>
      </w:r>
    </w:p>
    <w:p w14:paraId="2A47DA3E" w14:textId="148609E0" w:rsidR="00C71C24" w:rsidRPr="00C71C24" w:rsidRDefault="0000465A" w:rsidP="00C71C24">
      <w:pPr>
        <w:pStyle w:val="af"/>
        <w:ind w:firstLine="480"/>
      </w:pPr>
      <w:r w:rsidRPr="0000465A">
        <w:rPr>
          <w:rFonts w:asciiTheme="minorEastAsia" w:hAnsiTheme="minorEastAsia" w:hint="eastAsia"/>
        </w:rPr>
        <w:t>三、</w:t>
      </w:r>
      <w:r w:rsidRPr="00C71C24">
        <w:rPr>
          <w:rFonts w:hint="eastAsia"/>
        </w:rPr>
        <w:t>不论</w:t>
      </w:r>
      <w:bookmarkStart w:id="302" w:name="OLE_LINK48"/>
      <w:bookmarkStart w:id="303" w:name="OLE_LINK49"/>
      <w:r w:rsidRPr="00C71C24">
        <w:rPr>
          <w:rFonts w:hint="eastAsia"/>
        </w:rPr>
        <w:t>供应商</w:t>
      </w:r>
      <w:bookmarkEnd w:id="302"/>
      <w:bookmarkEnd w:id="303"/>
      <w:r w:rsidR="00E347AB">
        <w:rPr>
          <w:rFonts w:hint="eastAsia"/>
        </w:rPr>
        <w:t>或是</w:t>
      </w:r>
      <w:r w:rsidRPr="00C71C24">
        <w:rPr>
          <w:rFonts w:hint="eastAsia"/>
        </w:rPr>
        <w:t>消费者</w:t>
      </w:r>
      <w:r w:rsidR="00E347AB">
        <w:rPr>
          <w:rFonts w:hint="eastAsia"/>
        </w:rPr>
        <w:t>是否处于</w:t>
      </w:r>
      <w:r w:rsidRPr="00C71C24">
        <w:rPr>
          <w:rFonts w:hint="eastAsia"/>
        </w:rPr>
        <w:t>竞争</w:t>
      </w:r>
      <w:r w:rsidR="00E347AB">
        <w:rPr>
          <w:rFonts w:hint="eastAsia"/>
        </w:rPr>
        <w:t>情况</w:t>
      </w:r>
      <w:r w:rsidRPr="00C71C24">
        <w:rPr>
          <w:rFonts w:hint="eastAsia"/>
        </w:rPr>
        <w:t>，平台企业对用户制定费用都存在价格上限，</w:t>
      </w:r>
      <w:r w:rsidR="00E347AB">
        <w:rPr>
          <w:rFonts w:hint="eastAsia"/>
        </w:rPr>
        <w:t>即当</w:t>
      </w:r>
      <w:r w:rsidRPr="00C71C24">
        <w:rPr>
          <w:rFonts w:hint="eastAsia"/>
        </w:rPr>
        <w:t>平台收取均衡价格时</w:t>
      </w:r>
      <w:r w:rsidR="00E347AB">
        <w:rPr>
          <w:rFonts w:hint="eastAsia"/>
        </w:rPr>
        <w:t>，平台企业</w:t>
      </w:r>
      <w:r w:rsidRPr="00C71C24">
        <w:rPr>
          <w:rFonts w:hint="eastAsia"/>
        </w:rPr>
        <w:t>能获得最大的</w:t>
      </w:r>
      <w:r w:rsidR="00C71C24" w:rsidRPr="00C71C24">
        <w:rPr>
          <w:rFonts w:hint="eastAsia"/>
        </w:rPr>
        <w:t>利润，而一旦超过均衡价格，利润反而会因此下降。</w:t>
      </w:r>
    </w:p>
    <w:p w14:paraId="4D3810AA" w14:textId="5B538115" w:rsidR="001E5743" w:rsidRDefault="00932E67" w:rsidP="00DF5FFD">
      <w:pPr>
        <w:pStyle w:val="21"/>
      </w:pPr>
      <w:bookmarkStart w:id="304" w:name="_Toc432531391"/>
      <w:r w:rsidRPr="007D52BB">
        <w:t>4.3</w:t>
      </w:r>
      <w:bookmarkStart w:id="305" w:name="OLE_LINK52"/>
      <w:bookmarkStart w:id="306" w:name="OLE_LINK53"/>
      <w:r w:rsidR="0058790B">
        <w:rPr>
          <w:rFonts w:asciiTheme="minorEastAsia" w:eastAsiaTheme="minorEastAsia" w:hAnsiTheme="minorEastAsia" w:hint="eastAsia"/>
        </w:rPr>
        <w:t xml:space="preserve">　</w:t>
      </w:r>
      <w:r w:rsidR="0058790B" w:rsidRPr="000D6890">
        <w:rPr>
          <w:rFonts w:hint="eastAsia"/>
        </w:rPr>
        <w:t>用户多归属条件下</w:t>
      </w:r>
      <w:bookmarkEnd w:id="305"/>
      <w:bookmarkEnd w:id="306"/>
      <w:r w:rsidRPr="007D52BB">
        <w:rPr>
          <w:rFonts w:hint="eastAsia"/>
        </w:rPr>
        <w:t>的平台企业定价策略</w:t>
      </w:r>
      <w:bookmarkEnd w:id="304"/>
    </w:p>
    <w:p w14:paraId="668E6B5F" w14:textId="00EBEB56" w:rsidR="0013272C" w:rsidRPr="007B6CFF" w:rsidRDefault="00987E80" w:rsidP="007B6CFF">
      <w:pPr>
        <w:pStyle w:val="af"/>
        <w:ind w:firstLine="480"/>
      </w:pPr>
      <w:r w:rsidRPr="007B6CFF">
        <w:t>4.2</w:t>
      </w:r>
      <w:r w:rsidRPr="007B6CFF">
        <w:rPr>
          <w:rFonts w:hint="eastAsia"/>
        </w:rPr>
        <w:t>节中由于是基本模型构建，假定了用户行为是单归属的，但是观察现实在线旅游产业的真实情况</w:t>
      </w:r>
      <w:r w:rsidR="0013272C" w:rsidRPr="007B6CFF">
        <w:rPr>
          <w:rFonts w:hint="eastAsia"/>
        </w:rPr>
        <w:t>发现如下表</w:t>
      </w:r>
      <w:r w:rsidR="007B6CFF" w:rsidRPr="007B6CFF">
        <w:rPr>
          <w:rFonts w:hint="eastAsia"/>
        </w:rPr>
        <w:t>4.3</w:t>
      </w:r>
      <w:r w:rsidR="0013272C" w:rsidRPr="007B6CFF">
        <w:rPr>
          <w:rFonts w:hint="eastAsia"/>
        </w:rPr>
        <w:t>所示。在归属行为方面，</w:t>
      </w:r>
      <w:r w:rsidRPr="007B6CFF">
        <w:rPr>
          <w:rFonts w:hint="eastAsia"/>
        </w:rPr>
        <w:t>从消费方的视角</w:t>
      </w:r>
      <w:r w:rsidR="0013272C" w:rsidRPr="007B6CFF">
        <w:rPr>
          <w:rFonts w:hint="eastAsia"/>
        </w:rPr>
        <w:t>来看</w:t>
      </w:r>
      <w:r w:rsidRPr="007B6CFF">
        <w:rPr>
          <w:rFonts w:hint="eastAsia"/>
        </w:rPr>
        <w:t>，</w:t>
      </w:r>
      <w:r w:rsidR="0013272C" w:rsidRPr="007B6CFF">
        <w:rPr>
          <w:rFonts w:hint="eastAsia"/>
        </w:rPr>
        <w:t>消费者基于比价心态，在选择平台企业购买旅游产品时往往会在多个平台上进行比较，而后选择某一平台购买产品</w:t>
      </w:r>
      <w:r w:rsidRPr="007B6CFF">
        <w:rPr>
          <w:rFonts w:hint="eastAsia"/>
        </w:rPr>
        <w:t>，</w:t>
      </w:r>
      <w:r w:rsidR="0013272C" w:rsidRPr="007B6CFF">
        <w:rPr>
          <w:rFonts w:hint="eastAsia"/>
        </w:rPr>
        <w:t>但也不排除有部分消费者</w:t>
      </w:r>
      <w:proofErr w:type="gramStart"/>
      <w:r w:rsidR="0013272C" w:rsidRPr="007B6CFF">
        <w:rPr>
          <w:rFonts w:hint="eastAsia"/>
        </w:rPr>
        <w:t>真的仅</w:t>
      </w:r>
      <w:proofErr w:type="gramEnd"/>
      <w:r w:rsidR="0013272C" w:rsidRPr="007B6CFF">
        <w:rPr>
          <w:rFonts w:hint="eastAsia"/>
        </w:rPr>
        <w:t>对某一平台有偏好，不在其他平台上购买相同的产品。由此看来，消费者的归属行为是部分多归属的。</w:t>
      </w:r>
    </w:p>
    <w:p w14:paraId="3C5F6B70" w14:textId="62E81DFD" w:rsidR="0013272C" w:rsidRDefault="00987E80" w:rsidP="007B6CFF">
      <w:pPr>
        <w:pStyle w:val="af"/>
        <w:ind w:firstLine="480"/>
      </w:pPr>
      <w:r w:rsidRPr="007B6CFF">
        <w:rPr>
          <w:rFonts w:hint="eastAsia"/>
        </w:rPr>
        <w:t>换个立场从</w:t>
      </w:r>
      <w:r w:rsidR="00CE0AC8" w:rsidRPr="007B6CFF">
        <w:rPr>
          <w:rFonts w:hint="eastAsia"/>
        </w:rPr>
        <w:t>供应商</w:t>
      </w:r>
      <w:r w:rsidR="0013272C" w:rsidRPr="007B6CFF">
        <w:rPr>
          <w:rFonts w:hint="eastAsia"/>
        </w:rPr>
        <w:t>的视角来看</w:t>
      </w:r>
      <w:r w:rsidRPr="007B6CFF">
        <w:rPr>
          <w:rFonts w:hint="eastAsia"/>
        </w:rPr>
        <w:t>，也发现</w:t>
      </w:r>
      <w:r w:rsidR="00CE0AC8" w:rsidRPr="007B6CFF">
        <w:rPr>
          <w:rFonts w:hint="eastAsia"/>
        </w:rPr>
        <w:t>供应商</w:t>
      </w:r>
      <w:r w:rsidRPr="007B6CFF">
        <w:rPr>
          <w:rFonts w:hint="eastAsia"/>
        </w:rPr>
        <w:t>有着两种可能：一是与在线旅游平台签订</w:t>
      </w:r>
      <w:bookmarkStart w:id="307" w:name="OLE_LINK50"/>
      <w:bookmarkStart w:id="308" w:name="OLE_LINK51"/>
      <w:r w:rsidRPr="007B6CFF">
        <w:rPr>
          <w:rFonts w:hint="eastAsia"/>
        </w:rPr>
        <w:t>接入垄断契约</w:t>
      </w:r>
      <w:bookmarkEnd w:id="307"/>
      <w:bookmarkEnd w:id="308"/>
      <w:r w:rsidRPr="007B6CFF">
        <w:rPr>
          <w:rFonts w:hint="eastAsia"/>
        </w:rPr>
        <w:t>，也就是该</w:t>
      </w:r>
      <w:r w:rsidR="00CE0AC8" w:rsidRPr="007B6CFF">
        <w:rPr>
          <w:rFonts w:hint="eastAsia"/>
        </w:rPr>
        <w:t>供应商</w:t>
      </w:r>
      <w:r w:rsidRPr="007B6CFF">
        <w:rPr>
          <w:rFonts w:hint="eastAsia"/>
        </w:rPr>
        <w:t>的旅游产品仅在某一个在线旅游平台中上线贩卖；二是与多个在线旅游平台签订一般的接</w:t>
      </w:r>
      <w:r w:rsidRPr="00987E80">
        <w:rPr>
          <w:rFonts w:hint="eastAsia"/>
        </w:rPr>
        <w:t>入契约，其产品就能在多个平台中被消费者看见、进而购买。</w:t>
      </w:r>
    </w:p>
    <w:p w14:paraId="4ACF2ED3" w14:textId="72CFAF3C" w:rsidR="00987E80" w:rsidRDefault="0013272C" w:rsidP="007B6CFF">
      <w:pPr>
        <w:pStyle w:val="af"/>
        <w:ind w:firstLine="480"/>
        <w:rPr>
          <w:rFonts w:asciiTheme="minorEastAsia" w:hAnsiTheme="minorEastAsia"/>
        </w:rPr>
      </w:pPr>
      <w:r w:rsidRPr="00805BD0">
        <w:rPr>
          <w:rFonts w:hint="eastAsia"/>
        </w:rPr>
        <w:t>因此综上所述，</w:t>
      </w:r>
      <w:r w:rsidRPr="00987E80">
        <w:rPr>
          <w:rFonts w:hint="eastAsia"/>
        </w:rPr>
        <w:t>现实世界中的</w:t>
      </w:r>
      <w:r>
        <w:rPr>
          <w:rFonts w:hint="eastAsia"/>
        </w:rPr>
        <w:t>市场两边的</w:t>
      </w:r>
      <w:bookmarkStart w:id="309" w:name="OLE_LINK54"/>
      <w:bookmarkStart w:id="310" w:name="OLE_LINK55"/>
      <w:r>
        <w:rPr>
          <w:rFonts w:hint="eastAsia"/>
        </w:rPr>
        <w:t>供应商</w:t>
      </w:r>
      <w:bookmarkEnd w:id="309"/>
      <w:bookmarkEnd w:id="310"/>
      <w:r>
        <w:rPr>
          <w:rFonts w:hint="eastAsia"/>
        </w:rPr>
        <w:t>及</w:t>
      </w:r>
      <w:r w:rsidRPr="00987E80">
        <w:rPr>
          <w:rFonts w:hint="eastAsia"/>
        </w:rPr>
        <w:t>消费者</w:t>
      </w:r>
      <w:r w:rsidR="007B6CFF">
        <w:rPr>
          <w:rFonts w:hint="eastAsia"/>
        </w:rPr>
        <w:t>的多归属行为</w:t>
      </w:r>
      <w:r w:rsidRPr="00987E80">
        <w:rPr>
          <w:rFonts w:hint="eastAsia"/>
        </w:rPr>
        <w:t>其实是符合</w:t>
      </w:r>
      <w:r w:rsidRPr="00987E80">
        <w:t>4.2</w:t>
      </w:r>
      <w:r w:rsidRPr="00987E80">
        <w:rPr>
          <w:rFonts w:hint="eastAsia"/>
        </w:rPr>
        <w:t>节基本模型中</w:t>
      </w:r>
      <w:r w:rsidRPr="00987E80">
        <w:t>4.2.3</w:t>
      </w:r>
      <w:r w:rsidRPr="00987E80">
        <w:rPr>
          <w:rFonts w:hint="eastAsia"/>
        </w:rPr>
        <w:t>与</w:t>
      </w:r>
      <w:r w:rsidRPr="00987E80">
        <w:t>4.2.4</w:t>
      </w:r>
      <w:r w:rsidRPr="00987E80">
        <w:rPr>
          <w:rFonts w:hint="eastAsia"/>
        </w:rPr>
        <w:t>的</w:t>
      </w:r>
      <w:r>
        <w:rPr>
          <w:rFonts w:asciiTheme="minorEastAsia" w:hAnsiTheme="minorEastAsia" w:hint="eastAsia"/>
        </w:rPr>
        <w:t>供应商</w:t>
      </w:r>
      <w:r w:rsidRPr="00115BF4">
        <w:rPr>
          <w:rFonts w:asciiTheme="minorEastAsia" w:hAnsiTheme="minorEastAsia" w:hint="eastAsia"/>
        </w:rPr>
        <w:t>垄断而</w:t>
      </w:r>
      <w:r w:rsidRPr="00987E80">
        <w:rPr>
          <w:rFonts w:hint="eastAsia"/>
        </w:rPr>
        <w:t>消费者竞争</w:t>
      </w:r>
      <w:r>
        <w:rPr>
          <w:rFonts w:hint="eastAsia"/>
        </w:rPr>
        <w:t>和</w:t>
      </w:r>
      <w:r>
        <w:rPr>
          <w:rFonts w:asciiTheme="minorEastAsia" w:hAnsiTheme="minorEastAsia" w:hint="eastAsia"/>
        </w:rPr>
        <w:t>供应商</w:t>
      </w:r>
      <w:r w:rsidRPr="00115BF4">
        <w:rPr>
          <w:rFonts w:asciiTheme="minorEastAsia" w:hAnsiTheme="minorEastAsia" w:hint="eastAsia"/>
        </w:rPr>
        <w:t>与消费者</w:t>
      </w:r>
      <w:proofErr w:type="gramStart"/>
      <w:r>
        <w:rPr>
          <w:rFonts w:asciiTheme="minorEastAsia" w:hAnsiTheme="minorEastAsia" w:hint="eastAsia"/>
        </w:rPr>
        <w:t>均</w:t>
      </w:r>
      <w:r w:rsidRPr="00115BF4">
        <w:rPr>
          <w:rFonts w:asciiTheme="minorEastAsia" w:hAnsiTheme="minorEastAsia" w:hint="eastAsia"/>
        </w:rPr>
        <w:t>竞争</w:t>
      </w:r>
      <w:proofErr w:type="gramEnd"/>
      <w:r w:rsidRPr="00987E80">
        <w:rPr>
          <w:rFonts w:hint="eastAsia"/>
        </w:rPr>
        <w:t>情况，即消费者选择两个附近的平台企业消费所获取的效用是无差异的。</w:t>
      </w:r>
      <w:r w:rsidR="007B6CFF">
        <w:rPr>
          <w:rFonts w:hint="eastAsia"/>
        </w:rPr>
        <w:t>而</w:t>
      </w:r>
      <w:r w:rsidR="007B6CFF" w:rsidRPr="00805BD0">
        <w:rPr>
          <w:rFonts w:hint="eastAsia"/>
        </w:rPr>
        <w:t>在市场双</w:t>
      </w:r>
      <w:r w:rsidR="007B6CFF" w:rsidRPr="00CE0AC8">
        <w:rPr>
          <w:rFonts w:asciiTheme="minorEastAsia" w:hAnsiTheme="minorEastAsia" w:hint="eastAsia"/>
        </w:rPr>
        <w:t>边用户都为竞争的形</w:t>
      </w:r>
      <w:proofErr w:type="gramStart"/>
      <w:r w:rsidR="007B6CFF" w:rsidRPr="00CE0AC8">
        <w:rPr>
          <w:rFonts w:asciiTheme="minorEastAsia" w:hAnsiTheme="minorEastAsia" w:hint="eastAsia"/>
        </w:rPr>
        <w:t>况</w:t>
      </w:r>
      <w:proofErr w:type="gramEnd"/>
      <w:r w:rsidR="007B6CFF" w:rsidRPr="00CE0AC8">
        <w:rPr>
          <w:rFonts w:asciiTheme="minorEastAsia" w:hAnsiTheme="minorEastAsia" w:hint="eastAsia"/>
        </w:rPr>
        <w:t>下，</w:t>
      </w:r>
      <w:r w:rsidR="007B6CFF">
        <w:rPr>
          <w:rFonts w:hint="eastAsia"/>
        </w:rPr>
        <w:t>供应商为单归属而消费者为多归属、</w:t>
      </w:r>
      <w:r w:rsidR="007B6CFF">
        <w:rPr>
          <w:rFonts w:asciiTheme="minorEastAsia" w:hAnsiTheme="minorEastAsia" w:hint="eastAsia"/>
        </w:rPr>
        <w:t>供应商</w:t>
      </w:r>
      <w:r w:rsidR="007B6CFF" w:rsidRPr="00CE0AC8">
        <w:rPr>
          <w:rFonts w:asciiTheme="minorEastAsia" w:hAnsiTheme="minorEastAsia" w:hint="eastAsia"/>
        </w:rPr>
        <w:t>与消费者皆属于</w:t>
      </w:r>
      <w:r w:rsidR="007B6CFF" w:rsidRPr="00805BD0">
        <w:rPr>
          <w:rFonts w:asciiTheme="minorEastAsia" w:hAnsiTheme="minorEastAsia" w:hint="eastAsia"/>
        </w:rPr>
        <w:t>部分</w:t>
      </w:r>
      <w:r w:rsidR="007B6CFF" w:rsidRPr="00CE0AC8">
        <w:rPr>
          <w:rFonts w:asciiTheme="minorEastAsia" w:hAnsiTheme="minorEastAsia" w:hint="eastAsia"/>
        </w:rPr>
        <w:t>多归属行为的情形是本节要讨论的。</w:t>
      </w:r>
    </w:p>
    <w:p w14:paraId="7381B359" w14:textId="7F2A66A2" w:rsidR="007B6CFF" w:rsidRDefault="007B6CFF" w:rsidP="007B6CFF">
      <w:pPr>
        <w:pStyle w:val="af1"/>
        <w:rPr>
          <w:rFonts w:eastAsiaTheme="minorEastAsia"/>
        </w:rPr>
      </w:pPr>
      <w:bookmarkStart w:id="311" w:name="_Toc432531320"/>
      <w:r w:rsidRPr="00CE0AC8">
        <w:rPr>
          <w:rFonts w:hint="eastAsia"/>
        </w:rPr>
        <w:t>表</w:t>
      </w:r>
      <w:r>
        <w:t>4.3</w:t>
      </w:r>
      <w:r w:rsidR="00F43F55">
        <w:rPr>
          <w:rFonts w:asciiTheme="minorEastAsia" w:eastAsiaTheme="minorEastAsia" w:hAnsiTheme="minorEastAsia" w:hint="eastAsia"/>
        </w:rPr>
        <w:t xml:space="preserve">　</w:t>
      </w:r>
      <w:r>
        <w:rPr>
          <w:rFonts w:hint="eastAsia"/>
        </w:rPr>
        <w:t>供应商</w:t>
      </w:r>
      <w:r w:rsidRPr="00CE0AC8">
        <w:rPr>
          <w:rFonts w:hint="eastAsia"/>
        </w:rPr>
        <w:t>与消费者的竞争、归属情况</w:t>
      </w:r>
      <w:bookmarkEnd w:id="311"/>
    </w:p>
    <w:tbl>
      <w:tblPr>
        <w:tblStyle w:val="PlainTable5"/>
        <w:tblW w:w="0" w:type="auto"/>
        <w:jc w:val="center"/>
        <w:tblLook w:val="04A0" w:firstRow="1" w:lastRow="0" w:firstColumn="1" w:lastColumn="0" w:noHBand="0" w:noVBand="1"/>
      </w:tblPr>
      <w:tblGrid>
        <w:gridCol w:w="3261"/>
        <w:gridCol w:w="3827"/>
      </w:tblGrid>
      <w:tr w:rsidR="007B6CFF" w:rsidRPr="00F7660E" w14:paraId="2457E417" w14:textId="77777777" w:rsidTr="00F7660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261" w:type="dxa"/>
            <w:tcBorders>
              <w:top w:val="single" w:sz="4" w:space="0" w:color="000000"/>
              <w:bottom w:val="single" w:sz="4" w:space="0" w:color="000000"/>
            </w:tcBorders>
          </w:tcPr>
          <w:p w14:paraId="51CA5418" w14:textId="77777777" w:rsidR="007B6CFF" w:rsidRPr="00F7660E" w:rsidRDefault="007B6CFF" w:rsidP="00F7660E">
            <w:pPr>
              <w:pStyle w:val="aff"/>
              <w:jc w:val="center"/>
              <w:rPr>
                <w:rFonts w:ascii="宋体" w:eastAsia="宋体" w:hAnsi="宋体"/>
                <w:b/>
                <w:i w:val="0"/>
              </w:rPr>
            </w:pPr>
            <w:r w:rsidRPr="00F7660E">
              <w:rPr>
                <w:rFonts w:ascii="宋体" w:eastAsia="宋体" w:hAnsi="宋体" w:hint="eastAsia"/>
                <w:b/>
                <w:i w:val="0"/>
              </w:rPr>
              <w:t>市场双边用户竞争情况</w:t>
            </w:r>
          </w:p>
        </w:tc>
        <w:tc>
          <w:tcPr>
            <w:tcW w:w="3827" w:type="dxa"/>
            <w:tcBorders>
              <w:top w:val="single" w:sz="4" w:space="0" w:color="000000"/>
              <w:bottom w:val="single" w:sz="4" w:space="0" w:color="000000"/>
            </w:tcBorders>
          </w:tcPr>
          <w:p w14:paraId="5A08F2CF" w14:textId="77777777" w:rsidR="007B6CFF" w:rsidRPr="00F7660E" w:rsidRDefault="007B6CFF" w:rsidP="00F7660E">
            <w:pPr>
              <w:pStyle w:val="aff"/>
              <w:ind w:firstLineChars="100" w:firstLine="221"/>
              <w:cnfStyle w:val="100000000000" w:firstRow="1" w:lastRow="0" w:firstColumn="0" w:lastColumn="0" w:oddVBand="0" w:evenVBand="0" w:oddHBand="0" w:evenHBand="0" w:firstRowFirstColumn="0" w:firstRowLastColumn="0" w:lastRowFirstColumn="0" w:lastRowLastColumn="0"/>
              <w:rPr>
                <w:rFonts w:ascii="宋体" w:eastAsia="宋体" w:hAnsi="宋体"/>
                <w:b/>
                <w:i w:val="0"/>
              </w:rPr>
            </w:pPr>
            <w:r w:rsidRPr="00F7660E">
              <w:rPr>
                <w:rFonts w:ascii="宋体" w:eastAsia="宋体" w:hAnsi="宋体" w:hint="eastAsia"/>
                <w:b/>
                <w:i w:val="0"/>
              </w:rPr>
              <w:t>用户的归属行为</w:t>
            </w:r>
          </w:p>
        </w:tc>
      </w:tr>
      <w:tr w:rsidR="007B6CFF" w:rsidRPr="00F7660E" w14:paraId="72CF11FE" w14:textId="77777777" w:rsidTr="00F7660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61" w:type="dxa"/>
            <w:tcBorders>
              <w:top w:val="single" w:sz="4" w:space="0" w:color="000000"/>
              <w:right w:val="single" w:sz="4" w:space="0" w:color="000000"/>
            </w:tcBorders>
          </w:tcPr>
          <w:p w14:paraId="5AD6079E" w14:textId="77777777" w:rsidR="007B6CFF" w:rsidRPr="00F7660E" w:rsidRDefault="007B6CFF" w:rsidP="00F7660E">
            <w:pPr>
              <w:pStyle w:val="aff"/>
              <w:rPr>
                <w:rFonts w:ascii="宋体" w:eastAsia="宋体" w:hAnsi="宋体"/>
                <w:i w:val="0"/>
              </w:rPr>
            </w:pPr>
            <w:r w:rsidRPr="00F7660E">
              <w:rPr>
                <w:rFonts w:ascii="宋体" w:eastAsia="宋体" w:hAnsi="宋体" w:hint="eastAsia"/>
                <w:i w:val="0"/>
              </w:rPr>
              <w:t>供应商垄断而消费者竞争</w:t>
            </w:r>
          </w:p>
        </w:tc>
        <w:tc>
          <w:tcPr>
            <w:tcW w:w="3827" w:type="dxa"/>
            <w:tcBorders>
              <w:top w:val="single" w:sz="4" w:space="0" w:color="000000"/>
              <w:left w:val="single" w:sz="4" w:space="0" w:color="000000"/>
            </w:tcBorders>
          </w:tcPr>
          <w:p w14:paraId="5FEF1A41" w14:textId="77777777" w:rsidR="007B6CFF" w:rsidRPr="00F7660E" w:rsidRDefault="007B6CFF" w:rsidP="00F7660E">
            <w:pPr>
              <w:pStyle w:val="aff"/>
              <w:ind w:firstLineChars="100" w:firstLine="220"/>
              <w:cnfStyle w:val="000000100000" w:firstRow="0" w:lastRow="0" w:firstColumn="0" w:lastColumn="0" w:oddVBand="0" w:evenVBand="0" w:oddHBand="1" w:evenHBand="0" w:firstRowFirstColumn="0" w:firstRowLastColumn="0" w:lastRowFirstColumn="0" w:lastRowLastColumn="0"/>
              <w:rPr>
                <w:rFonts w:ascii="宋体" w:hAnsi="宋体"/>
              </w:rPr>
            </w:pPr>
            <w:proofErr w:type="gramStart"/>
            <w:r w:rsidRPr="00F7660E">
              <w:rPr>
                <w:rFonts w:ascii="宋体" w:hAnsi="宋体" w:hint="eastAsia"/>
              </w:rPr>
              <w:t>供应商单归属</w:t>
            </w:r>
            <w:proofErr w:type="gramEnd"/>
            <w:r w:rsidRPr="00F7660E">
              <w:rPr>
                <w:rFonts w:ascii="宋体" w:hAnsi="宋体" w:hint="eastAsia"/>
              </w:rPr>
              <w:t>、消费者多归属</w:t>
            </w:r>
          </w:p>
        </w:tc>
      </w:tr>
      <w:tr w:rsidR="007B6CFF" w:rsidRPr="00F7660E" w14:paraId="505AB0BB" w14:textId="77777777" w:rsidTr="00F7660E">
        <w:trPr>
          <w:jc w:val="center"/>
        </w:trPr>
        <w:tc>
          <w:tcPr>
            <w:cnfStyle w:val="001000000000" w:firstRow="0" w:lastRow="0" w:firstColumn="1" w:lastColumn="0" w:oddVBand="0" w:evenVBand="0" w:oddHBand="0" w:evenHBand="0" w:firstRowFirstColumn="0" w:firstRowLastColumn="0" w:lastRowFirstColumn="0" w:lastRowLastColumn="0"/>
            <w:tcW w:w="3261" w:type="dxa"/>
            <w:tcBorders>
              <w:bottom w:val="single" w:sz="4" w:space="0" w:color="000000"/>
              <w:right w:val="single" w:sz="4" w:space="0" w:color="000000"/>
            </w:tcBorders>
          </w:tcPr>
          <w:p w14:paraId="0CF22A13" w14:textId="2029EC5A" w:rsidR="007B6CFF" w:rsidRPr="00F7660E" w:rsidRDefault="007B6CFF" w:rsidP="00F7660E">
            <w:pPr>
              <w:pStyle w:val="aff"/>
              <w:rPr>
                <w:rFonts w:ascii="宋体" w:eastAsia="宋体" w:hAnsi="宋体"/>
                <w:i w:val="0"/>
              </w:rPr>
            </w:pPr>
            <w:r w:rsidRPr="00F7660E">
              <w:rPr>
                <w:rFonts w:ascii="宋体" w:eastAsia="宋体" w:hAnsi="宋体" w:hint="eastAsia"/>
                <w:i w:val="0"/>
              </w:rPr>
              <w:t>供应商与消费者</w:t>
            </w:r>
            <w:r w:rsidR="00FA7EC0" w:rsidRPr="00F7660E">
              <w:rPr>
                <w:rFonts w:ascii="宋体" w:eastAsia="宋体" w:hAnsi="宋体" w:hint="eastAsia"/>
                <w:i w:val="0"/>
              </w:rPr>
              <w:t>均为</w:t>
            </w:r>
            <w:r w:rsidRPr="00F7660E">
              <w:rPr>
                <w:rFonts w:ascii="宋体" w:eastAsia="宋体" w:hAnsi="宋体" w:hint="eastAsia"/>
                <w:i w:val="0"/>
              </w:rPr>
              <w:t>竞争</w:t>
            </w:r>
          </w:p>
        </w:tc>
        <w:tc>
          <w:tcPr>
            <w:tcW w:w="3827" w:type="dxa"/>
            <w:tcBorders>
              <w:left w:val="single" w:sz="4" w:space="0" w:color="000000"/>
              <w:bottom w:val="single" w:sz="4" w:space="0" w:color="000000"/>
            </w:tcBorders>
          </w:tcPr>
          <w:p w14:paraId="4144C47D" w14:textId="77777777" w:rsidR="007B6CFF" w:rsidRPr="00F7660E" w:rsidRDefault="007B6CFF" w:rsidP="00F7660E">
            <w:pPr>
              <w:pStyle w:val="aff"/>
              <w:ind w:firstLineChars="100" w:firstLine="220"/>
              <w:cnfStyle w:val="000000000000" w:firstRow="0" w:lastRow="0" w:firstColumn="0" w:lastColumn="0" w:oddVBand="0" w:evenVBand="0" w:oddHBand="0" w:evenHBand="0" w:firstRowFirstColumn="0" w:firstRowLastColumn="0" w:lastRowFirstColumn="0" w:lastRowLastColumn="0"/>
              <w:rPr>
                <w:rFonts w:ascii="宋体" w:hAnsi="宋体"/>
              </w:rPr>
            </w:pPr>
            <w:r w:rsidRPr="00F7660E">
              <w:rPr>
                <w:rFonts w:ascii="宋体" w:hAnsi="宋体" w:hint="eastAsia"/>
              </w:rPr>
              <w:t>供应商多归属、消费者单归属</w:t>
            </w:r>
          </w:p>
          <w:p w14:paraId="0632C1FC" w14:textId="77777777" w:rsidR="007B6CFF" w:rsidRPr="00F7660E" w:rsidRDefault="007B6CFF" w:rsidP="00F7660E">
            <w:pPr>
              <w:pStyle w:val="aff"/>
              <w:ind w:firstLineChars="100" w:firstLine="220"/>
              <w:cnfStyle w:val="000000000000" w:firstRow="0" w:lastRow="0" w:firstColumn="0" w:lastColumn="0" w:oddVBand="0" w:evenVBand="0" w:oddHBand="0" w:evenHBand="0" w:firstRowFirstColumn="0" w:firstRowLastColumn="0" w:lastRowFirstColumn="0" w:lastRowLastColumn="0"/>
              <w:rPr>
                <w:rFonts w:ascii="宋体" w:hAnsi="宋体"/>
              </w:rPr>
            </w:pPr>
            <w:r w:rsidRPr="00F7660E">
              <w:rPr>
                <w:rFonts w:ascii="宋体" w:hAnsi="宋体" w:hint="eastAsia"/>
              </w:rPr>
              <w:t>供应商多归属、消费者单归属</w:t>
            </w:r>
          </w:p>
          <w:p w14:paraId="64489A77" w14:textId="77777777" w:rsidR="007B6CFF" w:rsidRPr="00F7660E" w:rsidRDefault="007B6CFF" w:rsidP="00F7660E">
            <w:pPr>
              <w:pStyle w:val="aff"/>
              <w:ind w:firstLineChars="100" w:firstLine="220"/>
              <w:cnfStyle w:val="000000000000" w:firstRow="0" w:lastRow="0" w:firstColumn="0" w:lastColumn="0" w:oddVBand="0" w:evenVBand="0" w:oddHBand="0" w:evenHBand="0" w:firstRowFirstColumn="0" w:firstRowLastColumn="0" w:lastRowFirstColumn="0" w:lastRowLastColumn="0"/>
              <w:rPr>
                <w:rFonts w:ascii="宋体" w:hAnsi="宋体"/>
              </w:rPr>
            </w:pPr>
            <w:r w:rsidRPr="00F7660E">
              <w:rPr>
                <w:rFonts w:ascii="宋体" w:hAnsi="宋体" w:hint="eastAsia"/>
              </w:rPr>
              <w:lastRenderedPageBreak/>
              <w:t xml:space="preserve">供应商、消费者均多归属行为   </w:t>
            </w:r>
          </w:p>
        </w:tc>
      </w:tr>
    </w:tbl>
    <w:p w14:paraId="7915DFF1" w14:textId="4D2C6C4F" w:rsidR="0013272C" w:rsidRDefault="0013272C" w:rsidP="000D6890">
      <w:pPr>
        <w:pStyle w:val="31"/>
      </w:pPr>
      <w:bookmarkStart w:id="312" w:name="_Toc432531392"/>
      <w:r>
        <w:rPr>
          <w:rFonts w:hint="eastAsia"/>
        </w:rPr>
        <w:lastRenderedPageBreak/>
        <w:t>4.3.1</w:t>
      </w:r>
      <w:bookmarkStart w:id="313" w:name="OLE_LINK66"/>
      <w:bookmarkStart w:id="314" w:name="OLE_LINK67"/>
      <w:bookmarkStart w:id="315" w:name="OLE_LINK90"/>
      <w:r w:rsidR="0058790B">
        <w:rPr>
          <w:rFonts w:asciiTheme="minorEastAsia" w:eastAsiaTheme="minorEastAsia" w:hAnsiTheme="minorEastAsia" w:hint="eastAsia"/>
        </w:rPr>
        <w:t xml:space="preserve">　</w:t>
      </w:r>
      <w:r w:rsidR="0058790B">
        <w:rPr>
          <w:rFonts w:hint="eastAsia"/>
        </w:rPr>
        <w:t>供应商为单归属、消费者为</w:t>
      </w:r>
      <w:bookmarkStart w:id="316" w:name="OLE_LINK91"/>
      <w:bookmarkStart w:id="317" w:name="OLE_LINK92"/>
      <w:r w:rsidR="0058790B">
        <w:rPr>
          <w:rFonts w:hint="eastAsia"/>
        </w:rPr>
        <w:t>多归属</w:t>
      </w:r>
      <w:bookmarkEnd w:id="313"/>
      <w:bookmarkEnd w:id="314"/>
      <w:bookmarkEnd w:id="315"/>
      <w:bookmarkEnd w:id="316"/>
      <w:bookmarkEnd w:id="317"/>
      <w:r w:rsidRPr="000D6890">
        <w:rPr>
          <w:rFonts w:hint="eastAsia"/>
        </w:rPr>
        <w:t>的定价策略</w:t>
      </w:r>
      <w:bookmarkEnd w:id="312"/>
    </w:p>
    <w:p w14:paraId="29D1A518" w14:textId="4AB37DA1" w:rsidR="00380705" w:rsidRDefault="00380705" w:rsidP="007B6CFF">
      <w:pPr>
        <w:pStyle w:val="af"/>
        <w:ind w:firstLine="480"/>
      </w:pPr>
      <w:r>
        <w:rPr>
          <w:rFonts w:hint="eastAsia"/>
          <w:noProof/>
        </w:rPr>
        <w:drawing>
          <wp:anchor distT="0" distB="0" distL="114300" distR="114300" simplePos="0" relativeHeight="251679744" behindDoc="0" locked="0" layoutInCell="1" allowOverlap="1" wp14:anchorId="7672C663" wp14:editId="48671C88">
            <wp:simplePos x="0" y="0"/>
            <wp:positionH relativeFrom="margin">
              <wp:align>center</wp:align>
            </wp:positionH>
            <wp:positionV relativeFrom="paragraph">
              <wp:posOffset>349885</wp:posOffset>
            </wp:positionV>
            <wp:extent cx="4500000" cy="1605084"/>
            <wp:effectExtent l="0" t="0" r="0" b="0"/>
            <wp:wrapTopAndBottom/>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3.jpg"/>
                    <pic:cNvPicPr/>
                  </pic:nvPicPr>
                  <pic:blipFill rotWithShape="1">
                    <a:blip r:embed="rId33" cstate="print">
                      <a:extLst>
                        <a:ext uri="{28A0092B-C50C-407E-A947-70E740481C1C}">
                          <a14:useLocalDpi xmlns:a14="http://schemas.microsoft.com/office/drawing/2010/main" val="0"/>
                        </a:ext>
                      </a:extLst>
                    </a:blip>
                    <a:srcRect b="21306"/>
                    <a:stretch/>
                  </pic:blipFill>
                  <pic:spPr bwMode="auto">
                    <a:xfrm>
                      <a:off x="0" y="0"/>
                      <a:ext cx="4500000" cy="160508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B6CFF" w:rsidRPr="00BC78D8">
        <w:rPr>
          <w:rFonts w:hint="eastAsia"/>
        </w:rPr>
        <w:t>当市场两边的</w:t>
      </w:r>
      <w:r w:rsidR="00E347AB">
        <w:rPr>
          <w:rFonts w:hint="eastAsia"/>
        </w:rPr>
        <w:t>供应商</w:t>
      </w:r>
      <w:r w:rsidR="007B6CFF" w:rsidRPr="00BC78D8">
        <w:rPr>
          <w:rFonts w:hint="eastAsia"/>
        </w:rPr>
        <w:t>与消费者的市场结构为竞争情况时，以下图</w:t>
      </w:r>
      <w:r>
        <w:rPr>
          <w:rFonts w:eastAsiaTheme="minorEastAsia" w:hint="eastAsia"/>
        </w:rPr>
        <w:t>4.6</w:t>
      </w:r>
      <w:r>
        <w:rPr>
          <w:rFonts w:hint="eastAsia"/>
        </w:rPr>
        <w:t>模型所示：</w:t>
      </w:r>
    </w:p>
    <w:p w14:paraId="6A591653" w14:textId="18B05D39" w:rsidR="00380705" w:rsidRPr="004C7C85" w:rsidRDefault="00380705" w:rsidP="00380705">
      <w:pPr>
        <w:pStyle w:val="ad"/>
      </w:pPr>
      <w:bookmarkStart w:id="318" w:name="_Toc432531339"/>
      <w:r>
        <w:t>图</w:t>
      </w:r>
      <w:r>
        <w:rPr>
          <w:rFonts w:hint="eastAsia"/>
        </w:rPr>
        <w:t>4.</w:t>
      </w:r>
      <w:r>
        <w:t>6</w:t>
      </w:r>
      <w:r w:rsidR="00F43F55">
        <w:rPr>
          <w:rFonts w:asciiTheme="minorEastAsia" w:eastAsiaTheme="minorEastAsia" w:hAnsiTheme="minorEastAsia" w:hint="eastAsia"/>
        </w:rPr>
        <w:t xml:space="preserve">　</w:t>
      </w:r>
      <w:r w:rsidR="00312458">
        <w:rPr>
          <w:rFonts w:hint="eastAsia"/>
        </w:rPr>
        <w:t>供应商为单归属、消费者为多归属</w:t>
      </w:r>
      <w:r>
        <w:rPr>
          <w:rFonts w:hint="eastAsia"/>
        </w:rPr>
        <w:t>的市场结构图</w:t>
      </w:r>
      <w:bookmarkEnd w:id="318"/>
    </w:p>
    <w:p w14:paraId="613F6D83" w14:textId="7FD0080D" w:rsidR="007B6CFF" w:rsidRDefault="007B6CFF" w:rsidP="007B6CFF">
      <w:pPr>
        <w:pStyle w:val="af"/>
        <w:ind w:firstLine="480"/>
      </w:pPr>
      <w:r w:rsidRPr="00BC78D8">
        <w:rPr>
          <w:rFonts w:hint="eastAsia"/>
        </w:rPr>
        <w:t>在平台</w:t>
      </w:r>
      <w:r w:rsidRPr="00BC78D8">
        <w:t>K</w:t>
      </w:r>
      <w:r w:rsidRPr="00BC78D8">
        <w:rPr>
          <w:rFonts w:hint="eastAsia"/>
        </w:rPr>
        <w:t>与</w:t>
      </w:r>
      <w:r w:rsidRPr="00BC78D8">
        <w:t>K+1</w:t>
      </w:r>
      <w:r w:rsidR="00380705">
        <w:rPr>
          <w:rFonts w:hint="eastAsia"/>
        </w:rPr>
        <w:t>之间，</w:t>
      </w:r>
      <w:r w:rsidRPr="00BC78D8">
        <w:rPr>
          <w:rFonts w:hint="eastAsia"/>
        </w:rPr>
        <w:t>消费者</w:t>
      </w:r>
      <m:oMath>
        <m:sSub>
          <m:sSubPr>
            <m:ctrlPr>
              <w:rPr>
                <w:rFonts w:ascii="Cambria Math" w:eastAsiaTheme="minorEastAsia" w:hAnsi="Cambria Math"/>
              </w:rPr>
            </m:ctrlPr>
          </m:sSubPr>
          <m:e>
            <m:r>
              <w:rPr>
                <w:rFonts w:ascii="Cambria Math" w:eastAsiaTheme="minorEastAsia" w:hAnsi="Cambria Math"/>
              </w:rPr>
              <m:t>x</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K</m:t>
            </m:r>
          </m:sub>
        </m:sSub>
      </m:oMath>
      <w:r w:rsidRPr="00BC78D8">
        <w:rPr>
          <w:rFonts w:hint="eastAsia"/>
        </w:rPr>
        <w:t>在</w:t>
      </w:r>
      <w:r w:rsidR="007236FA">
        <w:rPr>
          <w:rFonts w:hint="eastAsia"/>
        </w:rPr>
        <w:t>此两个平台间</w:t>
      </w:r>
      <w:r w:rsidR="00E347AB">
        <w:rPr>
          <w:rFonts w:hint="eastAsia"/>
        </w:rPr>
        <w:t>有着</w:t>
      </w:r>
      <w:r w:rsidRPr="00BC78D8">
        <w:rPr>
          <w:rFonts w:hint="eastAsia"/>
        </w:rPr>
        <w:t>多归属行为</w:t>
      </w:r>
      <w:r w:rsidR="00E347AB">
        <w:rPr>
          <w:rFonts w:hint="eastAsia"/>
        </w:rPr>
        <w:t>，其</w:t>
      </w:r>
      <w:r w:rsidRPr="00231034">
        <w:rPr>
          <w:rFonts w:hint="eastAsia"/>
        </w:rPr>
        <w:t>净效用表示为：</w:t>
      </w:r>
    </w:p>
    <w:p w14:paraId="595930C0" w14:textId="396F59AD" w:rsidR="007B6CFF" w:rsidRPr="00F43F55" w:rsidRDefault="00E347AB" w:rsidP="00F43F55">
      <w:pPr>
        <w:pStyle w:val="afd"/>
        <w:ind w:firstLine="480"/>
        <w:rPr>
          <w:rFonts w:eastAsiaTheme="minorEastAsia"/>
        </w:rPr>
      </w:pPr>
      <w:r>
        <w:rPr>
          <w:rFonts w:eastAsia="宋体"/>
        </w:rPr>
        <w:tab/>
      </w:r>
      <w:bookmarkStart w:id="319" w:name="OLE_LINK250"/>
      <m:oMath>
        <m:sSub>
          <m:sSubPr>
            <m:ctrlPr>
              <w:rPr>
                <w:rFonts w:ascii="Cambria Math" w:eastAsiaTheme="minorEastAsia" w:hAnsi="Cambria Math"/>
              </w:rPr>
            </m:ctrlPr>
          </m:sSubPr>
          <m:e>
            <m:r>
              <w:rPr>
                <w:rFonts w:ascii="Cambria Math" w:eastAsiaTheme="minorEastAsia" w:hAnsi="Cambria Math"/>
              </w:rPr>
              <m:t>u</m:t>
            </m:r>
          </m:e>
          <m:sub>
            <m:r>
              <m:rPr>
                <m:sty m:val="p"/>
              </m:rPr>
              <w:rPr>
                <w:rFonts w:ascii="Cambria Math" w:eastAsiaTheme="minorEastAsia" w:hAnsi="Cambria Math" w:hint="eastAsia"/>
              </w:rPr>
              <m:t>(</m:t>
            </m:r>
            <m:r>
              <w:rPr>
                <w:rFonts w:ascii="Cambria Math" w:eastAsiaTheme="minorEastAsia" w:hAnsi="Cambria Math" w:hint="eastAsia"/>
              </w:rPr>
              <m:t>K</m:t>
            </m:r>
            <m:r>
              <m:rPr>
                <m:sty m:val="p"/>
              </m:rPr>
              <w:rPr>
                <w:rFonts w:ascii="Cambria Math" w:eastAsiaTheme="minorEastAsia" w:hAnsi="Cambria Math" w:hint="eastAsia"/>
              </w:rPr>
              <m:t>+1)</m:t>
            </m:r>
            <m:r>
              <w:rPr>
                <w:rFonts w:ascii="Cambria Math" w:eastAsiaTheme="minorEastAsia" w:hAnsi="Cambria Math" w:hint="eastAsia"/>
              </w:rPr>
              <m:t>K</m:t>
            </m:r>
          </m:sub>
        </m:sSub>
        <m:r>
          <m:rPr>
            <m:sty m:val="p"/>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hint="eastAsia"/>
              </w:rPr>
              <m:t>V</m:t>
            </m:r>
          </m:e>
          <m:sub>
            <m:r>
              <w:rPr>
                <w:rFonts w:ascii="Cambria Math" w:eastAsiaTheme="minorEastAsia" w:hAnsi="Cambria Math" w:hint="eastAsia"/>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hint="eastAsia"/>
              </w:rPr>
              <m:t>P</m:t>
            </m:r>
          </m:e>
          <m:sub>
            <m:r>
              <w:rPr>
                <w:rFonts w:ascii="Cambria Math" w:eastAsiaTheme="minorEastAsia" w:hAnsi="Cambria Math" w:hint="eastAsia"/>
              </w:rPr>
              <m:t>KB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hint="eastAsia"/>
              </w:rPr>
              <m:t>P</m:t>
            </m:r>
          </m:e>
          <m:sub>
            <m:d>
              <m:dPr>
                <m:ctrlPr>
                  <w:rPr>
                    <w:rFonts w:ascii="Cambria Math" w:eastAsiaTheme="minorEastAsia" w:hAnsi="Cambria Math"/>
                  </w:rPr>
                </m:ctrlPr>
              </m:dPr>
              <m:e>
                <m:r>
                  <w:rPr>
                    <w:rFonts w:ascii="Cambria Math" w:eastAsiaTheme="minorEastAsia" w:hAnsi="Cambria Math" w:hint="eastAsia"/>
                  </w:rPr>
                  <m:t>K</m:t>
                </m:r>
                <m:r>
                  <m:rPr>
                    <m:sty m:val="p"/>
                  </m:rPr>
                  <w:rPr>
                    <w:rFonts w:ascii="Cambria Math" w:eastAsiaTheme="minorEastAsia" w:hAnsi="Cambria Math" w:hint="eastAsia"/>
                  </w:rPr>
                  <m:t>+1</m:t>
                </m:r>
              </m:e>
            </m:d>
            <m:r>
              <w:rPr>
                <w:rFonts w:ascii="Cambria Math" w:eastAsiaTheme="minorEastAsia" w:hAnsi="Cambria Math" w:hint="eastAsia"/>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x</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K</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n</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B</m:t>
            </m:r>
          </m:sub>
        </m:sSub>
        <m:r>
          <m:rPr>
            <m:sty m:val="p"/>
          </m:rPr>
          <w:rPr>
            <w:rFonts w:ascii="Cambria Math" w:eastAsiaTheme="minorEastAsia" w:hAnsi="Cambria Math"/>
          </w:rPr>
          <m:t>)</m:t>
        </m:r>
      </m:oMath>
      <w:bookmarkEnd w:id="319"/>
      <w:r>
        <w:rPr>
          <w:rFonts w:eastAsia="宋体"/>
        </w:rPr>
        <w:tab/>
        <w:t>(4.3.1.1)</w:t>
      </w:r>
    </w:p>
    <w:p w14:paraId="4DB020BF" w14:textId="383600BE" w:rsidR="007B6CFF" w:rsidRDefault="007B6CFF" w:rsidP="007B6CFF">
      <w:pPr>
        <w:pStyle w:val="af"/>
        <w:ind w:firstLine="480"/>
      </w:pPr>
      <w:r w:rsidRPr="00D3349D">
        <w:rPr>
          <w:rFonts w:hint="eastAsia"/>
        </w:rPr>
        <w:t>而两个平台之间存在一个</w:t>
      </w:r>
      <w:r>
        <w:rPr>
          <w:rFonts w:hint="eastAsia"/>
        </w:rPr>
        <w:t>“</w:t>
      </w:r>
      <w:r w:rsidRPr="00D3349D">
        <w:rPr>
          <w:rFonts w:hint="eastAsia"/>
        </w:rPr>
        <w:t>点</w:t>
      </w:r>
      <w:r>
        <w:rPr>
          <w:rFonts w:hint="eastAsia"/>
        </w:rPr>
        <w:t>”</w:t>
      </w:r>
      <w:r w:rsidR="00F02C21">
        <w:rPr>
          <w:rFonts w:hint="eastAsia"/>
        </w:rPr>
        <w:t>会</w:t>
      </w:r>
      <w:r w:rsidRPr="00D3349D">
        <w:rPr>
          <w:rFonts w:hint="eastAsia"/>
        </w:rPr>
        <w:t>使得消费者不论是到</w:t>
      </w:r>
      <w:r w:rsidRPr="00D3349D">
        <w:t>K</w:t>
      </w:r>
      <w:r w:rsidRPr="00D3349D">
        <w:rPr>
          <w:rFonts w:hint="eastAsia"/>
        </w:rPr>
        <w:t>平台或是</w:t>
      </w:r>
      <w:r w:rsidRPr="00D3349D">
        <w:t>K+1</w:t>
      </w:r>
      <w:r w:rsidRPr="00D3349D">
        <w:rPr>
          <w:rFonts w:hint="eastAsia"/>
        </w:rPr>
        <w:t>平台的效用是相等的，因此可得</w:t>
      </w:r>
      <m:oMath>
        <m:sSub>
          <m:sSubPr>
            <m:ctrlPr>
              <w:rPr>
                <w:rFonts w:ascii="Cambria Math" w:hAnsi="Cambria Math"/>
              </w:rPr>
            </m:ctrlPr>
          </m:sSubPr>
          <m:e>
            <m:r>
              <w:rPr>
                <w:rFonts w:ascii="Cambria Math" w:hAnsi="Cambria Math"/>
              </w:rPr>
              <m:t>u</m:t>
            </m:r>
          </m:e>
          <m:sub>
            <m:r>
              <m:rPr>
                <m:sty m:val="p"/>
              </m:rPr>
              <w:rPr>
                <w:rFonts w:ascii="Cambria Math" w:hAnsi="Cambria Math" w:hint="eastAsia"/>
              </w:rPr>
              <m:t>(</m:t>
            </m:r>
            <m:r>
              <w:rPr>
                <w:rFonts w:ascii="Cambria Math" w:hAnsi="Cambria Math" w:hint="eastAsia"/>
              </w:rPr>
              <m:t>K</m:t>
            </m:r>
            <m:r>
              <m:rPr>
                <m:sty m:val="p"/>
              </m:rPr>
              <w:rPr>
                <w:rFonts w:ascii="Cambria Math" w:hAnsi="Cambria Math" w:hint="eastAsia"/>
              </w:rPr>
              <m:t>+1)</m:t>
            </m:r>
            <m:r>
              <w:rPr>
                <w:rFonts w:ascii="Cambria Math" w:hAnsi="Cambria Math" w:hint="eastAsia"/>
              </w:rPr>
              <m:t>K</m:t>
            </m:r>
          </m:sub>
        </m:sSub>
        <m:r>
          <m:rPr>
            <m:sty m:val="p"/>
          </m:rPr>
          <w:rPr>
            <w:rFonts w:ascii="Cambria Math" w:hAnsi="Cambria Math" w:hint="eastAsia"/>
          </w:rPr>
          <m:t>=</m:t>
        </m:r>
        <m:sSub>
          <m:sSubPr>
            <m:ctrlPr>
              <w:rPr>
                <w:rFonts w:ascii="Cambria Math" w:hAnsi="Cambria Math"/>
              </w:rPr>
            </m:ctrlPr>
          </m:sSubPr>
          <m:e>
            <m:r>
              <w:rPr>
                <w:rFonts w:ascii="Cambria Math" w:hAnsi="Cambria Math"/>
              </w:rPr>
              <m:t>u</m:t>
            </m:r>
          </m:e>
          <m:sub>
            <m:r>
              <w:rPr>
                <w:rFonts w:ascii="Cambria Math" w:hAnsi="Cambria Math" w:hint="eastAsia"/>
              </w:rPr>
              <m:t>KB</m:t>
            </m:r>
          </m:sub>
        </m:sSub>
        <m:r>
          <m:rPr>
            <m:sty m:val="p"/>
          </m:rPr>
          <w:rPr>
            <w:rFonts w:ascii="Cambria Math" w:hAnsi="Cambria Math" w:hint="eastAsia"/>
          </w:rPr>
          <m:t>=</m:t>
        </m:r>
        <m:sSub>
          <m:sSubPr>
            <m:ctrlPr>
              <w:rPr>
                <w:rFonts w:ascii="Cambria Math" w:hAnsi="Cambria Math"/>
              </w:rPr>
            </m:ctrlPr>
          </m:sSubPr>
          <m:e>
            <m:r>
              <w:rPr>
                <w:rFonts w:ascii="Cambria Math" w:hAnsi="Cambria Math"/>
              </w:rPr>
              <m:t>u</m:t>
            </m:r>
          </m:e>
          <m:sub>
            <m:r>
              <m:rPr>
                <m:sty m:val="p"/>
              </m:rPr>
              <w:rPr>
                <w:rFonts w:ascii="Cambria Math" w:hAnsi="Cambria Math" w:hint="eastAsia"/>
              </w:rPr>
              <m:t>(</m:t>
            </m:r>
            <m:r>
              <w:rPr>
                <w:rFonts w:ascii="Cambria Math" w:hAnsi="Cambria Math" w:hint="eastAsia"/>
              </w:rPr>
              <m:t>K</m:t>
            </m:r>
            <m:r>
              <m:rPr>
                <m:sty m:val="p"/>
              </m:rPr>
              <w:rPr>
                <w:rFonts w:ascii="Cambria Math" w:hAnsi="Cambria Math" w:hint="eastAsia"/>
              </w:rPr>
              <m:t>+1)</m:t>
            </m:r>
            <m:r>
              <w:rPr>
                <w:rFonts w:ascii="Cambria Math" w:hAnsi="Cambria Math" w:hint="eastAsia"/>
              </w:rPr>
              <m:t>B</m:t>
            </m:r>
          </m:sub>
        </m:sSub>
      </m:oMath>
      <w:r w:rsidRPr="00D3349D">
        <w:rPr>
          <w:rFonts w:hint="eastAsia"/>
        </w:rPr>
        <w:t>。亦即消费者在</w:t>
      </w:r>
      <w:r w:rsidRPr="00D3349D">
        <w:t>K</w:t>
      </w:r>
      <w:r w:rsidRPr="00D3349D">
        <w:rPr>
          <w:rFonts w:hint="eastAsia"/>
        </w:rPr>
        <w:t>平台和</w:t>
      </w:r>
      <w:r w:rsidRPr="00D3349D">
        <w:t>K+1</w:t>
      </w:r>
      <w:r w:rsidRPr="00D3349D">
        <w:rPr>
          <w:rFonts w:hint="eastAsia"/>
        </w:rPr>
        <w:t>平台的市场范围内，单归属行为获得的效用与部分多归属行为的效用是等价的。</w:t>
      </w:r>
    </w:p>
    <w:p w14:paraId="78E527E9" w14:textId="5F9B57E9" w:rsidR="007B6CFF" w:rsidRDefault="007B6CFF" w:rsidP="007B6CFF">
      <w:pPr>
        <w:pStyle w:val="af"/>
        <w:ind w:firstLine="480"/>
        <w:rPr>
          <w:rFonts w:eastAsiaTheme="minorEastAsia"/>
        </w:rPr>
      </w:pPr>
      <w:r w:rsidRPr="00584F9D">
        <w:rPr>
          <w:rFonts w:hint="eastAsia"/>
        </w:rPr>
        <w:t>因此根据</w:t>
      </w:r>
      <w:r w:rsidRPr="00584F9D">
        <w:t>4.2</w:t>
      </w:r>
      <w:r w:rsidRPr="00584F9D">
        <w:rPr>
          <w:rFonts w:hint="eastAsia"/>
        </w:rPr>
        <w:t>节单归属行为效用，可以整理得到下列式子：</w:t>
      </w:r>
    </w:p>
    <w:p w14:paraId="0A38FE66" w14:textId="7862DA0D" w:rsidR="007B6CFF" w:rsidRPr="00F02C21" w:rsidRDefault="001D719A" w:rsidP="00F43F55">
      <w:pPr>
        <w:pStyle w:val="afd"/>
        <w:ind w:firstLine="480"/>
        <w:rPr>
          <w:rFonts w:eastAsia="宋体"/>
          <w:sz w:val="22"/>
          <w:szCs w:val="22"/>
        </w:rPr>
      </w:pPr>
      <m:oMathPara>
        <m:oMath>
          <m:d>
            <m:dPr>
              <m:begChr m:val="{"/>
              <m:endChr m:val=""/>
              <m:ctrlPr>
                <w:rPr>
                  <w:rFonts w:ascii="Cambria Math" w:eastAsia="宋体" w:hAnsi="Cambria Math"/>
                </w:rPr>
              </m:ctrlPr>
            </m:dPr>
            <m:e>
              <w:bookmarkStart w:id="320" w:name="OLE_LINK251"/>
              <m:eqArr>
                <m:eqArrPr>
                  <m:ctrlPr>
                    <w:rPr>
                      <w:rFonts w:ascii="Cambria Math" w:eastAsia="宋体" w:hAnsi="Cambria Math"/>
                    </w:rPr>
                  </m:ctrlPr>
                </m:eqArrPr>
                <m:e>
                  <m:sSub>
                    <m:sSubPr>
                      <m:ctrlPr>
                        <w:rPr>
                          <w:rFonts w:ascii="Cambria Math" w:hAnsi="Cambria Math"/>
                          <w:sz w:val="22"/>
                          <w:szCs w:val="22"/>
                        </w:rPr>
                      </m:ctrlPr>
                    </m:sSubPr>
                    <m:e>
                      <m:r>
                        <w:rPr>
                          <w:rFonts w:ascii="Cambria Math" w:hAnsi="Cambria Math"/>
                          <w:sz w:val="22"/>
                          <w:szCs w:val="22"/>
                        </w:rPr>
                        <m:t>V</m:t>
                      </m:r>
                    </m:e>
                    <m:sub>
                      <m:r>
                        <w:rPr>
                          <w:rFonts w:ascii="Cambria Math" w:eastAsiaTheme="minorEastAsia" w:hAnsi="Cambria Math" w:hint="eastAsia"/>
                          <w:sz w:val="22"/>
                          <w:szCs w:val="22"/>
                        </w:rPr>
                        <m:t>B</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w:rPr>
                          <w:rFonts w:ascii="Cambria Math" w:eastAsiaTheme="minorEastAsia" w:hAnsi="Cambria Math"/>
                          <w:sz w:val="22"/>
                          <w:szCs w:val="22"/>
                        </w:rPr>
                        <m:t>P</m:t>
                      </m:r>
                    </m:e>
                    <m:sub>
                      <m:r>
                        <w:rPr>
                          <w:rFonts w:ascii="Cambria Math" w:eastAsiaTheme="minorEastAsia" w:hAnsi="Cambria Math"/>
                          <w:sz w:val="22"/>
                          <w:szCs w:val="22"/>
                        </w:rPr>
                        <m:t>K</m:t>
                      </m:r>
                      <m:r>
                        <w:rPr>
                          <w:rFonts w:ascii="Cambria Math" w:eastAsiaTheme="minorEastAsia" w:hAnsi="Cambria Math" w:hint="eastAsia"/>
                          <w:sz w:val="22"/>
                          <w:szCs w:val="22"/>
                        </w:rPr>
                        <m:t>B</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B</m:t>
                      </m:r>
                    </m:sub>
                  </m:sSub>
                  <m:sSubSup>
                    <m:sSubSupPr>
                      <m:ctrlPr>
                        <w:rPr>
                          <w:rFonts w:ascii="Cambria Math" w:eastAsiaTheme="minorEastAsia" w:hAnsi="Cambria Math"/>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K</m:t>
                      </m:r>
                    </m:sub>
                    <m:sup>
                      <m:r>
                        <w:rPr>
                          <w:rFonts w:ascii="Cambria Math" w:eastAsiaTheme="minorEastAsia" w:hAnsi="Cambria Math" w:hint="eastAsia"/>
                          <w:sz w:val="22"/>
                          <w:szCs w:val="22"/>
                        </w:rPr>
                        <m:t>R</m:t>
                      </m:r>
                    </m:sup>
                  </m:sSubSup>
                  <m:r>
                    <m:rPr>
                      <m:sty m:val="p"/>
                    </m:rPr>
                    <w:rPr>
                      <w:rFonts w:ascii="Cambria Math" w:eastAsiaTheme="minorEastAsia" w:hAnsi="Cambria Math"/>
                      <w:sz w:val="22"/>
                      <w:szCs w:val="22"/>
                    </w:rPr>
                    <m:t>+</m:t>
                  </m:r>
                  <m:sSub>
                    <m:sSubPr>
                      <m:ctrlPr>
                        <w:rPr>
                          <w:rFonts w:ascii="Cambria Math" w:hAnsi="Cambria Math"/>
                          <w:sz w:val="22"/>
                          <w:szCs w:val="22"/>
                        </w:rPr>
                      </m:ctrlPr>
                    </m:sSubPr>
                    <m:e>
                      <m:r>
                        <w:rPr>
                          <w:rFonts w:ascii="Cambria Math" w:hAnsi="Cambria Math"/>
                          <w:sz w:val="22"/>
                          <w:szCs w:val="22"/>
                        </w:rPr>
                        <m:t>α</m:t>
                      </m:r>
                    </m:e>
                    <m:sub>
                      <m:r>
                        <w:rPr>
                          <w:rFonts w:ascii="Cambria Math" w:eastAsiaTheme="minorEastAsia" w:hAnsi="Cambria Math"/>
                          <w:sz w:val="22"/>
                          <w:szCs w:val="22"/>
                        </w:rPr>
                        <m:t>B</m:t>
                      </m:r>
                    </m:sub>
                  </m:sSub>
                  <m:sSub>
                    <m:sSubPr>
                      <m:ctrlPr>
                        <w:rPr>
                          <w:rFonts w:ascii="Cambria Math" w:hAnsi="Cambria Math"/>
                          <w:sz w:val="22"/>
                          <w:szCs w:val="22"/>
                        </w:rPr>
                      </m:ctrlPr>
                    </m:sSubPr>
                    <m:e>
                      <m:r>
                        <w:rPr>
                          <w:rFonts w:ascii="Cambria Math" w:hAnsi="Cambria Math"/>
                          <w:sz w:val="22"/>
                          <w:szCs w:val="22"/>
                        </w:rPr>
                        <m:t>n</m:t>
                      </m:r>
                    </m:e>
                    <m:sub>
                      <m:r>
                        <w:rPr>
                          <w:rFonts w:ascii="Cambria Math" w:hAnsi="Cambria Math"/>
                          <w:sz w:val="22"/>
                          <w:szCs w:val="22"/>
                        </w:rPr>
                        <m:t>K</m:t>
                      </m:r>
                      <m:r>
                        <w:rPr>
                          <w:rFonts w:ascii="Cambria Math" w:eastAsiaTheme="minorEastAsia" w:hAnsi="Cambria Math"/>
                          <w:sz w:val="22"/>
                          <w:szCs w:val="22"/>
                        </w:rPr>
                        <m:t>S</m:t>
                      </m:r>
                    </m:sub>
                  </m:sSub>
                  <m:r>
                    <m:rPr>
                      <m:sty m:val="p"/>
                    </m:rPr>
                    <w:rPr>
                      <w:rFonts w:ascii="Cambria Math" w:eastAsiaTheme="minorEastAsia" w:hAnsi="Cambria Math"/>
                      <w:sz w:val="22"/>
                      <w:szCs w:val="22"/>
                    </w:rPr>
                    <m:t>=</m:t>
                  </m:r>
                  <m:sSub>
                    <m:sSubPr>
                      <m:ctrlPr>
                        <w:rPr>
                          <w:rFonts w:ascii="Cambria Math" w:hAnsi="Cambria Math"/>
                          <w:sz w:val="22"/>
                          <w:szCs w:val="22"/>
                        </w:rPr>
                      </m:ctrlPr>
                    </m:sSubPr>
                    <m:e>
                      <m:r>
                        <w:rPr>
                          <w:rFonts w:ascii="Cambria Math" w:hAnsi="Cambria Math"/>
                          <w:sz w:val="22"/>
                          <w:szCs w:val="22"/>
                        </w:rPr>
                        <m:t>V</m:t>
                      </m:r>
                    </m:e>
                    <m:sub>
                      <m:r>
                        <w:rPr>
                          <w:rFonts w:ascii="Cambria Math" w:eastAsiaTheme="minorEastAsia" w:hAnsi="Cambria Math"/>
                          <w:sz w:val="22"/>
                          <w:szCs w:val="22"/>
                        </w:rPr>
                        <m:t>B</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w:rPr>
                          <w:rFonts w:ascii="Cambria Math" w:eastAsiaTheme="minorEastAsia" w:hAnsi="Cambria Math" w:hint="eastAsia"/>
                          <w:sz w:val="22"/>
                          <w:szCs w:val="22"/>
                        </w:rPr>
                        <m:t>P</m:t>
                      </m:r>
                    </m:e>
                    <m:sub>
                      <m:r>
                        <w:rPr>
                          <w:rFonts w:ascii="Cambria Math" w:eastAsiaTheme="minorEastAsia" w:hAnsi="Cambria Math" w:hint="eastAsia"/>
                          <w:sz w:val="22"/>
                          <w:szCs w:val="22"/>
                        </w:rPr>
                        <m:t>KB</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w:rPr>
                          <w:rFonts w:ascii="Cambria Math" w:eastAsiaTheme="minorEastAsia" w:hAnsi="Cambria Math"/>
                          <w:sz w:val="22"/>
                          <w:szCs w:val="22"/>
                        </w:rPr>
                        <m:t>P</m:t>
                      </m:r>
                    </m:e>
                    <m:sub>
                      <m:r>
                        <m:rPr>
                          <m:sty m:val="p"/>
                        </m:rPr>
                        <w:rPr>
                          <w:rFonts w:ascii="Cambria Math" w:eastAsiaTheme="minorEastAsia" w:hAnsi="Cambria Math"/>
                          <w:sz w:val="22"/>
                          <w:szCs w:val="22"/>
                        </w:rPr>
                        <m:t>(</m:t>
                      </m:r>
                      <m:r>
                        <w:rPr>
                          <w:rFonts w:ascii="Cambria Math" w:eastAsiaTheme="minorEastAsia" w:hAnsi="Cambria Math"/>
                          <w:sz w:val="22"/>
                          <w:szCs w:val="22"/>
                        </w:rPr>
                        <m:t>K</m:t>
                      </m:r>
                      <m:r>
                        <m:rPr>
                          <m:sty m:val="p"/>
                        </m:rPr>
                        <w:rPr>
                          <w:rFonts w:ascii="Cambria Math" w:eastAsiaTheme="minorEastAsia" w:hAnsi="Cambria Math"/>
                          <w:sz w:val="22"/>
                          <w:szCs w:val="22"/>
                        </w:rPr>
                        <m:t>+1)</m:t>
                      </m:r>
                      <m:r>
                        <w:rPr>
                          <w:rFonts w:ascii="Cambria Math" w:eastAsiaTheme="minorEastAsia" w:hAnsi="Cambria Math" w:hint="eastAsia"/>
                          <w:sz w:val="22"/>
                          <w:szCs w:val="22"/>
                        </w:rPr>
                        <m:t>B</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B</m:t>
                      </m:r>
                    </m:sub>
                  </m:sSub>
                  <w:bookmarkStart w:id="321" w:name="OLE_LINK88"/>
                  <w:bookmarkStart w:id="322" w:name="OLE_LINK89"/>
                  <m:sSub>
                    <m:sSubPr>
                      <m:ctrlPr>
                        <w:rPr>
                          <w:rFonts w:ascii="Cambria Math" w:eastAsiaTheme="minorEastAsia" w:hAnsi="Cambria Math"/>
                          <w:sz w:val="22"/>
                          <w:szCs w:val="22"/>
                        </w:rPr>
                      </m:ctrlPr>
                    </m:sSubPr>
                    <m:e>
                      <m:r>
                        <w:rPr>
                          <w:rFonts w:ascii="Cambria Math" w:eastAsiaTheme="minorEastAsia" w:hAnsi="Cambria Math"/>
                          <w:sz w:val="22"/>
                          <w:szCs w:val="22"/>
                        </w:rPr>
                        <m:t>x</m:t>
                      </m:r>
                    </m:e>
                    <m:sub>
                      <m:d>
                        <m:dPr>
                          <m:ctrlPr>
                            <w:rPr>
                              <w:rFonts w:ascii="Cambria Math" w:eastAsiaTheme="minorEastAsia" w:hAnsi="Cambria Math"/>
                              <w:sz w:val="22"/>
                              <w:szCs w:val="22"/>
                            </w:rPr>
                          </m:ctrlPr>
                        </m:dPr>
                        <m:e>
                          <m:r>
                            <w:rPr>
                              <w:rFonts w:ascii="Cambria Math" w:eastAsiaTheme="minorEastAsia" w:hAnsi="Cambria Math"/>
                              <w:sz w:val="22"/>
                              <w:szCs w:val="22"/>
                            </w:rPr>
                            <m:t>K</m:t>
                          </m:r>
                          <m:r>
                            <m:rPr>
                              <m:sty m:val="p"/>
                            </m:rPr>
                            <w:rPr>
                              <w:rFonts w:ascii="Cambria Math" w:eastAsiaTheme="minorEastAsia" w:hAnsi="Cambria Math"/>
                              <w:sz w:val="22"/>
                              <w:szCs w:val="22"/>
                            </w:rPr>
                            <m:t>+1</m:t>
                          </m:r>
                        </m:e>
                      </m:d>
                      <m:r>
                        <w:rPr>
                          <w:rFonts w:ascii="Cambria Math" w:eastAsiaTheme="minorEastAsia" w:hAnsi="Cambria Math"/>
                          <w:sz w:val="22"/>
                          <w:szCs w:val="22"/>
                        </w:rPr>
                        <m:t>K</m:t>
                      </m:r>
                    </m:sub>
                  </m:sSub>
                  <w:bookmarkEnd w:id="321"/>
                  <w:bookmarkEnd w:id="322"/>
                  <m:r>
                    <m:rPr>
                      <m:sty m:val="p"/>
                    </m:rPr>
                    <w:rPr>
                      <w:rFonts w:ascii="Cambria Math" w:eastAsiaTheme="minorEastAsia" w:hAnsi="Cambria Math"/>
                      <w:sz w:val="22"/>
                      <w:szCs w:val="22"/>
                    </w:rPr>
                    <m:t>+</m:t>
                  </m:r>
                  <m:sSub>
                    <m:sSubPr>
                      <m:ctrlPr>
                        <w:rPr>
                          <w:rFonts w:ascii="Cambria Math" w:hAnsi="Cambria Math"/>
                          <w:sz w:val="22"/>
                          <w:szCs w:val="22"/>
                        </w:rPr>
                      </m:ctrlPr>
                    </m:sSubPr>
                    <m:e>
                      <m:r>
                        <w:rPr>
                          <w:rFonts w:ascii="Cambria Math" w:hAnsi="Cambria Math"/>
                          <w:sz w:val="22"/>
                          <w:szCs w:val="22"/>
                        </w:rPr>
                        <m:t>α</m:t>
                      </m:r>
                    </m:e>
                    <m:sub>
                      <m:r>
                        <w:rPr>
                          <w:rFonts w:ascii="Cambria Math" w:eastAsiaTheme="minorEastAsia" w:hAnsi="Cambria Math"/>
                          <w:sz w:val="22"/>
                          <w:szCs w:val="22"/>
                        </w:rPr>
                        <m:t>B</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K</m:t>
                      </m:r>
                      <m:r>
                        <w:rPr>
                          <w:rFonts w:ascii="Cambria Math" w:eastAsiaTheme="minorEastAsia" w:hAnsi="Cambria Math" w:hint="eastAsia"/>
                          <w:sz w:val="22"/>
                          <w:szCs w:val="22"/>
                        </w:rPr>
                        <m:t>S</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w:rPr>
                          <w:rFonts w:ascii="Cambria Math" w:eastAsiaTheme="minorEastAsia" w:hAnsi="Cambria Math"/>
                          <w:sz w:val="22"/>
                          <w:szCs w:val="22"/>
                        </w:rPr>
                        <m:t>n</m:t>
                      </m:r>
                    </m:e>
                    <m:sub>
                      <m:d>
                        <m:dPr>
                          <m:ctrlPr>
                            <w:rPr>
                              <w:rFonts w:ascii="Cambria Math" w:eastAsiaTheme="minorEastAsia" w:hAnsi="Cambria Math"/>
                              <w:sz w:val="22"/>
                              <w:szCs w:val="22"/>
                            </w:rPr>
                          </m:ctrlPr>
                        </m:dPr>
                        <m:e>
                          <m:r>
                            <w:rPr>
                              <w:rFonts w:ascii="Cambria Math" w:eastAsiaTheme="minorEastAsia" w:hAnsi="Cambria Math"/>
                              <w:sz w:val="22"/>
                              <w:szCs w:val="22"/>
                            </w:rPr>
                            <m:t>K</m:t>
                          </m:r>
                          <m:r>
                            <m:rPr>
                              <m:sty m:val="p"/>
                            </m:rPr>
                            <w:rPr>
                              <w:rFonts w:ascii="Cambria Math" w:eastAsiaTheme="minorEastAsia" w:hAnsi="Cambria Math"/>
                              <w:sz w:val="22"/>
                              <w:szCs w:val="22"/>
                            </w:rPr>
                            <m:t>+1</m:t>
                          </m:r>
                        </m:e>
                      </m:d>
                      <m:r>
                        <w:rPr>
                          <w:rFonts w:ascii="Cambria Math" w:eastAsiaTheme="minorEastAsia" w:hAnsi="Cambria Math" w:hint="eastAsia"/>
                          <w:sz w:val="22"/>
                          <w:szCs w:val="22"/>
                        </w:rPr>
                        <m:t>S</m:t>
                      </m:r>
                    </m:sub>
                  </m:sSub>
                  <m:r>
                    <m:rPr>
                      <m:sty m:val="p"/>
                    </m:rPr>
                    <w:rPr>
                      <w:rFonts w:ascii="Cambria Math" w:eastAsiaTheme="minorEastAsia" w:hAnsi="Cambria Math"/>
                      <w:sz w:val="22"/>
                      <w:szCs w:val="22"/>
                    </w:rPr>
                    <m:t>)</m:t>
                  </m:r>
                </m:e>
                <m:e>
                  <m:r>
                    <w:rPr>
                      <w:rFonts w:ascii="Cambria Math" w:eastAsia="宋体" w:hAnsi="Cambria Math"/>
                    </w:rPr>
                    <m:t xml:space="preserve">  </m:t>
                  </m:r>
                  <m:sSub>
                    <m:sSubPr>
                      <m:ctrlPr>
                        <w:rPr>
                          <w:rFonts w:ascii="Cambria Math" w:hAnsi="Cambria Math"/>
                          <w:sz w:val="22"/>
                          <w:szCs w:val="22"/>
                        </w:rPr>
                      </m:ctrlPr>
                    </m:sSubPr>
                    <m:e>
                      <m:r>
                        <w:rPr>
                          <w:rFonts w:ascii="Cambria Math" w:hAnsi="Cambria Math"/>
                          <w:sz w:val="22"/>
                          <w:szCs w:val="22"/>
                        </w:rPr>
                        <m:t>V</m:t>
                      </m:r>
                    </m:e>
                    <m:sub>
                      <m:r>
                        <w:rPr>
                          <w:rFonts w:ascii="Cambria Math" w:eastAsiaTheme="minorEastAsia" w:hAnsi="Cambria Math" w:hint="eastAsia"/>
                          <w:sz w:val="22"/>
                          <w:szCs w:val="22"/>
                        </w:rPr>
                        <m:t>B</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w:rPr>
                          <w:rFonts w:ascii="Cambria Math" w:eastAsiaTheme="minorEastAsia" w:hAnsi="Cambria Math"/>
                          <w:sz w:val="22"/>
                          <w:szCs w:val="22"/>
                        </w:rPr>
                        <m:t>P</m:t>
                      </m:r>
                    </m:e>
                    <m:sub>
                      <m:d>
                        <m:dPr>
                          <m:ctrlPr>
                            <w:rPr>
                              <w:rFonts w:ascii="Cambria Math" w:eastAsiaTheme="minorEastAsia" w:hAnsi="Cambria Math"/>
                              <w:sz w:val="22"/>
                              <w:szCs w:val="22"/>
                            </w:rPr>
                          </m:ctrlPr>
                        </m:dPr>
                        <m:e>
                          <m:r>
                            <w:rPr>
                              <w:rFonts w:ascii="Cambria Math" w:eastAsiaTheme="minorEastAsia" w:hAnsi="Cambria Math"/>
                              <w:sz w:val="22"/>
                              <w:szCs w:val="22"/>
                            </w:rPr>
                            <m:t>K</m:t>
                          </m:r>
                          <m:r>
                            <m:rPr>
                              <m:sty m:val="p"/>
                            </m:rPr>
                            <w:rPr>
                              <w:rFonts w:ascii="Cambria Math" w:eastAsiaTheme="minorEastAsia" w:hAnsi="Cambria Math" w:hint="eastAsia"/>
                              <w:sz w:val="22"/>
                              <w:szCs w:val="22"/>
                            </w:rPr>
                            <m:t>+1</m:t>
                          </m:r>
                        </m:e>
                      </m:d>
                      <m:r>
                        <w:rPr>
                          <w:rFonts w:ascii="Cambria Math" w:eastAsiaTheme="minorEastAsia" w:hAnsi="Cambria Math" w:hint="eastAsia"/>
                          <w:sz w:val="22"/>
                          <w:szCs w:val="22"/>
                        </w:rPr>
                        <m:t>B</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B</m:t>
                      </m:r>
                    </m:sub>
                  </m:sSub>
                  <m:sSubSup>
                    <m:sSubSupPr>
                      <m:ctrlPr>
                        <w:rPr>
                          <w:rFonts w:ascii="Cambria Math" w:eastAsiaTheme="minorEastAsia" w:hAnsi="Cambria Math"/>
                          <w:sz w:val="22"/>
                          <w:szCs w:val="22"/>
                        </w:rPr>
                      </m:ctrlPr>
                    </m:sSubSupPr>
                    <m:e>
                      <m:r>
                        <w:rPr>
                          <w:rFonts w:ascii="Cambria Math" w:eastAsiaTheme="minorEastAsia" w:hAnsi="Cambria Math"/>
                          <w:sz w:val="22"/>
                          <w:szCs w:val="22"/>
                        </w:rPr>
                        <m:t>x</m:t>
                      </m:r>
                    </m:e>
                    <m:sub>
                      <m:r>
                        <w:rPr>
                          <w:rFonts w:ascii="Cambria Math" w:eastAsiaTheme="minorEastAsia" w:hAnsi="Cambria Math"/>
                          <w:sz w:val="22"/>
                          <w:szCs w:val="22"/>
                        </w:rPr>
                        <m:t>K</m:t>
                      </m:r>
                      <m:r>
                        <m:rPr>
                          <m:sty m:val="p"/>
                        </m:rPr>
                        <w:rPr>
                          <w:rFonts w:ascii="Cambria Math" w:eastAsiaTheme="minorEastAsia" w:hAnsi="Cambria Math" w:hint="eastAsia"/>
                          <w:sz w:val="22"/>
                          <w:szCs w:val="22"/>
                        </w:rPr>
                        <m:t>+1</m:t>
                      </m:r>
                    </m:sub>
                    <m:sup>
                      <m:r>
                        <w:rPr>
                          <w:rFonts w:ascii="Cambria Math" w:eastAsiaTheme="minorEastAsia" w:hAnsi="Cambria Math" w:hint="eastAsia"/>
                          <w:sz w:val="22"/>
                          <w:szCs w:val="22"/>
                        </w:rPr>
                        <m:t>L</m:t>
                      </m:r>
                    </m:sup>
                  </m:sSubSup>
                  <m:r>
                    <m:rPr>
                      <m:sty m:val="p"/>
                    </m:rPr>
                    <w:rPr>
                      <w:rFonts w:ascii="Cambria Math" w:eastAsiaTheme="minorEastAsia" w:hAnsi="Cambria Math"/>
                      <w:sz w:val="22"/>
                      <w:szCs w:val="22"/>
                    </w:rPr>
                    <m:t>+</m:t>
                  </m:r>
                  <m:sSub>
                    <m:sSubPr>
                      <m:ctrlPr>
                        <w:rPr>
                          <w:rFonts w:ascii="Cambria Math" w:hAnsi="Cambria Math"/>
                          <w:sz w:val="22"/>
                          <w:szCs w:val="22"/>
                        </w:rPr>
                      </m:ctrlPr>
                    </m:sSubPr>
                    <m:e>
                      <m:r>
                        <w:rPr>
                          <w:rFonts w:ascii="Cambria Math" w:hAnsi="Cambria Math"/>
                          <w:sz w:val="22"/>
                          <w:szCs w:val="22"/>
                        </w:rPr>
                        <m:t>α</m:t>
                      </m:r>
                    </m:e>
                    <m:sub>
                      <m:r>
                        <w:rPr>
                          <w:rFonts w:ascii="Cambria Math" w:eastAsiaTheme="minorEastAsia" w:hAnsi="Cambria Math"/>
                          <w:sz w:val="22"/>
                          <w:szCs w:val="22"/>
                        </w:rPr>
                        <m:t>B</m:t>
                      </m:r>
                    </m:sub>
                  </m:sSub>
                  <m:sSub>
                    <m:sSubPr>
                      <m:ctrlPr>
                        <w:rPr>
                          <w:rFonts w:ascii="Cambria Math" w:hAnsi="Cambria Math"/>
                          <w:sz w:val="22"/>
                          <w:szCs w:val="22"/>
                        </w:rPr>
                      </m:ctrlPr>
                    </m:sSubPr>
                    <m:e>
                      <m:r>
                        <w:rPr>
                          <w:rFonts w:ascii="Cambria Math" w:hAnsi="Cambria Math"/>
                          <w:sz w:val="22"/>
                          <w:szCs w:val="22"/>
                        </w:rPr>
                        <m:t>n</m:t>
                      </m:r>
                    </m:e>
                    <m:sub>
                      <m:d>
                        <m:dPr>
                          <m:ctrlPr>
                            <w:rPr>
                              <w:rFonts w:ascii="Cambria Math" w:hAnsi="Cambria Math"/>
                              <w:sz w:val="22"/>
                              <w:szCs w:val="22"/>
                            </w:rPr>
                          </m:ctrlPr>
                        </m:dPr>
                        <m:e>
                          <m:r>
                            <w:rPr>
                              <w:rFonts w:ascii="Cambria Math" w:hAnsi="Cambria Math"/>
                              <w:sz w:val="22"/>
                              <w:szCs w:val="22"/>
                            </w:rPr>
                            <m:t>K</m:t>
                          </m:r>
                          <m:r>
                            <m:rPr>
                              <m:sty m:val="p"/>
                            </m:rPr>
                            <w:rPr>
                              <w:rFonts w:ascii="Cambria Math" w:hAnsi="Cambria Math"/>
                              <w:sz w:val="22"/>
                              <w:szCs w:val="22"/>
                            </w:rPr>
                            <m:t>+1</m:t>
                          </m:r>
                        </m:e>
                      </m:d>
                      <m:r>
                        <w:rPr>
                          <w:rFonts w:ascii="Cambria Math" w:eastAsiaTheme="minorEastAsia" w:hAnsi="Cambria Math"/>
                          <w:sz w:val="22"/>
                          <w:szCs w:val="22"/>
                        </w:rPr>
                        <m:t>S</m:t>
                      </m:r>
                    </m:sub>
                  </m:sSub>
                  <m:r>
                    <w:rPr>
                      <w:rFonts w:ascii="Cambria Math" w:eastAsia="宋体" w:hAnsi="Cambria Math" w:hint="eastAsia"/>
                      <w:sz w:val="22"/>
                      <w:szCs w:val="22"/>
                    </w:rPr>
                    <m:t>=</m:t>
                  </m:r>
                  <m:sSub>
                    <m:sSubPr>
                      <m:ctrlPr>
                        <w:rPr>
                          <w:rFonts w:ascii="Cambria Math" w:hAnsi="Cambria Math"/>
                          <w:sz w:val="22"/>
                          <w:szCs w:val="22"/>
                        </w:rPr>
                      </m:ctrlPr>
                    </m:sSubPr>
                    <m:e>
                      <m:r>
                        <w:rPr>
                          <w:rFonts w:ascii="Cambria Math" w:hAnsi="Cambria Math"/>
                          <w:sz w:val="22"/>
                          <w:szCs w:val="22"/>
                        </w:rPr>
                        <m:t>V</m:t>
                      </m:r>
                    </m:e>
                    <m:sub>
                      <m:r>
                        <w:rPr>
                          <w:rFonts w:ascii="Cambria Math" w:eastAsiaTheme="minorEastAsia" w:hAnsi="Cambria Math"/>
                          <w:sz w:val="22"/>
                          <w:szCs w:val="22"/>
                        </w:rPr>
                        <m:t>B</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w:rPr>
                          <w:rFonts w:ascii="Cambria Math" w:eastAsiaTheme="minorEastAsia" w:hAnsi="Cambria Math" w:hint="eastAsia"/>
                          <w:sz w:val="22"/>
                          <w:szCs w:val="22"/>
                        </w:rPr>
                        <m:t>P</m:t>
                      </m:r>
                    </m:e>
                    <m:sub>
                      <m:r>
                        <w:rPr>
                          <w:rFonts w:ascii="Cambria Math" w:eastAsiaTheme="minorEastAsia" w:hAnsi="Cambria Math" w:hint="eastAsia"/>
                          <w:sz w:val="22"/>
                          <w:szCs w:val="22"/>
                        </w:rPr>
                        <m:t>KB</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w:rPr>
                          <w:rFonts w:ascii="Cambria Math" w:eastAsiaTheme="minorEastAsia" w:hAnsi="Cambria Math"/>
                          <w:sz w:val="22"/>
                          <w:szCs w:val="22"/>
                        </w:rPr>
                        <m:t>P</m:t>
                      </m:r>
                    </m:e>
                    <m:sub>
                      <m:r>
                        <m:rPr>
                          <m:sty m:val="p"/>
                        </m:rPr>
                        <w:rPr>
                          <w:rFonts w:ascii="Cambria Math" w:eastAsiaTheme="minorEastAsia" w:hAnsi="Cambria Math"/>
                          <w:sz w:val="22"/>
                          <w:szCs w:val="22"/>
                        </w:rPr>
                        <m:t>(</m:t>
                      </m:r>
                      <m:r>
                        <w:rPr>
                          <w:rFonts w:ascii="Cambria Math" w:eastAsiaTheme="minorEastAsia" w:hAnsi="Cambria Math"/>
                          <w:sz w:val="22"/>
                          <w:szCs w:val="22"/>
                        </w:rPr>
                        <m:t>K</m:t>
                      </m:r>
                      <m:r>
                        <m:rPr>
                          <m:sty m:val="p"/>
                        </m:rPr>
                        <w:rPr>
                          <w:rFonts w:ascii="Cambria Math" w:eastAsiaTheme="minorEastAsia" w:hAnsi="Cambria Math"/>
                          <w:sz w:val="22"/>
                          <w:szCs w:val="22"/>
                        </w:rPr>
                        <m:t>+1)</m:t>
                      </m:r>
                      <m:r>
                        <w:rPr>
                          <w:rFonts w:ascii="Cambria Math" w:eastAsiaTheme="minorEastAsia" w:hAnsi="Cambria Math" w:hint="eastAsia"/>
                          <w:sz w:val="22"/>
                          <w:szCs w:val="22"/>
                        </w:rPr>
                        <m:t>B</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w:rPr>
                          <w:rFonts w:ascii="Cambria Math" w:eastAsiaTheme="minorEastAsia" w:hAnsi="Cambria Math"/>
                          <w:sz w:val="22"/>
                          <w:szCs w:val="22"/>
                        </w:rPr>
                        <m:t>t</m:t>
                      </m:r>
                    </m:e>
                    <m:sub>
                      <m:r>
                        <w:rPr>
                          <w:rFonts w:ascii="Cambria Math" w:eastAsiaTheme="minorEastAsia" w:hAnsi="Cambria Math"/>
                          <w:sz w:val="22"/>
                          <w:szCs w:val="22"/>
                        </w:rPr>
                        <m:t>B</m:t>
                      </m:r>
                    </m:sub>
                  </m:sSub>
                  <m:sSub>
                    <m:sSubPr>
                      <m:ctrlPr>
                        <w:rPr>
                          <w:rFonts w:ascii="Cambria Math" w:eastAsiaTheme="minorEastAsia" w:hAnsi="Cambria Math"/>
                          <w:sz w:val="22"/>
                          <w:szCs w:val="22"/>
                        </w:rPr>
                      </m:ctrlPr>
                    </m:sSubPr>
                    <m:e>
                      <m:r>
                        <w:rPr>
                          <w:rFonts w:ascii="Cambria Math" w:eastAsiaTheme="minorEastAsia" w:hAnsi="Cambria Math"/>
                          <w:sz w:val="22"/>
                          <w:szCs w:val="22"/>
                        </w:rPr>
                        <m:t>x</m:t>
                      </m:r>
                    </m:e>
                    <m:sub>
                      <m:d>
                        <m:dPr>
                          <m:ctrlPr>
                            <w:rPr>
                              <w:rFonts w:ascii="Cambria Math" w:eastAsiaTheme="minorEastAsia" w:hAnsi="Cambria Math"/>
                              <w:sz w:val="22"/>
                              <w:szCs w:val="22"/>
                            </w:rPr>
                          </m:ctrlPr>
                        </m:dPr>
                        <m:e>
                          <m:r>
                            <w:rPr>
                              <w:rFonts w:ascii="Cambria Math" w:eastAsiaTheme="minorEastAsia" w:hAnsi="Cambria Math"/>
                              <w:sz w:val="22"/>
                              <w:szCs w:val="22"/>
                            </w:rPr>
                            <m:t>K</m:t>
                          </m:r>
                          <m:r>
                            <m:rPr>
                              <m:sty m:val="p"/>
                            </m:rPr>
                            <w:rPr>
                              <w:rFonts w:ascii="Cambria Math" w:eastAsiaTheme="minorEastAsia" w:hAnsi="Cambria Math"/>
                              <w:sz w:val="22"/>
                              <w:szCs w:val="22"/>
                            </w:rPr>
                            <m:t>+1</m:t>
                          </m:r>
                        </m:e>
                      </m:d>
                      <m:r>
                        <w:rPr>
                          <w:rFonts w:ascii="Cambria Math" w:eastAsiaTheme="minorEastAsia" w:hAnsi="Cambria Math"/>
                          <w:sz w:val="22"/>
                          <w:szCs w:val="22"/>
                        </w:rPr>
                        <m:t>K</m:t>
                      </m:r>
                    </m:sub>
                  </m:sSub>
                  <m:r>
                    <m:rPr>
                      <m:sty m:val="p"/>
                    </m:rPr>
                    <w:rPr>
                      <w:rFonts w:ascii="Cambria Math" w:eastAsiaTheme="minorEastAsia" w:hAnsi="Cambria Math"/>
                      <w:sz w:val="22"/>
                      <w:szCs w:val="22"/>
                    </w:rPr>
                    <m:t>+</m:t>
                  </m:r>
                  <m:sSub>
                    <m:sSubPr>
                      <m:ctrlPr>
                        <w:rPr>
                          <w:rFonts w:ascii="Cambria Math" w:hAnsi="Cambria Math"/>
                          <w:sz w:val="22"/>
                          <w:szCs w:val="22"/>
                        </w:rPr>
                      </m:ctrlPr>
                    </m:sSubPr>
                    <m:e>
                      <m:r>
                        <w:rPr>
                          <w:rFonts w:ascii="Cambria Math" w:hAnsi="Cambria Math"/>
                          <w:sz w:val="22"/>
                          <w:szCs w:val="22"/>
                        </w:rPr>
                        <m:t>α</m:t>
                      </m:r>
                    </m:e>
                    <m:sub>
                      <m:r>
                        <w:rPr>
                          <w:rFonts w:ascii="Cambria Math" w:eastAsiaTheme="minorEastAsia" w:hAnsi="Cambria Math"/>
                          <w:sz w:val="22"/>
                          <w:szCs w:val="22"/>
                        </w:rPr>
                        <m:t>B</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w:rPr>
                          <w:rFonts w:ascii="Cambria Math" w:eastAsiaTheme="minorEastAsia" w:hAnsi="Cambria Math"/>
                          <w:sz w:val="22"/>
                          <w:szCs w:val="22"/>
                        </w:rPr>
                        <m:t>n</m:t>
                      </m:r>
                    </m:e>
                    <m:sub>
                      <m:r>
                        <w:rPr>
                          <w:rFonts w:ascii="Cambria Math" w:eastAsiaTheme="minorEastAsia" w:hAnsi="Cambria Math"/>
                          <w:sz w:val="22"/>
                          <w:szCs w:val="22"/>
                        </w:rPr>
                        <m:t>K</m:t>
                      </m:r>
                      <m:r>
                        <w:rPr>
                          <w:rFonts w:ascii="Cambria Math" w:eastAsiaTheme="minorEastAsia" w:hAnsi="Cambria Math" w:hint="eastAsia"/>
                          <w:sz w:val="22"/>
                          <w:szCs w:val="22"/>
                        </w:rPr>
                        <m:t>S</m:t>
                      </m:r>
                    </m:sub>
                  </m:sSub>
                  <m:r>
                    <m:rPr>
                      <m:sty m:val="p"/>
                    </m:rPr>
                    <w:rPr>
                      <w:rFonts w:ascii="Cambria Math" w:eastAsiaTheme="minorEastAsia" w:hAnsi="Cambria Math"/>
                      <w:sz w:val="22"/>
                      <w:szCs w:val="22"/>
                    </w:rPr>
                    <m:t>+</m:t>
                  </m:r>
                  <m:sSub>
                    <m:sSubPr>
                      <m:ctrlPr>
                        <w:rPr>
                          <w:rFonts w:ascii="Cambria Math" w:eastAsiaTheme="minorEastAsia" w:hAnsi="Cambria Math"/>
                          <w:sz w:val="22"/>
                          <w:szCs w:val="22"/>
                        </w:rPr>
                      </m:ctrlPr>
                    </m:sSubPr>
                    <m:e>
                      <m:r>
                        <w:rPr>
                          <w:rFonts w:ascii="Cambria Math" w:eastAsiaTheme="minorEastAsia" w:hAnsi="Cambria Math"/>
                          <w:sz w:val="22"/>
                          <w:szCs w:val="22"/>
                        </w:rPr>
                        <m:t>n</m:t>
                      </m:r>
                    </m:e>
                    <m:sub>
                      <m:d>
                        <m:dPr>
                          <m:ctrlPr>
                            <w:rPr>
                              <w:rFonts w:ascii="Cambria Math" w:eastAsiaTheme="minorEastAsia" w:hAnsi="Cambria Math"/>
                              <w:sz w:val="22"/>
                              <w:szCs w:val="22"/>
                            </w:rPr>
                          </m:ctrlPr>
                        </m:dPr>
                        <m:e>
                          <m:r>
                            <w:rPr>
                              <w:rFonts w:ascii="Cambria Math" w:eastAsiaTheme="minorEastAsia" w:hAnsi="Cambria Math"/>
                              <w:sz w:val="22"/>
                              <w:szCs w:val="22"/>
                            </w:rPr>
                            <m:t>K</m:t>
                          </m:r>
                          <m:r>
                            <m:rPr>
                              <m:sty m:val="p"/>
                            </m:rPr>
                            <w:rPr>
                              <w:rFonts w:ascii="Cambria Math" w:eastAsiaTheme="minorEastAsia" w:hAnsi="Cambria Math"/>
                              <w:sz w:val="22"/>
                              <w:szCs w:val="22"/>
                            </w:rPr>
                            <m:t>+1</m:t>
                          </m:r>
                        </m:e>
                      </m:d>
                      <m:r>
                        <w:rPr>
                          <w:rFonts w:ascii="Cambria Math" w:eastAsiaTheme="minorEastAsia" w:hAnsi="Cambria Math" w:hint="eastAsia"/>
                          <w:sz w:val="22"/>
                          <w:szCs w:val="22"/>
                        </w:rPr>
                        <m:t>S</m:t>
                      </m:r>
                    </m:sub>
                  </m:sSub>
                  <m:r>
                    <m:rPr>
                      <m:sty m:val="p"/>
                    </m:rPr>
                    <w:rPr>
                      <w:rFonts w:ascii="Cambria Math" w:eastAsiaTheme="minorEastAsia" w:hAnsi="Cambria Math"/>
                      <w:sz w:val="22"/>
                      <w:szCs w:val="22"/>
                    </w:rPr>
                    <m:t>)</m:t>
                  </m:r>
                </m:e>
              </m:eqArr>
              <w:bookmarkEnd w:id="320"/>
            </m:e>
          </m:d>
        </m:oMath>
      </m:oMathPara>
    </w:p>
    <w:p w14:paraId="379D3138" w14:textId="035422D5" w:rsidR="007B6CFF" w:rsidRPr="00A85EA4" w:rsidRDefault="007B6CFF" w:rsidP="007B6CFF">
      <w:pPr>
        <w:pStyle w:val="af"/>
        <w:ind w:firstLine="480"/>
      </w:pPr>
      <w:r w:rsidRPr="00A85EA4">
        <w:rPr>
          <w:rFonts w:hint="eastAsia"/>
        </w:rPr>
        <w:t>解得：</w:t>
      </w:r>
    </w:p>
    <w:p w14:paraId="5C4AC1C4" w14:textId="6A1C6522" w:rsidR="007B6CFF" w:rsidRPr="00F02C21" w:rsidRDefault="001D719A" w:rsidP="00F43F55">
      <w:pPr>
        <w:pStyle w:val="afd"/>
        <w:ind w:firstLine="480"/>
        <w:rPr>
          <w:rFonts w:eastAsia="宋体"/>
        </w:rPr>
      </w:pPr>
      <m:oMathPara>
        <m:oMath>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hint="eastAsia"/>
                </w:rPr>
                <m:t>R</m:t>
              </m:r>
            </m:sup>
          </m:sSubSup>
          <m:r>
            <m:rPr>
              <m:sty m:val="p"/>
              <m:aln/>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rPr>
                <m:t>x</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K</m:t>
              </m:r>
            </m:sub>
          </m:sSub>
          <m:r>
            <m:rPr>
              <m:sty m:val="p"/>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hint="eastAsia"/>
                </w:rPr>
                <m:t>B</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n</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hint="eastAsia"/>
                </w:rPr>
                <m:t>S</m:t>
              </m:r>
            </m:sub>
          </m:sSub>
          <m:r>
            <m:rPr>
              <m:sty m:val="p"/>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r>
            <m:rPr>
              <m:sty m:val="p"/>
            </m:rPr>
            <w:rPr>
              <w:rFonts w:ascii="Cambria Math" w:eastAsia="宋体" w:hAnsi="Cambria Math"/>
            </w:rPr>
            <w:br/>
          </m:r>
        </m:oMath>
        <m:oMath>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K</m:t>
              </m:r>
              <m:r>
                <m:rPr>
                  <m:sty m:val="p"/>
                </m:rPr>
                <w:rPr>
                  <w:rFonts w:ascii="Cambria Math" w:eastAsiaTheme="minorEastAsia" w:hAnsi="Cambria Math" w:hint="eastAsia"/>
                </w:rPr>
                <m:t>+1</m:t>
              </m:r>
            </m:sub>
            <m:sup>
              <m:r>
                <w:rPr>
                  <w:rFonts w:ascii="Cambria Math" w:eastAsiaTheme="minorEastAsia" w:hAnsi="Cambria Math" w:hint="eastAsia"/>
                </w:rPr>
                <m:t>L</m:t>
              </m:r>
            </m:sup>
          </m:sSubSup>
          <m:r>
            <m:rPr>
              <m:sty m:val="p"/>
              <m:aln/>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rPr>
                <m:t>x</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K</m:t>
              </m:r>
            </m:sub>
          </m:sSub>
          <m:r>
            <m:rPr>
              <m:sty m:val="p"/>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hint="eastAsia"/>
                </w:rPr>
                <m:t>KB</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n</m:t>
              </m:r>
            </m:e>
            <m:sub>
              <m:r>
                <m:rPr>
                  <m:sty m:val="p"/>
                </m:rPr>
                <w:rPr>
                  <w:rFonts w:ascii="Cambria Math" w:eastAsiaTheme="minorEastAsia" w:hAnsi="Cambria Math" w:hint="eastAsia"/>
                </w:rPr>
                <m:t>K</m:t>
              </m:r>
              <m:r>
                <w:rPr>
                  <w:rFonts w:ascii="Cambria Math" w:eastAsiaTheme="minorEastAsia" w:hAnsi="Cambria Math" w:hint="eastAsia"/>
                </w:rPr>
                <m:t>S</m:t>
              </m:r>
            </m:sub>
          </m:sSub>
          <m:r>
            <m:rPr>
              <m:sty m:val="p"/>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oMath>
      </m:oMathPara>
    </w:p>
    <w:p w14:paraId="1DE58FBC" w14:textId="11604DC7" w:rsidR="00F02C21" w:rsidRPr="00F43F55" w:rsidRDefault="00F02C21" w:rsidP="00F43F55">
      <w:pPr>
        <w:pStyle w:val="afd"/>
        <w:ind w:firstLine="480"/>
        <w:rPr>
          <w:rFonts w:eastAsia="宋体"/>
        </w:rPr>
      </w:pPr>
      <w:r>
        <w:rPr>
          <w:rFonts w:eastAsia="宋体"/>
        </w:rPr>
        <w:tab/>
      </w:r>
      <w:r>
        <w:rPr>
          <w:rFonts w:eastAsia="宋体"/>
        </w:rPr>
        <w:tab/>
        <w:t>(4.3.1.2)</w:t>
      </w:r>
    </w:p>
    <w:p w14:paraId="567381B6" w14:textId="35D592B7" w:rsidR="007236FA" w:rsidRPr="00F43F55" w:rsidRDefault="007B6CFF" w:rsidP="00F02C21">
      <w:pPr>
        <w:pStyle w:val="af"/>
        <w:ind w:firstLine="480"/>
        <w:rPr>
          <w:rStyle w:val="af0"/>
        </w:rPr>
      </w:pPr>
      <w:bookmarkStart w:id="323" w:name="OLE_LINK149"/>
      <w:r w:rsidRPr="00A85EA4">
        <w:rPr>
          <w:rFonts w:ascii="PMingLiU" w:eastAsia="PMingLiU" w:hAnsi="PMingLiU" w:cs="PMingLiU" w:hint="eastAsia"/>
        </w:rPr>
        <w:t>同理当</w:t>
      </w:r>
      <w:r w:rsidRPr="00A85EA4">
        <w:t>K-1</w:t>
      </w:r>
      <w:r w:rsidRPr="00A85EA4">
        <w:rPr>
          <w:rFonts w:ascii="PMingLiU" w:eastAsia="PMingLiU" w:hAnsi="PMingLiU" w:cs="PMingLiU" w:hint="eastAsia"/>
        </w:rPr>
        <w:t>平台和</w:t>
      </w:r>
      <w:r w:rsidRPr="00A85EA4">
        <w:t>K</w:t>
      </w:r>
      <w:r w:rsidRPr="00A85EA4">
        <w:rPr>
          <w:rFonts w:ascii="PMingLiU" w:eastAsia="PMingLiU" w:hAnsi="PMingLiU" w:cs="PMingLiU" w:hint="eastAsia"/>
        </w:rPr>
        <w:t>平台之间存在一个</w:t>
      </w:r>
      <w:r w:rsidRPr="00483725">
        <w:rPr>
          <w:rFonts w:ascii="宋体" w:hAnsi="宋体" w:cs="Cambria Math"/>
        </w:rPr>
        <w:t>“</w:t>
      </w:r>
      <w:r w:rsidRPr="00483725">
        <w:rPr>
          <w:rFonts w:ascii="宋体" w:hAnsi="宋体" w:cs="PMingLiU" w:hint="eastAsia"/>
        </w:rPr>
        <w:t>点</w:t>
      </w:r>
      <w:r w:rsidRPr="00483725">
        <w:rPr>
          <w:rFonts w:ascii="宋体" w:hAnsi="宋体" w:cs="Cambria Math"/>
        </w:rPr>
        <w:t>”</w:t>
      </w:r>
      <w:r w:rsidRPr="00A85EA4">
        <w:t xml:space="preserve"> </w:t>
      </w:r>
      <w:r w:rsidRPr="00A85EA4">
        <w:rPr>
          <w:rFonts w:ascii="PMingLiU" w:eastAsia="PMingLiU" w:hAnsi="PMingLiU" w:cs="PMingLiU" w:hint="eastAsia"/>
        </w:rPr>
        <w:t>使得消费者效用是相等的，即</w:t>
      </w:r>
      <m:oMath>
        <m:sSub>
          <m:sSubPr>
            <m:ctrlPr>
              <w:rPr>
                <w:rStyle w:val="af0"/>
                <w:rFonts w:ascii="Cambria Math" w:hAnsi="Cambria Math"/>
              </w:rPr>
            </m:ctrlPr>
          </m:sSubPr>
          <m:e>
            <m:r>
              <w:rPr>
                <w:rStyle w:val="af0"/>
                <w:rFonts w:ascii="Cambria Math" w:hAnsi="Cambria Math"/>
              </w:rPr>
              <m:t>u</m:t>
            </m:r>
          </m:e>
          <m:sub>
            <m:r>
              <m:rPr>
                <m:sty m:val="p"/>
              </m:rPr>
              <w:rPr>
                <w:rStyle w:val="af0"/>
                <w:rFonts w:ascii="Cambria Math" w:hAnsi="Cambria Math" w:hint="eastAsia"/>
              </w:rPr>
              <m:t>(</m:t>
            </m:r>
            <m:r>
              <w:rPr>
                <w:rStyle w:val="af0"/>
                <w:rFonts w:ascii="Cambria Math" w:hAnsi="Cambria Math" w:hint="eastAsia"/>
              </w:rPr>
              <m:t>K</m:t>
            </m:r>
            <m:r>
              <m:rPr>
                <m:sty m:val="p"/>
              </m:rPr>
              <w:rPr>
                <w:rStyle w:val="af0"/>
                <w:rFonts w:ascii="Cambria Math" w:eastAsia="MS Mincho" w:hAnsi="Cambria Math" w:hint="eastAsia"/>
              </w:rPr>
              <m:t>-</m:t>
            </m:r>
            <m:r>
              <m:rPr>
                <m:sty m:val="p"/>
              </m:rPr>
              <w:rPr>
                <w:rStyle w:val="af0"/>
                <w:rFonts w:ascii="Cambria Math" w:hAnsi="Cambria Math" w:hint="eastAsia"/>
              </w:rPr>
              <m:t>1)</m:t>
            </m:r>
            <m:r>
              <w:rPr>
                <w:rStyle w:val="af0"/>
                <w:rFonts w:ascii="Cambria Math" w:hAnsi="Cambria Math" w:hint="eastAsia"/>
              </w:rPr>
              <m:t>K</m:t>
            </m:r>
          </m:sub>
        </m:sSub>
        <m:r>
          <m:rPr>
            <m:sty m:val="p"/>
          </m:rPr>
          <w:rPr>
            <w:rStyle w:val="af0"/>
            <w:rFonts w:ascii="Cambria Math" w:hAnsi="Cambria Math" w:hint="eastAsia"/>
          </w:rPr>
          <m:t>=</m:t>
        </m:r>
        <m:sSub>
          <m:sSubPr>
            <m:ctrlPr>
              <w:rPr>
                <w:rStyle w:val="af0"/>
                <w:rFonts w:ascii="Cambria Math" w:hAnsi="Cambria Math"/>
              </w:rPr>
            </m:ctrlPr>
          </m:sSubPr>
          <m:e>
            <m:r>
              <w:rPr>
                <w:rStyle w:val="af0"/>
                <w:rFonts w:ascii="Cambria Math" w:hAnsi="Cambria Math"/>
              </w:rPr>
              <m:t>u</m:t>
            </m:r>
          </m:e>
          <m:sub>
            <m:r>
              <w:rPr>
                <w:rStyle w:val="af0"/>
                <w:rFonts w:ascii="Cambria Math" w:hAnsi="Cambria Math" w:hint="eastAsia"/>
              </w:rPr>
              <m:t>KB</m:t>
            </m:r>
          </m:sub>
        </m:sSub>
        <m:r>
          <m:rPr>
            <m:sty m:val="p"/>
          </m:rPr>
          <w:rPr>
            <w:rStyle w:val="af0"/>
            <w:rFonts w:ascii="Cambria Math" w:hAnsi="Cambria Math" w:hint="eastAsia"/>
          </w:rPr>
          <m:t>=</m:t>
        </m:r>
        <m:sSub>
          <m:sSubPr>
            <m:ctrlPr>
              <w:rPr>
                <w:rStyle w:val="af0"/>
                <w:rFonts w:ascii="Cambria Math" w:hAnsi="Cambria Math"/>
              </w:rPr>
            </m:ctrlPr>
          </m:sSubPr>
          <m:e>
            <m:r>
              <w:rPr>
                <w:rStyle w:val="af0"/>
                <w:rFonts w:ascii="Cambria Math" w:hAnsi="Cambria Math"/>
              </w:rPr>
              <m:t>u</m:t>
            </m:r>
          </m:e>
          <m:sub>
            <m:r>
              <m:rPr>
                <m:sty m:val="p"/>
              </m:rPr>
              <w:rPr>
                <w:rStyle w:val="af0"/>
                <w:rFonts w:ascii="Cambria Math" w:hAnsi="Cambria Math" w:hint="eastAsia"/>
              </w:rPr>
              <m:t>(</m:t>
            </m:r>
            <m:r>
              <w:rPr>
                <w:rStyle w:val="af0"/>
                <w:rFonts w:ascii="Cambria Math" w:hAnsi="Cambria Math" w:hint="eastAsia"/>
              </w:rPr>
              <m:t>K</m:t>
            </m:r>
            <m:r>
              <m:rPr>
                <m:sty m:val="p"/>
              </m:rPr>
              <w:rPr>
                <w:rStyle w:val="af0"/>
                <w:rFonts w:ascii="Cambria Math" w:eastAsia="MS Mincho" w:hAnsi="Cambria Math" w:hint="eastAsia"/>
              </w:rPr>
              <m:t>-</m:t>
            </m:r>
            <m:r>
              <m:rPr>
                <m:sty m:val="p"/>
              </m:rPr>
              <w:rPr>
                <w:rStyle w:val="af0"/>
                <w:rFonts w:ascii="Cambria Math" w:hAnsi="Cambria Math" w:hint="eastAsia"/>
              </w:rPr>
              <m:t>1)</m:t>
            </m:r>
            <m:r>
              <w:rPr>
                <w:rStyle w:val="af0"/>
                <w:rFonts w:ascii="Cambria Math" w:hAnsi="Cambria Math" w:hint="eastAsia"/>
              </w:rPr>
              <m:t>B</m:t>
            </m:r>
          </m:sub>
        </m:sSub>
      </m:oMath>
      <w:r w:rsidRPr="00F43F55">
        <w:rPr>
          <w:rStyle w:val="af0"/>
          <w:rFonts w:eastAsia="PMingLiU" w:hint="eastAsia"/>
        </w:rPr>
        <w:t>亦可解得：</w:t>
      </w:r>
    </w:p>
    <w:bookmarkEnd w:id="323"/>
    <w:p w14:paraId="393DDEDB" w14:textId="034E657A" w:rsidR="007B6CFF" w:rsidRPr="00F02C21" w:rsidRDefault="001D719A" w:rsidP="00F43F55">
      <w:pPr>
        <w:pStyle w:val="afd"/>
        <w:ind w:firstLine="480"/>
        <w:rPr>
          <w:rFonts w:eastAsia="宋体"/>
        </w:rPr>
      </w:pPr>
      <m:oMathPara>
        <m:oMath>
          <m:sSubSup>
            <m:sSubSupPr>
              <m:ctrlPr>
                <w:rPr>
                  <w:rStyle w:val="afe"/>
                  <w:rFonts w:ascii="Cambria Math" w:eastAsiaTheme="minorEastAsia" w:hAnsi="Cambria Math"/>
                </w:rPr>
              </m:ctrlPr>
            </m:sSubSupPr>
            <m:e>
              <m:r>
                <w:rPr>
                  <w:rStyle w:val="afe"/>
                  <w:rFonts w:ascii="Cambria Math" w:eastAsiaTheme="minorEastAsia" w:hAnsi="Cambria Math"/>
                </w:rPr>
                <m:t>x</m:t>
              </m:r>
            </m:e>
            <m:sub>
              <m:r>
                <w:rPr>
                  <w:rStyle w:val="afe"/>
                  <w:rFonts w:ascii="Cambria Math" w:eastAsiaTheme="minorEastAsia" w:hAnsi="Cambria Math"/>
                </w:rPr>
                <m:t>K</m:t>
              </m:r>
            </m:sub>
            <m:sup>
              <m:r>
                <w:rPr>
                  <w:rStyle w:val="afe"/>
                  <w:rFonts w:ascii="Cambria Math" w:eastAsiaTheme="minorEastAsia" w:hAnsi="Cambria Math" w:hint="eastAsia"/>
                </w:rPr>
                <m:t>L</m:t>
              </m:r>
            </m:sup>
          </m:sSubSup>
          <m:r>
            <m:rPr>
              <m:sty m:val="p"/>
              <m:aln/>
            </m:rPr>
            <w:rPr>
              <w:rStyle w:val="afe"/>
              <w:rFonts w:ascii="Cambria Math" w:eastAsiaTheme="minorEastAsia" w:hAnsi="Cambria Math" w:hint="eastAsia"/>
            </w:rPr>
            <m:t>=</m:t>
          </m:r>
          <m:sSub>
            <m:sSubPr>
              <m:ctrlPr>
                <w:rPr>
                  <w:rStyle w:val="afe"/>
                  <w:rFonts w:ascii="Cambria Math" w:eastAsiaTheme="minorEastAsia" w:hAnsi="Cambria Math"/>
                </w:rPr>
              </m:ctrlPr>
            </m:sSubPr>
            <m:e>
              <m:r>
                <w:rPr>
                  <w:rStyle w:val="afe"/>
                  <w:rFonts w:ascii="Cambria Math" w:eastAsiaTheme="minorEastAsia" w:hAnsi="Cambria Math"/>
                </w:rPr>
                <m:t>x</m:t>
              </m:r>
            </m:e>
            <m:sub>
              <m:d>
                <m:dPr>
                  <m:ctrlPr>
                    <w:rPr>
                      <w:rStyle w:val="afe"/>
                      <w:rFonts w:ascii="Cambria Math" w:eastAsiaTheme="minorEastAsia" w:hAnsi="Cambria Math"/>
                    </w:rPr>
                  </m:ctrlPr>
                </m:dPr>
                <m:e>
                  <m:r>
                    <w:rPr>
                      <w:rStyle w:val="afe"/>
                      <w:rFonts w:ascii="Cambria Math" w:eastAsiaTheme="minorEastAsia" w:hAnsi="Cambria Math"/>
                    </w:rPr>
                    <m:t>K</m:t>
                  </m:r>
                  <m:r>
                    <m:rPr>
                      <m:sty m:val="p"/>
                    </m:rPr>
                    <w:rPr>
                      <w:rStyle w:val="afe"/>
                      <w:rFonts w:ascii="Cambria Math" w:eastAsiaTheme="minorEastAsia" w:hAnsi="Cambria Math"/>
                    </w:rPr>
                    <m:t>-1</m:t>
                  </m:r>
                </m:e>
              </m:d>
              <m:r>
                <w:rPr>
                  <w:rStyle w:val="afe"/>
                  <w:rFonts w:ascii="Cambria Math" w:eastAsiaTheme="minorEastAsia" w:hAnsi="Cambria Math"/>
                </w:rPr>
                <m:t>K</m:t>
              </m:r>
            </m:sub>
          </m:sSub>
          <m:r>
            <m:rPr>
              <m:sty m:val="p"/>
            </m:rPr>
            <w:rPr>
              <w:rStyle w:val="afe"/>
              <w:rFonts w:ascii="Cambria Math" w:eastAsiaTheme="minorEastAsia" w:hAnsi="Cambria Math" w:hint="eastAsia"/>
            </w:rPr>
            <m:t>+(</m:t>
          </m:r>
          <m:sSub>
            <m:sSubPr>
              <m:ctrlPr>
                <w:rPr>
                  <w:rStyle w:val="afe"/>
                  <w:rFonts w:ascii="Cambria Math" w:eastAsiaTheme="minorEastAsia" w:hAnsi="Cambria Math"/>
                </w:rPr>
              </m:ctrlPr>
            </m:sSubPr>
            <m:e>
              <m:r>
                <w:rPr>
                  <w:rStyle w:val="afe"/>
                  <w:rFonts w:ascii="Cambria Math" w:eastAsiaTheme="minorEastAsia" w:hAnsi="Cambria Math"/>
                </w:rPr>
                <m:t>P</m:t>
              </m:r>
            </m:e>
            <m:sub>
              <m:r>
                <m:rPr>
                  <m:sty m:val="p"/>
                </m:rPr>
                <w:rPr>
                  <w:rStyle w:val="afe"/>
                  <w:rFonts w:ascii="Cambria Math" w:eastAsiaTheme="minorEastAsia" w:hAnsi="Cambria Math" w:hint="eastAsia"/>
                </w:rPr>
                <m:t>(</m:t>
              </m:r>
              <m:r>
                <w:rPr>
                  <w:rStyle w:val="afe"/>
                  <w:rFonts w:ascii="Cambria Math" w:eastAsiaTheme="minorEastAsia" w:hAnsi="Cambria Math" w:hint="eastAsia"/>
                </w:rPr>
                <m:t>K</m:t>
              </m:r>
              <m:r>
                <m:rPr>
                  <m:sty m:val="p"/>
                </m:rPr>
                <w:rPr>
                  <w:rStyle w:val="afe"/>
                  <w:rFonts w:ascii="Cambria Math" w:eastAsiaTheme="minorEastAsia" w:hAnsi="Cambria Math"/>
                </w:rPr>
                <m:t>-</m:t>
              </m:r>
              <m:r>
                <m:rPr>
                  <m:sty m:val="p"/>
                </m:rPr>
                <w:rPr>
                  <w:rStyle w:val="afe"/>
                  <w:rFonts w:ascii="Cambria Math" w:eastAsiaTheme="minorEastAsia" w:hAnsi="Cambria Math" w:hint="eastAsia"/>
                </w:rPr>
                <m:t>1)</m:t>
              </m:r>
              <m:r>
                <w:rPr>
                  <w:rStyle w:val="afe"/>
                  <w:rFonts w:ascii="Cambria Math" w:eastAsiaTheme="minorEastAsia" w:hAnsi="Cambria Math" w:hint="eastAsia"/>
                </w:rPr>
                <m:t>B</m:t>
              </m:r>
            </m:sub>
          </m:sSub>
          <m:r>
            <m:rPr>
              <m:sty m:val="p"/>
            </m:rPr>
            <w:rPr>
              <w:rStyle w:val="afe"/>
              <w:rFonts w:ascii="Cambria Math" w:eastAsiaTheme="minorEastAsia" w:hAnsi="Cambria Math"/>
            </w:rPr>
            <m:t>-</m:t>
          </m:r>
          <m:sSub>
            <m:sSubPr>
              <m:ctrlPr>
                <w:rPr>
                  <w:rStyle w:val="afe"/>
                  <w:rFonts w:ascii="Cambria Math" w:hAnsi="Cambria Math"/>
                </w:rPr>
              </m:ctrlPr>
            </m:sSubPr>
            <m:e>
              <m:r>
                <w:rPr>
                  <w:rStyle w:val="afe"/>
                  <w:rFonts w:ascii="Cambria Math" w:hAnsi="Cambria Math"/>
                </w:rPr>
                <m:t>α</m:t>
              </m:r>
            </m:e>
            <m:sub>
              <m:r>
                <w:rPr>
                  <w:rStyle w:val="afe"/>
                  <w:rFonts w:ascii="Cambria Math" w:eastAsiaTheme="minorEastAsia" w:hAnsi="Cambria Math"/>
                </w:rPr>
                <m:t>B</m:t>
              </m:r>
            </m:sub>
          </m:sSub>
          <m:sSub>
            <m:sSubPr>
              <m:ctrlPr>
                <w:rPr>
                  <w:rStyle w:val="afe"/>
                  <w:rFonts w:ascii="Cambria Math" w:eastAsiaTheme="minorEastAsia" w:hAnsi="Cambria Math"/>
                </w:rPr>
              </m:ctrlPr>
            </m:sSubPr>
            <m:e>
              <m:r>
                <w:rPr>
                  <w:rStyle w:val="afe"/>
                  <w:rFonts w:ascii="Cambria Math" w:eastAsiaTheme="minorEastAsia" w:hAnsi="Cambria Math"/>
                </w:rPr>
                <m:t>n</m:t>
              </m:r>
            </m:e>
            <m:sub>
              <m:r>
                <m:rPr>
                  <m:sty m:val="p"/>
                </m:rPr>
                <w:rPr>
                  <w:rStyle w:val="afe"/>
                  <w:rFonts w:ascii="Cambria Math" w:eastAsiaTheme="minorEastAsia" w:hAnsi="Cambria Math" w:hint="eastAsia"/>
                </w:rPr>
                <m:t>(K</m:t>
              </m:r>
              <m:r>
                <m:rPr>
                  <m:sty m:val="p"/>
                </m:rPr>
                <w:rPr>
                  <w:rStyle w:val="afe"/>
                  <w:rFonts w:ascii="Cambria Math" w:eastAsiaTheme="minorEastAsia" w:hAnsi="Cambria Math"/>
                </w:rPr>
                <m:t>-</m:t>
              </m:r>
              <m:r>
                <m:rPr>
                  <m:sty m:val="p"/>
                </m:rPr>
                <w:rPr>
                  <w:rStyle w:val="afe"/>
                  <w:rFonts w:ascii="Cambria Math" w:eastAsiaTheme="minorEastAsia" w:hAnsi="Cambria Math" w:hint="eastAsia"/>
                </w:rPr>
                <m:t>1)</m:t>
              </m:r>
              <m:r>
                <w:rPr>
                  <w:rStyle w:val="afe"/>
                  <w:rFonts w:ascii="Cambria Math" w:eastAsiaTheme="minorEastAsia" w:hAnsi="Cambria Math" w:hint="eastAsia"/>
                </w:rPr>
                <m:t>S</m:t>
              </m:r>
            </m:sub>
          </m:sSub>
          <m:r>
            <m:rPr>
              <m:sty m:val="p"/>
            </m:rPr>
            <w:rPr>
              <w:rStyle w:val="afe"/>
              <w:rFonts w:ascii="Cambria Math" w:eastAsiaTheme="minorEastAsia" w:hAnsi="Cambria Math" w:hint="eastAsia"/>
            </w:rPr>
            <m:t>)/</m:t>
          </m:r>
          <m:sSub>
            <m:sSubPr>
              <m:ctrlPr>
                <w:rPr>
                  <w:rStyle w:val="afe"/>
                  <w:rFonts w:ascii="Cambria Math" w:eastAsiaTheme="minorEastAsia" w:hAnsi="Cambria Math"/>
                </w:rPr>
              </m:ctrlPr>
            </m:sSubPr>
            <m:e>
              <m:r>
                <w:rPr>
                  <w:rStyle w:val="afe"/>
                  <w:rFonts w:ascii="Cambria Math" w:eastAsiaTheme="minorEastAsia" w:hAnsi="Cambria Math"/>
                </w:rPr>
                <m:t>t</m:t>
              </m:r>
            </m:e>
            <m:sub>
              <m:r>
                <w:rPr>
                  <w:rStyle w:val="afe"/>
                  <w:rFonts w:ascii="Cambria Math" w:eastAsiaTheme="minorEastAsia" w:hAnsi="Cambria Math"/>
                </w:rPr>
                <m:t>B</m:t>
              </m:r>
            </m:sub>
          </m:sSub>
          <m:r>
            <m:rPr>
              <m:sty m:val="p"/>
            </m:rPr>
            <w:rPr>
              <w:rFonts w:ascii="Cambria Math" w:hAnsi="Cambria Math"/>
            </w:rPr>
            <w:br/>
          </m:r>
        </m:oMath>
        <m:oMath>
          <m:sSubSup>
            <m:sSubSupPr>
              <m:ctrlPr>
                <w:rPr>
                  <w:rFonts w:ascii="Cambria Math" w:eastAsiaTheme="minorEastAsia" w:hAnsi="Cambria Math"/>
                </w:rPr>
              </m:ctrlPr>
            </m:sSubSupPr>
            <m:e>
              <m:r>
                <w:rPr>
                  <w:rFonts w:ascii="Cambria Math" w:eastAsiaTheme="minorEastAsia" w:hAnsi="Cambria Math"/>
                </w:rPr>
                <m:t>x</m:t>
              </m:r>
            </m:e>
            <m:sub>
              <m:r>
                <w:rPr>
                  <w:rFonts w:ascii="Cambria Math" w:eastAsiaTheme="minorEastAsia" w:hAnsi="Cambria Math"/>
                </w:rPr>
                <m:t>K</m:t>
              </m:r>
              <m:r>
                <m:rPr>
                  <m:sty m:val="p"/>
                </m:rPr>
                <w:rPr>
                  <w:rFonts w:ascii="Cambria Math" w:eastAsiaTheme="minorEastAsia" w:hAnsi="Cambria Math"/>
                </w:rPr>
                <m:t>-</m:t>
              </m:r>
              <m:r>
                <m:rPr>
                  <m:sty m:val="p"/>
                </m:rPr>
                <w:rPr>
                  <w:rFonts w:ascii="Cambria Math" w:eastAsiaTheme="minorEastAsia" w:hAnsi="Cambria Math" w:hint="eastAsia"/>
                </w:rPr>
                <m:t>1</m:t>
              </m:r>
            </m:sub>
            <m:sup>
              <m:r>
                <w:rPr>
                  <w:rFonts w:ascii="Cambria Math" w:eastAsiaTheme="minorEastAsia" w:hAnsi="Cambria Math" w:hint="eastAsia"/>
                </w:rPr>
                <m:t>R</m:t>
              </m:r>
            </m:sup>
          </m:sSubSup>
          <m:r>
            <m:rPr>
              <m:sty m:val="p"/>
              <m:aln/>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rPr>
                <m:t>x</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K</m:t>
              </m:r>
            </m:sub>
          </m:sSub>
          <m:r>
            <m:rPr>
              <m:sty m:val="p"/>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hint="eastAsia"/>
                </w:rPr>
                <m:t>KB</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n</m:t>
              </m:r>
            </m:e>
            <m:sub>
              <m:r>
                <m:rPr>
                  <m:sty m:val="p"/>
                </m:rPr>
                <w:rPr>
                  <w:rFonts w:ascii="Cambria Math" w:eastAsiaTheme="minorEastAsia" w:hAnsi="Cambria Math" w:hint="eastAsia"/>
                </w:rPr>
                <m:t>K</m:t>
              </m:r>
              <m:r>
                <w:rPr>
                  <w:rFonts w:ascii="Cambria Math" w:eastAsiaTheme="minorEastAsia" w:hAnsi="Cambria Math" w:hint="eastAsia"/>
                </w:rPr>
                <m:t>S</m:t>
              </m:r>
            </m:sub>
          </m:sSub>
          <m:r>
            <m:rPr>
              <m:sty m:val="p"/>
            </m:rPr>
            <w:rPr>
              <w:rFonts w:ascii="Cambria Math" w:eastAsiaTheme="minorEastAsia" w:hAnsi="Cambria Math" w:hint="eastAsia"/>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oMath>
      </m:oMathPara>
    </w:p>
    <w:p w14:paraId="4F6CC1C5" w14:textId="5D75EB44" w:rsidR="00F02C21" w:rsidRPr="00F43F55" w:rsidRDefault="00F02C21" w:rsidP="00F43F55">
      <w:pPr>
        <w:pStyle w:val="afd"/>
        <w:ind w:firstLine="480"/>
        <w:rPr>
          <w:rFonts w:eastAsia="宋体"/>
        </w:rPr>
      </w:pPr>
      <w:r>
        <w:rPr>
          <w:rFonts w:eastAsia="宋体"/>
        </w:rPr>
        <w:lastRenderedPageBreak/>
        <w:tab/>
      </w:r>
      <w:r>
        <w:rPr>
          <w:rFonts w:eastAsia="宋体"/>
        </w:rPr>
        <w:tab/>
        <w:t>(4.3</w:t>
      </w:r>
      <w:r w:rsidR="00B320FD">
        <w:rPr>
          <w:rFonts w:eastAsia="宋体"/>
        </w:rPr>
        <w:t>.1</w:t>
      </w:r>
      <w:r>
        <w:rPr>
          <w:rFonts w:eastAsia="宋体"/>
        </w:rPr>
        <w:t>.3)</w:t>
      </w:r>
    </w:p>
    <w:p w14:paraId="159B4650" w14:textId="25ABAD2B" w:rsidR="007B6CFF" w:rsidRPr="00A85EA4" w:rsidRDefault="007B6CFF" w:rsidP="007B6CFF">
      <w:pPr>
        <w:pStyle w:val="af"/>
        <w:ind w:firstLine="480"/>
      </w:pPr>
      <w:r w:rsidRPr="00A85EA4">
        <w:rPr>
          <w:rFonts w:hint="eastAsia"/>
        </w:rPr>
        <w:t>又因</w:t>
      </w:r>
      <m:oMath>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hint="eastAsia"/>
              </w:rPr>
              <m:t>R</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hAnsi="Cambria Math"/>
              </w:rPr>
              <m:t>K</m:t>
            </m:r>
          </m:sub>
        </m:sSub>
        <m:r>
          <m:rPr>
            <m:sty m:val="p"/>
          </m:rPr>
          <w:rPr>
            <w:rFonts w:ascii="Cambria Math" w:hAnsi="Cambria Math" w:hint="eastAsia"/>
          </w:rPr>
          <m:t>+</m:t>
        </m:r>
        <m:sSubSup>
          <m:sSubSupPr>
            <m:ctrlPr>
              <w:rPr>
                <w:rFonts w:ascii="Cambria Math" w:hAnsi="Cambria Math"/>
              </w:rPr>
            </m:ctrlPr>
          </m:sSubSupPr>
          <m:e>
            <m:r>
              <w:rPr>
                <w:rFonts w:ascii="Cambria Math" w:hAnsi="Cambria Math"/>
              </w:rPr>
              <m:t>x</m:t>
            </m:r>
          </m:e>
          <m:sub>
            <m:r>
              <w:rPr>
                <w:rFonts w:ascii="Cambria Math" w:hAnsi="Cambria Math"/>
              </w:rPr>
              <m:t>K</m:t>
            </m:r>
            <m:r>
              <m:rPr>
                <m:sty m:val="p"/>
              </m:rPr>
              <w:rPr>
                <w:rFonts w:ascii="Cambria Math" w:hAnsi="Cambria Math" w:hint="eastAsia"/>
              </w:rPr>
              <m:t>+1</m:t>
            </m:r>
          </m:sub>
          <m:sup>
            <m:r>
              <w:rPr>
                <w:rFonts w:ascii="Cambria Math" w:hAnsi="Cambria Math" w:hint="eastAsia"/>
              </w:rPr>
              <m:t>L</m:t>
            </m:r>
          </m:sup>
        </m:sSubSup>
        <m:r>
          <m:rPr>
            <m:sty m:val="p"/>
          </m:rPr>
          <w:rPr>
            <w:rFonts w:ascii="Cambria Math" w:hAnsi="Cambria Math" w:hint="eastAsia"/>
          </w:rPr>
          <m:t>=1/</m:t>
        </m:r>
        <m:r>
          <w:rPr>
            <w:rFonts w:ascii="Cambria Math" w:hAnsi="Cambria Math"/>
          </w:rPr>
          <m:t>e</m:t>
        </m:r>
      </m:oMath>
      <w:r w:rsidRPr="00A85EA4">
        <w:rPr>
          <w:rFonts w:hint="eastAsia"/>
        </w:rPr>
        <w:t>，</w:t>
      </w:r>
      <m:oMath>
        <m:sSubSup>
          <m:sSubSupPr>
            <m:ctrlPr>
              <w:rPr>
                <w:rFonts w:ascii="Cambria Math" w:hAnsi="Cambria Math"/>
              </w:rPr>
            </m:ctrlPr>
          </m:sSubSupPr>
          <m:e>
            <m:r>
              <w:rPr>
                <w:rFonts w:ascii="Cambria Math" w:hAnsi="Cambria Math"/>
              </w:rPr>
              <m:t>x</m:t>
            </m:r>
          </m:e>
          <m:sub>
            <m:r>
              <w:rPr>
                <w:rFonts w:ascii="Cambria Math" w:hAnsi="Cambria Math"/>
              </w:rPr>
              <m:t>K</m:t>
            </m:r>
            <m:r>
              <m:rPr>
                <m:sty m:val="p"/>
              </m:rPr>
              <w:rPr>
                <w:rFonts w:ascii="MS Mincho" w:eastAsia="MS Mincho" w:hAnsi="MS Mincho" w:cs="MS Mincho" w:hint="eastAsia"/>
              </w:rPr>
              <m:t>-</m:t>
            </m:r>
            <m:r>
              <m:rPr>
                <m:sty m:val="p"/>
              </m:rPr>
              <w:rPr>
                <w:rFonts w:ascii="Cambria Math" w:hAnsi="Cambria Math" w:hint="eastAsia"/>
              </w:rPr>
              <m:t>1</m:t>
            </m:r>
          </m:sub>
          <m:sup>
            <m:r>
              <w:rPr>
                <w:rFonts w:ascii="Cambria Math" w:hAnsi="Cambria Math" w:hint="eastAsia"/>
              </w:rPr>
              <m:t>R</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x</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hAnsi="Cambria Math"/>
              </w:rPr>
              <m:t>K</m:t>
            </m:r>
          </m:sub>
        </m:sSub>
        <m:r>
          <m:rPr>
            <m:sty m:val="p"/>
          </m:rPr>
          <w:rPr>
            <w:rFonts w:ascii="Cambria Math" w:hAnsi="Cambria Math" w:hint="eastAsia"/>
          </w:rPr>
          <m:t>+</m:t>
        </m:r>
        <m:sSubSup>
          <m:sSubSupPr>
            <m:ctrlPr>
              <w:rPr>
                <w:rFonts w:ascii="Cambria Math" w:hAnsi="Cambria Math"/>
              </w:rPr>
            </m:ctrlPr>
          </m:sSubSupPr>
          <m:e>
            <m:r>
              <w:rPr>
                <w:rFonts w:ascii="Cambria Math" w:hAnsi="Cambria Math"/>
              </w:rPr>
              <m:t>x</m:t>
            </m:r>
          </m:e>
          <m:sub>
            <m:r>
              <w:rPr>
                <w:rFonts w:ascii="Cambria Math" w:hAnsi="Cambria Math"/>
              </w:rPr>
              <m:t>K</m:t>
            </m:r>
          </m:sub>
          <m:sup>
            <m:r>
              <w:rPr>
                <w:rFonts w:ascii="Cambria Math" w:hAnsi="Cambria Math" w:hint="eastAsia"/>
              </w:rPr>
              <m:t>L</m:t>
            </m:r>
          </m:sup>
        </m:sSubSup>
        <m:r>
          <m:rPr>
            <m:sty m:val="p"/>
          </m:rPr>
          <w:rPr>
            <w:rFonts w:ascii="Cambria Math" w:hAnsi="Cambria Math" w:hint="eastAsia"/>
          </w:rPr>
          <m:t>=1/</m:t>
        </m:r>
        <m:r>
          <w:rPr>
            <w:rFonts w:ascii="Cambria Math" w:hAnsi="Cambria Math"/>
          </w:rPr>
          <m:t>e</m:t>
        </m:r>
      </m:oMath>
      <w:r w:rsidRPr="00A85EA4">
        <w:rPr>
          <w:rFonts w:hint="eastAsia"/>
        </w:rPr>
        <w:t>，即可知道消费者在平台</w:t>
      </w:r>
      <w:r w:rsidRPr="00A85EA4">
        <w:t>K</w:t>
      </w:r>
      <w:r w:rsidRPr="00A85EA4">
        <w:rPr>
          <w:rFonts w:hint="eastAsia"/>
        </w:rPr>
        <w:t>上的需求函数为：</w:t>
      </w:r>
    </w:p>
    <w:p w14:paraId="00E51ADF" w14:textId="0FCF7AEE" w:rsidR="007B6CFF" w:rsidRPr="00F43F55" w:rsidRDefault="00B320FD" w:rsidP="00F43F55">
      <w:pPr>
        <w:pStyle w:val="afd"/>
        <w:ind w:firstLine="480"/>
        <w:rPr>
          <w:rFonts w:eastAsiaTheme="minorEastAsia"/>
        </w:rPr>
      </w:pPr>
      <w:r>
        <w:rPr>
          <w:rFonts w:eastAsia="宋体"/>
        </w:rPr>
        <w:tab/>
      </w:r>
      <w:bookmarkStart w:id="324" w:name="OLE_LINK252"/>
      <w:bookmarkStart w:id="325" w:name="OLE_LINK253"/>
      <m:oMath>
        <m:sSub>
          <m:sSubPr>
            <m:ctrlPr>
              <w:rPr>
                <w:rFonts w:ascii="Cambria Math" w:eastAsiaTheme="minorEastAsia" w:hAnsi="Cambria Math"/>
              </w:rPr>
            </m:ctrlPr>
          </m:sSubPr>
          <m:e>
            <m:r>
              <w:rPr>
                <w:rFonts w:ascii="Cambria Math" w:eastAsiaTheme="minorEastAsia" w:hAnsi="Cambria Math"/>
              </w:rPr>
              <m:t>n</m:t>
            </m:r>
          </m:e>
          <m:sub>
            <m:r>
              <m:rPr>
                <m:sty m:val="p"/>
              </m:rPr>
              <w:rPr>
                <w:rFonts w:ascii="Cambria Math" w:eastAsiaTheme="minorEastAsia" w:hAnsi="Cambria Math" w:hint="eastAsia"/>
              </w:rPr>
              <m:t>K</m:t>
            </m:r>
            <m:r>
              <w:rPr>
                <w:rFonts w:ascii="Cambria Math" w:eastAsiaTheme="minorEastAsia" w:hAnsi="Cambria Math" w:hint="eastAsia"/>
              </w:rPr>
              <m:t>B</m:t>
            </m:r>
          </m:sub>
        </m:sSub>
        <m:r>
          <m:rPr>
            <m:sty m:val="p"/>
          </m:rPr>
          <w:rPr>
            <w:rFonts w:ascii="Cambria Math" w:eastAsiaTheme="minorEastAsia" w:hAnsi="Cambria Math" w:hint="eastAsia"/>
          </w:rPr>
          <m:t>=</m:t>
        </m:r>
        <m:f>
          <m:fPr>
            <m:ctrlPr>
              <w:rPr>
                <w:rFonts w:ascii="Cambria Math" w:hAnsi="Cambria Math"/>
              </w:rPr>
            </m:ctrlPr>
          </m:fPr>
          <m:num>
            <m:r>
              <m:rPr>
                <m:sty m:val="p"/>
              </m:rPr>
              <w:rPr>
                <w:rFonts w:ascii="Cambria Math" w:hAnsi="Cambria Math"/>
              </w:rPr>
              <m:t>2</m:t>
            </m:r>
          </m:num>
          <m:den>
            <m:r>
              <w:rPr>
                <w:rFonts w:ascii="Cambria Math" w:hAnsi="Cambria Math"/>
              </w:rPr>
              <m:t>e</m:t>
            </m:r>
          </m:den>
        </m:f>
        <m:r>
          <m:rPr>
            <m:sty m:val="p"/>
          </m:rPr>
          <w:rPr>
            <w:rFonts w:ascii="Cambria Math" w:eastAsiaTheme="minorEastAsia" w:hAnsi="Cambria Math"/>
          </w:rPr>
          <m:t>-</m:t>
        </m:r>
        <m:f>
          <m:fPr>
            <m:ctrlPr>
              <w:rPr>
                <w:rFonts w:ascii="Cambria Math" w:hAnsi="Cambria Math"/>
              </w:rPr>
            </m:ctrlPr>
          </m:fPr>
          <m:num>
            <m:d>
              <m:dPr>
                <m:ctrlPr>
                  <w:rPr>
                    <w:rFonts w:ascii="Cambria Math" w:hAnsi="Cambria Math"/>
                  </w:rPr>
                </m:ctrlPr>
              </m:dPr>
              <m:e>
                <m:sSub>
                  <m:sSubPr>
                    <m:ctrlPr>
                      <w:rPr>
                        <w:rFonts w:ascii="Cambria Math" w:eastAsiaTheme="minorEastAsia" w:hAnsi="Cambria Math"/>
                      </w:rPr>
                    </m:ctrlPr>
                  </m:sSubPr>
                  <m:e>
                    <m:r>
                      <w:rPr>
                        <w:rFonts w:ascii="Cambria Math" w:eastAsiaTheme="minorEastAsia" w:hAnsi="Cambria Math"/>
                      </w:rPr>
                      <m:t>x</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K</m:t>
                    </m:r>
                  </m:sub>
                </m:sSub>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rPr>
                      <m:t>x</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K</m:t>
                    </m:r>
                  </m:sub>
                </m:sSub>
              </m:e>
            </m:d>
            <m:r>
              <m:rPr>
                <m:sty m:val="p"/>
              </m:rPr>
              <w:rPr>
                <w:rFonts w:ascii="Cambria Math" w:hAnsi="Cambria Math"/>
              </w:rPr>
              <m:t>-2(</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hint="eastAsia"/>
                  </w:rPr>
                  <m:t>KB</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n</m:t>
                </m:r>
              </m:e>
              <m:sub>
                <m:r>
                  <m:rPr>
                    <m:sty m:val="p"/>
                  </m:rPr>
                  <w:rPr>
                    <w:rFonts w:ascii="Cambria Math" w:eastAsiaTheme="minorEastAsia" w:hAnsi="Cambria Math" w:hint="eastAsia"/>
                  </w:rPr>
                  <m:t>K</m:t>
                </m:r>
                <m:r>
                  <w:rPr>
                    <w:rFonts w:ascii="Cambria Math" w:eastAsiaTheme="minorEastAsia" w:hAnsi="Cambria Math" w:hint="eastAsia"/>
                  </w:rPr>
                  <m:t>S</m:t>
                </m:r>
              </m:sub>
            </m:sSub>
            <m:r>
              <m:rPr>
                <m:sty m:val="p"/>
              </m:rPr>
              <w:rPr>
                <w:rFonts w:ascii="Cambria Math" w:eastAsiaTheme="minorEastAsia" w:hAnsi="Cambria Math"/>
              </w:rPr>
              <m:t>)</m:t>
            </m:r>
          </m:num>
          <m:den>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den>
        </m:f>
      </m:oMath>
      <w:bookmarkEnd w:id="324"/>
      <w:bookmarkEnd w:id="325"/>
      <w:r>
        <w:rPr>
          <w:rFonts w:eastAsia="宋体"/>
        </w:rPr>
        <w:tab/>
        <w:t>(4.3.1.4)</w:t>
      </w:r>
    </w:p>
    <w:p w14:paraId="65692859" w14:textId="60DA6ACD" w:rsidR="007B6CFF" w:rsidRPr="00DF7569" w:rsidRDefault="00DF7569" w:rsidP="00DF7569">
      <w:pPr>
        <w:pStyle w:val="af"/>
        <w:ind w:firstLine="480"/>
      </w:pPr>
      <w:r w:rsidRPr="00DF7569">
        <w:rPr>
          <w:rFonts w:hint="eastAsia"/>
        </w:rPr>
        <w:t>而在竞争情况下的单归属</w:t>
      </w:r>
      <w:r w:rsidR="00E347AB">
        <w:rPr>
          <w:rFonts w:hint="eastAsia"/>
        </w:rPr>
        <w:t>供应商</w:t>
      </w:r>
      <w:r w:rsidRPr="00DF7569">
        <w:rPr>
          <w:rFonts w:hint="eastAsia"/>
        </w:rPr>
        <w:t>由平台市场范围内获得的无差异效用可以解得与</w:t>
      </w:r>
      <w:r w:rsidRPr="00DF7569">
        <w:t>4.2.4.2</w:t>
      </w:r>
      <w:r w:rsidRPr="00DF7569">
        <w:rPr>
          <w:rFonts w:hint="eastAsia"/>
        </w:rPr>
        <w:t>一致的需求函数：</w:t>
      </w:r>
    </w:p>
    <w:p w14:paraId="12A37E9D" w14:textId="760960FB" w:rsidR="00DF7569" w:rsidRPr="00F43F55" w:rsidRDefault="00B320FD" w:rsidP="00F43F55">
      <w:pPr>
        <w:pStyle w:val="afd"/>
        <w:ind w:firstLine="480"/>
        <w:rPr>
          <w:rFonts w:eastAsia="宋体"/>
        </w:rPr>
      </w:pPr>
      <w:r>
        <w:rPr>
          <w:rFonts w:eastAsia="宋体"/>
        </w:rPr>
        <w:tab/>
      </w:r>
      <w:bookmarkStart w:id="326" w:name="OLE_LINK254"/>
      <w:bookmarkStart w:id="327" w:name="OLE_LINK255"/>
      <m:oMath>
        <m:sSub>
          <m:sSubPr>
            <m:ctrlPr>
              <w:rPr>
                <w:rFonts w:ascii="Cambria Math" w:hAnsi="Cambria Math"/>
              </w:rPr>
            </m:ctrlPr>
          </m:sSubPr>
          <m:e>
            <m:r>
              <w:rPr>
                <w:rFonts w:ascii="Cambria Math" w:hAnsi="Cambria Math"/>
              </w:rPr>
              <m:t>n</m:t>
            </m:r>
          </m:e>
          <m:sub>
            <m:r>
              <w:rPr>
                <w:rFonts w:ascii="Cambria Math" w:hAnsi="Cambria Math"/>
              </w:rPr>
              <m:t>K</m:t>
            </m:r>
            <m:r>
              <w:rPr>
                <w:rFonts w:ascii="Cambria Math" w:eastAsiaTheme="minorEastAsia" w:hAnsi="Cambria Math" w:hint="eastAsia"/>
              </w:rPr>
              <m:t>S</m:t>
            </m:r>
          </m:sub>
        </m:sSub>
        <m:r>
          <m:rPr>
            <m:sty m:val="p"/>
          </m:rPr>
          <w:rPr>
            <w:rFonts w:ascii="Cambria Math" w:eastAsiaTheme="minorEastAsia" w:hAnsi="Cambria Math" w:hint="eastAsia"/>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S</m:t>
                </m:r>
              </m:sub>
            </m:sSub>
          </m:num>
          <m:den>
            <m:r>
              <w:rPr>
                <w:rFonts w:ascii="Cambria Math" w:eastAsiaTheme="minorEastAsia" w:hAnsi="Cambria Math"/>
              </w:rPr>
              <m:t>e</m:t>
            </m:r>
          </m:den>
        </m:f>
        <m:r>
          <m:rPr>
            <m:sty m:val="p"/>
          </m:rPr>
          <w:rPr>
            <w:rFonts w:ascii="Cambria Math" w:eastAsiaTheme="minorEastAsia" w:hAnsi="Cambria Math"/>
          </w:rPr>
          <m:t>+</m:t>
        </m:r>
        <m:f>
          <m:fPr>
            <m:ctrlPr>
              <w:rPr>
                <w:rFonts w:ascii="Cambria Math" w:hAnsi="Cambria Math"/>
              </w:rPr>
            </m:ctrlPr>
          </m:fPr>
          <m:num>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S</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S</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2</m:t>
                    </m:r>
                    <m:r>
                      <w:rPr>
                        <w:rFonts w:ascii="Cambria Math" w:eastAsiaTheme="minorEastAsia" w:hAnsi="Cambria Math"/>
                      </w:rPr>
                      <m:t>P</m:t>
                    </m:r>
                  </m:e>
                  <m:sub>
                    <m:r>
                      <w:rPr>
                        <w:rFonts w:ascii="Cambria Math" w:eastAsiaTheme="minorEastAsia" w:hAnsi="Cambria Math"/>
                      </w:rPr>
                      <m:t>KS</m:t>
                    </m:r>
                  </m:sub>
                </m:sSub>
              </m:e>
            </m:d>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2</m:t>
                </m:r>
                <m:r>
                  <w:rPr>
                    <w:rFonts w:ascii="Cambria Math" w:hAnsi="Cambria Math"/>
                  </w:rPr>
                  <m:t>n</m:t>
                </m:r>
              </m:e>
              <m:sub>
                <m:r>
                  <w:rPr>
                    <w:rFonts w:ascii="Cambria Math" w:hAnsi="Cambria Math"/>
                  </w:rPr>
                  <m:t>K</m:t>
                </m:r>
                <m:r>
                  <w:rPr>
                    <w:rFonts w:ascii="Cambria Math" w:eastAsiaTheme="minorEastAsia"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eastAsiaTheme="minorEastAsia" w:hAnsi="Cambria Math"/>
                  </w:rPr>
                  <m:t>B</m:t>
                </m:r>
              </m:sub>
            </m:sSub>
            <m:r>
              <m:rPr>
                <m:sty m:val="p"/>
              </m:rPr>
              <w:rPr>
                <w:rFonts w:ascii="Cambria Math" w:hAnsi="Cambria Math"/>
              </w:rPr>
              <m:t>-</m:t>
            </m:r>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eastAsiaTheme="minorEastAsia" w:hAnsi="Cambria Math"/>
                  </w:rPr>
                  <m:t>B</m:t>
                </m:r>
              </m:sub>
            </m:sSub>
            <m:r>
              <m:rPr>
                <m:sty m:val="p"/>
              </m:rPr>
              <w:rPr>
                <w:rFonts w:ascii="Cambria Math" w:eastAsiaTheme="minorEastAsia" w:hAnsi="Cambria Math" w:hint="eastAsia"/>
              </w:rPr>
              <m:t>)</m:t>
            </m:r>
          </m:num>
          <m:den>
            <m:r>
              <m:rPr>
                <m:sty m:val="p"/>
              </m:rPr>
              <w:rPr>
                <w:rFonts w:ascii="Cambria Math" w:hAnsi="Cambria Math"/>
              </w:rPr>
              <m:t>2</m:t>
            </m:r>
            <m:sSub>
              <m:sSubPr>
                <m:ctrlPr>
                  <w:rPr>
                    <w:rFonts w:ascii="Cambria Math" w:hAnsi="Cambria Math"/>
                  </w:rPr>
                </m:ctrlPr>
              </m:sSubPr>
              <m:e>
                <m:r>
                  <w:rPr>
                    <w:rFonts w:ascii="Cambria Math" w:eastAsiaTheme="minorEastAsia" w:hAnsi="Cambria Math"/>
                  </w:rPr>
                  <m:t>t</m:t>
                </m:r>
              </m:e>
              <m:sub>
                <m:r>
                  <w:rPr>
                    <w:rFonts w:ascii="Cambria Math" w:eastAsiaTheme="minorEastAsia" w:hAnsi="Cambria Math" w:hint="eastAsia"/>
                  </w:rPr>
                  <m:t>S</m:t>
                </m:r>
              </m:sub>
            </m:sSub>
          </m:den>
        </m:f>
      </m:oMath>
      <w:bookmarkEnd w:id="326"/>
      <w:bookmarkEnd w:id="327"/>
      <w:r>
        <w:rPr>
          <w:rFonts w:eastAsia="宋体"/>
        </w:rPr>
        <w:tab/>
        <w:t>(4.3.1.5)</w:t>
      </w:r>
    </w:p>
    <w:p w14:paraId="7CEFB298" w14:textId="22222040" w:rsidR="00DF7569" w:rsidRDefault="00B320FD" w:rsidP="00DF7569">
      <w:pPr>
        <w:pStyle w:val="af"/>
        <w:ind w:firstLine="480"/>
      </w:pPr>
      <w:r>
        <w:rPr>
          <w:rFonts w:hint="eastAsia"/>
        </w:rPr>
        <w:t>将供应商与消费者的需求函数带入</w:t>
      </w:r>
      <w:r w:rsidR="00DF7569" w:rsidRPr="00DF7569">
        <w:rPr>
          <w:rFonts w:hint="eastAsia"/>
        </w:rPr>
        <w:t>平台</w:t>
      </w:r>
      <w:r w:rsidR="00DF7569" w:rsidRPr="00DF7569">
        <w:t>K</w:t>
      </w:r>
      <w:r w:rsidR="00DF7569" w:rsidRPr="00DF7569">
        <w:rPr>
          <w:rFonts w:hint="eastAsia"/>
        </w:rPr>
        <w:t>的利润函数：</w:t>
      </w:r>
      <m:oMath>
        <m:r>
          <m:rPr>
            <m:sty m:val="p"/>
          </m:rPr>
          <w:rPr>
            <w:rFonts w:ascii="Cambria Math" w:hAnsi="Cambria Math"/>
          </w:rPr>
          <m:t>π</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S</m:t>
            </m:r>
          </m:sub>
        </m:sSub>
        <m:sSub>
          <m:sSubPr>
            <m:ctrlPr>
              <w:rPr>
                <w:rFonts w:ascii="Cambria Math" w:hAnsi="Cambria Math"/>
              </w:rPr>
            </m:ctrlPr>
          </m:sSubPr>
          <m:e>
            <m:r>
              <w:rPr>
                <w:rFonts w:ascii="Cambria Math" w:hAnsi="Cambria Math"/>
              </w:rPr>
              <m:t>n</m:t>
            </m:r>
          </m:e>
          <m:sub>
            <m:r>
              <w:rPr>
                <w:rFonts w:ascii="Cambria Math" w:hAnsi="Cambria Math"/>
              </w:rPr>
              <m:t>KS</m:t>
            </m:r>
          </m:sub>
        </m:sSub>
        <m:r>
          <m:rPr>
            <m:sty m:val="p"/>
          </m:rPr>
          <w:rPr>
            <w:rFonts w:ascii="Cambria Math" w:hAnsi="Cambria Math"/>
          </w:rPr>
          <m:t>+</m:t>
        </m:r>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B</m:t>
            </m:r>
          </m:sub>
        </m:sSub>
        <m:sSub>
          <m:sSubPr>
            <m:ctrlPr>
              <w:rPr>
                <w:rFonts w:ascii="Cambria Math" w:hAnsi="Cambria Math"/>
              </w:rPr>
            </m:ctrlPr>
          </m:sSubPr>
          <m:e>
            <m:r>
              <w:rPr>
                <w:rFonts w:ascii="Cambria Math" w:hAnsi="Cambria Math"/>
              </w:rPr>
              <m:t>n</m:t>
            </m:r>
          </m:e>
          <m:sub>
            <m:r>
              <w:rPr>
                <w:rFonts w:ascii="Cambria Math" w:hAnsi="Cambria Math"/>
              </w:rPr>
              <m:t>KB</m:t>
            </m:r>
          </m:sub>
        </m:sSub>
      </m:oMath>
      <w:r w:rsidR="00DF7569" w:rsidRPr="00DF7569">
        <w:rPr>
          <w:rFonts w:hint="eastAsia"/>
        </w:rPr>
        <w:t>，</w:t>
      </w:r>
      <w:r>
        <w:rPr>
          <w:rFonts w:hint="eastAsia"/>
        </w:rPr>
        <w:t>并</w:t>
      </w:r>
      <w:r w:rsidR="00DF7569" w:rsidRPr="00DF7569">
        <w:rPr>
          <w:rFonts w:hint="eastAsia"/>
        </w:rPr>
        <w:t>以</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B</m:t>
            </m:r>
          </m:sub>
        </m:sSub>
      </m:oMath>
      <w:r w:rsidR="00DF7569" w:rsidRPr="00DF7569">
        <w:rPr>
          <w:rFonts w:hint="eastAsia"/>
        </w:rPr>
        <w:t>和</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S</m:t>
            </m:r>
          </m:sub>
        </m:sSub>
      </m:oMath>
      <w:r w:rsidR="00DF7569" w:rsidRPr="00DF7569">
        <w:rPr>
          <w:rFonts w:hint="eastAsia"/>
        </w:rPr>
        <w:t>对其进行一阶求导，求取均衡价格，即平台</w:t>
      </w:r>
      <w:r w:rsidR="00DF7569" w:rsidRPr="00DF7569">
        <w:t>K</w:t>
      </w:r>
      <w:r w:rsidR="00DF7569" w:rsidRPr="00DF7569">
        <w:rPr>
          <w:rFonts w:hint="eastAsia"/>
        </w:rPr>
        <w:t>对消费者及供应商制定的均衡价格为：</w:t>
      </w:r>
    </w:p>
    <w:p w14:paraId="59E28FB0" w14:textId="7B008246" w:rsidR="00DF7569" w:rsidRPr="00F43F55" w:rsidRDefault="00B320FD" w:rsidP="00F43F55">
      <w:pPr>
        <w:pStyle w:val="afd"/>
        <w:ind w:firstLine="480"/>
        <w:rPr>
          <w:rFonts w:eastAsia="宋体"/>
        </w:rPr>
      </w:pPr>
      <w:r>
        <w:rPr>
          <w:rFonts w:eastAsia="宋体"/>
        </w:rPr>
        <w:tab/>
      </w:r>
      <m:oMath>
        <m:d>
          <m:dPr>
            <m:begChr m:val="{"/>
            <m:endChr m:val=""/>
            <m:ctrlPr>
              <w:rPr>
                <w:rFonts w:ascii="Cambria Math" w:eastAsia="宋体" w:hAnsi="Cambria Math"/>
                <w:i/>
              </w:rPr>
            </m:ctrlPr>
          </m:dPr>
          <m:e>
            <m:eqArr>
              <m:eqArrPr>
                <m:ctrlPr>
                  <w:rPr>
                    <w:rFonts w:ascii="Cambria Math" w:eastAsia="宋体" w:hAnsi="Cambria Math"/>
                    <w:i/>
                  </w:rPr>
                </m:ctrlPr>
              </m:eqArrPr>
              <m:e>
                <m:sSubSup>
                  <m:sSubSupPr>
                    <m:ctrlPr>
                      <w:rPr>
                        <w:rFonts w:ascii="Cambria Math" w:eastAsia="宋体" w:hAnsi="Cambria Math"/>
                      </w:rPr>
                    </m:ctrlPr>
                  </m:sSubSupPr>
                  <m:e>
                    <m:r>
                      <w:rPr>
                        <w:rFonts w:ascii="Cambria Math" w:eastAsiaTheme="minorEastAsia" w:hAnsi="Cambria Math" w:hint="eastAsia"/>
                      </w:rPr>
                      <m:t>P</m:t>
                    </m:r>
                  </m:e>
                  <m:sub>
                    <m:r>
                      <w:rPr>
                        <w:rFonts w:ascii="Cambria Math" w:eastAsiaTheme="minorEastAsia" w:hAnsi="Cambria Math" w:hint="eastAsia"/>
                      </w:rPr>
                      <m:t>KB</m:t>
                    </m:r>
                  </m:sub>
                  <m:sup>
                    <m:r>
                      <m:rPr>
                        <m:sty m:val="p"/>
                      </m:rPr>
                      <w:rPr>
                        <w:rFonts w:ascii="Cambria Math" w:eastAsiaTheme="minorEastAsia" w:hAnsi="Cambria Math"/>
                      </w:rPr>
                      <m:t>*</m:t>
                    </m:r>
                  </m:sup>
                </m:sSubSup>
                <m:r>
                  <m:rPr>
                    <m:sty m:val="p"/>
                  </m:rPr>
                  <w:rPr>
                    <w:rFonts w:ascii="Cambria Math" w:eastAsiaTheme="minorEastAsia" w:hAnsi="Cambria Math" w:hint="eastAsia"/>
                  </w:rPr>
                  <m:t>=</m:t>
                </m:r>
                <m:f>
                  <m:fPr>
                    <m:ctrlPr>
                      <w:rPr>
                        <w:rFonts w:ascii="Cambria Math" w:eastAsia="宋体" w:hAnsi="Cambria Math"/>
                      </w:rPr>
                    </m:ctrlPr>
                  </m:fPr>
                  <m:num>
                    <m:sSub>
                      <m:sSubPr>
                        <m:ctrlPr>
                          <w:rPr>
                            <w:rFonts w:ascii="Cambria Math" w:eastAsia="宋体" w:hAnsi="Cambria Math"/>
                          </w:rPr>
                        </m:ctrlPr>
                      </m:sSubPr>
                      <m:e>
                        <m:r>
                          <w:rPr>
                            <w:rFonts w:ascii="Cambria Math" w:hAnsi="Cambria Math"/>
                          </w:rPr>
                          <m:t>t</m:t>
                        </m:r>
                      </m:e>
                      <m:sub>
                        <m:r>
                          <w:rPr>
                            <w:rFonts w:ascii="Cambria Math" w:hAnsi="Cambria Math"/>
                          </w:rPr>
                          <m:t>B</m:t>
                        </m:r>
                      </m:sub>
                    </m:sSub>
                  </m:num>
                  <m:den>
                    <m:r>
                      <m:rPr>
                        <m:sty m:val="p"/>
                      </m:rPr>
                      <w:rPr>
                        <w:rFonts w:ascii="Cambria Math" w:hAnsi="Cambria Math"/>
                      </w:rPr>
                      <m:t>2</m:t>
                    </m:r>
                    <m:r>
                      <w:rPr>
                        <w:rFonts w:ascii="Cambria Math" w:hAnsi="Cambria Math"/>
                      </w:rPr>
                      <m:t>e</m:t>
                    </m:r>
                  </m:den>
                </m:f>
                <m:r>
                  <m:rPr>
                    <m:sty m:val="p"/>
                  </m:rPr>
                  <w:rPr>
                    <w:rFonts w:ascii="Cambria Math" w:eastAsia="宋体" w:hAnsi="Cambria Math"/>
                  </w:rPr>
                  <m:t>-</m:t>
                </m:r>
                <m:f>
                  <m:fPr>
                    <m:ctrlPr>
                      <w:rPr>
                        <w:rFonts w:ascii="Cambria Math" w:eastAsia="宋体" w:hAnsi="Cambria Math"/>
                      </w:rPr>
                    </m:ctrlPr>
                  </m:fPr>
                  <m:num>
                    <m:d>
                      <m:dPr>
                        <m:ctrlPr>
                          <w:rPr>
                            <w:rFonts w:ascii="Cambria Math" w:eastAsia="宋体" w:hAnsi="Cambria Math"/>
                          </w:rPr>
                        </m:ctrlPr>
                      </m:dPr>
                      <m:e>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r>
                          <m:rPr>
                            <m:sty m:val="p"/>
                          </m:rPr>
                          <w:rPr>
                            <w:rFonts w:ascii="Cambria Math" w:eastAsia="宋体" w:hAnsi="Cambria Math"/>
                          </w:rPr>
                          <m:t>-6</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S</m:t>
                            </m:r>
                          </m:sub>
                        </m:sSub>
                      </m:e>
                    </m:d>
                    <m:sSub>
                      <m:sSubPr>
                        <m:ctrlPr>
                          <w:rPr>
                            <w:rFonts w:ascii="Cambria Math" w:eastAsia="宋体" w:hAnsi="Cambria Math"/>
                          </w:rPr>
                        </m:ctrlPr>
                      </m:sSubPr>
                      <m:e>
                        <m:r>
                          <w:rPr>
                            <w:rFonts w:ascii="Cambria Math" w:eastAsia="宋体" w:hAnsi="Cambria Math"/>
                          </w:rPr>
                          <m:t>S</m:t>
                        </m:r>
                      </m:e>
                      <m:sub>
                        <m:r>
                          <w:rPr>
                            <w:rFonts w:ascii="Cambria Math" w:eastAsia="宋体" w:hAnsi="Cambria Math"/>
                          </w:rPr>
                          <m:t>S</m:t>
                        </m:r>
                      </m:sub>
                    </m:sSub>
                  </m:num>
                  <m:den>
                    <m:r>
                      <m:rPr>
                        <m:sty m:val="p"/>
                      </m:rPr>
                      <w:rPr>
                        <w:rFonts w:ascii="Cambria Math" w:eastAsia="宋体" w:hAnsi="Cambria Math"/>
                      </w:rPr>
                      <m:t>8</m:t>
                    </m:r>
                    <m:r>
                      <w:rPr>
                        <w:rFonts w:ascii="Cambria Math" w:eastAsia="宋体" w:hAnsi="Cambria Math"/>
                      </w:rPr>
                      <m:t>e</m:t>
                    </m:r>
                  </m:den>
                </m:f>
              </m:e>
              <m:e>
                <m:ctrlPr>
                  <w:rPr>
                    <w:rFonts w:ascii="Cambria Math" w:eastAsia="Cambria Math" w:hAnsi="Cambria Math" w:cs="Cambria Math"/>
                    <w:i/>
                  </w:rPr>
                </m:ctrlPr>
              </m:e>
              <m:e>
                <m:r>
                  <w:rPr>
                    <w:rFonts w:ascii="Cambria Math" w:eastAsia="Cambria Math" w:hAnsi="Cambria Math" w:cs="Cambria Math"/>
                  </w:rPr>
                  <m:t xml:space="preserve">                  </m:t>
                </m:r>
                <m:sSubSup>
                  <m:sSubSupPr>
                    <m:ctrlPr>
                      <w:rPr>
                        <w:rFonts w:ascii="Cambria Math" w:eastAsia="宋体" w:hAnsi="Cambria Math"/>
                      </w:rPr>
                    </m:ctrlPr>
                  </m:sSubSupPr>
                  <m:e>
                    <m:r>
                      <w:rPr>
                        <w:rFonts w:ascii="Cambria Math" w:eastAsiaTheme="minorEastAsia" w:hAnsi="Cambria Math" w:hint="eastAsia"/>
                      </w:rPr>
                      <m:t>P</m:t>
                    </m:r>
                  </m:e>
                  <m:sub>
                    <m:r>
                      <w:rPr>
                        <w:rFonts w:ascii="Cambria Math" w:eastAsiaTheme="minorEastAsia" w:hAnsi="Cambria Math" w:hint="eastAsia"/>
                      </w:rPr>
                      <m:t>K</m:t>
                    </m:r>
                    <m:r>
                      <w:rPr>
                        <w:rFonts w:ascii="Cambria Math" w:eastAsiaTheme="minorEastAsia" w:hAnsi="Cambria Math"/>
                      </w:rPr>
                      <m:t>S</m:t>
                    </m:r>
                  </m:sub>
                  <m:sup>
                    <m:r>
                      <m:rPr>
                        <m:sty m:val="p"/>
                      </m:rPr>
                      <w:rPr>
                        <w:rFonts w:ascii="Cambria Math" w:eastAsiaTheme="minorEastAsia" w:hAnsi="Cambria Math"/>
                      </w:rPr>
                      <m:t>*</m:t>
                    </m:r>
                  </m:sup>
                </m:sSubSup>
                <m:r>
                  <m:rPr>
                    <m:sty m:val="p"/>
                    <m:aln/>
                  </m:rPr>
                  <w:rPr>
                    <w:rFonts w:ascii="Cambria Math" w:eastAsiaTheme="minorEastAsia" w:hAnsi="Cambria Math" w:hint="eastAsia"/>
                  </w:rPr>
                  <m:t>=</m:t>
                </m:r>
                <m:f>
                  <m:fPr>
                    <m:ctrlPr>
                      <w:rPr>
                        <w:rFonts w:ascii="Cambria Math" w:eastAsia="宋体" w:hAnsi="Cambria Math"/>
                      </w:rPr>
                    </m:ctrlPr>
                  </m:fPr>
                  <m:num>
                    <m:d>
                      <m:dPr>
                        <m:ctrlPr>
                          <w:rPr>
                            <w:rFonts w:ascii="Cambria Math" w:eastAsia="宋体" w:hAnsi="Cambria Math"/>
                          </w:rPr>
                        </m:ctrlPr>
                      </m:dPr>
                      <m:e>
                        <m:r>
                          <m:rPr>
                            <m:sty m:val="p"/>
                          </m:rPr>
                          <w:rPr>
                            <w:rFonts w:ascii="Cambria Math" w:eastAsia="宋体" w:hAnsi="Cambria Math"/>
                          </w:rPr>
                          <m:t>4</m:t>
                        </m:r>
                        <m:sSub>
                          <m:sSubPr>
                            <m:ctrlPr>
                              <w:rPr>
                                <w:rFonts w:ascii="Cambria Math" w:eastAsiaTheme="minorEastAsia" w:hAnsi="Cambria Math"/>
                              </w:rPr>
                            </m:ctrlPr>
                          </m:sSubPr>
                          <m:e>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r>
                              <m:rPr>
                                <m:sty m:val="p"/>
                              </m:rPr>
                              <w:rPr>
                                <w:rFonts w:ascii="Cambria Math" w:eastAsiaTheme="minorEastAsia" w:hAnsi="Cambria Math"/>
                              </w:rPr>
                              <m:t>-2</m:t>
                            </m:r>
                            <m:r>
                              <w:rPr>
                                <w:rFonts w:ascii="Cambria Math" w:eastAsiaTheme="minorEastAsia" w:hAnsi="Cambria Math"/>
                              </w:rPr>
                              <m:t>α</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S</m:t>
                            </m:r>
                          </m:sub>
                        </m:sSub>
                        <m:r>
                          <m:rPr>
                            <m:sty m:val="p"/>
                          </m:rPr>
                          <w:rPr>
                            <w:rFonts w:ascii="Cambria Math" w:eastAsiaTheme="minorEastAsia" w:hAnsi="Cambria Math"/>
                          </w:rPr>
                          <m:t>-2</m:t>
                        </m:r>
                        <m:sSubSup>
                          <m:sSubSupPr>
                            <m:ctrlPr>
                              <w:rPr>
                                <w:rFonts w:ascii="Cambria Math" w:eastAsiaTheme="minorEastAsia" w:hAnsi="Cambria Math"/>
                              </w:rPr>
                            </m:ctrlPr>
                          </m:sSubSupPr>
                          <m:e>
                            <m:r>
                              <w:rPr>
                                <w:rFonts w:ascii="Cambria Math" w:eastAsiaTheme="minorEastAsia" w:hAnsi="Cambria Math"/>
                              </w:rPr>
                              <m:t>α</m:t>
                            </m:r>
                          </m:e>
                          <m:sub>
                            <m:r>
                              <w:rPr>
                                <w:rFonts w:ascii="Cambria Math" w:eastAsiaTheme="minorEastAsia" w:hAnsi="Cambria Math"/>
                              </w:rPr>
                              <m:t>B</m:t>
                            </m:r>
                          </m:sub>
                          <m:sup>
                            <m:r>
                              <m:rPr>
                                <m:sty m:val="p"/>
                              </m:rPr>
                              <w:rPr>
                                <w:rFonts w:ascii="Cambria Math" w:eastAsiaTheme="minorEastAsia" w:hAnsi="Cambria Math"/>
                              </w:rPr>
                              <m:t>2</m:t>
                            </m:r>
                          </m:sup>
                        </m:sSubSup>
                      </m:e>
                    </m:d>
                    <m:sSub>
                      <m:sSubPr>
                        <m:ctrlPr>
                          <w:rPr>
                            <w:rFonts w:ascii="Cambria Math" w:eastAsia="宋体" w:hAnsi="Cambria Math"/>
                          </w:rPr>
                        </m:ctrlPr>
                      </m:sSubPr>
                      <m:e>
                        <m:r>
                          <w:rPr>
                            <w:rFonts w:ascii="Cambria Math" w:eastAsia="宋体" w:hAnsi="Cambria Math"/>
                          </w:rPr>
                          <m:t>S</m:t>
                        </m:r>
                      </m:e>
                      <m:sub>
                        <m:r>
                          <w:rPr>
                            <w:rFonts w:ascii="Cambria Math" w:eastAsia="宋体" w:hAnsi="Cambria Math"/>
                          </w:rPr>
                          <m:t>S</m:t>
                        </m:r>
                      </m:sub>
                    </m:sSub>
                  </m:num>
                  <m:den>
                    <m:r>
                      <m:rPr>
                        <m:sty m:val="p"/>
                      </m:rPr>
                      <w:rPr>
                        <w:rFonts w:ascii="Cambria Math" w:eastAsia="宋体" w:hAnsi="Cambria Math"/>
                      </w:rPr>
                      <m:t>4</m:t>
                    </m:r>
                    <m:sSub>
                      <m:sSubPr>
                        <m:ctrlPr>
                          <w:rPr>
                            <w:rFonts w:ascii="Cambria Math" w:eastAsia="宋体" w:hAnsi="Cambria Math"/>
                          </w:rPr>
                        </m:ctrlPr>
                      </m:sSubPr>
                      <m:e>
                        <m:r>
                          <w:rPr>
                            <w:rFonts w:ascii="Cambria Math" w:hAnsi="Cambria Math"/>
                          </w:rPr>
                          <m:t>t</m:t>
                        </m:r>
                      </m:e>
                      <m:sub>
                        <m:r>
                          <w:rPr>
                            <w:rFonts w:ascii="Cambria Math" w:hAnsi="Cambria Math"/>
                          </w:rPr>
                          <m:t>B</m:t>
                        </m:r>
                      </m:sub>
                    </m:sSub>
                    <m:r>
                      <w:rPr>
                        <w:rFonts w:ascii="Cambria Math" w:eastAsia="宋体" w:hAnsi="Cambria Math"/>
                      </w:rPr>
                      <m:t>e</m:t>
                    </m:r>
                  </m:den>
                </m:f>
                <m:r>
                  <m:rPr>
                    <m:sty m:val="p"/>
                  </m:rPr>
                  <w:rPr>
                    <w:rFonts w:ascii="Cambria Math" w:eastAsia="宋体" w:hAnsi="Cambria Math"/>
                  </w:rPr>
                  <m:t>-</m:t>
                </m:r>
                <m:f>
                  <m:fPr>
                    <m:ctrlPr>
                      <w:rPr>
                        <w:rFonts w:ascii="Cambria Math" w:eastAsia="宋体" w:hAnsi="Cambria Math"/>
                      </w:rPr>
                    </m:ctrlPr>
                  </m:fPr>
                  <m:num>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num>
                  <m:den>
                    <m:r>
                      <w:rPr>
                        <w:rFonts w:ascii="Cambria Math" w:eastAsia="宋体" w:hAnsi="Cambria Math"/>
                      </w:rPr>
                      <m:t>e</m:t>
                    </m:r>
                  </m:den>
                </m:f>
                <m:ctrlPr>
                  <w:rPr>
                    <w:rFonts w:ascii="Cambria Math" w:eastAsia="Cambria Math" w:hAnsi="Cambria Math" w:cs="Cambria Math"/>
                    <w:i/>
                  </w:rPr>
                </m:ctrlPr>
              </m:e>
              <m:e/>
            </m:eqArr>
          </m:e>
        </m:d>
      </m:oMath>
      <w:r>
        <w:rPr>
          <w:rFonts w:eastAsia="宋体"/>
        </w:rPr>
        <w:tab/>
      </w:r>
      <w:r>
        <w:rPr>
          <w:rFonts w:eastAsia="宋体" w:hint="eastAsia"/>
        </w:rPr>
        <w:t>(</w:t>
      </w:r>
      <w:r>
        <w:rPr>
          <w:rFonts w:eastAsia="宋体"/>
        </w:rPr>
        <w:t>4.3.1.6</w:t>
      </w:r>
      <w:r>
        <w:rPr>
          <w:rFonts w:eastAsia="宋体" w:hint="eastAsia"/>
        </w:rPr>
        <w:t>)</w:t>
      </w:r>
      <m:oMath>
        <m:r>
          <m:rPr>
            <m:sty m:val="p"/>
          </m:rPr>
          <w:rPr>
            <w:rFonts w:ascii="Cambria Math" w:eastAsia="宋体" w:hAnsi="Cambria Math"/>
          </w:rPr>
          <w:br/>
        </m:r>
      </m:oMath>
    </w:p>
    <w:p w14:paraId="1DAEBEB8" w14:textId="44599FF6" w:rsidR="00DF7569" w:rsidRDefault="00DF7569" w:rsidP="00DF7569">
      <w:pPr>
        <w:pStyle w:val="af"/>
        <w:ind w:firstLine="480"/>
      </w:pPr>
      <w:r w:rsidRPr="00A85EA4">
        <w:rPr>
          <w:rFonts w:hint="eastAsia"/>
        </w:rPr>
        <w:t>将</w:t>
      </w:r>
      <w:r w:rsidRPr="00A85EA4">
        <w:t>4.3.1.6</w:t>
      </w:r>
      <w:r w:rsidRPr="00A85EA4">
        <w:rPr>
          <w:rFonts w:hint="eastAsia"/>
        </w:rPr>
        <w:t>带回需求函数中则可得到均衡数量：</w:t>
      </w:r>
    </w:p>
    <w:p w14:paraId="0C443561" w14:textId="2BFD61E9" w:rsidR="007236FA" w:rsidRPr="00F43F55" w:rsidRDefault="00B320FD" w:rsidP="00F43F55">
      <w:pPr>
        <w:pStyle w:val="afd"/>
        <w:ind w:firstLine="480"/>
        <w:rPr>
          <w:rFonts w:eastAsiaTheme="minorEastAsia"/>
        </w:rPr>
      </w:pPr>
      <w:r>
        <w:rPr>
          <w:rFonts w:eastAsia="宋体"/>
        </w:rPr>
        <w:tab/>
      </w:r>
      <m:oMath>
        <m:d>
          <m:dPr>
            <m:begChr m:val="{"/>
            <m:endChr m:val=""/>
            <m:ctrlPr>
              <w:rPr>
                <w:rFonts w:ascii="Cambria Math" w:eastAsia="宋体" w:hAnsi="Cambria Math"/>
                <w:i/>
              </w:rPr>
            </m:ctrlPr>
          </m:dPr>
          <m:e>
            <m:eqArr>
              <m:eqArrPr>
                <m:ctrlPr>
                  <w:rPr>
                    <w:rFonts w:ascii="Cambria Math" w:eastAsia="宋体" w:hAnsi="Cambria Math"/>
                    <w:i/>
                  </w:rPr>
                </m:ctrlPr>
              </m:eqArrPr>
              <m:e>
                <m:r>
                  <w:rPr>
                    <w:rFonts w:ascii="Cambria Math" w:eastAsia="宋体" w:hAnsi="Cambria Math"/>
                  </w:rPr>
                  <m:t xml:space="preserve">              </m:t>
                </m:r>
                <m:sSubSup>
                  <m:sSubSupPr>
                    <m:ctrlPr>
                      <w:rPr>
                        <w:rFonts w:ascii="Cambria Math" w:eastAsia="宋体" w:hAnsi="Cambria Math"/>
                      </w:rPr>
                    </m:ctrlPr>
                  </m:sSubSupPr>
                  <m:e>
                    <m:r>
                      <w:rPr>
                        <w:rFonts w:ascii="Cambria Math" w:eastAsia="宋体" w:hAnsi="Cambria Math"/>
                      </w:rPr>
                      <m:t>n</m:t>
                    </m:r>
                  </m:e>
                  <m:sub>
                    <m:r>
                      <w:rPr>
                        <w:rFonts w:ascii="Cambria Math" w:eastAsia="宋体" w:hAnsi="Cambria Math"/>
                      </w:rPr>
                      <m:t>KB</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Theme="minorEastAsia" w:hAnsi="Cambria Math"/>
                      </w:rPr>
                    </m:ctrlPr>
                  </m:fPr>
                  <m:num>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r>
                          <m:rPr>
                            <m:sty m:val="p"/>
                          </m:rPr>
                          <w:rPr>
                            <w:rFonts w:ascii="Cambria Math" w:eastAsia="宋体" w:hAnsi="Cambria Math"/>
                          </w:rPr>
                          <m:t>+2</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S</m:t>
                            </m:r>
                          </m:sub>
                        </m:sSub>
                      </m:e>
                    </m:d>
                    <m:sSub>
                      <m:sSubPr>
                        <m:ctrlPr>
                          <w:rPr>
                            <w:rFonts w:ascii="Cambria Math" w:eastAsia="宋体" w:hAnsi="Cambria Math"/>
                          </w:rPr>
                        </m:ctrlPr>
                      </m:sSubPr>
                      <m:e>
                        <m:r>
                          <w:rPr>
                            <w:rFonts w:ascii="Cambria Math" w:eastAsia="宋体" w:hAnsi="Cambria Math"/>
                          </w:rPr>
                          <m:t>S</m:t>
                        </m:r>
                      </m:e>
                      <m:sub>
                        <m:r>
                          <w:rPr>
                            <w:rFonts w:ascii="Cambria Math" w:eastAsia="宋体" w:hAnsi="Cambria Math"/>
                          </w:rPr>
                          <m:t>S</m:t>
                        </m:r>
                      </m:sub>
                    </m:sSub>
                  </m:num>
                  <m:den>
                    <m:r>
                      <m:rPr>
                        <m:sty m:val="p"/>
                      </m:rPr>
                      <w:rPr>
                        <w:rFonts w:ascii="Cambria Math" w:eastAsia="宋体" w:hAnsi="Cambria Math"/>
                      </w:rPr>
                      <m:t>4</m:t>
                    </m:r>
                    <m:sSub>
                      <m:sSubPr>
                        <m:ctrlPr>
                          <w:rPr>
                            <w:rFonts w:ascii="Cambria Math" w:eastAsia="宋体" w:hAnsi="Cambria Math"/>
                          </w:rPr>
                        </m:ctrlPr>
                      </m:sSubPr>
                      <m:e>
                        <m:r>
                          <w:rPr>
                            <w:rFonts w:ascii="Cambria Math" w:hAnsi="Cambria Math"/>
                          </w:rPr>
                          <m:t>t</m:t>
                        </m:r>
                      </m:e>
                      <m:sub>
                        <m:r>
                          <w:rPr>
                            <w:rFonts w:ascii="Cambria Math" w:hAnsi="Cambria Math"/>
                          </w:rPr>
                          <m:t>B</m:t>
                        </m:r>
                      </m:sub>
                    </m:sSub>
                    <m:r>
                      <w:rPr>
                        <w:rFonts w:ascii="Cambria Math" w:eastAsia="宋体" w:hAnsi="Cambria Math"/>
                      </w:rPr>
                      <m:t>e</m:t>
                    </m:r>
                  </m:den>
                </m:f>
              </m:e>
              <m:e>
                <m:ctrlPr>
                  <w:rPr>
                    <w:rFonts w:ascii="Cambria Math" w:eastAsia="Cambria Math" w:hAnsi="Cambria Math" w:cs="Cambria Math"/>
                    <w:i/>
                  </w:rPr>
                </m:ctrlPr>
              </m:e>
              <m:e>
                <m:sSubSup>
                  <m:sSubSupPr>
                    <m:ctrlPr>
                      <w:rPr>
                        <w:rFonts w:ascii="Cambria Math" w:eastAsia="宋体" w:hAnsi="Cambria Math"/>
                      </w:rPr>
                    </m:ctrlPr>
                  </m:sSubSupPr>
                  <m:e>
                    <m:r>
                      <w:rPr>
                        <w:rFonts w:ascii="Cambria Math" w:eastAsia="宋体" w:hAnsi="Cambria Math"/>
                      </w:rPr>
                      <m:t>n</m:t>
                    </m:r>
                  </m:e>
                  <m:sub>
                    <m:r>
                      <w:rPr>
                        <w:rFonts w:ascii="Cambria Math" w:eastAsia="宋体" w:hAnsi="Cambria Math"/>
                      </w:rPr>
                      <m:t>KS</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Theme="minorEastAsia" w:hAnsi="Cambria Math"/>
                      </w:rPr>
                    </m:ctrlPr>
                  </m:fPr>
                  <m:num>
                    <m:sSub>
                      <m:sSubPr>
                        <m:ctrlPr>
                          <w:rPr>
                            <w:rFonts w:ascii="Cambria Math" w:eastAsia="宋体" w:hAnsi="Cambria Math"/>
                          </w:rPr>
                        </m:ctrlPr>
                      </m:sSubPr>
                      <m:e>
                        <m:r>
                          <w:rPr>
                            <w:rFonts w:ascii="Cambria Math" w:eastAsia="宋体" w:hAnsi="Cambria Math"/>
                          </w:rPr>
                          <m:t>S</m:t>
                        </m:r>
                      </m:e>
                      <m:sub>
                        <m:r>
                          <w:rPr>
                            <w:rFonts w:ascii="Cambria Math" w:eastAsia="宋体" w:hAnsi="Cambria Math"/>
                          </w:rPr>
                          <m:t>S</m:t>
                        </m:r>
                      </m:sub>
                    </m:sSub>
                  </m:num>
                  <m:den>
                    <m:r>
                      <w:rPr>
                        <w:rFonts w:ascii="Cambria Math" w:eastAsiaTheme="minorEastAsia" w:hAnsi="Cambria Math"/>
                      </w:rPr>
                      <m:t>e</m:t>
                    </m:r>
                  </m:den>
                </m:f>
                <m:ctrlPr>
                  <w:rPr>
                    <w:rFonts w:ascii="Cambria Math" w:eastAsia="Cambria Math" w:hAnsi="Cambria Math" w:cs="Cambria Math"/>
                    <w:i/>
                  </w:rPr>
                </m:ctrlPr>
              </m:e>
              <m:e/>
            </m:eqArr>
          </m:e>
        </m:d>
      </m:oMath>
      <w:r>
        <w:rPr>
          <w:rFonts w:eastAsia="宋体"/>
        </w:rPr>
        <w:tab/>
        <w:t>(4.3.1.7)</w:t>
      </w:r>
    </w:p>
    <w:p w14:paraId="0846B88E" w14:textId="7A992FE5" w:rsidR="00DF7569" w:rsidRPr="00A14092" w:rsidRDefault="00DF7569" w:rsidP="00A14092">
      <w:pPr>
        <w:pStyle w:val="af"/>
        <w:ind w:firstLine="480"/>
      </w:pPr>
      <w:r w:rsidRPr="00A14092">
        <w:rPr>
          <w:rFonts w:hint="eastAsia"/>
        </w:rPr>
        <w:t>此时，由</w:t>
      </w:r>
      <w:r w:rsidRPr="00A14092">
        <w:t>4.3.1.6</w:t>
      </w:r>
      <w:r w:rsidRPr="00A14092">
        <w:rPr>
          <w:rFonts w:hint="eastAsia"/>
        </w:rPr>
        <w:t>与</w:t>
      </w:r>
      <w:r w:rsidRPr="00A14092">
        <w:t>4.3.1.7</w:t>
      </w:r>
      <w:r w:rsidRPr="00A14092">
        <w:rPr>
          <w:rFonts w:hint="eastAsia"/>
        </w:rPr>
        <w:t>得平台</w:t>
      </w:r>
      <w:r w:rsidRPr="00A14092">
        <w:t>K</w:t>
      </w:r>
      <w:r w:rsidRPr="00A14092">
        <w:rPr>
          <w:rFonts w:hint="eastAsia"/>
        </w:rPr>
        <w:t>的</w:t>
      </w:r>
      <w:r w:rsidR="00A14092" w:rsidRPr="00A14092">
        <w:rPr>
          <w:rFonts w:hint="eastAsia"/>
        </w:rPr>
        <w:t>最大化</w:t>
      </w:r>
      <w:r w:rsidRPr="00A14092">
        <w:rPr>
          <w:rFonts w:hint="eastAsia"/>
        </w:rPr>
        <w:t>利润为</w:t>
      </w:r>
      <w:r w:rsidR="00E67E21" w:rsidRPr="00A14092">
        <w:rPr>
          <w:rFonts w:hint="eastAsia"/>
        </w:rPr>
        <w:t>4.3.1.8</w:t>
      </w:r>
      <w:r w:rsidRPr="00A14092">
        <w:rPr>
          <w:rFonts w:hint="eastAsia"/>
        </w:rPr>
        <w:t>：</w:t>
      </w:r>
    </w:p>
    <w:p w14:paraId="1C22DF21" w14:textId="2E2B82D6" w:rsidR="00DF7569" w:rsidRPr="00F43F55" w:rsidRDefault="006B1530" w:rsidP="00F43F55">
      <w:pPr>
        <w:pStyle w:val="afd"/>
        <w:ind w:firstLine="480"/>
        <w:rPr>
          <w:rFonts w:eastAsia="宋体"/>
        </w:rPr>
      </w:pPr>
      <w:r>
        <w:rPr>
          <w:rFonts w:eastAsia="宋体"/>
        </w:rPr>
        <w:tab/>
      </w:r>
      <m:oMath>
        <m:sSubSup>
          <m:sSubSupPr>
            <m:ctrlPr>
              <w:rPr>
                <w:rFonts w:ascii="Cambria Math" w:eastAsia="宋体" w:hAnsi="Cambria Math"/>
                <w:i/>
              </w:rPr>
            </m:ctrlPr>
          </m:sSubSupPr>
          <m:e>
            <m:r>
              <w:rPr>
                <w:rFonts w:ascii="Cambria Math" w:eastAsia="宋体" w:hAnsi="Cambria Math"/>
              </w:rPr>
              <m:t>π</m:t>
            </m:r>
          </m:e>
          <m:sub>
            <m:r>
              <w:rPr>
                <w:rFonts w:ascii="Cambria Math" w:eastAsia="宋体" w:hAnsi="Cambria Math"/>
              </w:rPr>
              <m:t>K</m:t>
            </m:r>
          </m:sub>
          <m:sup>
            <m:r>
              <w:rPr>
                <w:rFonts w:ascii="Cambria Math" w:eastAsia="宋体" w:hAnsi="Cambria Math"/>
              </w:rPr>
              <m:t>*</m:t>
            </m:r>
          </m:sup>
        </m:sSubSup>
        <m:r>
          <w:rPr>
            <w:rFonts w:ascii="Cambria Math" w:eastAsia="宋体" w:hAnsi="Cambria Math" w:hint="eastAsia"/>
          </w:rPr>
          <m:t>=</m:t>
        </m:r>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S</m:t>
                </m:r>
              </m:sub>
            </m:sSub>
            <m:r>
              <m:rPr>
                <m:sty m:val="p"/>
              </m:rPr>
              <w:rPr>
                <w:rFonts w:ascii="Cambria Math" w:eastAsia="宋体" w:hAnsi="Cambria Math"/>
              </w:rPr>
              <m:t>-4</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宋体" w:hAnsi="Cambria Math"/>
                  </w:rPr>
                </m:ctrlPr>
              </m:sSubPr>
              <m:e>
                <m:r>
                  <w:rPr>
                    <w:rFonts w:ascii="Cambria Math" w:eastAsia="宋体" w:hAnsi="Cambria Math"/>
                  </w:rPr>
                  <m:t>S</m:t>
                </m:r>
              </m:e>
              <m:sub>
                <m:r>
                  <w:rPr>
                    <w:rFonts w:ascii="Cambria Math" w:eastAsia="宋体" w:hAnsi="Cambria Math"/>
                  </w:rPr>
                  <m:t>S</m:t>
                </m:r>
              </m:sub>
            </m:sSub>
          </m:num>
          <m:den>
            <m:r>
              <m:rPr>
                <m:sty m:val="p"/>
              </m:rPr>
              <w:rPr>
                <w:rFonts w:ascii="Cambria Math" w:eastAsia="宋体" w:hAnsi="Cambria Math"/>
              </w:rPr>
              <m:t>4</m:t>
            </m:r>
            <m:sSup>
              <m:sSupPr>
                <m:ctrlPr>
                  <w:rPr>
                    <w:rFonts w:ascii="Cambria Math" w:eastAsia="宋体" w:hAnsi="Cambria Math"/>
                  </w:rPr>
                </m:ctrlPr>
              </m:sSupPr>
              <m:e>
                <m:r>
                  <w:rPr>
                    <w:rFonts w:ascii="Cambria Math" w:eastAsia="宋体" w:hAnsi="Cambria Math"/>
                  </w:rPr>
                  <m:t>e</m:t>
                </m:r>
              </m:e>
              <m:sup>
                <m:r>
                  <m:rPr>
                    <m:sty m:val="p"/>
                  </m:rPr>
                  <w:rPr>
                    <w:rFonts w:ascii="Cambria Math" w:eastAsia="宋体" w:hAnsi="Cambria Math"/>
                  </w:rPr>
                  <m:t>2</m:t>
                </m:r>
              </m:sup>
            </m:sSup>
          </m:den>
        </m:f>
        <m:r>
          <m:rPr>
            <m:sty m:val="p"/>
          </m:rPr>
          <w:rPr>
            <w:rFonts w:ascii="Cambria Math" w:eastAsia="宋体" w:hAnsi="Cambria Math"/>
          </w:rPr>
          <m:t>+</m:t>
        </m:r>
        <m:f>
          <m:fPr>
            <m:ctrlPr>
              <w:rPr>
                <w:rFonts w:ascii="Cambria Math" w:eastAsia="宋体" w:hAnsi="Cambria Math"/>
              </w:rPr>
            </m:ctrlPr>
          </m:fPr>
          <m:num>
            <m:r>
              <m:rPr>
                <m:sty m:val="p"/>
              </m:rPr>
              <w:rPr>
                <w:rFonts w:ascii="Cambria Math" w:eastAsia="宋体" w:hAnsi="Cambria Math"/>
              </w:rPr>
              <m:t>(32</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r>
              <m:rPr>
                <m:sty m:val="p"/>
              </m:rPr>
              <w:rPr>
                <w:rFonts w:ascii="Cambria Math" w:eastAsia="宋体" w:hAnsi="Cambria Math"/>
              </w:rPr>
              <m:t>-12</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S</m:t>
                </m:r>
              </m:sub>
            </m:sSub>
            <m:r>
              <m:rPr>
                <m:sty m:val="p"/>
              </m:rPr>
              <w:rPr>
                <w:rFonts w:ascii="Cambria Math" w:eastAsia="宋体" w:hAnsi="Cambria Math"/>
              </w:rPr>
              <m:t>-17</m:t>
            </m:r>
            <m:sSubSup>
              <m:sSubSupPr>
                <m:ctrlPr>
                  <w:rPr>
                    <w:rFonts w:ascii="Cambria Math" w:eastAsia="宋体" w:hAnsi="Cambria Math"/>
                  </w:rPr>
                </m:ctrlPr>
              </m:sSubSupPr>
              <m:e>
                <m:r>
                  <w:rPr>
                    <w:rFonts w:ascii="Cambria Math" w:eastAsiaTheme="minorEastAsia" w:hAnsi="Cambria Math"/>
                  </w:rPr>
                  <m:t>α</m:t>
                </m:r>
              </m:e>
              <m:sub>
                <m:r>
                  <w:rPr>
                    <w:rFonts w:ascii="Cambria Math" w:eastAsia="宋体" w:hAnsi="Cambria Math"/>
                  </w:rPr>
                  <m:t>B</m:t>
                </m:r>
              </m:sub>
              <m:sup>
                <m:r>
                  <m:rPr>
                    <m:sty m:val="p"/>
                  </m:rPr>
                  <w:rPr>
                    <w:rFonts w:ascii="Cambria Math" w:eastAsia="宋体" w:hAnsi="Cambria Math"/>
                  </w:rPr>
                  <m:t>2</m:t>
                </m:r>
              </m:sup>
            </m:sSubSup>
            <m:r>
              <m:rPr>
                <m:sty m:val="p"/>
              </m:rPr>
              <w:rPr>
                <w:rFonts w:ascii="Cambria Math" w:eastAsia="宋体" w:hAnsi="Cambria Math"/>
              </w:rPr>
              <m:t>+12</m:t>
            </m:r>
            <m:sSubSup>
              <m:sSubSupPr>
                <m:ctrlPr>
                  <w:rPr>
                    <w:rFonts w:ascii="Cambria Math" w:eastAsia="宋体" w:hAnsi="Cambria Math"/>
                  </w:rPr>
                </m:ctrlPr>
              </m:sSubSupPr>
              <m:e>
                <m:r>
                  <w:rPr>
                    <w:rFonts w:ascii="Cambria Math" w:eastAsiaTheme="minorEastAsia" w:hAnsi="Cambria Math"/>
                  </w:rPr>
                  <m:t>α</m:t>
                </m:r>
              </m:e>
              <m:sub>
                <m:r>
                  <w:rPr>
                    <w:rFonts w:ascii="Cambria Math" w:eastAsia="宋体" w:hAnsi="Cambria Math"/>
                  </w:rPr>
                  <m:t>S</m:t>
                </m:r>
              </m:sub>
              <m:sup>
                <m:r>
                  <m:rPr>
                    <m:sty m:val="p"/>
                  </m:rPr>
                  <w:rPr>
                    <w:rFonts w:ascii="Cambria Math" w:eastAsia="宋体" w:hAnsi="Cambria Math"/>
                  </w:rPr>
                  <m:t>2</m:t>
                </m:r>
              </m:sup>
            </m:sSubSup>
            <m:r>
              <m:rPr>
                <m:sty m:val="p"/>
              </m:rPr>
              <w:rPr>
                <w:rFonts w:ascii="Cambria Math" w:eastAsia="宋体" w:hAnsi="Cambria Math"/>
              </w:rPr>
              <m:t>)</m:t>
            </m:r>
          </m:num>
          <m:den>
            <m:r>
              <m:rPr>
                <m:sty m:val="p"/>
              </m:rPr>
              <w:rPr>
                <w:rFonts w:ascii="Cambria Math" w:eastAsia="宋体" w:hAnsi="Cambria Math"/>
              </w:rPr>
              <m:t>32</m:t>
            </m:r>
            <m:sSub>
              <m:sSubPr>
                <m:ctrlPr>
                  <w:rPr>
                    <w:rFonts w:ascii="Cambria Math" w:eastAsia="宋体" w:hAnsi="Cambria Math"/>
                  </w:rPr>
                </m:ctrlPr>
              </m:sSubPr>
              <m:e>
                <m:r>
                  <w:rPr>
                    <w:rFonts w:ascii="Cambria Math" w:hAnsi="Cambria Math"/>
                  </w:rPr>
                  <m:t>t</m:t>
                </m:r>
              </m:e>
              <m:sub>
                <m:r>
                  <w:rPr>
                    <w:rFonts w:ascii="Cambria Math" w:hAnsi="Cambria Math"/>
                  </w:rPr>
                  <m:t>B</m:t>
                </m:r>
              </m:sub>
            </m:sSub>
            <m:sSup>
              <m:sSupPr>
                <m:ctrlPr>
                  <w:rPr>
                    <w:rFonts w:ascii="Cambria Math" w:eastAsia="宋体" w:hAnsi="Cambria Math"/>
                  </w:rPr>
                </m:ctrlPr>
              </m:sSupPr>
              <m:e>
                <m:r>
                  <w:rPr>
                    <w:rFonts w:ascii="Cambria Math" w:eastAsia="宋体" w:hAnsi="Cambria Math"/>
                  </w:rPr>
                  <m:t>e</m:t>
                </m:r>
              </m:e>
              <m:sup>
                <m:r>
                  <m:rPr>
                    <m:sty m:val="p"/>
                  </m:rPr>
                  <w:rPr>
                    <w:rFonts w:ascii="Cambria Math" w:eastAsia="宋体" w:hAnsi="Cambria Math"/>
                  </w:rPr>
                  <m:t>2</m:t>
                </m:r>
              </m:sup>
            </m:sSup>
          </m:den>
        </m:f>
      </m:oMath>
      <w:r>
        <w:rPr>
          <w:rFonts w:eastAsia="宋体"/>
        </w:rPr>
        <w:tab/>
        <w:t>(4.3.1.8)</w:t>
      </w:r>
    </w:p>
    <w:p w14:paraId="27BA2BB7" w14:textId="77777777" w:rsidR="00337C2F" w:rsidRDefault="00337C2F">
      <w:pPr>
        <w:widowControl/>
        <w:jc w:val="left"/>
        <w:rPr>
          <w:rFonts w:eastAsia="黑体"/>
          <w:bCs/>
          <w:sz w:val="26"/>
          <w:szCs w:val="26"/>
        </w:rPr>
      </w:pPr>
      <w:r>
        <w:br w:type="page"/>
      </w:r>
    </w:p>
    <w:p w14:paraId="4926FCE9" w14:textId="3BAE45D7" w:rsidR="000D6890" w:rsidRDefault="000D6890" w:rsidP="000D6890">
      <w:pPr>
        <w:pStyle w:val="31"/>
      </w:pPr>
      <w:bookmarkStart w:id="328" w:name="_Toc432531393"/>
      <w:r w:rsidRPr="000D6890">
        <w:lastRenderedPageBreak/>
        <w:t>4.3.</w:t>
      </w:r>
      <w:r w:rsidR="0013272C">
        <w:t>2</w:t>
      </w:r>
      <w:r w:rsidR="0058790B">
        <w:rPr>
          <w:rFonts w:asciiTheme="minorEastAsia" w:eastAsiaTheme="minorEastAsia" w:hAnsiTheme="minorEastAsia" w:hint="eastAsia"/>
        </w:rPr>
        <w:t xml:space="preserve">　</w:t>
      </w:r>
      <w:r w:rsidR="0013272C">
        <w:rPr>
          <w:rFonts w:hint="eastAsia"/>
        </w:rPr>
        <w:t>双边</w:t>
      </w:r>
      <w:r w:rsidRPr="000D6890">
        <w:rPr>
          <w:rFonts w:hint="eastAsia"/>
        </w:rPr>
        <w:t>用户</w:t>
      </w:r>
      <w:r w:rsidR="0013272C">
        <w:rPr>
          <w:rFonts w:hint="eastAsia"/>
        </w:rPr>
        <w:t>均为</w:t>
      </w:r>
      <w:r w:rsidRPr="000D6890">
        <w:rPr>
          <w:rFonts w:hint="eastAsia"/>
        </w:rPr>
        <w:t>多归属的定价策略</w:t>
      </w:r>
      <w:bookmarkEnd w:id="328"/>
    </w:p>
    <w:p w14:paraId="43082E69" w14:textId="00B710D9" w:rsidR="007236FA" w:rsidRDefault="007236FA" w:rsidP="00E67E21">
      <w:pPr>
        <w:pStyle w:val="af"/>
        <w:ind w:firstLine="480"/>
      </w:pPr>
      <w:r>
        <w:rPr>
          <w:noProof/>
        </w:rPr>
        <w:drawing>
          <wp:anchor distT="0" distB="0" distL="114300" distR="114300" simplePos="0" relativeHeight="251680768" behindDoc="0" locked="0" layoutInCell="1" allowOverlap="1" wp14:anchorId="0CBEB659" wp14:editId="30F94A7B">
            <wp:simplePos x="0" y="0"/>
            <wp:positionH relativeFrom="margin">
              <wp:align>center</wp:align>
            </wp:positionH>
            <wp:positionV relativeFrom="paragraph">
              <wp:posOffset>520700</wp:posOffset>
            </wp:positionV>
            <wp:extent cx="4500000" cy="1618051"/>
            <wp:effectExtent l="0" t="0" r="0" b="1270"/>
            <wp:wrapTopAndBottom/>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3.2.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500000" cy="1618051"/>
                    </a:xfrm>
                    <a:prstGeom prst="rect">
                      <a:avLst/>
                    </a:prstGeom>
                  </pic:spPr>
                </pic:pic>
              </a:graphicData>
            </a:graphic>
            <wp14:sizeRelH relativeFrom="page">
              <wp14:pctWidth>0</wp14:pctWidth>
            </wp14:sizeRelH>
            <wp14:sizeRelV relativeFrom="page">
              <wp14:pctHeight>0</wp14:pctHeight>
            </wp14:sizeRelV>
          </wp:anchor>
        </w:drawing>
      </w:r>
      <w:r w:rsidR="00E67E21" w:rsidRPr="00E67E21">
        <w:rPr>
          <w:rFonts w:hint="eastAsia"/>
        </w:rPr>
        <w:t>当市场两边的</w:t>
      </w:r>
      <w:r w:rsidR="00E347AB">
        <w:rPr>
          <w:rFonts w:hint="eastAsia"/>
        </w:rPr>
        <w:t>供应商</w:t>
      </w:r>
      <w:r w:rsidR="00E67E21" w:rsidRPr="00E67E21">
        <w:rPr>
          <w:rFonts w:hint="eastAsia"/>
        </w:rPr>
        <w:t>与消费者的市场结构为竞争情况且均为多归属时，以下图模型所示</w:t>
      </w:r>
      <w:r>
        <w:rPr>
          <w:rFonts w:hint="eastAsia"/>
        </w:rPr>
        <w:t>。</w:t>
      </w:r>
    </w:p>
    <w:p w14:paraId="4D40C2BC" w14:textId="43683C55" w:rsidR="007236FA" w:rsidRPr="004C7C85" w:rsidRDefault="007236FA" w:rsidP="007236FA">
      <w:pPr>
        <w:pStyle w:val="ad"/>
      </w:pPr>
      <w:bookmarkStart w:id="329" w:name="_Toc432531340"/>
      <w:r>
        <w:t>图</w:t>
      </w:r>
      <w:r>
        <w:rPr>
          <w:rFonts w:hint="eastAsia"/>
        </w:rPr>
        <w:t>4.</w:t>
      </w:r>
      <w:r>
        <w:t>7</w:t>
      </w:r>
      <w:r w:rsidR="00F43F55">
        <w:rPr>
          <w:rFonts w:asciiTheme="minorEastAsia" w:eastAsiaTheme="minorEastAsia" w:hAnsiTheme="minorEastAsia" w:hint="eastAsia"/>
        </w:rPr>
        <w:t xml:space="preserve">　</w:t>
      </w:r>
      <w:r w:rsidR="00312458">
        <w:rPr>
          <w:rFonts w:hint="eastAsia"/>
        </w:rPr>
        <w:t>双边</w:t>
      </w:r>
      <w:r w:rsidR="00312458" w:rsidRPr="000D6890">
        <w:rPr>
          <w:rFonts w:hint="eastAsia"/>
        </w:rPr>
        <w:t>用户</w:t>
      </w:r>
      <w:r w:rsidR="00312458">
        <w:rPr>
          <w:rFonts w:hint="eastAsia"/>
        </w:rPr>
        <w:t>均为</w:t>
      </w:r>
      <w:r w:rsidR="00312458" w:rsidRPr="000D6890">
        <w:rPr>
          <w:rFonts w:hint="eastAsia"/>
        </w:rPr>
        <w:t>多归属</w:t>
      </w:r>
      <w:r>
        <w:rPr>
          <w:rFonts w:hint="eastAsia"/>
        </w:rPr>
        <w:t>的市场结构图</w:t>
      </w:r>
      <w:bookmarkEnd w:id="329"/>
    </w:p>
    <w:p w14:paraId="6E335D2B" w14:textId="7703D9AA" w:rsidR="008450DE" w:rsidRPr="00E67E21" w:rsidRDefault="00E67E21" w:rsidP="00E67E21">
      <w:pPr>
        <w:pStyle w:val="af"/>
        <w:ind w:firstLine="480"/>
      </w:pPr>
      <w:r w:rsidRPr="00E67E21">
        <w:rPr>
          <w:rFonts w:hint="eastAsia"/>
        </w:rPr>
        <w:t>如</w:t>
      </w:r>
      <w:r w:rsidRPr="00E67E21">
        <w:t>4.3.1</w:t>
      </w:r>
      <w:r w:rsidRPr="00E67E21">
        <w:rPr>
          <w:rFonts w:hint="eastAsia"/>
        </w:rPr>
        <w:t>节所推导，当</w:t>
      </w:r>
      <w:r w:rsidRPr="00E67E21">
        <w:t>K-1</w:t>
      </w:r>
      <w:r w:rsidRPr="00E67E21">
        <w:rPr>
          <w:rFonts w:hint="eastAsia"/>
        </w:rPr>
        <w:t>平台和</w:t>
      </w:r>
      <w:r w:rsidRPr="00E67E21">
        <w:t>K</w:t>
      </w:r>
      <w:r w:rsidRPr="00E67E21">
        <w:rPr>
          <w:rFonts w:hint="eastAsia"/>
        </w:rPr>
        <w:t>平台之间以及</w:t>
      </w:r>
      <w:r w:rsidRPr="00E67E21">
        <w:t>K</w:t>
      </w:r>
      <w:r w:rsidRPr="00E67E21">
        <w:rPr>
          <w:rFonts w:hint="eastAsia"/>
        </w:rPr>
        <w:t>平台和</w:t>
      </w:r>
      <w:r w:rsidRPr="00E67E21">
        <w:t>K+1</w:t>
      </w:r>
      <w:r w:rsidRPr="00E67E21">
        <w:rPr>
          <w:rFonts w:hint="eastAsia"/>
        </w:rPr>
        <w:t>平台之间皆存在一个“点”</w:t>
      </w:r>
      <w:r w:rsidRPr="00E67E21">
        <w:t xml:space="preserve"> </w:t>
      </w:r>
      <w:r w:rsidRPr="00E67E21">
        <w:rPr>
          <w:rFonts w:hint="eastAsia"/>
        </w:rPr>
        <w:t>使得消费者效用</w:t>
      </w:r>
      <w:r w:rsidRPr="00E67E21">
        <w:t>(</w:t>
      </w:r>
      <w:r w:rsidR="00E347AB">
        <w:rPr>
          <w:rFonts w:hint="eastAsia"/>
        </w:rPr>
        <w:t>供应商</w:t>
      </w:r>
      <w:r w:rsidRPr="00E67E21">
        <w:rPr>
          <w:rFonts w:hint="eastAsia"/>
        </w:rPr>
        <w:t>效用</w:t>
      </w:r>
      <w:r w:rsidRPr="00E67E21">
        <w:t>)</w:t>
      </w:r>
      <w:r w:rsidRPr="00E67E21">
        <w:rPr>
          <w:rFonts w:hint="eastAsia"/>
        </w:rPr>
        <w:t>是相等的，即可知道消费者与</w:t>
      </w:r>
      <w:r w:rsidR="00E347AB">
        <w:rPr>
          <w:rFonts w:hint="eastAsia"/>
        </w:rPr>
        <w:t>供应商</w:t>
      </w:r>
      <w:r w:rsidRPr="00E67E21">
        <w:rPr>
          <w:rFonts w:hint="eastAsia"/>
        </w:rPr>
        <w:t>在平台</w:t>
      </w:r>
      <w:r w:rsidRPr="00E67E21">
        <w:t>K</w:t>
      </w:r>
      <w:r w:rsidRPr="00E67E21">
        <w:rPr>
          <w:rFonts w:hint="eastAsia"/>
        </w:rPr>
        <w:t>上的需求函数为：</w:t>
      </w:r>
    </w:p>
    <w:p w14:paraId="515151FB" w14:textId="3369E781" w:rsidR="006B1530" w:rsidRPr="006B1530" w:rsidRDefault="006B1530" w:rsidP="00F43F55">
      <w:pPr>
        <w:pStyle w:val="afd"/>
        <w:ind w:firstLine="480"/>
        <w:rPr>
          <w:rFonts w:eastAsia="宋体"/>
        </w:rPr>
      </w:pPr>
      <w:r>
        <w:rPr>
          <w:rFonts w:eastAsia="宋体"/>
        </w:rPr>
        <w:tab/>
      </w:r>
      <w:bookmarkStart w:id="330" w:name="OLE_LINK256"/>
      <m:oMath>
        <m:sSub>
          <m:sSubPr>
            <m:ctrlPr>
              <w:rPr>
                <w:rFonts w:ascii="Cambria Math" w:eastAsiaTheme="minorEastAsia" w:hAnsi="Cambria Math"/>
              </w:rPr>
            </m:ctrlPr>
          </m:sSubPr>
          <m:e>
            <m:r>
              <w:rPr>
                <w:rFonts w:ascii="Cambria Math" w:eastAsiaTheme="minorEastAsia" w:hAnsi="Cambria Math"/>
              </w:rPr>
              <m:t>n</m:t>
            </m:r>
          </m:e>
          <m:sub>
            <m:r>
              <m:rPr>
                <m:sty m:val="p"/>
              </m:rPr>
              <w:rPr>
                <w:rFonts w:ascii="Cambria Math" w:eastAsiaTheme="minorEastAsia" w:hAnsi="Cambria Math" w:hint="eastAsia"/>
              </w:rPr>
              <m:t>K</m:t>
            </m:r>
            <m:r>
              <w:rPr>
                <w:rFonts w:ascii="Cambria Math" w:eastAsiaTheme="minorEastAsia" w:hAnsi="Cambria Math" w:hint="eastAsia"/>
              </w:rPr>
              <m:t>B</m:t>
            </m:r>
          </m:sub>
        </m:sSub>
        <m:r>
          <m:rPr>
            <m:sty m:val="p"/>
            <m:aln/>
          </m:rPr>
          <w:rPr>
            <w:rFonts w:ascii="Cambria Math" w:eastAsiaTheme="minorEastAsia" w:hAnsi="Cambria Math" w:hint="eastAsia"/>
          </w:rPr>
          <m:t>=</m:t>
        </m:r>
        <m:f>
          <m:fPr>
            <m:ctrlPr>
              <w:rPr>
                <w:rFonts w:ascii="Cambria Math" w:hAnsi="Cambria Math"/>
              </w:rPr>
            </m:ctrlPr>
          </m:fPr>
          <m:num>
            <m:r>
              <m:rPr>
                <m:sty m:val="p"/>
              </m:rPr>
              <w:rPr>
                <w:rFonts w:ascii="Cambria Math" w:hAnsi="Cambria Math"/>
              </w:rPr>
              <m:t>2</m:t>
            </m:r>
          </m:num>
          <m:den>
            <m:r>
              <w:rPr>
                <w:rFonts w:ascii="Cambria Math" w:hAnsi="Cambria Math"/>
              </w:rPr>
              <m:t>e</m:t>
            </m:r>
          </m:den>
        </m:f>
        <m:r>
          <m:rPr>
            <m:sty m:val="p"/>
          </m:rPr>
          <w:rPr>
            <w:rFonts w:ascii="Cambria Math" w:eastAsiaTheme="minorEastAsia" w:hAnsi="Cambria Math"/>
          </w:rPr>
          <m:t>-</m:t>
        </m:r>
        <m:f>
          <m:fPr>
            <m:ctrlPr>
              <w:rPr>
                <w:rFonts w:ascii="Cambria Math" w:hAnsi="Cambria Math"/>
              </w:rPr>
            </m:ctrlPr>
          </m:fPr>
          <m:num>
            <m:d>
              <m:dPr>
                <m:ctrlPr>
                  <w:rPr>
                    <w:rFonts w:ascii="Cambria Math" w:hAnsi="Cambria Math"/>
                  </w:rPr>
                </m:ctrlPr>
              </m:dPr>
              <m:e>
                <m:sSub>
                  <m:sSubPr>
                    <m:ctrlPr>
                      <w:rPr>
                        <w:rFonts w:ascii="Cambria Math" w:eastAsiaTheme="minorEastAsia" w:hAnsi="Cambria Math"/>
                      </w:rPr>
                    </m:ctrlPr>
                  </m:sSubPr>
                  <m:e>
                    <m:r>
                      <w:rPr>
                        <w:rFonts w:ascii="Cambria Math" w:eastAsiaTheme="minorEastAsia" w:hAnsi="Cambria Math"/>
                      </w:rPr>
                      <m:t>x</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K</m:t>
                    </m:r>
                  </m:sub>
                </m:sSub>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rPr>
                      <m:t>x</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K</m:t>
                    </m:r>
                  </m:sub>
                </m:sSub>
              </m:e>
            </m:d>
            <m:r>
              <m:rPr>
                <m:sty m:val="p"/>
              </m:rPr>
              <w:rPr>
                <w:rFonts w:ascii="Cambria Math" w:hAnsi="Cambria Math"/>
              </w:rPr>
              <m:t>-2</m:t>
            </m:r>
            <m:d>
              <m:dPr>
                <m:ctrlPr>
                  <w:rPr>
                    <w:rFonts w:ascii="Cambria Math"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hint="eastAsia"/>
                      </w:rPr>
                      <m:t>KB</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n</m:t>
                    </m:r>
                  </m:e>
                  <m:sub>
                    <m:r>
                      <m:rPr>
                        <m:sty m:val="p"/>
                      </m:rPr>
                      <w:rPr>
                        <w:rFonts w:ascii="Cambria Math" w:eastAsiaTheme="minorEastAsia" w:hAnsi="Cambria Math" w:hint="eastAsia"/>
                      </w:rPr>
                      <m:t>K</m:t>
                    </m:r>
                    <m:r>
                      <w:rPr>
                        <w:rFonts w:ascii="Cambria Math" w:eastAsiaTheme="minorEastAsia" w:hAnsi="Cambria Math" w:hint="eastAsia"/>
                      </w:rPr>
                      <m:t>S</m:t>
                    </m:r>
                  </m:sub>
                </m:sSub>
                <m:ctrlPr>
                  <w:rPr>
                    <w:rFonts w:ascii="Cambria Math" w:eastAsiaTheme="minorEastAsia" w:hAnsi="Cambria Math"/>
                  </w:rPr>
                </m:ctrlPr>
              </m:e>
            </m:d>
          </m:num>
          <m:den>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den>
        </m:f>
      </m:oMath>
      <w:r>
        <w:rPr>
          <w:rFonts w:eastAsia="宋体"/>
        </w:rPr>
        <w:tab/>
        <w:t>(4.3.2.1)</w:t>
      </w:r>
    </w:p>
    <w:p w14:paraId="35B68EF6" w14:textId="4E207B2E" w:rsidR="008450DE" w:rsidRPr="00F43F55" w:rsidRDefault="006B1530" w:rsidP="00F43F55">
      <w:pPr>
        <w:pStyle w:val="afd"/>
        <w:ind w:firstLine="480"/>
        <w:rPr>
          <w:rFonts w:eastAsiaTheme="minorEastAsia"/>
        </w:rPr>
      </w:pPr>
      <w:r>
        <w:rPr>
          <w:rFonts w:eastAsia="宋体"/>
        </w:rPr>
        <w:tab/>
      </w:r>
      <m:oMath>
        <m:sSub>
          <m:sSubPr>
            <m:ctrlPr>
              <w:rPr>
                <w:rFonts w:ascii="Cambria Math" w:eastAsiaTheme="minorEastAsia" w:hAnsi="Cambria Math"/>
              </w:rPr>
            </m:ctrlPr>
          </m:sSubPr>
          <m:e>
            <m:r>
              <w:rPr>
                <w:rFonts w:ascii="Cambria Math" w:eastAsiaTheme="minorEastAsia" w:hAnsi="Cambria Math"/>
              </w:rPr>
              <m:t>n</m:t>
            </m:r>
          </m:e>
          <m:sub>
            <m:r>
              <m:rPr>
                <m:sty m:val="p"/>
              </m:rPr>
              <w:rPr>
                <w:rFonts w:ascii="Cambria Math" w:eastAsiaTheme="minorEastAsia" w:hAnsi="Cambria Math" w:hint="eastAsia"/>
              </w:rPr>
              <m:t>K</m:t>
            </m:r>
            <m:r>
              <w:rPr>
                <w:rFonts w:ascii="Cambria Math" w:eastAsiaTheme="minorEastAsia" w:hAnsi="Cambria Math" w:hint="eastAsia"/>
              </w:rPr>
              <m:t>S</m:t>
            </m:r>
          </m:sub>
        </m:sSub>
        <m:r>
          <m:rPr>
            <m:sty m:val="p"/>
            <m:aln/>
          </m:rPr>
          <w:rPr>
            <w:rFonts w:ascii="Cambria Math" w:eastAsiaTheme="minorEastAsia" w:hAnsi="Cambria Math" w:hint="eastAsia"/>
          </w:rPr>
          <m:t>=</m:t>
        </m:r>
        <m:f>
          <m:fPr>
            <m:ctrlPr>
              <w:rPr>
                <w:rFonts w:ascii="Cambria Math" w:hAnsi="Cambria Math"/>
              </w:rPr>
            </m:ctrlPr>
          </m:fPr>
          <m:num>
            <m:r>
              <m:rPr>
                <m:sty m:val="p"/>
              </m:rPr>
              <w:rPr>
                <w:rFonts w:ascii="Cambria Math" w:eastAsiaTheme="minorEastAsia" w:hAnsi="Cambria Math" w:hint="eastAsia"/>
              </w:rPr>
              <m:t>2</m:t>
            </m:r>
            <m:sSub>
              <m:sSubPr>
                <m:ctrlPr>
                  <w:rPr>
                    <w:rFonts w:ascii="Cambria Math" w:hAnsi="Cambria Math"/>
                  </w:rPr>
                </m:ctrlPr>
              </m:sSubPr>
              <m:e>
                <m:r>
                  <w:rPr>
                    <w:rFonts w:ascii="Cambria Math" w:eastAsiaTheme="minorEastAsia" w:hAnsi="Cambria Math" w:hint="eastAsia"/>
                  </w:rPr>
                  <m:t>S</m:t>
                </m:r>
              </m:e>
              <m:sub>
                <m:r>
                  <w:rPr>
                    <w:rFonts w:ascii="Cambria Math" w:eastAsiaTheme="minorEastAsia" w:hAnsi="Cambria Math" w:hint="eastAsia"/>
                  </w:rPr>
                  <m:t>S</m:t>
                </m:r>
              </m:sub>
            </m:sSub>
          </m:num>
          <m:den>
            <m:r>
              <w:rPr>
                <w:rFonts w:ascii="Cambria Math" w:hAnsi="Cambria Math"/>
              </w:rPr>
              <m:t>e</m:t>
            </m:r>
          </m:den>
        </m:f>
        <m:r>
          <m:rPr>
            <m:sty m:val="p"/>
          </m:rPr>
          <w:rPr>
            <w:rFonts w:ascii="Cambria Math" w:eastAsiaTheme="minorEastAsia" w:hAnsi="Cambria Math"/>
          </w:rPr>
          <m:t>-</m:t>
        </m:r>
        <m:f>
          <m:fPr>
            <m:ctrlPr>
              <w:rPr>
                <w:rFonts w:ascii="Cambria Math" w:hAnsi="Cambria Math"/>
              </w:rPr>
            </m:ctrlPr>
          </m:fPr>
          <m:num>
            <m:d>
              <m:dPr>
                <m:ctrlPr>
                  <w:rPr>
                    <w:rFonts w:ascii="Cambria Math" w:hAnsi="Cambria Math"/>
                  </w:rPr>
                </m:ctrlPr>
              </m:dPr>
              <m:e>
                <m:sSub>
                  <m:sSubPr>
                    <m:ctrlPr>
                      <w:rPr>
                        <w:rFonts w:ascii="Cambria Math" w:eastAsiaTheme="minorEastAsia" w:hAnsi="Cambria Math"/>
                      </w:rPr>
                    </m:ctrlPr>
                  </m:sSubPr>
                  <m:e>
                    <m:r>
                      <w:rPr>
                        <w:rFonts w:ascii="Cambria Math" w:eastAsiaTheme="minorEastAsia" w:hAnsi="Cambria Math"/>
                      </w:rPr>
                      <m:t>y</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K</m:t>
                    </m:r>
                  </m:sub>
                </m:sSub>
                <m:r>
                  <m:rPr>
                    <m:sty m:val="p"/>
                  </m:rPr>
                  <w:rPr>
                    <w:rFonts w:ascii="Cambria Math" w:hAnsi="Cambria Math"/>
                  </w:rPr>
                  <m:t>+</m:t>
                </m:r>
                <m:sSub>
                  <m:sSubPr>
                    <m:ctrlPr>
                      <w:rPr>
                        <w:rFonts w:ascii="Cambria Math" w:eastAsiaTheme="minorEastAsia" w:hAnsi="Cambria Math"/>
                      </w:rPr>
                    </m:ctrlPr>
                  </m:sSubPr>
                  <m:e>
                    <m:r>
                      <w:rPr>
                        <w:rFonts w:ascii="Cambria Math" w:eastAsiaTheme="minorEastAsia" w:hAnsi="Cambria Math"/>
                      </w:rPr>
                      <m:t>y</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K</m:t>
                    </m:r>
                  </m:sub>
                </m:sSub>
              </m:e>
            </m:d>
            <m:r>
              <m:rPr>
                <m:sty m:val="p"/>
              </m:rPr>
              <w:rPr>
                <w:rFonts w:ascii="Cambria Math" w:hAnsi="Cambria Math"/>
              </w:rPr>
              <m:t>-2(</m:t>
            </m:r>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hint="eastAsia"/>
                  </w:rPr>
                  <m:t>K</m:t>
                </m:r>
                <m:r>
                  <w:rPr>
                    <w:rFonts w:ascii="Cambria Math" w:eastAsiaTheme="minorEastAsia" w:hAnsi="Cambria Math"/>
                  </w:rPr>
                  <m:t>S</m:t>
                </m:r>
              </m:sub>
            </m:sSub>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S</m:t>
                </m:r>
              </m:sub>
            </m:sSub>
            <m:sSub>
              <m:sSubPr>
                <m:ctrlPr>
                  <w:rPr>
                    <w:rFonts w:ascii="Cambria Math" w:eastAsiaTheme="minorEastAsia" w:hAnsi="Cambria Math"/>
                  </w:rPr>
                </m:ctrlPr>
              </m:sSubPr>
              <m:e>
                <m:r>
                  <w:rPr>
                    <w:rFonts w:ascii="Cambria Math" w:eastAsiaTheme="minorEastAsia" w:hAnsi="Cambria Math"/>
                  </w:rPr>
                  <m:t>n</m:t>
                </m:r>
              </m:e>
              <m:sub>
                <m:r>
                  <m:rPr>
                    <m:sty m:val="p"/>
                  </m:rPr>
                  <w:rPr>
                    <w:rFonts w:ascii="Cambria Math" w:eastAsiaTheme="minorEastAsia" w:hAnsi="Cambria Math" w:hint="eastAsia"/>
                  </w:rPr>
                  <m:t>K</m:t>
                </m:r>
                <m:r>
                  <w:rPr>
                    <w:rFonts w:ascii="Cambria Math" w:eastAsiaTheme="minorEastAsia" w:hAnsi="Cambria Math"/>
                  </w:rPr>
                  <m:t>B</m:t>
                </m:r>
              </m:sub>
            </m:sSub>
            <m:r>
              <m:rPr>
                <m:sty m:val="p"/>
              </m:rPr>
              <w:rPr>
                <w:rFonts w:ascii="Cambria Math" w:eastAsiaTheme="minorEastAsia" w:hAnsi="Cambria Math"/>
              </w:rPr>
              <m:t>)</m:t>
            </m:r>
          </m:num>
          <m:den>
            <w:bookmarkStart w:id="331" w:name="OLE_LINK60"/>
            <w:bookmarkStart w:id="332" w:name="OLE_LINK61"/>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w:bookmarkEnd w:id="331"/>
            <w:bookmarkEnd w:id="332"/>
          </m:den>
        </m:f>
      </m:oMath>
      <w:bookmarkEnd w:id="330"/>
      <w:r>
        <w:rPr>
          <w:rFonts w:eastAsia="宋体"/>
        </w:rPr>
        <w:tab/>
        <w:t>(4.3.2.2)</w:t>
      </w:r>
    </w:p>
    <w:p w14:paraId="00B74BDD" w14:textId="47B8F98B" w:rsidR="008450DE" w:rsidRPr="00A85EA4" w:rsidRDefault="008450DE" w:rsidP="00A85EA4">
      <w:pPr>
        <w:pStyle w:val="af"/>
        <w:ind w:firstLine="480"/>
      </w:pPr>
      <w:r w:rsidRPr="00A85EA4">
        <w:rPr>
          <w:rFonts w:hint="eastAsia"/>
        </w:rPr>
        <w:t>此时，平台</w:t>
      </w:r>
      <w:r w:rsidRPr="00A85EA4">
        <w:t>K</w:t>
      </w:r>
      <w:r w:rsidRPr="00A85EA4">
        <w:rPr>
          <w:rFonts w:hint="eastAsia"/>
        </w:rPr>
        <w:t>的利润函数表示为：</w:t>
      </w:r>
      <m:oMath>
        <m:r>
          <w:rPr>
            <w:rFonts w:ascii="Cambria Math" w:hAnsi="Cambria Math"/>
          </w:rPr>
          <m:t>π</m:t>
        </m:r>
        <m:r>
          <w:rPr>
            <w:rFonts w:ascii="Cambria Math" w:hAnsi="Cambria Math" w:hint="eastAsia"/>
          </w:rPr>
          <m:t>=</m:t>
        </m:r>
        <m:sSub>
          <m:sSubPr>
            <m:ctrlPr>
              <w:rPr>
                <w:rFonts w:ascii="Cambria Math" w:hAnsi="Cambria Math"/>
                <w:i/>
              </w:rPr>
            </m:ctrlPr>
          </m:sSubPr>
          <m:e>
            <m:r>
              <w:rPr>
                <w:rFonts w:ascii="Cambria Math" w:hAnsi="Cambria Math" w:hint="eastAsia"/>
              </w:rPr>
              <m:t>P</m:t>
            </m:r>
          </m:e>
          <m:sub>
            <m:r>
              <w:rPr>
                <w:rFonts w:ascii="Cambria Math" w:hAnsi="Cambria Math" w:hint="eastAsia"/>
              </w:rPr>
              <m:t>K</m:t>
            </m:r>
            <m:r>
              <w:rPr>
                <w:rFonts w:ascii="Cambria Math" w:hAnsi="Cambria Math"/>
              </w:rPr>
              <m:t>S</m:t>
            </m:r>
          </m:sub>
        </m:sSub>
        <m:sSub>
          <m:sSubPr>
            <m:ctrlPr>
              <w:rPr>
                <w:rFonts w:ascii="Cambria Math" w:hAnsi="Cambria Math"/>
              </w:rPr>
            </m:ctrlPr>
          </m:sSubPr>
          <m:e>
            <m:r>
              <w:rPr>
                <w:rFonts w:ascii="Cambria Math" w:hAnsi="Cambria Math"/>
              </w:rPr>
              <m:t>n</m:t>
            </m:r>
          </m:e>
          <m:sub>
            <m:r>
              <w:rPr>
                <w:rFonts w:ascii="Cambria Math" w:hAnsi="Cambria Math"/>
              </w:rPr>
              <m:t>KS</m:t>
            </m:r>
          </m:sub>
        </m:sSub>
        <m:r>
          <m:rPr>
            <m:sty m:val="p"/>
          </m:rPr>
          <w:rPr>
            <w:rFonts w:ascii="Cambria Math" w:hAnsi="Cambria Math"/>
          </w:rPr>
          <m:t>+</m:t>
        </m:r>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B</m:t>
            </m:r>
          </m:sub>
        </m:sSub>
        <m:sSub>
          <m:sSubPr>
            <m:ctrlPr>
              <w:rPr>
                <w:rFonts w:ascii="Cambria Math" w:hAnsi="Cambria Math"/>
              </w:rPr>
            </m:ctrlPr>
          </m:sSubPr>
          <m:e>
            <m:r>
              <w:rPr>
                <w:rFonts w:ascii="Cambria Math" w:hAnsi="Cambria Math"/>
              </w:rPr>
              <m:t>n</m:t>
            </m:r>
          </m:e>
          <m:sub>
            <m:r>
              <w:rPr>
                <w:rFonts w:ascii="Cambria Math" w:hAnsi="Cambria Math"/>
              </w:rPr>
              <m:t>KB</m:t>
            </m:r>
          </m:sub>
        </m:sSub>
      </m:oMath>
      <w:r w:rsidRPr="00A85EA4">
        <w:t>，</w:t>
      </w:r>
      <w:r w:rsidRPr="00A85EA4">
        <w:rPr>
          <w:rFonts w:hint="eastAsia"/>
        </w:rPr>
        <w:t>分别以</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B</m:t>
            </m:r>
          </m:sub>
        </m:sSub>
      </m:oMath>
      <w:r w:rsidRPr="00A85EA4">
        <w:rPr>
          <w:rFonts w:hint="eastAsia"/>
        </w:rPr>
        <w:t>和</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S</m:t>
            </m:r>
          </m:sub>
        </m:sSub>
      </m:oMath>
      <w:r w:rsidRPr="00A85EA4">
        <w:rPr>
          <w:rFonts w:hint="eastAsia"/>
        </w:rPr>
        <w:t>对其进行一阶求导，求取均衡价格，即平台</w:t>
      </w:r>
      <w:r w:rsidRPr="00A85EA4">
        <w:t>K</w:t>
      </w:r>
      <w:r w:rsidRPr="00A85EA4">
        <w:rPr>
          <w:rFonts w:hint="eastAsia"/>
        </w:rPr>
        <w:t>对消费者及供应商制定的均衡价格为</w:t>
      </w:r>
      <w:r w:rsidRPr="00A85EA4">
        <w:t>：</w:t>
      </w:r>
    </w:p>
    <w:p w14:paraId="27806DAC" w14:textId="77777777" w:rsidR="006B1530" w:rsidRDefault="006B1530" w:rsidP="006B1530">
      <w:pPr>
        <w:pStyle w:val="afd"/>
        <w:ind w:firstLine="480"/>
        <w:rPr>
          <w:rFonts w:eastAsia="宋体"/>
        </w:rPr>
      </w:pPr>
      <w:r>
        <w:rPr>
          <w:rFonts w:eastAsia="宋体"/>
        </w:rPr>
        <w:tab/>
      </w:r>
      <m:oMath>
        <m:d>
          <m:dPr>
            <m:begChr m:val="{"/>
            <m:endChr m:val=""/>
            <m:ctrlPr>
              <w:rPr>
                <w:rFonts w:ascii="Cambria Math" w:eastAsia="宋体" w:hAnsi="Cambria Math"/>
                <w:i/>
              </w:rPr>
            </m:ctrlPr>
          </m:dPr>
          <m:e>
            <m:r>
              <w:rPr>
                <w:rFonts w:ascii="Cambria Math" w:eastAsia="宋体" w:hAnsi="Cambria Math"/>
              </w:rPr>
              <m:t xml:space="preserve">  </m:t>
            </m:r>
            <m:eqArr>
              <m:eqArrPr>
                <m:ctrlPr>
                  <w:rPr>
                    <w:rFonts w:ascii="Cambria Math" w:eastAsia="宋体" w:hAnsi="Cambria Math"/>
                    <w:i/>
                  </w:rPr>
                </m:ctrlPr>
              </m:eqArrPr>
              <m:e>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KB</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d>
                      <m:dPr>
                        <m:begChr m:val="["/>
                        <m:endChr m:val="]"/>
                        <m:ctrlPr>
                          <w:rPr>
                            <w:rFonts w:ascii="Cambria Math" w:eastAsiaTheme="minorEastAsia" w:hAnsi="Cambria Math"/>
                          </w:rPr>
                        </m:ctrlPr>
                      </m:dPr>
                      <m:e>
                        <m:f>
                          <m:fPr>
                            <m:ctrlPr>
                              <w:rPr>
                                <w:rFonts w:ascii="Cambria Math" w:eastAsiaTheme="minorEastAsia" w:hAnsi="Cambria Math"/>
                              </w:rPr>
                            </m:ctrlPr>
                          </m:fPr>
                          <m:num>
                            <m:r>
                              <m:rPr>
                                <m:sty m:val="p"/>
                              </m:rP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r>
                              <m:rPr>
                                <m:sty m:val="p"/>
                              </m:rP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hint="eastAsia"/>
                                  </w:rPr>
                                  <m:t>S</m:t>
                                </m:r>
                              </m:sub>
                            </m:sSub>
                            <m:r>
                              <m:rPr>
                                <m:sty m:val="p"/>
                              </m:rPr>
                              <w:rPr>
                                <w:rFonts w:ascii="Cambria Math" w:eastAsiaTheme="minorEastAsia" w:hAnsi="Cambria Math"/>
                              </w:rPr>
                              <m:t>-</m:t>
                            </m:r>
                            <m:r>
                              <m:rPr>
                                <m:sty m:val="p"/>
                              </m:rPr>
                              <w:rPr>
                                <w:rFonts w:ascii="Cambria Math" w:eastAsiaTheme="minorEastAsia" w:hAnsi="Cambria Math" w:hint="eastAsia"/>
                              </w:rPr>
                              <m:t>2</m:t>
                            </m:r>
                            <m:sSubSup>
                              <m:sSubSupPr>
                                <m:ctrlPr>
                                  <w:rPr>
                                    <w:rFonts w:ascii="Cambria Math" w:eastAsiaTheme="minorEastAsia" w:hAnsi="Cambria Math"/>
                                  </w:rPr>
                                </m:ctrlPr>
                              </m:sSubSupPr>
                              <m:e>
                                <m:r>
                                  <w:rPr>
                                    <w:rFonts w:ascii="Cambria Math" w:eastAsiaTheme="minorEastAsia" w:hAnsi="Cambria Math"/>
                                  </w:rPr>
                                  <m:t>α</m:t>
                                </m:r>
                              </m:e>
                              <m:sub>
                                <m:r>
                                  <w:rPr>
                                    <w:rFonts w:ascii="Cambria Math" w:eastAsiaTheme="minorEastAsia" w:hAnsi="Cambria Math"/>
                                  </w:rPr>
                                  <m:t>S</m:t>
                                </m:r>
                              </m:sub>
                              <m:sup>
                                <m:r>
                                  <m:rPr>
                                    <m:sty m:val="p"/>
                                  </m:rPr>
                                  <w:rPr>
                                    <w:rFonts w:ascii="Cambria Math" w:eastAsiaTheme="minorEastAsia" w:hAnsi="Cambria Math" w:hint="eastAsia"/>
                                  </w:rPr>
                                  <m:t>2</m:t>
                                </m:r>
                              </m:sup>
                            </m:sSubSup>
                          </m:num>
                          <m:den>
                            <m:r>
                              <w:rPr>
                                <w:rFonts w:ascii="Cambria Math" w:eastAsiaTheme="minorEastAsia" w:hAnsi="Cambria Math"/>
                              </w:rPr>
                              <m:t>e</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S</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r>
                              <m:rPr>
                                <m:sty m:val="p"/>
                              </m:rPr>
                              <w:rPr>
                                <w:rFonts w:ascii="Cambria Math" w:eastAsiaTheme="minorEastAsia" w:hAnsi="Cambria Math"/>
                              </w:rPr>
                              <m:t>-3</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hint="eastAsia"/>
                                  </w:rPr>
                                  <m:t>S</m:t>
                                </m:r>
                              </m:sub>
                            </m:sSub>
                            <m:r>
                              <m:rPr>
                                <m:sty m:val="p"/>
                              </m:rPr>
                              <w:rPr>
                                <w:rFonts w:ascii="Cambria Math" w:eastAsiaTheme="minorEastAsia" w:hAnsi="Cambria Math"/>
                              </w:rPr>
                              <m:t>)</m:t>
                            </m:r>
                          </m:num>
                          <m:den>
                            <m:r>
                              <w:rPr>
                                <w:rFonts w:ascii="Cambria Math" w:eastAsiaTheme="minorEastAsia" w:hAnsi="Cambria Math"/>
                              </w:rPr>
                              <m:t>e</m:t>
                            </m:r>
                          </m:den>
                        </m:f>
                      </m:e>
                    </m:d>
                  </m:num>
                  <m:den>
                    <m:sSub>
                      <m:sSubPr>
                        <m:ctrlPr>
                          <w:rPr>
                            <w:rFonts w:ascii="Cambria Math" w:eastAsiaTheme="minorEastAsia" w:hAnsi="Cambria Math"/>
                          </w:rPr>
                        </m:ctrlPr>
                      </m:sSubPr>
                      <m:e>
                        <m:r>
                          <m:rPr>
                            <m:sty m:val="p"/>
                          </m:rPr>
                          <w:rPr>
                            <w:rFonts w:ascii="Cambria Math" w:eastAsiaTheme="minorEastAsia" w:hAnsi="Cambria Math" w:hint="eastAsia"/>
                          </w:rPr>
                          <m:t>4</m:t>
                        </m:r>
                        <m:r>
                          <w:rPr>
                            <w:rFonts w:ascii="Cambria Math" w:eastAsiaTheme="minorEastAsia" w:hAnsi="Cambria Math"/>
                          </w:rPr>
                          <m:t>t</m:t>
                        </m:r>
                      </m:e>
                      <m:sub>
                        <m:r>
                          <w:rPr>
                            <w:rFonts w:ascii="Cambria Math" w:eastAsiaTheme="minorEastAsia" w:hAnsi="Cambria Math" w:hint="eastAsia"/>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sSub>
                          <m:sSubPr>
                            <m:ctrlPr>
                              <w:rPr>
                                <w:rFonts w:ascii="Cambria Math" w:eastAsiaTheme="minorEastAsia" w:hAnsi="Cambria Math"/>
                              </w:rPr>
                            </m:ctrlPr>
                          </m:sSubPr>
                          <m:e>
                            <m:r>
                              <m:rPr>
                                <m:sty m:val="p"/>
                              </m:rPr>
                              <w:rPr>
                                <w:rFonts w:ascii="Cambria Math" w:eastAsiaTheme="minorEastAsia" w:hAnsi="Cambria Math"/>
                              </w:rPr>
                              <m:t>+</m:t>
                            </m:r>
                            <m:r>
                              <w:rPr>
                                <w:rFonts w:ascii="Cambria Math" w:eastAsiaTheme="minorEastAsia" w:hAnsi="Cambria Math"/>
                              </w:rPr>
                              <m:t>α</m:t>
                            </m:r>
                          </m:e>
                          <m:sub>
                            <m:r>
                              <w:rPr>
                                <w:rFonts w:ascii="Cambria Math" w:eastAsiaTheme="minorEastAsia" w:hAnsi="Cambria Math" w:hint="eastAsia"/>
                              </w:rPr>
                              <m:t>S</m:t>
                            </m:r>
                          </m:sub>
                        </m:sSub>
                        <m:r>
                          <m:rPr>
                            <m:sty m:val="p"/>
                          </m:rPr>
                          <w:rPr>
                            <w:rFonts w:ascii="Cambria Math" w:eastAsiaTheme="minorEastAsia" w:hAnsi="Cambria Math"/>
                          </w:rPr>
                          <m:t>)</m:t>
                        </m:r>
                      </m:e>
                      <m:sup>
                        <m:r>
                          <m:rPr>
                            <m:sty m:val="p"/>
                          </m:rPr>
                          <w:rPr>
                            <w:rFonts w:ascii="Cambria Math" w:eastAsiaTheme="minorEastAsia" w:hAnsi="Cambria Math"/>
                          </w:rPr>
                          <m:t>2</m:t>
                        </m:r>
                      </m:sup>
                    </m:sSup>
                  </m:den>
                </m:f>
              </m:e>
              <m:e>
                <m:ctrlPr>
                  <w:rPr>
                    <w:rFonts w:ascii="Cambria Math" w:eastAsia="Cambria Math" w:hAnsi="Cambria Math" w:cs="Cambria Math"/>
                    <w:i/>
                  </w:rPr>
                </m:ctrlPr>
              </m:e>
              <m:e>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KS</m:t>
                    </m:r>
                  </m:sub>
                  <m:sup>
                    <m:r>
                      <m:rPr>
                        <m:sty m:val="p"/>
                      </m:rPr>
                      <w:rPr>
                        <w:rFonts w:ascii="Cambria Math" w:eastAsia="宋体" w:hAnsi="Cambria Math"/>
                      </w:rPr>
                      <m:t>*</m:t>
                    </m:r>
                  </m:sup>
                </m:sSubSup>
                <m:r>
                  <w:rPr>
                    <w:rFonts w:ascii="Cambria Math" w:eastAsia="Cambria Math" w:hAnsi="Cambria Math" w:cs="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d>
                      <m:dPr>
                        <m:begChr m:val="["/>
                        <m:endChr m:val="]"/>
                        <m:ctrlPr>
                          <w:rPr>
                            <w:rFonts w:ascii="Cambria Math" w:eastAsiaTheme="minorEastAsia" w:hAnsi="Cambria Math"/>
                          </w:rPr>
                        </m:ctrlPr>
                      </m:dPr>
                      <m:e>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S</m:t>
                                </m:r>
                              </m:sub>
                            </m:sSub>
                            <m:r>
                              <m:rPr>
                                <m:sty m:val="p"/>
                              </m:rP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r>
                              <m:rPr>
                                <m:sty m:val="p"/>
                              </m:rP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hint="eastAsia"/>
                                  </w:rPr>
                                  <m:t>S</m:t>
                                </m:r>
                              </m:sub>
                            </m:sSub>
                            <m:r>
                              <m:rPr>
                                <m:sty m:val="p"/>
                              </m:rPr>
                              <w:rPr>
                                <w:rFonts w:ascii="Cambria Math" w:eastAsiaTheme="minorEastAsia" w:hAnsi="Cambria Math"/>
                              </w:rPr>
                              <m:t>-</m:t>
                            </m:r>
                            <m:r>
                              <m:rPr>
                                <m:sty m:val="p"/>
                              </m:rPr>
                              <w:rPr>
                                <w:rFonts w:ascii="Cambria Math" w:eastAsiaTheme="minorEastAsia" w:hAnsi="Cambria Math" w:hint="eastAsia"/>
                              </w:rPr>
                              <m:t>2</m:t>
                            </m:r>
                            <m:sSubSup>
                              <m:sSubSupPr>
                                <m:ctrlPr>
                                  <w:rPr>
                                    <w:rFonts w:ascii="Cambria Math" w:eastAsiaTheme="minorEastAsia" w:hAnsi="Cambria Math"/>
                                  </w:rPr>
                                </m:ctrlPr>
                              </m:sSubSupPr>
                              <m:e>
                                <m:r>
                                  <w:rPr>
                                    <w:rFonts w:ascii="Cambria Math" w:eastAsiaTheme="minorEastAsia" w:hAnsi="Cambria Math"/>
                                  </w:rPr>
                                  <m:t>α</m:t>
                                </m:r>
                              </m:e>
                              <m:sub>
                                <m:r>
                                  <w:rPr>
                                    <w:rFonts w:ascii="Cambria Math" w:eastAsiaTheme="minorEastAsia" w:hAnsi="Cambria Math"/>
                                  </w:rPr>
                                  <m:t>B</m:t>
                                </m:r>
                              </m:sub>
                              <m:sup>
                                <m:r>
                                  <m:rPr>
                                    <m:sty m:val="p"/>
                                  </m:rPr>
                                  <w:rPr>
                                    <w:rFonts w:ascii="Cambria Math" w:eastAsiaTheme="minorEastAsia" w:hAnsi="Cambria Math" w:hint="eastAsia"/>
                                  </w:rPr>
                                  <m:t>2</m:t>
                                </m:r>
                              </m:sup>
                            </m:sSubSup>
                            <m:r>
                              <m:rPr>
                                <m:sty m:val="p"/>
                              </m:rPr>
                              <w:rPr>
                                <w:rFonts w:ascii="Cambria Math" w:eastAsiaTheme="minorEastAsia" w:hAnsi="Cambria Math"/>
                              </w:rPr>
                              <m:t>)</m:t>
                            </m:r>
                          </m:num>
                          <m:den>
                            <m:r>
                              <w:rPr>
                                <w:rFonts w:ascii="Cambria Math" w:eastAsiaTheme="minorEastAsia" w:hAnsi="Cambria Math"/>
                              </w:rPr>
                              <m:t>e</m:t>
                            </m:r>
                          </m:den>
                        </m:f>
                        <m:r>
                          <m:rPr>
                            <m:sty m:val="p"/>
                          </m:rP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S</m:t>
                                </m:r>
                              </m:sub>
                            </m:sSub>
                            <m:r>
                              <m:rPr>
                                <m:sty m:val="p"/>
                              </m:rPr>
                              <w:rPr>
                                <w:rFonts w:ascii="Cambria Math" w:eastAsiaTheme="minorEastAsia" w:hAnsi="Cambria Math"/>
                              </w:rPr>
                              <m:t>-3</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r>
                              <m:rPr>
                                <m:sty m:val="p"/>
                              </m:rPr>
                              <w:rPr>
                                <w:rFonts w:ascii="Cambria Math" w:eastAsiaTheme="minorEastAsia" w:hAnsi="Cambria Math"/>
                              </w:rPr>
                              <m:t>)</m:t>
                            </m:r>
                          </m:num>
                          <m:den>
                            <m:r>
                              <w:rPr>
                                <w:rFonts w:ascii="Cambria Math" w:eastAsiaTheme="minorEastAsia" w:hAnsi="Cambria Math"/>
                              </w:rPr>
                              <m:t>e</m:t>
                            </m:r>
                          </m:den>
                        </m:f>
                      </m:e>
                    </m:d>
                  </m:num>
                  <m:den>
                    <m:sSub>
                      <m:sSubPr>
                        <m:ctrlPr>
                          <w:rPr>
                            <w:rFonts w:ascii="Cambria Math" w:eastAsiaTheme="minorEastAsia" w:hAnsi="Cambria Math"/>
                          </w:rPr>
                        </m:ctrlPr>
                      </m:sSubPr>
                      <m:e>
                        <m:r>
                          <m:rPr>
                            <m:sty m:val="p"/>
                          </m:rPr>
                          <w:rPr>
                            <w:rFonts w:ascii="Cambria Math" w:eastAsiaTheme="minorEastAsia" w:hAnsi="Cambria Math" w:hint="eastAsia"/>
                          </w:rPr>
                          <m:t>4</m:t>
                        </m:r>
                        <m:r>
                          <w:rPr>
                            <w:rFonts w:ascii="Cambria Math" w:eastAsiaTheme="minorEastAsia" w:hAnsi="Cambria Math"/>
                          </w:rPr>
                          <m:t>t</m:t>
                        </m:r>
                      </m:e>
                      <m:sub>
                        <m:r>
                          <w:rPr>
                            <w:rFonts w:ascii="Cambria Math" w:eastAsiaTheme="minorEastAsia" w:hAnsi="Cambria Math" w:hint="eastAsia"/>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sSub>
                          <m:sSubPr>
                            <m:ctrlPr>
                              <w:rPr>
                                <w:rFonts w:ascii="Cambria Math" w:eastAsiaTheme="minorEastAsia" w:hAnsi="Cambria Math"/>
                              </w:rPr>
                            </m:ctrlPr>
                          </m:sSubPr>
                          <m:e>
                            <m:r>
                              <m:rPr>
                                <m:sty m:val="p"/>
                              </m:rPr>
                              <w:rPr>
                                <w:rFonts w:ascii="Cambria Math" w:eastAsiaTheme="minorEastAsia" w:hAnsi="Cambria Math"/>
                              </w:rPr>
                              <m:t>+</m:t>
                            </m:r>
                            <m:r>
                              <w:rPr>
                                <w:rFonts w:ascii="Cambria Math" w:eastAsiaTheme="minorEastAsia" w:hAnsi="Cambria Math"/>
                              </w:rPr>
                              <m:t>α</m:t>
                            </m:r>
                          </m:e>
                          <m:sub>
                            <m:r>
                              <w:rPr>
                                <w:rFonts w:ascii="Cambria Math" w:eastAsiaTheme="minorEastAsia" w:hAnsi="Cambria Math" w:hint="eastAsia"/>
                              </w:rPr>
                              <m:t>S</m:t>
                            </m:r>
                          </m:sub>
                        </m:sSub>
                        <m:r>
                          <m:rPr>
                            <m:sty m:val="p"/>
                          </m:rPr>
                          <w:rPr>
                            <w:rFonts w:ascii="Cambria Math" w:eastAsiaTheme="minorEastAsia" w:hAnsi="Cambria Math"/>
                          </w:rPr>
                          <m:t>)</m:t>
                        </m:r>
                      </m:e>
                      <m:sup>
                        <m:r>
                          <m:rPr>
                            <m:sty m:val="p"/>
                          </m:rPr>
                          <w:rPr>
                            <w:rFonts w:ascii="Cambria Math" w:eastAsiaTheme="minorEastAsia" w:hAnsi="Cambria Math"/>
                          </w:rPr>
                          <m:t>2</m:t>
                        </m:r>
                      </m:sup>
                    </m:sSup>
                  </m:den>
                </m:f>
                <m:ctrlPr>
                  <w:rPr>
                    <w:rFonts w:ascii="Cambria Math" w:eastAsia="Cambria Math" w:hAnsi="Cambria Math" w:cs="Cambria Math"/>
                    <w:i/>
                  </w:rPr>
                </m:ctrlPr>
              </m:e>
              <m:e/>
            </m:eqArr>
          </m:e>
        </m:d>
      </m:oMath>
      <w:r>
        <w:rPr>
          <w:rFonts w:eastAsia="宋体"/>
        </w:rPr>
        <w:tab/>
        <w:t>(4.3.2.3)</w:t>
      </w:r>
    </w:p>
    <w:p w14:paraId="56F96B1E" w14:textId="571C85C5" w:rsidR="008450DE" w:rsidRPr="00A85EA4" w:rsidRDefault="00A85EA4" w:rsidP="006B1530">
      <w:pPr>
        <w:pStyle w:val="afd"/>
        <w:ind w:firstLine="480"/>
      </w:pPr>
      <w:r w:rsidRPr="00A85EA4">
        <w:rPr>
          <w:rFonts w:ascii="PMingLiU" w:eastAsia="PMingLiU" w:hAnsi="PMingLiU" w:cs="PMingLiU" w:hint="eastAsia"/>
        </w:rPr>
        <w:t>将</w:t>
      </w:r>
      <w:r w:rsidRPr="00A85EA4">
        <w:t>4.3.</w:t>
      </w:r>
      <w:r w:rsidR="00E67E21">
        <w:t>2.3</w:t>
      </w:r>
      <w:r w:rsidRPr="00A85EA4">
        <w:rPr>
          <w:rFonts w:ascii="宋体" w:eastAsia="宋体" w:hAnsi="宋体" w:cs="宋体" w:hint="eastAsia"/>
        </w:rPr>
        <w:t>带回</w:t>
      </w:r>
      <w:r w:rsidR="00E67E21">
        <w:t>4.3.2.1</w:t>
      </w:r>
      <w:r w:rsidRPr="00A85EA4">
        <w:rPr>
          <w:rFonts w:ascii="宋体" w:eastAsia="宋体" w:hAnsi="宋体" w:cs="宋体" w:hint="eastAsia"/>
        </w:rPr>
        <w:t>与</w:t>
      </w:r>
      <w:r w:rsidRPr="00A85EA4">
        <w:t>4.3.</w:t>
      </w:r>
      <w:r w:rsidR="00E67E21">
        <w:t>2.2</w:t>
      </w:r>
      <w:r w:rsidRPr="00A85EA4">
        <w:rPr>
          <w:rFonts w:ascii="宋体" w:eastAsia="宋体" w:hAnsi="宋体" w:cs="宋体" w:hint="eastAsia"/>
        </w:rPr>
        <w:t>需求函数中则可得到均衡数量：</w:t>
      </w:r>
    </w:p>
    <w:p w14:paraId="6B2C94A0" w14:textId="77777777" w:rsidR="006B1530" w:rsidRDefault="006B1530" w:rsidP="006B1530">
      <w:pPr>
        <w:pStyle w:val="afd"/>
        <w:ind w:firstLine="480"/>
        <w:rPr>
          <w:rFonts w:eastAsia="宋体"/>
        </w:rPr>
      </w:pPr>
      <w:r>
        <w:rPr>
          <w:rFonts w:eastAsia="宋体"/>
        </w:rPr>
        <w:tab/>
      </w:r>
      <m:oMath>
        <m:d>
          <m:dPr>
            <m:begChr m:val="{"/>
            <m:endChr m:val=""/>
            <m:ctrlPr>
              <w:rPr>
                <w:rFonts w:ascii="Cambria Math" w:eastAsia="宋体" w:hAnsi="Cambria Math"/>
                <w:i/>
              </w:rPr>
            </m:ctrlPr>
          </m:dPr>
          <m:e>
            <m:r>
              <w:rPr>
                <w:rFonts w:ascii="Cambria Math" w:eastAsia="宋体" w:hAnsi="Cambria Math"/>
              </w:rPr>
              <m:t xml:space="preserve">  </m:t>
            </m:r>
            <m:eqArr>
              <m:eqArrPr>
                <m:ctrlPr>
                  <w:rPr>
                    <w:rFonts w:ascii="Cambria Math" w:eastAsia="宋体" w:hAnsi="Cambria Math"/>
                    <w:i/>
                  </w:rPr>
                </m:ctrlPr>
              </m:eqArrPr>
              <m:e>
                <m:sSubSup>
                  <m:sSubSupPr>
                    <m:ctrlPr>
                      <w:rPr>
                        <w:rFonts w:ascii="Cambria Math" w:eastAsia="宋体" w:hAnsi="Cambria Math"/>
                      </w:rPr>
                    </m:ctrlPr>
                  </m:sSubSupPr>
                  <m:e>
                    <m:r>
                      <w:rPr>
                        <w:rFonts w:ascii="Cambria Math" w:eastAsia="宋体" w:hAnsi="Cambria Math"/>
                      </w:rPr>
                      <m:t>n</m:t>
                    </m:r>
                  </m:e>
                  <m:sub>
                    <m:r>
                      <w:rPr>
                        <w:rFonts w:ascii="Cambria Math" w:eastAsia="宋体" w:hAnsi="Cambria Math"/>
                      </w:rPr>
                      <m:t>KB</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Theme="minorEastAsia" w:hAnsi="Cambria Math"/>
                      </w:rPr>
                    </m:ctrlPr>
                  </m:fPr>
                  <m:num>
                    <m:f>
                      <m:fPr>
                        <m:ctrlPr>
                          <w:rPr>
                            <w:rFonts w:ascii="Cambria Math" w:eastAsiaTheme="minorEastAsia" w:hAnsi="Cambria Math"/>
                          </w:rPr>
                        </m:ctrlPr>
                      </m:fPr>
                      <m:num>
                        <w:bookmarkStart w:id="333" w:name="OLE_LINK65"/>
                        <w:bookmarkStart w:id="334" w:name="OLE_LINK64"/>
                        <m:sSub>
                          <m:sSubPr>
                            <m:ctrlPr>
                              <w:rPr>
                                <w:rFonts w:ascii="Cambria Math" w:eastAsiaTheme="minorEastAsia" w:hAnsi="Cambria Math"/>
                              </w:rPr>
                            </m:ctrlPr>
                          </m:sSubPr>
                          <m:e>
                            <m:r>
                              <m:rPr>
                                <m:sty m:val="p"/>
                              </m:rPr>
                              <w:rPr>
                                <w:rFonts w:ascii="Cambria Math" w:eastAsiaTheme="minorEastAsia" w:hAnsi="Cambria Math" w:hint="eastAsia"/>
                              </w:rPr>
                              <m:t>4</m:t>
                            </m:r>
                            <m:r>
                              <w:rPr>
                                <w:rFonts w:ascii="Cambria Math" w:eastAsiaTheme="minorEastAsia" w:hAnsi="Cambria Math"/>
                              </w:rPr>
                              <m:t>t</m:t>
                            </m:r>
                          </m:e>
                          <m:sub>
                            <m:r>
                              <w:rPr>
                                <w:rFonts w:ascii="Cambria Math" w:eastAsiaTheme="minorEastAsia" w:hAnsi="Cambria Math" w:hint="eastAsia"/>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w:bookmarkEnd w:id="333"/>
                        <w:bookmarkEnd w:id="334"/>
                      </m:num>
                      <m:den>
                        <m:r>
                          <w:rPr>
                            <w:rFonts w:ascii="Cambria Math" w:eastAsiaTheme="minorEastAsia" w:hAnsi="Cambria Math"/>
                          </w:rPr>
                          <m:t>e</m:t>
                        </m:r>
                      </m:den>
                    </m:f>
                    <m:r>
                      <m:rPr>
                        <m:sty m:val="p"/>
                      </m:rP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sSub>
                          <m:sSubPr>
                            <m:ctrlPr>
                              <w:rPr>
                                <w:rFonts w:ascii="Cambria Math" w:eastAsiaTheme="minorEastAsia" w:hAnsi="Cambria Math"/>
                              </w:rPr>
                            </m:ctrlPr>
                          </m:sSubPr>
                          <m:e>
                            <m:r>
                              <m:rPr>
                                <m:sty m:val="p"/>
                              </m:rPr>
                              <w:rPr>
                                <w:rFonts w:ascii="Cambria Math" w:eastAsiaTheme="minorEastAsia" w:hAnsi="Cambria Math"/>
                              </w:rPr>
                              <m:t>+</m:t>
                            </m:r>
                            <m:r>
                              <w:rPr>
                                <w:rFonts w:ascii="Cambria Math" w:eastAsiaTheme="minorEastAsia" w:hAnsi="Cambria Math"/>
                              </w:rPr>
                              <m:t>α</m:t>
                            </m:r>
                          </m:e>
                          <m:sub>
                            <m:r>
                              <w:rPr>
                                <w:rFonts w:ascii="Cambria Math" w:eastAsiaTheme="minorEastAsia" w:hAnsi="Cambria Math" w:hint="eastAsia"/>
                              </w:rPr>
                              <m:t>S</m:t>
                            </m:r>
                          </m:sub>
                        </m:sSub>
                      </m:e>
                    </m:d>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S</m:t>
                        </m:r>
                      </m:sub>
                    </m:sSub>
                    <m:r>
                      <m:rPr>
                        <m:sty m:val="p"/>
                      </m:rPr>
                      <w:rPr>
                        <w:rFonts w:ascii="Cambria Math" w:eastAsiaTheme="minorEastAsia" w:hAnsi="Cambria Math"/>
                      </w:rPr>
                      <m:t>/</m:t>
                    </m:r>
                    <m:r>
                      <w:rPr>
                        <w:rFonts w:ascii="Cambria Math" w:eastAsiaTheme="minorEastAsia" w:hAnsi="Cambria Math"/>
                      </w:rPr>
                      <m:t>e</m:t>
                    </m:r>
                  </m:num>
                  <m:den>
                    <m:sSub>
                      <m:sSubPr>
                        <m:ctrlPr>
                          <w:rPr>
                            <w:rFonts w:ascii="Cambria Math" w:eastAsiaTheme="minorEastAsia" w:hAnsi="Cambria Math"/>
                          </w:rPr>
                        </m:ctrlPr>
                      </m:sSubPr>
                      <m:e>
                        <m:r>
                          <m:rPr>
                            <m:sty m:val="p"/>
                          </m:rPr>
                          <w:rPr>
                            <w:rFonts w:ascii="Cambria Math" w:eastAsiaTheme="minorEastAsia" w:hAnsi="Cambria Math" w:hint="eastAsia"/>
                          </w:rPr>
                          <m:t>4</m:t>
                        </m:r>
                        <m:r>
                          <w:rPr>
                            <w:rFonts w:ascii="Cambria Math" w:eastAsiaTheme="minorEastAsia" w:hAnsi="Cambria Math"/>
                          </w:rPr>
                          <m:t>t</m:t>
                        </m:r>
                      </m:e>
                      <m:sub>
                        <m:r>
                          <w:rPr>
                            <w:rFonts w:ascii="Cambria Math" w:eastAsiaTheme="minorEastAsia" w:hAnsi="Cambria Math" w:hint="eastAsia"/>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sSub>
                          <m:sSubPr>
                            <m:ctrlPr>
                              <w:rPr>
                                <w:rFonts w:ascii="Cambria Math" w:eastAsiaTheme="minorEastAsia" w:hAnsi="Cambria Math"/>
                              </w:rPr>
                            </m:ctrlPr>
                          </m:sSubPr>
                          <m:e>
                            <m:r>
                              <m:rPr>
                                <m:sty m:val="p"/>
                              </m:rPr>
                              <w:rPr>
                                <w:rFonts w:ascii="Cambria Math" w:eastAsiaTheme="minorEastAsia" w:hAnsi="Cambria Math"/>
                              </w:rPr>
                              <m:t>+</m:t>
                            </m:r>
                            <m:r>
                              <w:rPr>
                                <w:rFonts w:ascii="Cambria Math" w:eastAsiaTheme="minorEastAsia" w:hAnsi="Cambria Math"/>
                              </w:rPr>
                              <m:t>α</m:t>
                            </m:r>
                          </m:e>
                          <m:sub>
                            <m:r>
                              <w:rPr>
                                <w:rFonts w:ascii="Cambria Math" w:eastAsiaTheme="minorEastAsia" w:hAnsi="Cambria Math" w:hint="eastAsia"/>
                              </w:rPr>
                              <m:t>S</m:t>
                            </m:r>
                          </m:sub>
                        </m:sSub>
                        <m:r>
                          <m:rPr>
                            <m:sty m:val="p"/>
                          </m:rPr>
                          <w:rPr>
                            <w:rFonts w:ascii="Cambria Math" w:eastAsiaTheme="minorEastAsia" w:hAnsi="Cambria Math"/>
                          </w:rPr>
                          <m:t>)</m:t>
                        </m:r>
                      </m:e>
                      <m:sup>
                        <m:r>
                          <m:rPr>
                            <m:sty m:val="p"/>
                          </m:rPr>
                          <w:rPr>
                            <w:rFonts w:ascii="Cambria Math" w:eastAsiaTheme="minorEastAsia" w:hAnsi="Cambria Math"/>
                          </w:rPr>
                          <m:t>2</m:t>
                        </m:r>
                      </m:sup>
                    </m:sSup>
                  </m:den>
                </m:f>
              </m:e>
              <m:e>
                <m:ctrlPr>
                  <w:rPr>
                    <w:rFonts w:ascii="Cambria Math" w:eastAsia="Cambria Math" w:hAnsi="Cambria Math" w:cs="Cambria Math"/>
                    <w:i/>
                  </w:rPr>
                </m:ctrlPr>
              </m:e>
              <m:e>
                <m:sSubSup>
                  <m:sSubSupPr>
                    <m:ctrlPr>
                      <w:rPr>
                        <w:rFonts w:ascii="Cambria Math" w:eastAsia="宋体" w:hAnsi="Cambria Math"/>
                      </w:rPr>
                    </m:ctrlPr>
                  </m:sSubSupPr>
                  <m:e>
                    <m:r>
                      <w:rPr>
                        <w:rFonts w:ascii="Cambria Math" w:eastAsia="宋体" w:hAnsi="Cambria Math"/>
                      </w:rPr>
                      <m:t>n</m:t>
                    </m:r>
                  </m:e>
                  <m:sub>
                    <m:r>
                      <w:rPr>
                        <w:rFonts w:ascii="Cambria Math" w:eastAsia="宋体" w:hAnsi="Cambria Math"/>
                      </w:rPr>
                      <m:t>KS</m:t>
                    </m:r>
                  </m:sub>
                  <m:sup>
                    <m:r>
                      <m:rPr>
                        <m:sty m:val="p"/>
                      </m:rPr>
                      <w:rPr>
                        <w:rFonts w:ascii="Cambria Math" w:eastAsia="宋体" w:hAnsi="Cambria Math"/>
                      </w:rPr>
                      <m:t>*</m:t>
                    </m:r>
                  </m:sup>
                </m:sSubSup>
                <m:r>
                  <m:rPr>
                    <m:sty m:val="p"/>
                    <m:aln/>
                  </m:rPr>
                  <w:rPr>
                    <w:rFonts w:ascii="Cambria Math" w:eastAsiaTheme="minorEastAsia" w:hAnsi="Cambria Math" w:hint="eastAsia"/>
                  </w:rPr>
                  <m:t>=</m:t>
                </m:r>
                <m:f>
                  <m:fPr>
                    <m:ctrlPr>
                      <w:rPr>
                        <w:rFonts w:ascii="Cambria Math" w:eastAsiaTheme="minorEastAsia" w:hAnsi="Cambria Math"/>
                      </w:rPr>
                    </m:ctrlPr>
                  </m:fPr>
                  <m:num>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hint="eastAsia"/>
                              </w:rPr>
                              <m:t>4</m:t>
                            </m:r>
                            <m:r>
                              <w:rPr>
                                <w:rFonts w:ascii="Cambria Math" w:eastAsiaTheme="minorEastAsia" w:hAnsi="Cambria Math"/>
                              </w:rPr>
                              <m:t>t</m:t>
                            </m:r>
                          </m:e>
                          <m:sub>
                            <m:r>
                              <w:rPr>
                                <w:rFonts w:ascii="Cambria Math" w:eastAsiaTheme="minorEastAsia" w:hAnsi="Cambria Math" w:hint="eastAsia"/>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S</m:t>
                            </m:r>
                          </m:sub>
                        </m:sSub>
                      </m:num>
                      <m:den>
                        <m:r>
                          <w:rPr>
                            <w:rFonts w:ascii="Cambria Math" w:eastAsiaTheme="minorEastAsia" w:hAnsi="Cambria Math"/>
                          </w:rPr>
                          <m:t>e</m:t>
                        </m:r>
                      </m:den>
                    </m:f>
                    <m:r>
                      <m:rPr>
                        <m:sty m:val="p"/>
                      </m:rP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sSub>
                          <m:sSubPr>
                            <m:ctrlPr>
                              <w:rPr>
                                <w:rFonts w:ascii="Cambria Math" w:eastAsiaTheme="minorEastAsia" w:hAnsi="Cambria Math"/>
                              </w:rPr>
                            </m:ctrlPr>
                          </m:sSubPr>
                          <m:e>
                            <m:r>
                              <m:rPr>
                                <m:sty m:val="p"/>
                              </m:rPr>
                              <w:rPr>
                                <w:rFonts w:ascii="Cambria Math" w:eastAsiaTheme="minorEastAsia" w:hAnsi="Cambria Math"/>
                              </w:rPr>
                              <m:t>+</m:t>
                            </m:r>
                            <m:r>
                              <w:rPr>
                                <w:rFonts w:ascii="Cambria Math" w:eastAsiaTheme="minorEastAsia" w:hAnsi="Cambria Math"/>
                              </w:rPr>
                              <m:t>α</m:t>
                            </m:r>
                          </m:e>
                          <m:sub>
                            <m:r>
                              <w:rPr>
                                <w:rFonts w:ascii="Cambria Math" w:eastAsiaTheme="minorEastAsia" w:hAnsi="Cambria Math" w:hint="eastAsia"/>
                              </w:rPr>
                              <m:t>S</m:t>
                            </m:r>
                          </m:sub>
                        </m:sSub>
                      </m:e>
                    </m:d>
                    <m:r>
                      <m:rPr>
                        <m:sty m:val="p"/>
                      </m:rPr>
                      <w:rPr>
                        <w:rFonts w:ascii="Cambria Math" w:eastAsiaTheme="minorEastAsia" w:hAnsi="Cambria Math"/>
                      </w:rPr>
                      <m:t>/</m:t>
                    </m:r>
                    <m:r>
                      <w:rPr>
                        <w:rFonts w:ascii="Cambria Math" w:eastAsiaTheme="minorEastAsia" w:hAnsi="Cambria Math"/>
                      </w:rPr>
                      <m:t>e</m:t>
                    </m:r>
                  </m:num>
                  <m:den>
                    <m:sSub>
                      <m:sSubPr>
                        <m:ctrlPr>
                          <w:rPr>
                            <w:rFonts w:ascii="Cambria Math" w:eastAsiaTheme="minorEastAsia" w:hAnsi="Cambria Math"/>
                          </w:rPr>
                        </m:ctrlPr>
                      </m:sSubPr>
                      <m:e>
                        <m:r>
                          <m:rPr>
                            <m:sty m:val="p"/>
                          </m:rPr>
                          <w:rPr>
                            <w:rFonts w:ascii="Cambria Math" w:eastAsiaTheme="minorEastAsia" w:hAnsi="Cambria Math" w:hint="eastAsia"/>
                          </w:rPr>
                          <m:t>4</m:t>
                        </m:r>
                        <m:r>
                          <w:rPr>
                            <w:rFonts w:ascii="Cambria Math" w:eastAsiaTheme="minorEastAsia" w:hAnsi="Cambria Math"/>
                          </w:rPr>
                          <m:t>t</m:t>
                        </m:r>
                      </m:e>
                      <m:sub>
                        <m:r>
                          <w:rPr>
                            <w:rFonts w:ascii="Cambria Math" w:eastAsiaTheme="minorEastAsia" w:hAnsi="Cambria Math" w:hint="eastAsia"/>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sSub>
                          <m:sSubPr>
                            <m:ctrlPr>
                              <w:rPr>
                                <w:rFonts w:ascii="Cambria Math" w:eastAsiaTheme="minorEastAsia" w:hAnsi="Cambria Math"/>
                              </w:rPr>
                            </m:ctrlPr>
                          </m:sSubPr>
                          <m:e>
                            <m:r>
                              <m:rPr>
                                <m:sty m:val="p"/>
                              </m:rPr>
                              <w:rPr>
                                <w:rFonts w:ascii="Cambria Math" w:eastAsiaTheme="minorEastAsia" w:hAnsi="Cambria Math"/>
                              </w:rPr>
                              <m:t>+</m:t>
                            </m:r>
                            <m:r>
                              <w:rPr>
                                <w:rFonts w:ascii="Cambria Math" w:eastAsiaTheme="minorEastAsia" w:hAnsi="Cambria Math"/>
                              </w:rPr>
                              <m:t>α</m:t>
                            </m:r>
                          </m:e>
                          <m:sub>
                            <m:r>
                              <w:rPr>
                                <w:rFonts w:ascii="Cambria Math" w:eastAsiaTheme="minorEastAsia" w:hAnsi="Cambria Math" w:hint="eastAsia"/>
                              </w:rPr>
                              <m:t>S</m:t>
                            </m:r>
                          </m:sub>
                        </m:sSub>
                        <m:r>
                          <m:rPr>
                            <m:sty m:val="p"/>
                          </m:rPr>
                          <w:rPr>
                            <w:rFonts w:ascii="Cambria Math" w:eastAsiaTheme="minorEastAsia" w:hAnsi="Cambria Math"/>
                          </w:rPr>
                          <m:t>)</m:t>
                        </m:r>
                      </m:e>
                      <m:sup>
                        <m:r>
                          <m:rPr>
                            <m:sty m:val="p"/>
                          </m:rPr>
                          <w:rPr>
                            <w:rFonts w:ascii="Cambria Math" w:eastAsiaTheme="minorEastAsia" w:hAnsi="Cambria Math"/>
                          </w:rPr>
                          <m:t>2</m:t>
                        </m:r>
                      </m:sup>
                    </m:sSup>
                  </m:den>
                </m:f>
                <m:ctrlPr>
                  <w:rPr>
                    <w:rFonts w:ascii="Cambria Math" w:eastAsia="Cambria Math" w:hAnsi="Cambria Math" w:cs="Cambria Math"/>
                    <w:i/>
                  </w:rPr>
                </m:ctrlPr>
              </m:e>
              <m:e/>
            </m:eqArr>
          </m:e>
        </m:d>
      </m:oMath>
      <w:r>
        <w:rPr>
          <w:rFonts w:eastAsia="宋体"/>
        </w:rPr>
        <w:tab/>
        <w:t>(4.3.2.4)</w:t>
      </w:r>
    </w:p>
    <w:p w14:paraId="4565CA53" w14:textId="18AB2DD7" w:rsidR="008450DE" w:rsidRPr="006B1530" w:rsidRDefault="00A85EA4" w:rsidP="00A14092">
      <w:pPr>
        <w:pStyle w:val="af"/>
        <w:ind w:firstLine="480"/>
        <w:rPr>
          <w:rStyle w:val="af0"/>
        </w:rPr>
      </w:pPr>
      <w:r w:rsidRPr="006B1530">
        <w:rPr>
          <w:rStyle w:val="af0"/>
          <w:rFonts w:ascii="PMingLiU" w:eastAsia="PMingLiU" w:hAnsi="PMingLiU" w:cs="PMingLiU" w:hint="eastAsia"/>
        </w:rPr>
        <w:lastRenderedPageBreak/>
        <w:t>此时，由</w:t>
      </w:r>
      <w:r w:rsidRPr="006B1530">
        <w:rPr>
          <w:rStyle w:val="af0"/>
        </w:rPr>
        <w:t>4.3.1.6</w:t>
      </w:r>
      <w:r w:rsidRPr="006B1530">
        <w:rPr>
          <w:rStyle w:val="af0"/>
          <w:rFonts w:ascii="PMingLiU" w:eastAsia="PMingLiU" w:hAnsi="PMingLiU" w:cs="PMingLiU" w:hint="eastAsia"/>
        </w:rPr>
        <w:t>与</w:t>
      </w:r>
      <w:r w:rsidRPr="006B1530">
        <w:rPr>
          <w:rStyle w:val="af0"/>
        </w:rPr>
        <w:t>4.3.1.7</w:t>
      </w:r>
      <w:r w:rsidRPr="006B1530">
        <w:rPr>
          <w:rStyle w:val="af0"/>
          <w:rFonts w:ascii="宋体" w:hAnsi="宋体" w:cs="宋体" w:hint="eastAsia"/>
        </w:rPr>
        <w:t>求得平台</w:t>
      </w:r>
      <w:r w:rsidRPr="006B1530">
        <w:rPr>
          <w:rStyle w:val="af0"/>
        </w:rPr>
        <w:t>K</w:t>
      </w:r>
      <w:r w:rsidRPr="006B1530">
        <w:rPr>
          <w:rStyle w:val="af0"/>
          <w:rFonts w:ascii="宋体" w:hAnsi="宋体" w:cs="宋体" w:hint="eastAsia"/>
        </w:rPr>
        <w:t>的</w:t>
      </w:r>
      <w:r w:rsidR="00A14092">
        <w:rPr>
          <w:rFonts w:hint="eastAsia"/>
        </w:rPr>
        <w:t>最大化</w:t>
      </w:r>
      <w:r w:rsidRPr="006B1530">
        <w:rPr>
          <w:rStyle w:val="af0"/>
          <w:rFonts w:ascii="PMingLiU" w:eastAsia="PMingLiU" w:hAnsi="PMingLiU" w:cs="PMingLiU" w:hint="eastAsia"/>
        </w:rPr>
        <w:t>利润为：</w:t>
      </w:r>
    </w:p>
    <w:p w14:paraId="7FA7D03F" w14:textId="2157D7B0" w:rsidR="008450DE" w:rsidRPr="006B1530" w:rsidRDefault="006B1530" w:rsidP="006B1530">
      <w:pPr>
        <w:pStyle w:val="afd"/>
        <w:ind w:firstLine="480"/>
        <w:rPr>
          <w:rFonts w:eastAsia="宋体"/>
        </w:rPr>
      </w:pPr>
      <w:r>
        <w:rPr>
          <w:rFonts w:eastAsia="宋体"/>
        </w:rPr>
        <w:tab/>
      </w:r>
      <m:oMath>
        <m:sSubSup>
          <m:sSubSupPr>
            <m:ctrlPr>
              <w:rPr>
                <w:rFonts w:ascii="Cambria Math" w:eastAsia="宋体" w:hAnsi="Cambria Math"/>
              </w:rPr>
            </m:ctrlPr>
          </m:sSubSupPr>
          <m:e>
            <m:r>
              <w:rPr>
                <w:rFonts w:ascii="Cambria Math" w:eastAsia="宋体" w:hAnsi="Cambria Math"/>
              </w:rPr>
              <m:t>π</m:t>
            </m:r>
          </m:e>
          <m:sub>
            <m:r>
              <w:rPr>
                <w:rFonts w:ascii="Cambria Math" w:eastAsia="宋体" w:hAnsi="Cambria Math"/>
              </w:rPr>
              <m:t>K</m:t>
            </m:r>
          </m:sub>
          <m:sup>
            <m:r>
              <w:rPr>
                <w:rFonts w:ascii="Cambria Math" w:eastAsia="宋体" w:hAnsi="Cambria Math"/>
              </w:rPr>
              <m:t>*</m:t>
            </m:r>
          </m:sup>
        </m:sSubSup>
        <m:r>
          <m:rPr>
            <m:sty m:val="p"/>
          </m:rPr>
          <w:rPr>
            <w:rFonts w:ascii="Cambria Math" w:eastAsia="宋体" w:hAnsi="Cambria Math" w:hint="eastAsia"/>
          </w:rPr>
          <m:t>=</m:t>
        </m:r>
        <m:f>
          <m:fPr>
            <m:ctrlPr>
              <w:rPr>
                <w:rFonts w:ascii="Cambria Math" w:hAnsi="Cambria Math"/>
              </w:rPr>
            </m:ctrlPr>
          </m:fPr>
          <m:num>
            <m:f>
              <m:fPr>
                <m:ctrlPr>
                  <w:rPr>
                    <w:rFonts w:ascii="Cambria Math" w:eastAsiaTheme="minorEastAsia" w:hAnsi="Cambria Math"/>
                  </w:rPr>
                </m:ctrlPr>
              </m:fPr>
              <m:num>
                <m:r>
                  <m:rPr>
                    <m:sty m:val="p"/>
                  </m:rPr>
                  <w:rPr>
                    <w:rFonts w:ascii="Cambria Math" w:eastAsiaTheme="minorEastAsia" w:hAnsi="Cambria Math"/>
                  </w:rPr>
                  <m:t>2</m:t>
                </m:r>
                <m:sSubSup>
                  <m:sSubSupPr>
                    <m:ctrlPr>
                      <w:rPr>
                        <w:rFonts w:ascii="Cambria Math" w:hAnsi="Cambria Math"/>
                      </w:rPr>
                    </m:ctrlPr>
                  </m:sSubSupPr>
                  <m:e>
                    <m:r>
                      <w:rPr>
                        <w:rFonts w:ascii="Cambria Math" w:eastAsiaTheme="minorEastAsia" w:hAnsi="Cambria Math"/>
                      </w:rPr>
                      <m:t>t</m:t>
                    </m:r>
                  </m:e>
                  <m:sub>
                    <m:r>
                      <w:rPr>
                        <w:rFonts w:ascii="Cambria Math" w:eastAsiaTheme="minorEastAsia" w:hAnsi="Cambria Math"/>
                      </w:rPr>
                      <m:t>B</m:t>
                    </m:r>
                  </m:sub>
                  <m:sup>
                    <m:r>
                      <m:rPr>
                        <m:sty m:val="p"/>
                      </m:rPr>
                      <w:rPr>
                        <w:rFonts w:ascii="Cambria Math" w:eastAsiaTheme="minorEastAsia" w:hAnsi="Cambria Math"/>
                      </w:rPr>
                      <m:t>2</m:t>
                    </m:r>
                  </m:sup>
                </m:sSubSup>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d>
                  <m:dPr>
                    <m:begChr m:val="["/>
                    <m:endChr m:val="]"/>
                    <m:ctrlPr>
                      <w:rPr>
                        <w:rFonts w:ascii="Cambria Math" w:hAnsi="Cambria Math"/>
                      </w:rPr>
                    </m:ctrlPr>
                  </m:dPr>
                  <m:e>
                    <m:sSub>
                      <m:sSubPr>
                        <m:ctrlPr>
                          <w:rPr>
                            <w:rFonts w:ascii="Cambria Math" w:eastAsiaTheme="minorEastAsia" w:hAnsi="Cambria Math"/>
                          </w:rPr>
                        </m:ctrlPr>
                      </m:sSubPr>
                      <m:e>
                        <m:r>
                          <m:rPr>
                            <m:sty m:val="p"/>
                          </m:rPr>
                          <w:rPr>
                            <w:rFonts w:ascii="Cambria Math" w:eastAsiaTheme="minorEastAsia" w:hAnsi="Cambria Math" w:hint="eastAsia"/>
                          </w:rPr>
                          <m:t>4</m:t>
                        </m:r>
                        <m:r>
                          <w:rPr>
                            <w:rFonts w:ascii="Cambria Math" w:eastAsiaTheme="minorEastAsia" w:hAnsi="Cambria Math"/>
                          </w:rPr>
                          <m:t>t</m:t>
                        </m:r>
                      </m:e>
                      <m:sub>
                        <m:r>
                          <w:rPr>
                            <w:rFonts w:ascii="Cambria Math" w:eastAsiaTheme="minorEastAsia" w:hAnsi="Cambria Math" w:hint="eastAsia"/>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r>
                      <m:rPr>
                        <m:sty m:val="p"/>
                      </m:rPr>
                      <w:rPr>
                        <w:rFonts w:ascii="Cambria Math" w:eastAsiaTheme="minorEastAsia" w:hAnsi="Cambria Math"/>
                      </w:rPr>
                      <m:t>-3</m:t>
                    </m:r>
                    <m:sSup>
                      <m:sSupPr>
                        <m:ctrlPr>
                          <w:rPr>
                            <w:rFonts w:ascii="Cambria Math"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sSub>
                              <m:sSubPr>
                                <m:ctrlPr>
                                  <w:rPr>
                                    <w:rFonts w:ascii="Cambria Math" w:eastAsiaTheme="minorEastAsia" w:hAnsi="Cambria Math"/>
                                  </w:rPr>
                                </m:ctrlPr>
                              </m:sSubPr>
                              <m:e>
                                <m:r>
                                  <m:rPr>
                                    <m:sty m:val="p"/>
                                  </m:rPr>
                                  <w:rPr>
                                    <w:rFonts w:ascii="Cambria Math" w:eastAsiaTheme="minorEastAsia" w:hAnsi="Cambria Math"/>
                                  </w:rPr>
                                  <m:t>+</m:t>
                                </m:r>
                                <m:r>
                                  <w:rPr>
                                    <w:rFonts w:ascii="Cambria Math" w:eastAsiaTheme="minorEastAsia" w:hAnsi="Cambria Math"/>
                                  </w:rPr>
                                  <m:t>α</m:t>
                                </m:r>
                              </m:e>
                              <m:sub>
                                <m:r>
                                  <w:rPr>
                                    <w:rFonts w:ascii="Cambria Math" w:eastAsiaTheme="minorEastAsia" w:hAnsi="Cambria Math" w:hint="eastAsia"/>
                                  </w:rPr>
                                  <m:t>S</m:t>
                                </m:r>
                              </m:sub>
                            </m:sSub>
                          </m:e>
                        </m:d>
                      </m:e>
                      <m:sup>
                        <m:r>
                          <m:rPr>
                            <m:sty m:val="p"/>
                          </m:rPr>
                          <w:rPr>
                            <w:rFonts w:ascii="Cambria Math" w:eastAsiaTheme="minorEastAsia" w:hAnsi="Cambria Math"/>
                          </w:rPr>
                          <m:t>2</m:t>
                        </m:r>
                      </m:sup>
                    </m:sSup>
                  </m:e>
                </m:d>
              </m:num>
              <m:den>
                <m:sSup>
                  <m:sSupPr>
                    <m:ctrlPr>
                      <w:rPr>
                        <w:rFonts w:ascii="Cambria Math" w:hAnsi="Cambria Math"/>
                      </w:rPr>
                    </m:ctrlPr>
                  </m:sSupPr>
                  <m:e>
                    <m:r>
                      <w:rPr>
                        <w:rFonts w:ascii="Cambria Math" w:eastAsiaTheme="minorEastAsia" w:hAnsi="Cambria Math"/>
                      </w:rPr>
                      <m:t>e</m:t>
                    </m:r>
                  </m:e>
                  <m:sup>
                    <m:r>
                      <m:rPr>
                        <m:sty m:val="p"/>
                      </m:rPr>
                      <w:rPr>
                        <w:rFonts w:ascii="Cambria Math" w:eastAsiaTheme="minorEastAsia" w:hAnsi="Cambria Math"/>
                      </w:rPr>
                      <m:t>2</m:t>
                    </m:r>
                  </m:sup>
                </m:sSup>
              </m:den>
            </m:f>
            <m:r>
              <m:rPr>
                <m:sty m:val="p"/>
              </m:rPr>
              <w:rPr>
                <w:rFonts w:ascii="Cambria Math" w:eastAsiaTheme="minorEastAsia" w:hAnsi="Cambria Math"/>
              </w:rPr>
              <m:t>-</m:t>
            </m:r>
            <m:f>
              <m:fPr>
                <m:ctrlPr>
                  <w:rPr>
                    <w:rFonts w:ascii="Cambria Math" w:hAnsi="Cambria Math"/>
                  </w:rPr>
                </m:ctrlPr>
              </m:fPr>
              <m:num>
                <m:r>
                  <m:rPr>
                    <m:sty m:val="p"/>
                  </m:rPr>
                  <w:rPr>
                    <w:rFonts w:ascii="Cambria Math" w:eastAsiaTheme="minorEastAsia" w:hAnsi="Cambria Math"/>
                  </w:rPr>
                  <m:t>8</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hint="eastAsia"/>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hint="eastAsia"/>
                      </w:rPr>
                      <m:t>S</m:t>
                    </m:r>
                  </m:sub>
                </m:sSub>
                <m:sSup>
                  <m:sSupPr>
                    <m:ctrlPr>
                      <w:rPr>
                        <w:rFonts w:ascii="Cambria Math" w:eastAsiaTheme="minorEastAsia" w:hAnsi="Cambria Math"/>
                      </w:rPr>
                    </m:ctrlPr>
                  </m:sSupPr>
                  <m:e>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sSub>
                          <m:sSubPr>
                            <m:ctrlPr>
                              <w:rPr>
                                <w:rFonts w:ascii="Cambria Math" w:eastAsiaTheme="minorEastAsia" w:hAnsi="Cambria Math"/>
                              </w:rPr>
                            </m:ctrlPr>
                          </m:sSubPr>
                          <m:e>
                            <m:r>
                              <m:rPr>
                                <m:sty m:val="p"/>
                              </m:rPr>
                              <w:rPr>
                                <w:rFonts w:ascii="Cambria Math" w:eastAsiaTheme="minorEastAsia" w:hAnsi="Cambria Math"/>
                              </w:rPr>
                              <m:t>+</m:t>
                            </m:r>
                            <m:r>
                              <w:rPr>
                                <w:rFonts w:ascii="Cambria Math" w:eastAsiaTheme="minorEastAsia" w:hAnsi="Cambria Math"/>
                              </w:rPr>
                              <m:t>α</m:t>
                            </m:r>
                          </m:e>
                          <m:sub>
                            <m:r>
                              <w:rPr>
                                <w:rFonts w:ascii="Cambria Math" w:eastAsiaTheme="minorEastAsia" w:hAnsi="Cambria Math" w:hint="eastAsia"/>
                              </w:rPr>
                              <m:t>S</m:t>
                            </m:r>
                          </m:sub>
                        </m:sSub>
                      </m:e>
                    </m:d>
                  </m:e>
                  <m:sup>
                    <m:r>
                      <m:rPr>
                        <m:sty m:val="p"/>
                      </m:rPr>
                      <w:rPr>
                        <w:rFonts w:ascii="Cambria Math" w:eastAsiaTheme="minorEastAsia" w:hAnsi="Cambria Math"/>
                      </w:rPr>
                      <m:t>2</m:t>
                    </m:r>
                  </m:sup>
                </m:sSup>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S</m:t>
                    </m:r>
                  </m:sub>
                </m:sSub>
                <m:r>
                  <m:rPr>
                    <m:sty m:val="p"/>
                  </m:rPr>
                  <w:rPr>
                    <w:rFonts w:ascii="Cambria Math" w:eastAsiaTheme="minorEastAsia" w:hAnsi="Cambria Math"/>
                  </w:rPr>
                  <m:t>+2</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hint="eastAsia"/>
                      </w:rPr>
                      <m:t>B</m:t>
                    </m:r>
                  </m:sub>
                </m:sSub>
                <m:sSubSup>
                  <m:sSubSupPr>
                    <m:ctrlPr>
                      <w:rPr>
                        <w:rFonts w:ascii="Cambria Math" w:hAnsi="Cambria Math"/>
                      </w:rPr>
                    </m:ctrlPr>
                  </m:sSubSupPr>
                  <m:e>
                    <m:r>
                      <w:rPr>
                        <w:rFonts w:ascii="Cambria Math" w:eastAsiaTheme="minorEastAsia" w:hAnsi="Cambria Math"/>
                      </w:rPr>
                      <m:t>t</m:t>
                    </m:r>
                  </m:e>
                  <m:sub>
                    <m:r>
                      <w:rPr>
                        <w:rFonts w:ascii="Cambria Math" w:eastAsiaTheme="minorEastAsia" w:hAnsi="Cambria Math"/>
                      </w:rPr>
                      <m:t>S</m:t>
                    </m:r>
                  </m:sub>
                  <m:sup>
                    <m:r>
                      <m:rPr>
                        <m:sty m:val="p"/>
                      </m:rPr>
                      <w:rPr>
                        <w:rFonts w:ascii="Cambria Math" w:eastAsiaTheme="minorEastAsia" w:hAnsi="Cambria Math"/>
                      </w:rPr>
                      <m:t>2</m:t>
                    </m:r>
                  </m:sup>
                </m:sSubSup>
                <m:d>
                  <m:dPr>
                    <m:begChr m:val="["/>
                    <m:endChr m:val="]"/>
                    <m:ctrlPr>
                      <w:rPr>
                        <w:rFonts w:ascii="Cambria Math" w:hAnsi="Cambria Math"/>
                      </w:rPr>
                    </m:ctrlPr>
                  </m:dPr>
                  <m:e>
                    <m:sSub>
                      <m:sSubPr>
                        <m:ctrlPr>
                          <w:rPr>
                            <w:rFonts w:ascii="Cambria Math" w:eastAsiaTheme="minorEastAsia" w:hAnsi="Cambria Math"/>
                          </w:rPr>
                        </m:ctrlPr>
                      </m:sSubPr>
                      <m:e>
                        <m:r>
                          <m:rPr>
                            <m:sty m:val="p"/>
                          </m:rPr>
                          <w:rPr>
                            <w:rFonts w:ascii="Cambria Math" w:eastAsiaTheme="minorEastAsia" w:hAnsi="Cambria Math" w:hint="eastAsia"/>
                          </w:rPr>
                          <m:t>4</m:t>
                        </m:r>
                        <m:r>
                          <w:rPr>
                            <w:rFonts w:ascii="Cambria Math" w:eastAsiaTheme="minorEastAsia" w:hAnsi="Cambria Math"/>
                          </w:rPr>
                          <m:t>t</m:t>
                        </m:r>
                      </m:e>
                      <m:sub>
                        <m:r>
                          <w:rPr>
                            <w:rFonts w:ascii="Cambria Math" w:eastAsiaTheme="minorEastAsia" w:hAnsi="Cambria Math" w:hint="eastAsia"/>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r>
                      <m:rPr>
                        <m:sty m:val="p"/>
                      </m:rPr>
                      <w:rPr>
                        <w:rFonts w:ascii="Cambria Math" w:eastAsiaTheme="minorEastAsia" w:hAnsi="Cambria Math"/>
                      </w:rPr>
                      <m:t>-</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sSub>
                          <m:sSubPr>
                            <m:ctrlPr>
                              <w:rPr>
                                <w:rFonts w:ascii="Cambria Math" w:eastAsiaTheme="minorEastAsia" w:hAnsi="Cambria Math"/>
                              </w:rPr>
                            </m:ctrlPr>
                          </m:sSubPr>
                          <m:e>
                            <m:r>
                              <m:rPr>
                                <m:sty m:val="p"/>
                              </m:rPr>
                              <w:rPr>
                                <w:rFonts w:ascii="Cambria Math" w:eastAsiaTheme="minorEastAsia" w:hAnsi="Cambria Math"/>
                              </w:rPr>
                              <m:t>+7</m:t>
                            </m:r>
                            <m:r>
                              <w:rPr>
                                <w:rFonts w:ascii="Cambria Math" w:eastAsiaTheme="minorEastAsia" w:hAnsi="Cambria Math"/>
                              </w:rPr>
                              <m:t>α</m:t>
                            </m:r>
                          </m:e>
                          <m:sub>
                            <m:r>
                              <w:rPr>
                                <w:rFonts w:ascii="Cambria Math" w:eastAsiaTheme="minorEastAsia" w:hAnsi="Cambria Math" w:hint="eastAsia"/>
                              </w:rPr>
                              <m:t>S</m:t>
                            </m:r>
                          </m:sub>
                        </m:sSub>
                      </m:e>
                    </m:d>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sSub>
                          <m:sSubPr>
                            <m:ctrlPr>
                              <w:rPr>
                                <w:rFonts w:ascii="Cambria Math" w:eastAsiaTheme="minorEastAsia" w:hAnsi="Cambria Math"/>
                              </w:rPr>
                            </m:ctrlPr>
                          </m:sSubPr>
                          <m:e>
                            <m:r>
                              <m:rPr>
                                <m:sty m:val="p"/>
                              </m:rPr>
                              <w:rPr>
                                <w:rFonts w:ascii="Cambria Math" w:eastAsiaTheme="minorEastAsia" w:hAnsi="Cambria Math"/>
                              </w:rPr>
                              <m:t>-</m:t>
                            </m:r>
                            <m:r>
                              <w:rPr>
                                <w:rFonts w:ascii="Cambria Math" w:eastAsiaTheme="minorEastAsia" w:hAnsi="Cambria Math"/>
                              </w:rPr>
                              <m:t>α</m:t>
                            </m:r>
                          </m:e>
                          <m:sub>
                            <m:r>
                              <w:rPr>
                                <w:rFonts w:ascii="Cambria Math" w:eastAsiaTheme="minorEastAsia" w:hAnsi="Cambria Math" w:hint="eastAsia"/>
                              </w:rPr>
                              <m:t>S</m:t>
                            </m:r>
                          </m:sub>
                        </m:sSub>
                      </m:e>
                    </m:d>
                  </m:e>
                </m:d>
                <m:sSubSup>
                  <m:sSubSupPr>
                    <m:ctrlPr>
                      <w:rPr>
                        <w:rFonts w:ascii="Cambria Math" w:hAnsi="Cambria Math"/>
                      </w:rPr>
                    </m:ctrlPr>
                  </m:sSubSupPr>
                  <m:e>
                    <m:r>
                      <w:rPr>
                        <w:rFonts w:ascii="Cambria Math" w:eastAsiaTheme="minorEastAsia" w:hAnsi="Cambria Math"/>
                      </w:rPr>
                      <m:t>S</m:t>
                    </m:r>
                  </m:e>
                  <m:sub>
                    <m:r>
                      <w:rPr>
                        <w:rFonts w:ascii="Cambria Math" w:eastAsiaTheme="minorEastAsia" w:hAnsi="Cambria Math"/>
                      </w:rPr>
                      <m:t>S</m:t>
                    </m:r>
                  </m:sub>
                  <m:sup>
                    <m:r>
                      <m:rPr>
                        <m:sty m:val="p"/>
                      </m:rPr>
                      <w:rPr>
                        <w:rFonts w:ascii="Cambria Math" w:eastAsiaTheme="minorEastAsia" w:hAnsi="Cambria Math"/>
                      </w:rPr>
                      <m:t>2</m:t>
                    </m:r>
                  </m:sup>
                </m:sSubSup>
              </m:num>
              <m:den>
                <m:sSup>
                  <m:sSupPr>
                    <m:ctrlPr>
                      <w:rPr>
                        <w:rFonts w:ascii="Cambria Math" w:hAnsi="Cambria Math"/>
                      </w:rPr>
                    </m:ctrlPr>
                  </m:sSupPr>
                  <m:e>
                    <m:r>
                      <w:rPr>
                        <w:rFonts w:ascii="Cambria Math" w:eastAsiaTheme="minorEastAsia" w:hAnsi="Cambria Math"/>
                      </w:rPr>
                      <m:t>e</m:t>
                    </m:r>
                  </m:e>
                  <m:sup>
                    <m:r>
                      <m:rPr>
                        <m:sty m:val="p"/>
                      </m:rPr>
                      <w:rPr>
                        <w:rFonts w:ascii="Cambria Math" w:eastAsiaTheme="minorEastAsia" w:hAnsi="Cambria Math"/>
                      </w:rPr>
                      <m:t>2</m:t>
                    </m:r>
                  </m:sup>
                </m:sSup>
              </m:den>
            </m:f>
          </m:num>
          <m:den>
            <m:sSup>
              <m:sSupPr>
                <m:ctrlPr>
                  <w:rPr>
                    <w:rFonts w:ascii="Cambria Math" w:hAnsi="Cambria Math"/>
                  </w:rPr>
                </m:ctrlPr>
              </m:sSupPr>
              <m:e>
                <m:d>
                  <m:dPr>
                    <m:begChr m:val="["/>
                    <m:endChr m:val="]"/>
                    <m:ctrlPr>
                      <w:rPr>
                        <w:rFonts w:ascii="Cambria Math" w:hAnsi="Cambria Math"/>
                      </w:rPr>
                    </m:ctrlPr>
                  </m:dPr>
                  <m:e>
                    <m:sSub>
                      <m:sSubPr>
                        <m:ctrlPr>
                          <w:rPr>
                            <w:rFonts w:ascii="Cambria Math" w:eastAsiaTheme="minorEastAsia" w:hAnsi="Cambria Math"/>
                          </w:rPr>
                        </m:ctrlPr>
                      </m:sSubPr>
                      <m:e>
                        <m:r>
                          <m:rPr>
                            <m:sty m:val="p"/>
                          </m:rPr>
                          <w:rPr>
                            <w:rFonts w:ascii="Cambria Math" w:eastAsiaTheme="minorEastAsia" w:hAnsi="Cambria Math" w:hint="eastAsia"/>
                          </w:rPr>
                          <m:t>4</m:t>
                        </m:r>
                        <m:r>
                          <w:rPr>
                            <w:rFonts w:ascii="Cambria Math" w:eastAsiaTheme="minorEastAsia" w:hAnsi="Cambria Math"/>
                          </w:rPr>
                          <m:t>t</m:t>
                        </m:r>
                      </m:e>
                      <m:sub>
                        <m:r>
                          <w:rPr>
                            <w:rFonts w:ascii="Cambria Math" w:eastAsiaTheme="minorEastAsia" w:hAnsi="Cambria Math" w:hint="eastAsia"/>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r>
                      <m:rPr>
                        <m:sty m:val="p"/>
                      </m:rPr>
                      <w:rPr>
                        <w:rFonts w:ascii="Cambria Math" w:eastAsiaTheme="minorEastAsia" w:hAnsi="Cambria Math"/>
                      </w:rPr>
                      <m:t>-</m:t>
                    </m:r>
                    <m:sSup>
                      <m:sSupPr>
                        <m:ctrlPr>
                          <w:rPr>
                            <w:rFonts w:ascii="Cambria Math" w:eastAsiaTheme="minorEastAsia" w:hAnsi="Cambria Math"/>
                          </w:rPr>
                        </m:ctrlPr>
                      </m:sSupPr>
                      <m:e>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sSub>
                          <m:sSubPr>
                            <m:ctrlPr>
                              <w:rPr>
                                <w:rFonts w:ascii="Cambria Math" w:eastAsiaTheme="minorEastAsia" w:hAnsi="Cambria Math"/>
                              </w:rPr>
                            </m:ctrlPr>
                          </m:sSubPr>
                          <m:e>
                            <m:r>
                              <m:rPr>
                                <m:sty m:val="p"/>
                              </m:rPr>
                              <w:rPr>
                                <w:rFonts w:ascii="Cambria Math" w:eastAsiaTheme="minorEastAsia" w:hAnsi="Cambria Math"/>
                              </w:rPr>
                              <m:t>+</m:t>
                            </m:r>
                            <m:r>
                              <w:rPr>
                                <w:rFonts w:ascii="Cambria Math" w:eastAsiaTheme="minorEastAsia" w:hAnsi="Cambria Math"/>
                              </w:rPr>
                              <m:t>α</m:t>
                            </m:r>
                          </m:e>
                          <m:sub>
                            <m:r>
                              <w:rPr>
                                <w:rFonts w:ascii="Cambria Math" w:eastAsiaTheme="minorEastAsia" w:hAnsi="Cambria Math" w:hint="eastAsia"/>
                              </w:rPr>
                              <m:t>S</m:t>
                            </m:r>
                          </m:sub>
                        </m:sSub>
                        <m:r>
                          <m:rPr>
                            <m:sty m:val="p"/>
                          </m:rPr>
                          <w:rPr>
                            <w:rFonts w:ascii="Cambria Math" w:eastAsiaTheme="minorEastAsia" w:hAnsi="Cambria Math"/>
                          </w:rPr>
                          <m:t>)</m:t>
                        </m:r>
                      </m:e>
                      <m:sup>
                        <m:r>
                          <m:rPr>
                            <m:sty m:val="p"/>
                          </m:rPr>
                          <w:rPr>
                            <w:rFonts w:ascii="Cambria Math" w:eastAsiaTheme="minorEastAsia" w:hAnsi="Cambria Math"/>
                          </w:rPr>
                          <m:t>2</m:t>
                        </m:r>
                      </m:sup>
                    </m:sSup>
                  </m:e>
                </m:d>
              </m:e>
              <m:sup>
                <m:r>
                  <m:rPr>
                    <m:sty m:val="p"/>
                  </m:rPr>
                  <w:rPr>
                    <w:rFonts w:ascii="Cambria Math" w:eastAsiaTheme="minorEastAsia" w:hAnsi="Cambria Math"/>
                  </w:rPr>
                  <m:t>2</m:t>
                </m:r>
              </m:sup>
            </m:sSup>
          </m:den>
        </m:f>
      </m:oMath>
      <w:r>
        <w:rPr>
          <w:rFonts w:eastAsia="宋体"/>
        </w:rPr>
        <w:tab/>
        <w:t>(4.3.2.5)</w:t>
      </w:r>
    </w:p>
    <w:p w14:paraId="6B99CA15" w14:textId="7917F2A3" w:rsidR="00E67E21" w:rsidRDefault="00E67E21" w:rsidP="00E67E21">
      <w:pPr>
        <w:pStyle w:val="31"/>
      </w:pPr>
      <w:bookmarkStart w:id="335" w:name="_Toc432531394"/>
      <w:r>
        <w:t>4.3.3</w:t>
      </w:r>
      <w:r w:rsidR="0058790B">
        <w:rPr>
          <w:rFonts w:asciiTheme="minorEastAsia" w:eastAsiaTheme="minorEastAsia" w:hAnsiTheme="minorEastAsia" w:hint="eastAsia"/>
        </w:rPr>
        <w:t xml:space="preserve">　</w:t>
      </w:r>
      <w:r w:rsidRPr="000D6890">
        <w:rPr>
          <w:rFonts w:hint="eastAsia"/>
        </w:rPr>
        <w:t>用户多归属条件下定价策略</w:t>
      </w:r>
      <w:r w:rsidR="00AA1C8E">
        <w:rPr>
          <w:rFonts w:hint="eastAsia"/>
        </w:rPr>
        <w:t>小结</w:t>
      </w:r>
      <w:bookmarkEnd w:id="335"/>
    </w:p>
    <w:p w14:paraId="21109DF9" w14:textId="77777777" w:rsidR="003D1B47" w:rsidRDefault="00AA1C8E" w:rsidP="003D1B47">
      <w:pPr>
        <w:pStyle w:val="af"/>
        <w:ind w:firstLine="480"/>
      </w:pPr>
      <w:r w:rsidRPr="00AA1C8E">
        <w:rPr>
          <w:rFonts w:hint="eastAsia"/>
        </w:rPr>
        <w:t>在用户不同归属情况下的定价策略及平台利润整理如下表</w:t>
      </w:r>
      <w:r w:rsidRPr="00AA1C8E">
        <w:t>4.4</w:t>
      </w:r>
      <w:r w:rsidRPr="00AA1C8E">
        <w:rPr>
          <w:rFonts w:hint="eastAsia"/>
        </w:rPr>
        <w:t>。</w:t>
      </w:r>
    </w:p>
    <w:p w14:paraId="37681FE8" w14:textId="77A6198B" w:rsidR="003D1B47" w:rsidRPr="003D1B47" w:rsidRDefault="003D1B47" w:rsidP="003D1B47">
      <w:pPr>
        <w:pStyle w:val="af1"/>
      </w:pPr>
      <w:bookmarkStart w:id="336" w:name="_Toc432531321"/>
      <w:r>
        <w:t>表</w:t>
      </w:r>
      <w:r>
        <w:rPr>
          <w:rFonts w:hint="eastAsia"/>
        </w:rPr>
        <w:t>4</w:t>
      </w:r>
      <w:r>
        <w:t>.4</w:t>
      </w:r>
      <w:r>
        <w:rPr>
          <w:rFonts w:eastAsiaTheme="minorEastAsia" w:hint="eastAsia"/>
        </w:rPr>
        <w:t xml:space="preserve">　</w:t>
      </w:r>
      <w:r w:rsidRPr="00AA1C8E">
        <w:rPr>
          <w:rFonts w:hint="eastAsia"/>
        </w:rPr>
        <w:t>用户不同归属情况下的定价</w:t>
      </w:r>
      <w:r>
        <w:rPr>
          <w:rFonts w:hint="eastAsia"/>
        </w:rPr>
        <w:t>和</w:t>
      </w:r>
      <w:r w:rsidRPr="00AA1C8E">
        <w:rPr>
          <w:rFonts w:hint="eastAsia"/>
        </w:rPr>
        <w:t>平台利润</w:t>
      </w:r>
      <w:bookmarkEnd w:id="336"/>
    </w:p>
    <w:tbl>
      <w:tblPr>
        <w:tblStyle w:val="PlainTable3"/>
        <w:tblW w:w="9214" w:type="dxa"/>
        <w:tblInd w:w="-142" w:type="dxa"/>
        <w:tblLayout w:type="fixed"/>
        <w:tblLook w:val="04A0" w:firstRow="1" w:lastRow="0" w:firstColumn="1" w:lastColumn="0" w:noHBand="0" w:noVBand="1"/>
      </w:tblPr>
      <w:tblGrid>
        <w:gridCol w:w="851"/>
        <w:gridCol w:w="425"/>
        <w:gridCol w:w="7938"/>
      </w:tblGrid>
      <w:tr w:rsidR="003D1B47" w:rsidRPr="003D1B47" w14:paraId="6515A4AC" w14:textId="77777777" w:rsidTr="008E3DE6">
        <w:trPr>
          <w:cnfStyle w:val="100000000000" w:firstRow="1" w:lastRow="0" w:firstColumn="0" w:lastColumn="0" w:oddVBand="0" w:evenVBand="0" w:oddHBand="0" w:evenHBand="0" w:firstRowFirstColumn="0" w:firstRowLastColumn="0" w:lastRowFirstColumn="0" w:lastRowLastColumn="0"/>
          <w:trHeight w:val="850"/>
        </w:trPr>
        <w:tc>
          <w:tcPr>
            <w:cnfStyle w:val="001000000100" w:firstRow="0" w:lastRow="0" w:firstColumn="1" w:lastColumn="0" w:oddVBand="0" w:evenVBand="0" w:oddHBand="0" w:evenHBand="0" w:firstRowFirstColumn="1" w:firstRowLastColumn="0" w:lastRowFirstColumn="0" w:lastRowLastColumn="0"/>
            <w:tcW w:w="851" w:type="dxa"/>
            <w:vMerge w:val="restart"/>
            <w:tcBorders>
              <w:top w:val="single" w:sz="4" w:space="0" w:color="000000"/>
              <w:right w:val="single" w:sz="4" w:space="0" w:color="000000"/>
            </w:tcBorders>
            <w:vAlign w:val="center"/>
          </w:tcPr>
          <w:p w14:paraId="2E88B027" w14:textId="49E6E957" w:rsidR="00F7660E" w:rsidRDefault="003D1B47" w:rsidP="003D1B47">
            <w:pPr>
              <w:pStyle w:val="aff"/>
            </w:pPr>
            <w:bookmarkStart w:id="337" w:name="OLE_LINK190"/>
            <w:bookmarkStart w:id="338" w:name="OLE_LINK197"/>
            <w:r w:rsidRPr="003D1B47">
              <w:rPr>
                <w:rFonts w:hint="eastAsia"/>
              </w:rPr>
              <w:t>供</w:t>
            </w:r>
            <w:r w:rsidR="008E3DE6">
              <w:rPr>
                <w:rFonts w:asciiTheme="minorEastAsia" w:eastAsiaTheme="minorEastAsia" w:hAnsiTheme="minorEastAsia" w:hint="eastAsia"/>
              </w:rPr>
              <w:t xml:space="preserve"> </w:t>
            </w:r>
            <w:r w:rsidR="00F7660E" w:rsidRPr="003D1B47">
              <w:rPr>
                <w:rFonts w:hint="eastAsia"/>
              </w:rPr>
              <w:t>消</w:t>
            </w:r>
          </w:p>
          <w:p w14:paraId="7610CBBD" w14:textId="3A92812D" w:rsidR="00F7660E" w:rsidRDefault="003D1B47" w:rsidP="003D1B47">
            <w:pPr>
              <w:pStyle w:val="aff"/>
            </w:pPr>
            <w:r w:rsidRPr="003D1B47">
              <w:rPr>
                <w:rFonts w:hint="eastAsia"/>
              </w:rPr>
              <w:t>应</w:t>
            </w:r>
            <w:r w:rsidR="008E3DE6">
              <w:rPr>
                <w:rFonts w:asciiTheme="minorEastAsia" w:eastAsiaTheme="minorEastAsia" w:hAnsiTheme="minorEastAsia" w:hint="eastAsia"/>
              </w:rPr>
              <w:t xml:space="preserve"> </w:t>
            </w:r>
            <w:r w:rsidR="00F7660E" w:rsidRPr="003D1B47">
              <w:rPr>
                <w:rFonts w:hint="eastAsia"/>
              </w:rPr>
              <w:t>费</w:t>
            </w:r>
          </w:p>
          <w:p w14:paraId="27519525" w14:textId="21727BA2" w:rsidR="00F7660E" w:rsidRDefault="003D1B47" w:rsidP="003D1B47">
            <w:pPr>
              <w:pStyle w:val="aff"/>
            </w:pPr>
            <w:r w:rsidRPr="003D1B47">
              <w:rPr>
                <w:rFonts w:hint="eastAsia"/>
              </w:rPr>
              <w:t>商</w:t>
            </w:r>
            <w:r w:rsidR="008E3DE6">
              <w:rPr>
                <w:rFonts w:asciiTheme="minorEastAsia" w:eastAsiaTheme="minorEastAsia" w:hAnsiTheme="minorEastAsia" w:hint="eastAsia"/>
              </w:rPr>
              <w:t xml:space="preserve"> </w:t>
            </w:r>
            <w:r w:rsidR="00F7660E" w:rsidRPr="003D1B47">
              <w:rPr>
                <w:rFonts w:hint="eastAsia"/>
              </w:rPr>
              <w:t>者</w:t>
            </w:r>
          </w:p>
          <w:p w14:paraId="6B8686DE" w14:textId="3FFDB8FD" w:rsidR="00F7660E" w:rsidRDefault="003D1B47" w:rsidP="003D1B47">
            <w:pPr>
              <w:pStyle w:val="aff"/>
            </w:pPr>
            <w:r w:rsidRPr="003D1B47">
              <w:rPr>
                <w:rFonts w:hint="eastAsia"/>
              </w:rPr>
              <w:t>单</w:t>
            </w:r>
            <w:r w:rsidR="008E3DE6">
              <w:rPr>
                <w:rFonts w:asciiTheme="minorEastAsia" w:eastAsiaTheme="minorEastAsia" w:hAnsiTheme="minorEastAsia" w:hint="eastAsia"/>
              </w:rPr>
              <w:t xml:space="preserve"> </w:t>
            </w:r>
            <w:r w:rsidR="00F7660E" w:rsidRPr="003D1B47">
              <w:rPr>
                <w:rFonts w:hint="eastAsia"/>
              </w:rPr>
              <w:t>多</w:t>
            </w:r>
          </w:p>
          <w:p w14:paraId="0EE0FB1F" w14:textId="03AE922A" w:rsidR="00F7660E" w:rsidRDefault="003D1B47" w:rsidP="003D1B47">
            <w:pPr>
              <w:pStyle w:val="aff"/>
            </w:pPr>
            <w:r w:rsidRPr="003D1B47">
              <w:rPr>
                <w:rFonts w:hint="eastAsia"/>
              </w:rPr>
              <w:t>归</w:t>
            </w:r>
            <w:r w:rsidR="008E3DE6">
              <w:rPr>
                <w:rFonts w:asciiTheme="minorEastAsia" w:eastAsiaTheme="minorEastAsia" w:hAnsiTheme="minorEastAsia" w:hint="eastAsia"/>
              </w:rPr>
              <w:t xml:space="preserve"> </w:t>
            </w:r>
            <w:r w:rsidR="00F7660E" w:rsidRPr="003D1B47">
              <w:rPr>
                <w:rFonts w:hint="eastAsia"/>
              </w:rPr>
              <w:t>归</w:t>
            </w:r>
          </w:p>
          <w:p w14:paraId="51B3B5F6" w14:textId="5B29F6F9" w:rsidR="003D1B47" w:rsidRPr="003D1B47" w:rsidRDefault="003D1B47" w:rsidP="003D1B47">
            <w:pPr>
              <w:pStyle w:val="aff"/>
            </w:pPr>
            <w:r w:rsidRPr="003D1B47">
              <w:rPr>
                <w:rFonts w:hint="eastAsia"/>
              </w:rPr>
              <w:t>属</w:t>
            </w:r>
            <w:r w:rsidR="008E3DE6">
              <w:rPr>
                <w:rFonts w:asciiTheme="minorEastAsia" w:eastAsiaTheme="minorEastAsia" w:hAnsiTheme="minorEastAsia" w:hint="eastAsia"/>
              </w:rPr>
              <w:t xml:space="preserve"> </w:t>
            </w:r>
            <w:r w:rsidR="00F7660E" w:rsidRPr="003D1B47">
              <w:rPr>
                <w:rFonts w:hint="eastAsia"/>
              </w:rPr>
              <w:t>属</w:t>
            </w:r>
          </w:p>
        </w:tc>
        <w:tc>
          <w:tcPr>
            <w:tcW w:w="425" w:type="dxa"/>
            <w:tcBorders>
              <w:top w:val="single" w:sz="4" w:space="0" w:color="000000"/>
              <w:left w:val="single" w:sz="4" w:space="0" w:color="000000"/>
            </w:tcBorders>
            <w:vAlign w:val="center"/>
          </w:tcPr>
          <w:p w14:paraId="76588CF5" w14:textId="77777777" w:rsidR="003D1B47" w:rsidRPr="00F7660E" w:rsidRDefault="003D1B47" w:rsidP="003D1B47">
            <w:pPr>
              <w:pStyle w:val="aff"/>
              <w:cnfStyle w:val="100000000000" w:firstRow="1" w:lastRow="0" w:firstColumn="0" w:lastColumn="0" w:oddVBand="0" w:evenVBand="0" w:oddHBand="0" w:evenHBand="0" w:firstRowFirstColumn="0" w:firstRowLastColumn="0" w:lastRowFirstColumn="0" w:lastRowLastColumn="0"/>
              <w:rPr>
                <w:b w:val="0"/>
              </w:rPr>
            </w:pPr>
            <w:r w:rsidRPr="00F7660E">
              <w:rPr>
                <w:rFonts w:asciiTheme="minorEastAsia" w:hAnsiTheme="minorEastAsia" w:hint="eastAsia"/>
                <w:b w:val="0"/>
              </w:rPr>
              <w:t>定价</w:t>
            </w:r>
          </w:p>
        </w:tc>
        <w:tc>
          <w:tcPr>
            <w:tcW w:w="7938" w:type="dxa"/>
            <w:tcBorders>
              <w:top w:val="single" w:sz="4" w:space="0" w:color="000000"/>
            </w:tcBorders>
            <w:vAlign w:val="center"/>
          </w:tcPr>
          <w:p w14:paraId="3E24971A" w14:textId="3DA4E593" w:rsidR="003D1B47" w:rsidRPr="008E3DE6" w:rsidRDefault="001D719A" w:rsidP="003D1B47">
            <w:pPr>
              <w:pStyle w:val="aff"/>
              <w:cnfStyle w:val="100000000000" w:firstRow="1" w:lastRow="0" w:firstColumn="0" w:lastColumn="0" w:oddVBand="0" w:evenVBand="0" w:oddHBand="0" w:evenHBand="0" w:firstRowFirstColumn="0" w:firstRowLastColumn="0" w:lastRowFirstColumn="0" w:lastRowLastColumn="0"/>
              <w:rPr>
                <w:b w:val="0"/>
                <w:sz w:val="20"/>
                <w:szCs w:val="20"/>
              </w:rPr>
            </w:pPr>
            <m:oMathPara>
              <m:oMathParaPr>
                <m:jc m:val="left"/>
              </m:oMathParaPr>
              <m:oMath>
                <m:sSubSup>
                  <m:sSubSupPr>
                    <m:ctrlPr>
                      <w:rPr>
                        <w:rFonts w:ascii="Cambria Math" w:hAnsi="Cambria Math"/>
                        <w:b w:val="0"/>
                        <w:sz w:val="20"/>
                        <w:szCs w:val="20"/>
                      </w:rPr>
                    </m:ctrlPr>
                  </m:sSubSupPr>
                  <m:e>
                    <m:r>
                      <m:rPr>
                        <m:sty m:val="bi"/>
                      </m:rPr>
                      <w:rPr>
                        <w:rFonts w:ascii="Cambria Math" w:eastAsiaTheme="minorEastAsia" w:hAnsi="Cambria Math" w:hint="eastAsia"/>
                        <w:sz w:val="20"/>
                        <w:szCs w:val="20"/>
                      </w:rPr>
                      <m:t>P</m:t>
                    </m:r>
                  </m:e>
                  <m:sub>
                    <m:r>
                      <m:rPr>
                        <m:sty m:val="bi"/>
                      </m:rPr>
                      <w:rPr>
                        <w:rFonts w:ascii="Cambria Math" w:eastAsiaTheme="minorEastAsia" w:hAnsi="Cambria Math" w:hint="eastAsia"/>
                        <w:sz w:val="20"/>
                        <w:szCs w:val="20"/>
                      </w:rPr>
                      <m:t>KB</m:t>
                    </m:r>
                  </m:sub>
                  <m:sup>
                    <m:r>
                      <m:rPr>
                        <m:sty m:val="b"/>
                      </m:rPr>
                      <w:rPr>
                        <w:rFonts w:ascii="Cambria Math" w:eastAsiaTheme="minorEastAsia" w:hAnsi="Cambria Math"/>
                        <w:sz w:val="20"/>
                        <w:szCs w:val="20"/>
                      </w:rPr>
                      <m:t>*</m:t>
                    </m:r>
                  </m:sup>
                </m:sSubSup>
                <m:r>
                  <m:rPr>
                    <m:sty m:val="b"/>
                  </m:rPr>
                  <w:rPr>
                    <w:rFonts w:ascii="Cambria Math" w:eastAsiaTheme="minorEastAsia" w:hAnsi="Cambria Math" w:hint="eastAsia"/>
                    <w:sz w:val="20"/>
                    <w:szCs w:val="20"/>
                  </w:rPr>
                  <m:t>=</m:t>
                </m:r>
                <m:f>
                  <m:fPr>
                    <m:ctrlPr>
                      <w:rPr>
                        <w:rFonts w:ascii="Cambria Math" w:hAnsi="Cambria Math"/>
                        <w:b w:val="0"/>
                        <w:sz w:val="20"/>
                        <w:szCs w:val="20"/>
                      </w:rPr>
                    </m:ctrlPr>
                  </m:fPr>
                  <m:num>
                    <m:sSub>
                      <m:sSubPr>
                        <m:ctrlPr>
                          <w:rPr>
                            <w:rFonts w:ascii="Cambria Math" w:hAnsi="Cambria Math"/>
                            <w:b w:val="0"/>
                            <w:sz w:val="20"/>
                            <w:szCs w:val="20"/>
                          </w:rPr>
                        </m:ctrlPr>
                      </m:sSubPr>
                      <m:e>
                        <m:r>
                          <m:rPr>
                            <m:sty m:val="bi"/>
                          </m:rPr>
                          <w:rPr>
                            <w:rFonts w:ascii="Cambria Math" w:hAnsi="Cambria Math"/>
                            <w:sz w:val="20"/>
                            <w:szCs w:val="20"/>
                          </w:rPr>
                          <m:t>t</m:t>
                        </m:r>
                      </m:e>
                      <m:sub>
                        <m:r>
                          <m:rPr>
                            <m:sty m:val="bi"/>
                          </m:rPr>
                          <w:rPr>
                            <w:rFonts w:ascii="Cambria Math" w:hAnsi="Cambria Math"/>
                            <w:sz w:val="20"/>
                            <w:szCs w:val="20"/>
                          </w:rPr>
                          <m:t>B</m:t>
                        </m:r>
                      </m:sub>
                    </m:sSub>
                  </m:num>
                  <m:den>
                    <m:r>
                      <m:rPr>
                        <m:sty m:val="b"/>
                      </m:rPr>
                      <w:rPr>
                        <w:rFonts w:ascii="Cambria Math" w:hAnsi="Cambria Math"/>
                        <w:sz w:val="20"/>
                        <w:szCs w:val="20"/>
                      </w:rPr>
                      <m:t>2</m:t>
                    </m:r>
                    <m:r>
                      <m:rPr>
                        <m:sty m:val="bi"/>
                      </m:rPr>
                      <w:rPr>
                        <w:rFonts w:ascii="Cambria Math" w:hAnsi="Cambria Math"/>
                        <w:sz w:val="20"/>
                        <w:szCs w:val="20"/>
                      </w:rPr>
                      <m:t>e</m:t>
                    </m:r>
                  </m:den>
                </m:f>
                <m:r>
                  <m:rPr>
                    <m:sty m:val="b"/>
                  </m:rPr>
                  <w:rPr>
                    <w:rFonts w:ascii="Cambria Math" w:hAnsi="Cambria Math"/>
                    <w:sz w:val="20"/>
                    <w:szCs w:val="20"/>
                  </w:rPr>
                  <m:t>-</m:t>
                </m:r>
                <m:f>
                  <m:fPr>
                    <m:ctrlPr>
                      <w:rPr>
                        <w:rFonts w:ascii="Cambria Math" w:hAnsi="Cambria Math"/>
                        <w:b w:val="0"/>
                        <w:sz w:val="20"/>
                        <w:szCs w:val="20"/>
                      </w:rPr>
                    </m:ctrlPr>
                  </m:fPr>
                  <m:num>
                    <m:d>
                      <m:dPr>
                        <m:ctrlPr>
                          <w:rPr>
                            <w:rFonts w:ascii="Cambria Math" w:hAnsi="Cambria Math"/>
                            <w:b w:val="0"/>
                            <w:sz w:val="20"/>
                            <w:szCs w:val="20"/>
                          </w:rPr>
                        </m:ctrlPr>
                      </m:dPr>
                      <m:e>
                        <m:sSub>
                          <m:sSubPr>
                            <m:ctrlPr>
                              <w:rPr>
                                <w:rFonts w:ascii="Cambria Math" w:eastAsiaTheme="minorEastAsia" w:hAnsi="Cambria Math"/>
                                <w:b w:val="0"/>
                                <w:sz w:val="20"/>
                                <w:szCs w:val="20"/>
                              </w:rPr>
                            </m:ctrlPr>
                          </m:sSubPr>
                          <m:e>
                            <m:r>
                              <m:rPr>
                                <m:sty m:val="bi"/>
                              </m:rPr>
                              <w:rPr>
                                <w:rFonts w:ascii="Cambria Math" w:eastAsiaTheme="minorEastAsia" w:hAnsi="Cambria Math"/>
                                <w:sz w:val="20"/>
                                <w:szCs w:val="20"/>
                              </w:rPr>
                              <m:t>α</m:t>
                            </m:r>
                          </m:e>
                          <m:sub>
                            <m:r>
                              <m:rPr>
                                <m:sty m:val="bi"/>
                              </m:rPr>
                              <w:rPr>
                                <w:rFonts w:ascii="Cambria Math" w:eastAsiaTheme="minorEastAsia" w:hAnsi="Cambria Math"/>
                                <w:sz w:val="20"/>
                                <w:szCs w:val="20"/>
                              </w:rPr>
                              <m:t>B</m:t>
                            </m:r>
                          </m:sub>
                        </m:sSub>
                        <m:r>
                          <m:rPr>
                            <m:sty m:val="b"/>
                          </m:rPr>
                          <w:rPr>
                            <w:rFonts w:ascii="Cambria Math" w:hAnsi="Cambria Math"/>
                            <w:sz w:val="20"/>
                            <w:szCs w:val="20"/>
                          </w:rPr>
                          <m:t>-6</m:t>
                        </m:r>
                        <m:sSub>
                          <m:sSubPr>
                            <m:ctrlPr>
                              <w:rPr>
                                <w:rFonts w:ascii="Cambria Math" w:eastAsiaTheme="minorEastAsia" w:hAnsi="Cambria Math"/>
                                <w:b w:val="0"/>
                                <w:sz w:val="20"/>
                                <w:szCs w:val="20"/>
                              </w:rPr>
                            </m:ctrlPr>
                          </m:sSubPr>
                          <m:e>
                            <m:r>
                              <m:rPr>
                                <m:sty m:val="bi"/>
                              </m:rPr>
                              <w:rPr>
                                <w:rFonts w:ascii="Cambria Math" w:eastAsiaTheme="minorEastAsia" w:hAnsi="Cambria Math"/>
                                <w:sz w:val="20"/>
                                <w:szCs w:val="20"/>
                              </w:rPr>
                              <m:t>α</m:t>
                            </m:r>
                          </m:e>
                          <m:sub>
                            <m:r>
                              <m:rPr>
                                <m:sty m:val="bi"/>
                              </m:rPr>
                              <w:rPr>
                                <w:rFonts w:ascii="Cambria Math" w:eastAsiaTheme="minorEastAsia" w:hAnsi="Cambria Math"/>
                                <w:sz w:val="20"/>
                                <w:szCs w:val="20"/>
                              </w:rPr>
                              <m:t>S</m:t>
                            </m:r>
                          </m:sub>
                        </m:sSub>
                      </m:e>
                    </m:d>
                    <m:sSub>
                      <m:sSubPr>
                        <m:ctrlPr>
                          <w:rPr>
                            <w:rFonts w:ascii="Cambria Math" w:hAnsi="Cambria Math"/>
                            <w:b w:val="0"/>
                            <w:sz w:val="20"/>
                            <w:szCs w:val="20"/>
                          </w:rPr>
                        </m:ctrlPr>
                      </m:sSubPr>
                      <m:e>
                        <m:r>
                          <m:rPr>
                            <m:sty m:val="bi"/>
                          </m:rPr>
                          <w:rPr>
                            <w:rFonts w:ascii="Cambria Math" w:hAnsi="Cambria Math"/>
                            <w:sz w:val="20"/>
                            <w:szCs w:val="20"/>
                          </w:rPr>
                          <m:t>S</m:t>
                        </m:r>
                      </m:e>
                      <m:sub>
                        <m:r>
                          <m:rPr>
                            <m:sty m:val="bi"/>
                          </m:rPr>
                          <w:rPr>
                            <w:rFonts w:ascii="Cambria Math" w:hAnsi="Cambria Math"/>
                            <w:sz w:val="20"/>
                            <w:szCs w:val="20"/>
                          </w:rPr>
                          <m:t>S</m:t>
                        </m:r>
                      </m:sub>
                    </m:sSub>
                  </m:num>
                  <m:den>
                    <m:r>
                      <m:rPr>
                        <m:sty m:val="b"/>
                      </m:rPr>
                      <w:rPr>
                        <w:rFonts w:ascii="Cambria Math" w:hAnsi="Cambria Math"/>
                        <w:sz w:val="20"/>
                        <w:szCs w:val="20"/>
                      </w:rPr>
                      <m:t>8</m:t>
                    </m:r>
                    <m:r>
                      <m:rPr>
                        <m:sty m:val="bi"/>
                      </m:rPr>
                      <w:rPr>
                        <w:rFonts w:ascii="Cambria Math" w:hAnsi="Cambria Math"/>
                        <w:sz w:val="20"/>
                        <w:szCs w:val="20"/>
                      </w:rPr>
                      <m:t>e</m:t>
                    </m:r>
                  </m:den>
                </m:f>
              </m:oMath>
            </m:oMathPara>
          </w:p>
          <w:p w14:paraId="1CC5A347" w14:textId="27360A0F" w:rsidR="003D1B47" w:rsidRPr="008E3DE6" w:rsidRDefault="001D719A" w:rsidP="003D1B47">
            <w:pPr>
              <w:pStyle w:val="aff"/>
              <w:cnfStyle w:val="100000000000" w:firstRow="1" w:lastRow="0" w:firstColumn="0" w:lastColumn="0" w:oddVBand="0" w:evenVBand="0" w:oddHBand="0" w:evenHBand="0" w:firstRowFirstColumn="0" w:firstRowLastColumn="0" w:lastRowFirstColumn="0" w:lastRowLastColumn="0"/>
              <w:rPr>
                <w:b w:val="0"/>
                <w:sz w:val="20"/>
                <w:szCs w:val="20"/>
                <w:lang w:eastAsia="zh-TW"/>
              </w:rPr>
            </w:pPr>
            <m:oMathPara>
              <m:oMathParaPr>
                <m:jc m:val="left"/>
              </m:oMathParaPr>
              <m:oMath>
                <m:sSubSup>
                  <m:sSubSupPr>
                    <m:ctrlPr>
                      <w:rPr>
                        <w:rFonts w:ascii="Cambria Math" w:hAnsi="Cambria Math"/>
                        <w:b w:val="0"/>
                        <w:sz w:val="20"/>
                        <w:szCs w:val="20"/>
                      </w:rPr>
                    </m:ctrlPr>
                  </m:sSubSupPr>
                  <m:e>
                    <m:r>
                      <m:rPr>
                        <m:sty m:val="bi"/>
                      </m:rPr>
                      <w:rPr>
                        <w:rFonts w:ascii="Cambria Math" w:eastAsiaTheme="minorEastAsia" w:hAnsi="Cambria Math" w:hint="eastAsia"/>
                        <w:sz w:val="20"/>
                        <w:szCs w:val="20"/>
                      </w:rPr>
                      <m:t>P</m:t>
                    </m:r>
                  </m:e>
                  <m:sub>
                    <m:r>
                      <m:rPr>
                        <m:sty m:val="bi"/>
                      </m:rPr>
                      <w:rPr>
                        <w:rFonts w:ascii="Cambria Math" w:eastAsiaTheme="minorEastAsia" w:hAnsi="Cambria Math" w:hint="eastAsia"/>
                        <w:sz w:val="20"/>
                        <w:szCs w:val="20"/>
                      </w:rPr>
                      <m:t>K</m:t>
                    </m:r>
                    <m:r>
                      <m:rPr>
                        <m:sty m:val="bi"/>
                      </m:rPr>
                      <w:rPr>
                        <w:rFonts w:ascii="Cambria Math" w:eastAsiaTheme="minorEastAsia" w:hAnsi="Cambria Math"/>
                        <w:sz w:val="20"/>
                        <w:szCs w:val="20"/>
                      </w:rPr>
                      <m:t>S</m:t>
                    </m:r>
                  </m:sub>
                  <m:sup>
                    <m:r>
                      <m:rPr>
                        <m:sty m:val="b"/>
                      </m:rPr>
                      <w:rPr>
                        <w:rFonts w:ascii="Cambria Math" w:eastAsiaTheme="minorEastAsia" w:hAnsi="Cambria Math"/>
                        <w:sz w:val="20"/>
                        <w:szCs w:val="20"/>
                      </w:rPr>
                      <m:t>*</m:t>
                    </m:r>
                  </m:sup>
                </m:sSubSup>
                <m:r>
                  <m:rPr>
                    <m:sty m:val="b"/>
                  </m:rPr>
                  <w:rPr>
                    <w:rFonts w:ascii="Cambria Math" w:eastAsiaTheme="minorEastAsia" w:hAnsi="Cambria Math" w:hint="eastAsia"/>
                    <w:sz w:val="20"/>
                    <w:szCs w:val="20"/>
                  </w:rPr>
                  <m:t>=</m:t>
                </m:r>
                <m:f>
                  <m:fPr>
                    <m:ctrlPr>
                      <w:rPr>
                        <w:rFonts w:ascii="Cambria Math" w:hAnsi="Cambria Math"/>
                        <w:b w:val="0"/>
                        <w:sz w:val="20"/>
                        <w:szCs w:val="20"/>
                      </w:rPr>
                    </m:ctrlPr>
                  </m:fPr>
                  <m:num>
                    <m:d>
                      <m:dPr>
                        <m:ctrlPr>
                          <w:rPr>
                            <w:rFonts w:ascii="Cambria Math" w:hAnsi="Cambria Math"/>
                            <w:b w:val="0"/>
                            <w:sz w:val="20"/>
                            <w:szCs w:val="20"/>
                          </w:rPr>
                        </m:ctrlPr>
                      </m:dPr>
                      <m:e>
                        <m:r>
                          <m:rPr>
                            <m:sty m:val="b"/>
                          </m:rPr>
                          <w:rPr>
                            <w:rFonts w:ascii="Cambria Math" w:hAnsi="Cambria Math"/>
                            <w:sz w:val="20"/>
                            <w:szCs w:val="20"/>
                          </w:rPr>
                          <m:t>4</m:t>
                        </m:r>
                        <m:sSub>
                          <m:sSubPr>
                            <m:ctrlPr>
                              <w:rPr>
                                <w:rFonts w:ascii="Cambria Math" w:eastAsiaTheme="minorEastAsia" w:hAnsi="Cambria Math"/>
                                <w:b w:val="0"/>
                                <w:sz w:val="20"/>
                                <w:szCs w:val="20"/>
                              </w:rPr>
                            </m:ctrlPr>
                          </m:sSubPr>
                          <m:e>
                            <m:sSub>
                              <m:sSubPr>
                                <m:ctrlPr>
                                  <w:rPr>
                                    <w:rFonts w:ascii="Cambria Math" w:eastAsiaTheme="minorEastAsia" w:hAnsi="Cambria Math"/>
                                    <w:b w:val="0"/>
                                    <w:sz w:val="20"/>
                                    <w:szCs w:val="20"/>
                                  </w:rPr>
                                </m:ctrlPr>
                              </m:sSubPr>
                              <m:e>
                                <m:r>
                                  <m:rPr>
                                    <m:sty m:val="bi"/>
                                  </m:rPr>
                                  <w:rPr>
                                    <w:rFonts w:ascii="Cambria Math" w:eastAsiaTheme="minorEastAsia" w:hAnsi="Cambria Math"/>
                                    <w:sz w:val="20"/>
                                    <w:szCs w:val="20"/>
                                  </w:rPr>
                                  <m:t>t</m:t>
                                </m:r>
                              </m:e>
                              <m:sub>
                                <m:r>
                                  <m:rPr>
                                    <m:sty m:val="bi"/>
                                  </m:rPr>
                                  <w:rPr>
                                    <w:rFonts w:ascii="Cambria Math" w:eastAsiaTheme="minorEastAsia" w:hAnsi="Cambria Math"/>
                                    <w:sz w:val="20"/>
                                    <w:szCs w:val="20"/>
                                  </w:rPr>
                                  <m:t>B</m:t>
                                </m:r>
                              </m:sub>
                            </m:sSub>
                            <m:sSub>
                              <m:sSubPr>
                                <m:ctrlPr>
                                  <w:rPr>
                                    <w:rFonts w:ascii="Cambria Math" w:eastAsiaTheme="minorEastAsia" w:hAnsi="Cambria Math"/>
                                    <w:b w:val="0"/>
                                    <w:sz w:val="20"/>
                                    <w:szCs w:val="20"/>
                                  </w:rPr>
                                </m:ctrlPr>
                              </m:sSubPr>
                              <m:e>
                                <m:r>
                                  <m:rPr>
                                    <m:sty m:val="bi"/>
                                  </m:rPr>
                                  <w:rPr>
                                    <w:rFonts w:ascii="Cambria Math" w:eastAsiaTheme="minorEastAsia" w:hAnsi="Cambria Math"/>
                                    <w:sz w:val="20"/>
                                    <w:szCs w:val="20"/>
                                  </w:rPr>
                                  <m:t>t</m:t>
                                </m:r>
                              </m:e>
                              <m:sub>
                                <m:r>
                                  <m:rPr>
                                    <m:sty m:val="bi"/>
                                  </m:rPr>
                                  <w:rPr>
                                    <w:rFonts w:ascii="Cambria Math" w:eastAsiaTheme="minorEastAsia" w:hAnsi="Cambria Math"/>
                                    <w:sz w:val="20"/>
                                    <w:szCs w:val="20"/>
                                  </w:rPr>
                                  <m:t>S</m:t>
                                </m:r>
                              </m:sub>
                            </m:sSub>
                            <m:r>
                              <m:rPr>
                                <m:sty m:val="b"/>
                              </m:rPr>
                              <w:rPr>
                                <w:rFonts w:ascii="Cambria Math" w:eastAsiaTheme="minorEastAsia" w:hAnsi="Cambria Math"/>
                                <w:sz w:val="20"/>
                                <w:szCs w:val="20"/>
                              </w:rPr>
                              <m:t>-2</m:t>
                            </m:r>
                            <m:r>
                              <m:rPr>
                                <m:sty m:val="bi"/>
                              </m:rPr>
                              <w:rPr>
                                <w:rFonts w:ascii="Cambria Math" w:eastAsiaTheme="minorEastAsia" w:hAnsi="Cambria Math"/>
                                <w:sz w:val="20"/>
                                <w:szCs w:val="20"/>
                              </w:rPr>
                              <m:t>α</m:t>
                            </m:r>
                          </m:e>
                          <m:sub>
                            <m:r>
                              <m:rPr>
                                <m:sty m:val="bi"/>
                              </m:rPr>
                              <w:rPr>
                                <w:rFonts w:ascii="Cambria Math" w:eastAsiaTheme="minorEastAsia" w:hAnsi="Cambria Math"/>
                                <w:sz w:val="20"/>
                                <w:szCs w:val="20"/>
                              </w:rPr>
                              <m:t>B</m:t>
                            </m:r>
                          </m:sub>
                        </m:sSub>
                        <m:sSub>
                          <m:sSubPr>
                            <m:ctrlPr>
                              <w:rPr>
                                <w:rFonts w:ascii="Cambria Math" w:eastAsiaTheme="minorEastAsia" w:hAnsi="Cambria Math"/>
                                <w:b w:val="0"/>
                                <w:sz w:val="20"/>
                                <w:szCs w:val="20"/>
                              </w:rPr>
                            </m:ctrlPr>
                          </m:sSubPr>
                          <m:e>
                            <m:r>
                              <m:rPr>
                                <m:sty m:val="bi"/>
                              </m:rPr>
                              <w:rPr>
                                <w:rFonts w:ascii="Cambria Math" w:eastAsiaTheme="minorEastAsia" w:hAnsi="Cambria Math"/>
                                <w:sz w:val="20"/>
                                <w:szCs w:val="20"/>
                              </w:rPr>
                              <m:t>α</m:t>
                            </m:r>
                          </m:e>
                          <m:sub>
                            <m:r>
                              <m:rPr>
                                <m:sty m:val="bi"/>
                              </m:rPr>
                              <w:rPr>
                                <w:rFonts w:ascii="Cambria Math" w:eastAsiaTheme="minorEastAsia" w:hAnsi="Cambria Math"/>
                                <w:sz w:val="20"/>
                                <w:szCs w:val="20"/>
                              </w:rPr>
                              <m:t>S</m:t>
                            </m:r>
                          </m:sub>
                        </m:sSub>
                        <m:r>
                          <m:rPr>
                            <m:sty m:val="b"/>
                          </m:rPr>
                          <w:rPr>
                            <w:rFonts w:ascii="Cambria Math" w:eastAsiaTheme="minorEastAsia" w:hAnsi="Cambria Math"/>
                            <w:sz w:val="20"/>
                            <w:szCs w:val="20"/>
                          </w:rPr>
                          <m:t>-2</m:t>
                        </m:r>
                        <m:sSubSup>
                          <m:sSubSupPr>
                            <m:ctrlPr>
                              <w:rPr>
                                <w:rFonts w:ascii="Cambria Math" w:eastAsiaTheme="minorEastAsia" w:hAnsi="Cambria Math"/>
                                <w:b w:val="0"/>
                                <w:sz w:val="20"/>
                                <w:szCs w:val="20"/>
                              </w:rPr>
                            </m:ctrlPr>
                          </m:sSubSupPr>
                          <m:e>
                            <m:r>
                              <m:rPr>
                                <m:sty m:val="bi"/>
                              </m:rPr>
                              <w:rPr>
                                <w:rFonts w:ascii="Cambria Math" w:eastAsiaTheme="minorEastAsia" w:hAnsi="Cambria Math"/>
                                <w:sz w:val="20"/>
                                <w:szCs w:val="20"/>
                              </w:rPr>
                              <m:t>α</m:t>
                            </m:r>
                          </m:e>
                          <m:sub>
                            <m:r>
                              <m:rPr>
                                <m:sty m:val="bi"/>
                              </m:rPr>
                              <w:rPr>
                                <w:rFonts w:ascii="Cambria Math" w:eastAsiaTheme="minorEastAsia" w:hAnsi="Cambria Math"/>
                                <w:sz w:val="20"/>
                                <w:szCs w:val="20"/>
                              </w:rPr>
                              <m:t>B</m:t>
                            </m:r>
                          </m:sub>
                          <m:sup>
                            <m:r>
                              <m:rPr>
                                <m:sty m:val="b"/>
                              </m:rPr>
                              <w:rPr>
                                <w:rFonts w:ascii="Cambria Math" w:eastAsiaTheme="minorEastAsia" w:hAnsi="Cambria Math"/>
                                <w:sz w:val="20"/>
                                <w:szCs w:val="20"/>
                              </w:rPr>
                              <m:t>2</m:t>
                            </m:r>
                          </m:sup>
                        </m:sSubSup>
                      </m:e>
                    </m:d>
                    <m:sSub>
                      <m:sSubPr>
                        <m:ctrlPr>
                          <w:rPr>
                            <w:rFonts w:ascii="Cambria Math" w:hAnsi="Cambria Math"/>
                            <w:b w:val="0"/>
                            <w:sz w:val="20"/>
                            <w:szCs w:val="20"/>
                          </w:rPr>
                        </m:ctrlPr>
                      </m:sSubPr>
                      <m:e>
                        <m:r>
                          <m:rPr>
                            <m:sty m:val="bi"/>
                          </m:rPr>
                          <w:rPr>
                            <w:rFonts w:ascii="Cambria Math" w:hAnsi="Cambria Math"/>
                            <w:sz w:val="20"/>
                            <w:szCs w:val="20"/>
                          </w:rPr>
                          <m:t>S</m:t>
                        </m:r>
                      </m:e>
                      <m:sub>
                        <m:r>
                          <m:rPr>
                            <m:sty m:val="bi"/>
                          </m:rPr>
                          <w:rPr>
                            <w:rFonts w:ascii="Cambria Math" w:hAnsi="Cambria Math"/>
                            <w:sz w:val="20"/>
                            <w:szCs w:val="20"/>
                          </w:rPr>
                          <m:t>S</m:t>
                        </m:r>
                      </m:sub>
                    </m:sSub>
                  </m:num>
                  <m:den>
                    <m:r>
                      <m:rPr>
                        <m:sty m:val="b"/>
                      </m:rPr>
                      <w:rPr>
                        <w:rFonts w:ascii="Cambria Math" w:hAnsi="Cambria Math"/>
                        <w:sz w:val="20"/>
                        <w:szCs w:val="20"/>
                      </w:rPr>
                      <m:t>4</m:t>
                    </m:r>
                    <m:sSub>
                      <m:sSubPr>
                        <m:ctrlPr>
                          <w:rPr>
                            <w:rFonts w:ascii="Cambria Math" w:hAnsi="Cambria Math"/>
                            <w:b w:val="0"/>
                            <w:sz w:val="20"/>
                            <w:szCs w:val="20"/>
                          </w:rPr>
                        </m:ctrlPr>
                      </m:sSubPr>
                      <m:e>
                        <m:r>
                          <m:rPr>
                            <m:sty m:val="bi"/>
                          </m:rPr>
                          <w:rPr>
                            <w:rFonts w:ascii="Cambria Math" w:hAnsi="Cambria Math"/>
                            <w:sz w:val="20"/>
                            <w:szCs w:val="20"/>
                          </w:rPr>
                          <m:t>t</m:t>
                        </m:r>
                      </m:e>
                      <m:sub>
                        <m:r>
                          <m:rPr>
                            <m:sty m:val="bi"/>
                          </m:rPr>
                          <w:rPr>
                            <w:rFonts w:ascii="Cambria Math" w:hAnsi="Cambria Math"/>
                            <w:sz w:val="20"/>
                            <w:szCs w:val="20"/>
                          </w:rPr>
                          <m:t>B</m:t>
                        </m:r>
                      </m:sub>
                    </m:sSub>
                    <m:r>
                      <m:rPr>
                        <m:sty m:val="bi"/>
                      </m:rPr>
                      <w:rPr>
                        <w:rFonts w:ascii="Cambria Math" w:hAnsi="Cambria Math"/>
                        <w:sz w:val="20"/>
                        <w:szCs w:val="20"/>
                      </w:rPr>
                      <m:t>e</m:t>
                    </m:r>
                  </m:den>
                </m:f>
                <m:r>
                  <m:rPr>
                    <m:sty m:val="b"/>
                  </m:rPr>
                  <w:rPr>
                    <w:rFonts w:ascii="Cambria Math" w:hAnsi="Cambria Math"/>
                    <w:sz w:val="20"/>
                    <w:szCs w:val="20"/>
                  </w:rPr>
                  <m:t>-</m:t>
                </m:r>
                <m:f>
                  <m:fPr>
                    <m:ctrlPr>
                      <w:rPr>
                        <w:rFonts w:ascii="Cambria Math" w:hAnsi="Cambria Math"/>
                        <w:b w:val="0"/>
                        <w:sz w:val="20"/>
                        <w:szCs w:val="20"/>
                      </w:rPr>
                    </m:ctrlPr>
                  </m:fPr>
                  <m:num>
                    <m:sSub>
                      <m:sSubPr>
                        <m:ctrlPr>
                          <w:rPr>
                            <w:rFonts w:ascii="Cambria Math" w:eastAsiaTheme="minorEastAsia" w:hAnsi="Cambria Math"/>
                            <w:b w:val="0"/>
                            <w:sz w:val="20"/>
                            <w:szCs w:val="20"/>
                          </w:rPr>
                        </m:ctrlPr>
                      </m:sSubPr>
                      <m:e>
                        <m:r>
                          <m:rPr>
                            <m:sty m:val="bi"/>
                          </m:rPr>
                          <w:rPr>
                            <w:rFonts w:ascii="Cambria Math" w:eastAsiaTheme="minorEastAsia" w:hAnsi="Cambria Math"/>
                            <w:sz w:val="20"/>
                            <w:szCs w:val="20"/>
                          </w:rPr>
                          <m:t>α</m:t>
                        </m:r>
                      </m:e>
                      <m:sub>
                        <m:r>
                          <m:rPr>
                            <m:sty m:val="bi"/>
                          </m:rPr>
                          <w:rPr>
                            <w:rFonts w:ascii="Cambria Math" w:eastAsiaTheme="minorEastAsia" w:hAnsi="Cambria Math"/>
                            <w:sz w:val="20"/>
                            <w:szCs w:val="20"/>
                          </w:rPr>
                          <m:t>B</m:t>
                        </m:r>
                      </m:sub>
                    </m:sSub>
                  </m:num>
                  <m:den>
                    <m:r>
                      <m:rPr>
                        <m:sty m:val="bi"/>
                      </m:rPr>
                      <w:rPr>
                        <w:rFonts w:ascii="Cambria Math" w:hAnsi="Cambria Math"/>
                        <w:sz w:val="20"/>
                        <w:szCs w:val="20"/>
                      </w:rPr>
                      <m:t>e</m:t>
                    </m:r>
                  </m:den>
                </m:f>
              </m:oMath>
            </m:oMathPara>
          </w:p>
        </w:tc>
      </w:tr>
      <w:tr w:rsidR="003D1B47" w:rsidRPr="003D1B47" w14:paraId="7426C35B" w14:textId="77777777" w:rsidTr="008E3DE6">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851" w:type="dxa"/>
            <w:vMerge/>
            <w:tcBorders>
              <w:bottom w:val="single" w:sz="4" w:space="0" w:color="000000"/>
              <w:right w:val="single" w:sz="4" w:space="0" w:color="000000"/>
            </w:tcBorders>
            <w:vAlign w:val="center"/>
          </w:tcPr>
          <w:p w14:paraId="0A5B3813" w14:textId="77777777" w:rsidR="003D1B47" w:rsidRPr="003D1B47" w:rsidRDefault="003D1B47" w:rsidP="003D1B47">
            <w:pPr>
              <w:pStyle w:val="aff"/>
            </w:pPr>
          </w:p>
        </w:tc>
        <w:tc>
          <w:tcPr>
            <w:tcW w:w="425" w:type="dxa"/>
            <w:tcBorders>
              <w:left w:val="single" w:sz="4" w:space="0" w:color="000000"/>
              <w:bottom w:val="single" w:sz="4" w:space="0" w:color="000000"/>
            </w:tcBorders>
            <w:vAlign w:val="center"/>
          </w:tcPr>
          <w:p w14:paraId="6882DF5B" w14:textId="77777777" w:rsidR="003D1B47" w:rsidRPr="006152E9" w:rsidRDefault="003D1B47" w:rsidP="003D1B47">
            <w:pPr>
              <w:pStyle w:val="aff"/>
              <w:cnfStyle w:val="000000100000" w:firstRow="0" w:lastRow="0" w:firstColumn="0" w:lastColumn="0" w:oddVBand="0" w:evenVBand="0" w:oddHBand="1" w:evenHBand="0" w:firstRowFirstColumn="0" w:firstRowLastColumn="0" w:lastRowFirstColumn="0" w:lastRowLastColumn="0"/>
            </w:pPr>
            <w:r w:rsidRPr="006152E9">
              <w:rPr>
                <w:rFonts w:asciiTheme="minorEastAsia" w:hAnsiTheme="minorEastAsia" w:hint="eastAsia"/>
              </w:rPr>
              <w:t>利润</w:t>
            </w:r>
          </w:p>
        </w:tc>
        <w:tc>
          <w:tcPr>
            <w:tcW w:w="7938" w:type="dxa"/>
            <w:tcBorders>
              <w:bottom w:val="single" w:sz="4" w:space="0" w:color="000000"/>
            </w:tcBorders>
            <w:vAlign w:val="center"/>
          </w:tcPr>
          <w:p w14:paraId="7FBF9792" w14:textId="69FB3776" w:rsidR="003D1B47" w:rsidRPr="008E3DE6" w:rsidRDefault="001D719A" w:rsidP="003D1B47">
            <w:pPr>
              <w:pStyle w:val="aff"/>
              <w:cnfStyle w:val="000000100000" w:firstRow="0" w:lastRow="0" w:firstColumn="0" w:lastColumn="0" w:oddVBand="0" w:evenVBand="0" w:oddHBand="1" w:evenHBand="0" w:firstRowFirstColumn="0" w:firstRowLastColumn="0" w:lastRowFirstColumn="0" w:lastRowLastColumn="0"/>
              <w:rPr>
                <w:sz w:val="20"/>
                <w:szCs w:val="20"/>
              </w:rPr>
            </w:pPr>
            <m:oMathPara>
              <m:oMathParaPr>
                <m:jc m:val="left"/>
              </m:oMathParaPr>
              <m:oMath>
                <m:sSubSup>
                  <m:sSubSupPr>
                    <m:ctrlPr>
                      <w:rPr>
                        <w:rFonts w:ascii="Cambria Math" w:hAnsi="Cambria Math"/>
                        <w:i/>
                        <w:sz w:val="20"/>
                        <w:szCs w:val="20"/>
                      </w:rPr>
                    </m:ctrlPr>
                  </m:sSubSupPr>
                  <m:e>
                    <m:r>
                      <w:rPr>
                        <w:rFonts w:ascii="Cambria Math" w:hAnsi="Cambria Math"/>
                        <w:sz w:val="20"/>
                        <w:szCs w:val="20"/>
                      </w:rPr>
                      <m:t>π</m:t>
                    </m:r>
                  </m:e>
                  <m:sub>
                    <m:r>
                      <w:rPr>
                        <w:rFonts w:ascii="Cambria Math" w:hAnsi="Cambria Math"/>
                        <w:sz w:val="20"/>
                        <w:szCs w:val="20"/>
                      </w:rPr>
                      <m:t>K</m:t>
                    </m:r>
                  </m:sub>
                  <m:sup>
                    <m:r>
                      <w:rPr>
                        <w:rFonts w:ascii="Cambria Math" w:hAnsi="Cambria Math"/>
                        <w:sz w:val="20"/>
                        <w:szCs w:val="20"/>
                      </w:rPr>
                      <m:t>*</m:t>
                    </m:r>
                  </m:sup>
                </m:sSubSup>
                <m:r>
                  <w:rPr>
                    <w:rFonts w:ascii="Cambria Math" w:hAnsi="Cambria Math" w:hint="eastAsia"/>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S</m:t>
                        </m:r>
                      </m:sub>
                    </m:sSub>
                    <m:r>
                      <m:rPr>
                        <m:sty m:val="p"/>
                      </m:rPr>
                      <w:rPr>
                        <w:rFonts w:ascii="Cambria Math" w:hAnsi="Cambria Math"/>
                        <w:sz w:val="20"/>
                        <w:szCs w:val="20"/>
                      </w:rPr>
                      <m:t>-4</m:t>
                    </m:r>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B</m:t>
                        </m:r>
                      </m:sub>
                    </m:sSub>
                    <m:r>
                      <m:rPr>
                        <m:sty m:val="p"/>
                      </m:rPr>
                      <w:rPr>
                        <w:rFonts w:ascii="Cambria Math" w:eastAsiaTheme="minorEastAsia" w:hAnsi="Cambria Math"/>
                        <w:sz w:val="20"/>
                        <w:szCs w:val="20"/>
                      </w:rPr>
                      <m:t>)</m:t>
                    </m:r>
                    <m:sSub>
                      <m:sSubPr>
                        <m:ctrlPr>
                          <w:rPr>
                            <w:rFonts w:ascii="Cambria Math" w:hAnsi="Cambria Math"/>
                            <w:sz w:val="20"/>
                            <w:szCs w:val="20"/>
                          </w:rPr>
                        </m:ctrlPr>
                      </m:sSubPr>
                      <m:e>
                        <m:r>
                          <w:rPr>
                            <w:rFonts w:ascii="Cambria Math" w:hAnsi="Cambria Math"/>
                            <w:sz w:val="20"/>
                            <w:szCs w:val="20"/>
                          </w:rPr>
                          <m:t>S</m:t>
                        </m:r>
                      </m:e>
                      <m:sub>
                        <m:r>
                          <w:rPr>
                            <w:rFonts w:ascii="Cambria Math" w:hAnsi="Cambria Math"/>
                            <w:sz w:val="20"/>
                            <w:szCs w:val="20"/>
                          </w:rPr>
                          <m:t>S</m:t>
                        </m:r>
                      </m:sub>
                    </m:sSub>
                  </m:num>
                  <m:den>
                    <m:r>
                      <m:rPr>
                        <m:sty m:val="p"/>
                      </m:rPr>
                      <w:rPr>
                        <w:rFonts w:ascii="Cambria Math" w:hAnsi="Cambria Math"/>
                        <w:sz w:val="20"/>
                        <w:szCs w:val="20"/>
                      </w:rPr>
                      <m:t>4</m:t>
                    </m:r>
                    <m:sSup>
                      <m:sSupPr>
                        <m:ctrlPr>
                          <w:rPr>
                            <w:rFonts w:ascii="Cambria Math" w:hAnsi="Cambria Math"/>
                            <w:sz w:val="20"/>
                            <w:szCs w:val="20"/>
                          </w:rPr>
                        </m:ctrlPr>
                      </m:sSupPr>
                      <m:e>
                        <m:r>
                          <w:rPr>
                            <w:rFonts w:ascii="Cambria Math" w:hAnsi="Cambria Math"/>
                            <w:sz w:val="20"/>
                            <w:szCs w:val="20"/>
                          </w:rPr>
                          <m:t>e</m:t>
                        </m:r>
                      </m:e>
                      <m:sup>
                        <m:r>
                          <m:rPr>
                            <m:sty m:val="p"/>
                          </m:rPr>
                          <w:rPr>
                            <w:rFonts w:ascii="Cambria Math" w:hAnsi="Cambria Math"/>
                            <w:sz w:val="20"/>
                            <w:szCs w:val="20"/>
                          </w:rPr>
                          <m:t>2</m:t>
                        </m:r>
                      </m:sup>
                    </m:sSup>
                  </m:den>
                </m:f>
                <m:r>
                  <m:rPr>
                    <m:sty m:val="p"/>
                  </m:rPr>
                  <w:rPr>
                    <w:rFonts w:ascii="Cambria Math" w:hAnsi="Cambria Math"/>
                    <w:sz w:val="20"/>
                    <w:szCs w:val="20"/>
                  </w:rPr>
                  <m:t>+</m:t>
                </m:r>
                <m:f>
                  <m:fPr>
                    <m:ctrlPr>
                      <w:rPr>
                        <w:rFonts w:ascii="Cambria Math" w:hAnsi="Cambria Math"/>
                        <w:sz w:val="20"/>
                        <w:szCs w:val="20"/>
                      </w:rPr>
                    </m:ctrlPr>
                  </m:fPr>
                  <m:num>
                    <m:r>
                      <m:rPr>
                        <m:sty m:val="p"/>
                      </m:rPr>
                      <w:rPr>
                        <w:rFonts w:ascii="Cambria Math" w:hAnsi="Cambria Math"/>
                        <w:sz w:val="20"/>
                        <w:szCs w:val="20"/>
                      </w:rPr>
                      <m:t>(32</m:t>
                    </m:r>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B</m:t>
                        </m:r>
                      </m:sub>
                    </m:sSub>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S</m:t>
                        </m:r>
                      </m:sub>
                    </m:sSub>
                    <m:r>
                      <m:rPr>
                        <m:sty m:val="p"/>
                      </m:rPr>
                      <w:rPr>
                        <w:rFonts w:ascii="Cambria Math" w:hAnsi="Cambria Math"/>
                        <w:sz w:val="20"/>
                        <w:szCs w:val="20"/>
                      </w:rPr>
                      <m:t>-12</m:t>
                    </m:r>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B</m:t>
                        </m:r>
                      </m:sub>
                    </m:sSub>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S</m:t>
                        </m:r>
                      </m:sub>
                    </m:sSub>
                    <m:r>
                      <m:rPr>
                        <m:sty m:val="p"/>
                      </m:rPr>
                      <w:rPr>
                        <w:rFonts w:ascii="Cambria Math" w:hAnsi="Cambria Math"/>
                        <w:sz w:val="20"/>
                        <w:szCs w:val="20"/>
                      </w:rPr>
                      <m:t>-17</m:t>
                    </m:r>
                    <m:sSubSup>
                      <m:sSubSupPr>
                        <m:ctrlPr>
                          <w:rPr>
                            <w:rFonts w:ascii="Cambria Math" w:hAnsi="Cambria Math"/>
                            <w:sz w:val="20"/>
                            <w:szCs w:val="20"/>
                          </w:rPr>
                        </m:ctrlPr>
                      </m:sSubSupPr>
                      <m:e>
                        <m:r>
                          <w:rPr>
                            <w:rFonts w:ascii="Cambria Math" w:eastAsiaTheme="minorEastAsia" w:hAnsi="Cambria Math"/>
                            <w:sz w:val="20"/>
                            <w:szCs w:val="20"/>
                          </w:rPr>
                          <m:t>α</m:t>
                        </m:r>
                      </m:e>
                      <m:sub>
                        <m:r>
                          <w:rPr>
                            <w:rFonts w:ascii="Cambria Math" w:hAnsi="Cambria Math"/>
                            <w:sz w:val="20"/>
                            <w:szCs w:val="20"/>
                          </w:rPr>
                          <m:t>B</m:t>
                        </m:r>
                      </m:sub>
                      <m:sup>
                        <m:r>
                          <m:rPr>
                            <m:sty m:val="p"/>
                          </m:rPr>
                          <w:rPr>
                            <w:rFonts w:ascii="Cambria Math" w:hAnsi="Cambria Math"/>
                            <w:sz w:val="20"/>
                            <w:szCs w:val="20"/>
                          </w:rPr>
                          <m:t>2</m:t>
                        </m:r>
                      </m:sup>
                    </m:sSubSup>
                    <m:r>
                      <m:rPr>
                        <m:sty m:val="p"/>
                      </m:rPr>
                      <w:rPr>
                        <w:rFonts w:ascii="Cambria Math" w:hAnsi="Cambria Math"/>
                        <w:sz w:val="20"/>
                        <w:szCs w:val="20"/>
                      </w:rPr>
                      <m:t>+12</m:t>
                    </m:r>
                    <m:sSubSup>
                      <m:sSubSupPr>
                        <m:ctrlPr>
                          <w:rPr>
                            <w:rFonts w:ascii="Cambria Math" w:hAnsi="Cambria Math"/>
                            <w:sz w:val="20"/>
                            <w:szCs w:val="20"/>
                          </w:rPr>
                        </m:ctrlPr>
                      </m:sSubSupPr>
                      <m:e>
                        <m:r>
                          <w:rPr>
                            <w:rFonts w:ascii="Cambria Math" w:eastAsiaTheme="minorEastAsia" w:hAnsi="Cambria Math"/>
                            <w:sz w:val="20"/>
                            <w:szCs w:val="20"/>
                          </w:rPr>
                          <m:t>α</m:t>
                        </m:r>
                      </m:e>
                      <m:sub>
                        <m:r>
                          <w:rPr>
                            <w:rFonts w:ascii="Cambria Math" w:hAnsi="Cambria Math"/>
                            <w:sz w:val="20"/>
                            <w:szCs w:val="20"/>
                          </w:rPr>
                          <m:t>S</m:t>
                        </m:r>
                      </m:sub>
                      <m:sup>
                        <m:r>
                          <m:rPr>
                            <m:sty m:val="p"/>
                          </m:rPr>
                          <w:rPr>
                            <w:rFonts w:ascii="Cambria Math" w:hAnsi="Cambria Math"/>
                            <w:sz w:val="20"/>
                            <w:szCs w:val="20"/>
                          </w:rPr>
                          <m:t>2</m:t>
                        </m:r>
                      </m:sup>
                    </m:sSubSup>
                    <m:r>
                      <m:rPr>
                        <m:sty m:val="p"/>
                      </m:rPr>
                      <w:rPr>
                        <w:rFonts w:ascii="Cambria Math" w:hAnsi="Cambria Math"/>
                        <w:sz w:val="20"/>
                        <w:szCs w:val="20"/>
                      </w:rPr>
                      <m:t>)</m:t>
                    </m:r>
                  </m:num>
                  <m:den>
                    <m:r>
                      <m:rPr>
                        <m:sty m:val="p"/>
                      </m:rPr>
                      <w:rPr>
                        <w:rFonts w:ascii="Cambria Math" w:hAnsi="Cambria Math"/>
                        <w:sz w:val="20"/>
                        <w:szCs w:val="20"/>
                      </w:rPr>
                      <m:t>32</m:t>
                    </m:r>
                    <m:sSub>
                      <m:sSubPr>
                        <m:ctrlPr>
                          <w:rPr>
                            <w:rFonts w:ascii="Cambria Math" w:hAnsi="Cambria Math"/>
                            <w:sz w:val="20"/>
                            <w:szCs w:val="20"/>
                          </w:rPr>
                        </m:ctrlPr>
                      </m:sSubPr>
                      <m:e>
                        <m:r>
                          <w:rPr>
                            <w:rFonts w:ascii="Cambria Math" w:hAnsi="Cambria Math"/>
                            <w:sz w:val="20"/>
                            <w:szCs w:val="20"/>
                          </w:rPr>
                          <m:t>t</m:t>
                        </m:r>
                      </m:e>
                      <m:sub>
                        <m:r>
                          <w:rPr>
                            <w:rFonts w:ascii="Cambria Math" w:hAnsi="Cambria Math"/>
                            <w:sz w:val="20"/>
                            <w:szCs w:val="20"/>
                          </w:rPr>
                          <m:t>B</m:t>
                        </m:r>
                      </m:sub>
                    </m:sSub>
                    <m:sSup>
                      <m:sSupPr>
                        <m:ctrlPr>
                          <w:rPr>
                            <w:rFonts w:ascii="Cambria Math" w:hAnsi="Cambria Math"/>
                            <w:sz w:val="20"/>
                            <w:szCs w:val="20"/>
                          </w:rPr>
                        </m:ctrlPr>
                      </m:sSupPr>
                      <m:e>
                        <m:r>
                          <w:rPr>
                            <w:rFonts w:ascii="Cambria Math" w:hAnsi="Cambria Math"/>
                            <w:sz w:val="20"/>
                            <w:szCs w:val="20"/>
                          </w:rPr>
                          <m:t>e</m:t>
                        </m:r>
                      </m:e>
                      <m:sup>
                        <m:r>
                          <m:rPr>
                            <m:sty m:val="p"/>
                          </m:rPr>
                          <w:rPr>
                            <w:rFonts w:ascii="Cambria Math" w:hAnsi="Cambria Math"/>
                            <w:sz w:val="20"/>
                            <w:szCs w:val="20"/>
                          </w:rPr>
                          <m:t>2</m:t>
                        </m:r>
                      </m:sup>
                    </m:sSup>
                  </m:den>
                </m:f>
              </m:oMath>
            </m:oMathPara>
          </w:p>
        </w:tc>
      </w:tr>
      <w:tr w:rsidR="003D1B47" w:rsidRPr="003D1B47" w14:paraId="74E48D3B" w14:textId="77777777" w:rsidTr="008E3DE6">
        <w:trPr>
          <w:trHeight w:val="1247"/>
        </w:trPr>
        <w:tc>
          <w:tcPr>
            <w:cnfStyle w:val="001000000000" w:firstRow="0" w:lastRow="0" w:firstColumn="1" w:lastColumn="0" w:oddVBand="0" w:evenVBand="0" w:oddHBand="0" w:evenHBand="0" w:firstRowFirstColumn="0" w:firstRowLastColumn="0" w:lastRowFirstColumn="0" w:lastRowLastColumn="0"/>
            <w:tcW w:w="851" w:type="dxa"/>
            <w:vMerge w:val="restart"/>
            <w:tcBorders>
              <w:top w:val="single" w:sz="4" w:space="0" w:color="000000"/>
              <w:right w:val="single" w:sz="4" w:space="0" w:color="000000"/>
            </w:tcBorders>
            <w:vAlign w:val="center"/>
          </w:tcPr>
          <w:p w14:paraId="4DAAF0CE" w14:textId="73F4A49E" w:rsidR="00F7660E" w:rsidRDefault="003D1B47" w:rsidP="00F7660E">
            <w:pPr>
              <w:pStyle w:val="aff"/>
              <w:jc w:val="center"/>
            </w:pPr>
            <w:r w:rsidRPr="003D1B47">
              <w:rPr>
                <w:rFonts w:hint="eastAsia"/>
              </w:rPr>
              <w:t>供</w:t>
            </w:r>
            <w:r w:rsidR="008E3DE6">
              <w:rPr>
                <w:rFonts w:asciiTheme="minorEastAsia" w:eastAsiaTheme="minorEastAsia" w:hAnsiTheme="minorEastAsia" w:hint="eastAsia"/>
                <w:lang w:eastAsia="zh-TW"/>
              </w:rPr>
              <w:t xml:space="preserve"> </w:t>
            </w:r>
            <w:r w:rsidR="008E3DE6" w:rsidRPr="003D1B47">
              <w:rPr>
                <w:rFonts w:hint="eastAsia"/>
              </w:rPr>
              <w:t>消</w:t>
            </w:r>
          </w:p>
          <w:p w14:paraId="34AB12F0" w14:textId="0B5C2C66" w:rsidR="00F7660E" w:rsidRDefault="003D1B47" w:rsidP="008E3DE6">
            <w:pPr>
              <w:pStyle w:val="aff"/>
              <w:jc w:val="center"/>
            </w:pPr>
            <w:r w:rsidRPr="003D1B47">
              <w:rPr>
                <w:rFonts w:hint="eastAsia"/>
              </w:rPr>
              <w:t>应</w:t>
            </w:r>
            <w:r w:rsidR="008E3DE6">
              <w:rPr>
                <w:rFonts w:asciiTheme="minorEastAsia" w:eastAsiaTheme="minorEastAsia" w:hAnsiTheme="minorEastAsia" w:hint="eastAsia"/>
                <w:lang w:eastAsia="zh-TW"/>
              </w:rPr>
              <w:t xml:space="preserve"> </w:t>
            </w:r>
            <w:r w:rsidR="008E3DE6" w:rsidRPr="003D1B47">
              <w:rPr>
                <w:rFonts w:hint="eastAsia"/>
              </w:rPr>
              <w:t>费</w:t>
            </w:r>
          </w:p>
          <w:p w14:paraId="0E217C10" w14:textId="6A200737" w:rsidR="003D1B47" w:rsidRPr="003D1B47" w:rsidRDefault="003D1B47" w:rsidP="008E3DE6">
            <w:pPr>
              <w:pStyle w:val="aff"/>
              <w:jc w:val="center"/>
            </w:pPr>
            <w:r w:rsidRPr="003D1B47">
              <w:rPr>
                <w:rFonts w:hint="eastAsia"/>
              </w:rPr>
              <w:t>商</w:t>
            </w:r>
            <w:r w:rsidR="008E3DE6">
              <w:rPr>
                <w:rFonts w:asciiTheme="minorEastAsia" w:eastAsiaTheme="minorEastAsia" w:hAnsiTheme="minorEastAsia" w:hint="eastAsia"/>
                <w:lang w:eastAsia="zh-TW"/>
              </w:rPr>
              <w:t xml:space="preserve"> </w:t>
            </w:r>
            <w:r w:rsidR="008E3DE6" w:rsidRPr="003D1B47">
              <w:rPr>
                <w:rFonts w:hint="eastAsia"/>
              </w:rPr>
              <w:t>者</w:t>
            </w:r>
          </w:p>
          <w:p w14:paraId="08CCFB96" w14:textId="77777777" w:rsidR="00F7660E" w:rsidRDefault="003D1B47" w:rsidP="00F7660E">
            <w:pPr>
              <w:pStyle w:val="aff"/>
              <w:jc w:val="center"/>
            </w:pPr>
            <w:r w:rsidRPr="003D1B47">
              <w:rPr>
                <w:rFonts w:hint="eastAsia"/>
              </w:rPr>
              <w:t>多</w:t>
            </w:r>
          </w:p>
          <w:p w14:paraId="35C466CA" w14:textId="77777777" w:rsidR="00F7660E" w:rsidRDefault="003D1B47" w:rsidP="00F7660E">
            <w:pPr>
              <w:pStyle w:val="aff"/>
              <w:jc w:val="center"/>
            </w:pPr>
            <w:r w:rsidRPr="003D1B47">
              <w:rPr>
                <w:rFonts w:hint="eastAsia"/>
              </w:rPr>
              <w:t>归</w:t>
            </w:r>
          </w:p>
          <w:p w14:paraId="35A12AFC" w14:textId="4AA81DB6" w:rsidR="003D1B47" w:rsidRPr="003D1B47" w:rsidRDefault="003D1B47" w:rsidP="00F7660E">
            <w:pPr>
              <w:pStyle w:val="aff"/>
              <w:jc w:val="center"/>
            </w:pPr>
            <w:r w:rsidRPr="003D1B47">
              <w:rPr>
                <w:rFonts w:hint="eastAsia"/>
              </w:rPr>
              <w:t>属</w:t>
            </w:r>
          </w:p>
        </w:tc>
        <w:tc>
          <w:tcPr>
            <w:tcW w:w="425" w:type="dxa"/>
            <w:tcBorders>
              <w:top w:val="single" w:sz="4" w:space="0" w:color="000000"/>
              <w:left w:val="single" w:sz="4" w:space="0" w:color="000000"/>
            </w:tcBorders>
            <w:vAlign w:val="center"/>
          </w:tcPr>
          <w:p w14:paraId="02FACFBB" w14:textId="77777777" w:rsidR="003D1B47" w:rsidRPr="006152E9" w:rsidRDefault="003D1B47" w:rsidP="003D1B47">
            <w:pPr>
              <w:pStyle w:val="aff"/>
              <w:cnfStyle w:val="000000000000" w:firstRow="0" w:lastRow="0" w:firstColumn="0" w:lastColumn="0" w:oddVBand="0" w:evenVBand="0" w:oddHBand="0" w:evenHBand="0" w:firstRowFirstColumn="0" w:firstRowLastColumn="0" w:lastRowFirstColumn="0" w:lastRowLastColumn="0"/>
            </w:pPr>
            <w:r w:rsidRPr="006152E9">
              <w:rPr>
                <w:rFonts w:asciiTheme="minorEastAsia" w:hAnsiTheme="minorEastAsia" w:hint="eastAsia"/>
              </w:rPr>
              <w:t>定价</w:t>
            </w:r>
          </w:p>
        </w:tc>
        <w:tc>
          <w:tcPr>
            <w:tcW w:w="7938" w:type="dxa"/>
            <w:tcBorders>
              <w:top w:val="single" w:sz="4" w:space="0" w:color="000000"/>
            </w:tcBorders>
            <w:vAlign w:val="center"/>
          </w:tcPr>
          <w:p w14:paraId="6AFFE5AA" w14:textId="290F9B95" w:rsidR="003D1B47" w:rsidRPr="008E3DE6" w:rsidRDefault="001D719A" w:rsidP="003D1B47">
            <w:pPr>
              <w:pStyle w:val="aff"/>
              <w:cnfStyle w:val="000000000000" w:firstRow="0" w:lastRow="0" w:firstColumn="0" w:lastColumn="0" w:oddVBand="0" w:evenVBand="0" w:oddHBand="0" w:evenHBand="0" w:firstRowFirstColumn="0" w:firstRowLastColumn="0" w:lastRowFirstColumn="0" w:lastRowLastColumn="0"/>
              <w:rPr>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P</m:t>
                    </m:r>
                  </m:e>
                  <m:sub>
                    <m:r>
                      <w:rPr>
                        <w:rFonts w:ascii="Cambria Math" w:hAnsi="Cambria Math"/>
                        <w:sz w:val="20"/>
                        <w:szCs w:val="20"/>
                      </w:rPr>
                      <m:t>KB</m:t>
                    </m:r>
                  </m:sub>
                  <m:sup>
                    <m:r>
                      <m:rPr>
                        <m:sty m:val="p"/>
                      </m:rPr>
                      <w:rPr>
                        <w:rFonts w:ascii="Cambria Math" w:hAnsi="Cambria Math"/>
                        <w:sz w:val="20"/>
                        <w:szCs w:val="20"/>
                      </w:rPr>
                      <m:t>*</m:t>
                    </m:r>
                  </m:sup>
                </m:sSubSup>
                <m:r>
                  <m:rPr>
                    <m:sty m:val="p"/>
                  </m:rPr>
                  <w:rPr>
                    <w:rFonts w:ascii="Cambria Math" w:eastAsiaTheme="minorEastAsia" w:hAnsi="Cambria Math" w:hint="eastAsia"/>
                    <w:sz w:val="20"/>
                    <w:szCs w:val="20"/>
                  </w:rPr>
                  <m:t>=</m:t>
                </m:r>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B</m:t>
                        </m:r>
                      </m:sub>
                    </m:sSub>
                    <m:d>
                      <m:dPr>
                        <m:begChr m:val="["/>
                        <m:endChr m:val="]"/>
                        <m:ctrlPr>
                          <w:rPr>
                            <w:rFonts w:ascii="Cambria Math" w:eastAsiaTheme="minorEastAsia" w:hAnsi="Cambria Math"/>
                            <w:sz w:val="20"/>
                            <w:szCs w:val="20"/>
                          </w:rPr>
                        </m:ctrlPr>
                      </m:dPr>
                      <m:e>
                        <m:f>
                          <m:fPr>
                            <m:ctrlPr>
                              <w:rPr>
                                <w:rFonts w:ascii="Cambria Math" w:eastAsiaTheme="minorEastAsia" w:hAnsi="Cambria Math"/>
                                <w:sz w:val="20"/>
                                <w:szCs w:val="20"/>
                              </w:rPr>
                            </m:ctrlPr>
                          </m:fPr>
                          <m:num>
                            <m:r>
                              <m:rPr>
                                <m:sty m:val="p"/>
                              </m:rPr>
                              <w:rPr>
                                <w:rFonts w:ascii="Cambria Math" w:eastAsiaTheme="minorEastAsia" w:hAnsi="Cambria Math"/>
                                <w:sz w:val="20"/>
                                <w:szCs w:val="20"/>
                              </w:rPr>
                              <m:t>2</m:t>
                            </m:r>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B</m:t>
                                </m:r>
                              </m:sub>
                            </m:sSub>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S</m:t>
                                </m:r>
                              </m:sub>
                            </m:sSub>
                            <m:r>
                              <m:rPr>
                                <m:sty m:val="p"/>
                              </m:rPr>
                              <w:rPr>
                                <w:rFonts w:ascii="Cambria Math" w:eastAsiaTheme="minorEastAsia" w:hAnsi="Cambria Math"/>
                                <w:sz w:val="20"/>
                                <w:szCs w:val="20"/>
                              </w:rPr>
                              <m:t>-2</m:t>
                            </m:r>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B</m:t>
                                </m:r>
                              </m:sub>
                            </m:sSub>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hint="eastAsia"/>
                                    <w:sz w:val="20"/>
                                    <w:szCs w:val="20"/>
                                  </w:rPr>
                                  <m:t>S</m:t>
                                </m:r>
                              </m:sub>
                            </m:sSub>
                            <m:r>
                              <m:rPr>
                                <m:sty m:val="p"/>
                              </m:rPr>
                              <w:rPr>
                                <w:rFonts w:ascii="Cambria Math" w:eastAsiaTheme="minorEastAsia" w:hAnsi="Cambria Math"/>
                                <w:sz w:val="20"/>
                                <w:szCs w:val="20"/>
                              </w:rPr>
                              <m:t>-</m:t>
                            </m:r>
                            <m:r>
                              <m:rPr>
                                <m:sty m:val="p"/>
                              </m:rPr>
                              <w:rPr>
                                <w:rFonts w:ascii="Cambria Math" w:eastAsiaTheme="minorEastAsia" w:hAnsi="Cambria Math" w:hint="eastAsia"/>
                                <w:sz w:val="20"/>
                                <w:szCs w:val="20"/>
                              </w:rPr>
                              <m:t>2</m:t>
                            </m:r>
                            <m:sSubSup>
                              <m:sSubSupPr>
                                <m:ctrlPr>
                                  <w:rPr>
                                    <w:rFonts w:ascii="Cambria Math" w:eastAsiaTheme="minorEastAsia" w:hAnsi="Cambria Math"/>
                                    <w:sz w:val="20"/>
                                    <w:szCs w:val="20"/>
                                  </w:rPr>
                                </m:ctrlPr>
                              </m:sSubSupPr>
                              <m:e>
                                <m:r>
                                  <w:rPr>
                                    <w:rFonts w:ascii="Cambria Math" w:eastAsiaTheme="minorEastAsia" w:hAnsi="Cambria Math"/>
                                    <w:sz w:val="20"/>
                                    <w:szCs w:val="20"/>
                                  </w:rPr>
                                  <m:t>α</m:t>
                                </m:r>
                              </m:e>
                              <m:sub>
                                <m:r>
                                  <w:rPr>
                                    <w:rFonts w:ascii="Cambria Math" w:eastAsiaTheme="minorEastAsia" w:hAnsi="Cambria Math"/>
                                    <w:sz w:val="20"/>
                                    <w:szCs w:val="20"/>
                                  </w:rPr>
                                  <m:t>S</m:t>
                                </m:r>
                              </m:sub>
                              <m:sup>
                                <m:r>
                                  <m:rPr>
                                    <m:sty m:val="p"/>
                                  </m:rPr>
                                  <w:rPr>
                                    <w:rFonts w:ascii="Cambria Math" w:eastAsiaTheme="minorEastAsia" w:hAnsi="Cambria Math" w:hint="eastAsia"/>
                                    <w:sz w:val="20"/>
                                    <w:szCs w:val="20"/>
                                  </w:rPr>
                                  <m:t>2</m:t>
                                </m:r>
                              </m:sup>
                            </m:sSubSup>
                          </m:num>
                          <m:den>
                            <m:r>
                              <w:rPr>
                                <w:rFonts w:ascii="Cambria Math" w:eastAsiaTheme="minorEastAsia" w:hAnsi="Cambria Math"/>
                                <w:sz w:val="20"/>
                                <w:szCs w:val="20"/>
                              </w:rPr>
                              <m:t>e</m:t>
                            </m:r>
                          </m:den>
                        </m:f>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S</m:t>
                                </m:r>
                              </m:sub>
                            </m:sSub>
                            <m:d>
                              <m:dPr>
                                <m:ctrlPr>
                                  <w:rPr>
                                    <w:rFonts w:ascii="Cambria Math" w:eastAsiaTheme="minorEastAsia" w:hAnsi="Cambria Math"/>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S</m:t>
                                    </m:r>
                                  </m:sub>
                                </m:sSub>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B</m:t>
                                    </m:r>
                                  </m:sub>
                                </m:sSub>
                                <m:r>
                                  <m:rPr>
                                    <m:sty m:val="p"/>
                                  </m:rPr>
                                  <w:rPr>
                                    <w:rFonts w:ascii="Cambria Math" w:eastAsiaTheme="minorEastAsia" w:hAnsi="Cambria Math"/>
                                    <w:sz w:val="20"/>
                                    <w:szCs w:val="20"/>
                                  </w:rPr>
                                  <m:t>-3</m:t>
                                </m:r>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S</m:t>
                                    </m:r>
                                  </m:sub>
                                </m:sSub>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hint="eastAsia"/>
                                        <w:sz w:val="20"/>
                                        <w:szCs w:val="20"/>
                                      </w:rPr>
                                      <m:t>S</m:t>
                                    </m:r>
                                  </m:sub>
                                </m:sSub>
                              </m:e>
                            </m:d>
                          </m:num>
                          <m:den>
                            <m:r>
                              <w:rPr>
                                <w:rFonts w:ascii="Cambria Math" w:eastAsiaTheme="minorEastAsia" w:hAnsi="Cambria Math"/>
                                <w:sz w:val="20"/>
                                <w:szCs w:val="20"/>
                              </w:rPr>
                              <m:t>e</m:t>
                            </m:r>
                          </m:den>
                        </m:f>
                      </m:e>
                    </m:d>
                  </m:num>
                  <m:den>
                    <m:sSub>
                      <m:sSubPr>
                        <m:ctrlPr>
                          <w:rPr>
                            <w:rFonts w:ascii="Cambria Math" w:eastAsiaTheme="minorEastAsia" w:hAnsi="Cambria Math"/>
                            <w:sz w:val="20"/>
                            <w:szCs w:val="20"/>
                          </w:rPr>
                        </m:ctrlPr>
                      </m:sSubPr>
                      <m:e>
                        <m:r>
                          <m:rPr>
                            <m:sty m:val="p"/>
                          </m:rPr>
                          <w:rPr>
                            <w:rFonts w:ascii="Cambria Math" w:eastAsiaTheme="minorEastAsia" w:hAnsi="Cambria Math" w:hint="eastAsia"/>
                            <w:sz w:val="20"/>
                            <w:szCs w:val="20"/>
                          </w:rPr>
                          <m:t>4</m:t>
                        </m:r>
                        <m:r>
                          <w:rPr>
                            <w:rFonts w:ascii="Cambria Math" w:eastAsiaTheme="minorEastAsia" w:hAnsi="Cambria Math"/>
                            <w:sz w:val="20"/>
                            <w:szCs w:val="20"/>
                          </w:rPr>
                          <m:t>t</m:t>
                        </m:r>
                      </m:e>
                      <m:sub>
                        <m:r>
                          <w:rPr>
                            <w:rFonts w:ascii="Cambria Math" w:eastAsiaTheme="minorEastAsia" w:hAnsi="Cambria Math" w:hint="eastAsia"/>
                            <w:sz w:val="20"/>
                            <w:szCs w:val="20"/>
                          </w:rPr>
                          <m:t>B</m:t>
                        </m:r>
                      </m:sub>
                    </m:sSub>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S</m:t>
                        </m:r>
                      </m:sub>
                    </m:sSub>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d>
                          <m:dPr>
                            <m:ctrlPr>
                              <w:rPr>
                                <w:rFonts w:ascii="Cambria Math" w:eastAsiaTheme="minorEastAsia" w:hAnsi="Cambria Math"/>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B</m:t>
                                </m:r>
                              </m:sub>
                            </m:sSub>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m:t>
                                </m:r>
                                <m:r>
                                  <w:rPr>
                                    <w:rFonts w:ascii="Cambria Math" w:eastAsiaTheme="minorEastAsia" w:hAnsi="Cambria Math"/>
                                    <w:sz w:val="20"/>
                                    <w:szCs w:val="20"/>
                                  </w:rPr>
                                  <m:t>α</m:t>
                                </m:r>
                              </m:e>
                              <m:sub>
                                <m:r>
                                  <w:rPr>
                                    <w:rFonts w:ascii="Cambria Math" w:eastAsiaTheme="minorEastAsia" w:hAnsi="Cambria Math" w:hint="eastAsia"/>
                                    <w:sz w:val="20"/>
                                    <w:szCs w:val="20"/>
                                  </w:rPr>
                                  <m:t>S</m:t>
                                </m:r>
                              </m:sub>
                            </m:sSub>
                          </m:e>
                        </m:d>
                      </m:e>
                      <m:sup>
                        <m:r>
                          <m:rPr>
                            <m:sty m:val="p"/>
                          </m:rPr>
                          <w:rPr>
                            <w:rFonts w:ascii="Cambria Math" w:eastAsiaTheme="minorEastAsia" w:hAnsi="Cambria Math"/>
                            <w:sz w:val="20"/>
                            <w:szCs w:val="20"/>
                          </w:rPr>
                          <m:t>2</m:t>
                        </m:r>
                      </m:sup>
                    </m:sSup>
                  </m:den>
                </m:f>
              </m:oMath>
            </m:oMathPara>
          </w:p>
          <w:p w14:paraId="761A9574" w14:textId="3B69A6AD" w:rsidR="003D1B47" w:rsidRPr="008E3DE6" w:rsidRDefault="001D719A" w:rsidP="003D1B47">
            <w:pPr>
              <w:pStyle w:val="aff"/>
              <w:cnfStyle w:val="000000000000" w:firstRow="0" w:lastRow="0" w:firstColumn="0" w:lastColumn="0" w:oddVBand="0" w:evenVBand="0" w:oddHBand="0" w:evenHBand="0" w:firstRowFirstColumn="0" w:firstRowLastColumn="0" w:lastRowFirstColumn="0" w:lastRowLastColumn="0"/>
              <w:rPr>
                <w:rFonts w:eastAsiaTheme="minorEastAsia"/>
                <w:sz w:val="20"/>
                <w:szCs w:val="20"/>
                <w:lang w:eastAsia="zh-TW"/>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P</m:t>
                    </m:r>
                  </m:e>
                  <m:sub>
                    <m:r>
                      <w:rPr>
                        <w:rFonts w:ascii="Cambria Math" w:hAnsi="Cambria Math"/>
                        <w:sz w:val="20"/>
                        <w:szCs w:val="20"/>
                      </w:rPr>
                      <m:t>KS</m:t>
                    </m:r>
                  </m:sub>
                  <m:sup>
                    <m:r>
                      <m:rPr>
                        <m:sty m:val="p"/>
                      </m:rPr>
                      <w:rPr>
                        <w:rFonts w:ascii="Cambria Math" w:hAnsi="Cambria Math"/>
                        <w:sz w:val="20"/>
                        <w:szCs w:val="20"/>
                      </w:rPr>
                      <m:t>*</m:t>
                    </m:r>
                  </m:sup>
                </m:sSubSup>
                <m:r>
                  <w:rPr>
                    <w:rFonts w:ascii="Cambria Math" w:eastAsia="Cambria Math" w:hAnsi="Cambria Math" w:cs="Cambria Math"/>
                    <w:sz w:val="20"/>
                    <w:szCs w:val="20"/>
                  </w:rPr>
                  <m:t>=</m:t>
                </m:r>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S</m:t>
                        </m:r>
                      </m:sub>
                    </m:sSub>
                    <m:d>
                      <m:dPr>
                        <m:begChr m:val="["/>
                        <m:endChr m:val="]"/>
                        <m:ctrlPr>
                          <w:rPr>
                            <w:rFonts w:ascii="Cambria Math" w:eastAsiaTheme="minorEastAsia" w:hAnsi="Cambria Math"/>
                            <w:sz w:val="20"/>
                            <w:szCs w:val="20"/>
                          </w:rPr>
                        </m:ctrlPr>
                      </m:dPr>
                      <m:e>
                        <m:f>
                          <m:fPr>
                            <m:ctrlPr>
                              <w:rPr>
                                <w:rFonts w:ascii="Cambria Math" w:eastAsiaTheme="minorEastAsia" w:hAnsi="Cambria Math"/>
                                <w:sz w:val="20"/>
                                <w:szCs w:val="20"/>
                              </w:rPr>
                            </m:ctrlPr>
                          </m:fPr>
                          <m:num>
                            <m:sSub>
                              <m:sSubPr>
                                <m:ctrlPr>
                                  <w:rPr>
                                    <w:rFonts w:ascii="Cambria Math" w:eastAsiaTheme="minorEastAsia" w:hAnsi="Cambria Math"/>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S</m:t>
                                </m:r>
                              </m:sub>
                            </m:sSub>
                            <m:r>
                              <m:rPr>
                                <m:sty m:val="p"/>
                              </m:rPr>
                              <w:rPr>
                                <w:rFonts w:ascii="Cambria Math" w:eastAsiaTheme="minorEastAsia" w:hAnsi="Cambria Math"/>
                                <w:sz w:val="20"/>
                                <w:szCs w:val="20"/>
                              </w:rPr>
                              <m:t>(2</m:t>
                            </m:r>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B</m:t>
                                </m:r>
                              </m:sub>
                            </m:sSub>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S</m:t>
                                </m:r>
                              </m:sub>
                            </m:sSub>
                            <m:r>
                              <m:rPr>
                                <m:sty m:val="p"/>
                              </m:rPr>
                              <w:rPr>
                                <w:rFonts w:ascii="Cambria Math" w:eastAsiaTheme="minorEastAsia" w:hAnsi="Cambria Math"/>
                                <w:sz w:val="20"/>
                                <w:szCs w:val="20"/>
                              </w:rPr>
                              <m:t>-2</m:t>
                            </m:r>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B</m:t>
                                </m:r>
                              </m:sub>
                            </m:sSub>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hint="eastAsia"/>
                                    <w:sz w:val="20"/>
                                    <w:szCs w:val="20"/>
                                  </w:rPr>
                                  <m:t>S</m:t>
                                </m:r>
                              </m:sub>
                            </m:sSub>
                            <m:r>
                              <m:rPr>
                                <m:sty m:val="p"/>
                              </m:rPr>
                              <w:rPr>
                                <w:rFonts w:ascii="Cambria Math" w:eastAsiaTheme="minorEastAsia" w:hAnsi="Cambria Math"/>
                                <w:sz w:val="20"/>
                                <w:szCs w:val="20"/>
                              </w:rPr>
                              <m:t>-</m:t>
                            </m:r>
                            <m:r>
                              <m:rPr>
                                <m:sty m:val="p"/>
                              </m:rPr>
                              <w:rPr>
                                <w:rFonts w:ascii="Cambria Math" w:eastAsiaTheme="minorEastAsia" w:hAnsi="Cambria Math" w:hint="eastAsia"/>
                                <w:sz w:val="20"/>
                                <w:szCs w:val="20"/>
                              </w:rPr>
                              <m:t>2</m:t>
                            </m:r>
                            <m:sSubSup>
                              <m:sSubSupPr>
                                <m:ctrlPr>
                                  <w:rPr>
                                    <w:rFonts w:ascii="Cambria Math" w:eastAsiaTheme="minorEastAsia" w:hAnsi="Cambria Math"/>
                                    <w:sz w:val="20"/>
                                    <w:szCs w:val="20"/>
                                  </w:rPr>
                                </m:ctrlPr>
                              </m:sSubSupPr>
                              <m:e>
                                <m:r>
                                  <w:rPr>
                                    <w:rFonts w:ascii="Cambria Math" w:eastAsiaTheme="minorEastAsia" w:hAnsi="Cambria Math"/>
                                    <w:sz w:val="20"/>
                                    <w:szCs w:val="20"/>
                                  </w:rPr>
                                  <m:t>α</m:t>
                                </m:r>
                              </m:e>
                              <m:sub>
                                <m:r>
                                  <w:rPr>
                                    <w:rFonts w:ascii="Cambria Math" w:eastAsiaTheme="minorEastAsia" w:hAnsi="Cambria Math"/>
                                    <w:sz w:val="20"/>
                                    <w:szCs w:val="20"/>
                                  </w:rPr>
                                  <m:t>B</m:t>
                                </m:r>
                              </m:sub>
                              <m:sup>
                                <m:r>
                                  <m:rPr>
                                    <m:sty m:val="p"/>
                                  </m:rPr>
                                  <w:rPr>
                                    <w:rFonts w:ascii="Cambria Math" w:eastAsiaTheme="minorEastAsia" w:hAnsi="Cambria Math" w:hint="eastAsia"/>
                                    <w:sz w:val="20"/>
                                    <w:szCs w:val="20"/>
                                  </w:rPr>
                                  <m:t>2</m:t>
                                </m:r>
                              </m:sup>
                            </m:sSubSup>
                            <m:r>
                              <m:rPr>
                                <m:sty m:val="p"/>
                              </m:rPr>
                              <w:rPr>
                                <w:rFonts w:ascii="Cambria Math" w:eastAsiaTheme="minorEastAsia" w:hAnsi="Cambria Math"/>
                                <w:sz w:val="20"/>
                                <w:szCs w:val="20"/>
                              </w:rPr>
                              <m:t>)</m:t>
                            </m:r>
                          </m:num>
                          <m:den>
                            <m:r>
                              <w:rPr>
                                <w:rFonts w:ascii="Cambria Math" w:eastAsiaTheme="minorEastAsia" w:hAnsi="Cambria Math"/>
                                <w:sz w:val="20"/>
                                <w:szCs w:val="20"/>
                              </w:rPr>
                              <m:t>e</m:t>
                            </m:r>
                          </m:den>
                        </m:f>
                        <m:r>
                          <m:rPr>
                            <m:sty m:val="p"/>
                          </m:rPr>
                          <w:rPr>
                            <w:rFonts w:ascii="Cambria Math" w:eastAsiaTheme="minorEastAsia" w:hAnsi="Cambria Math"/>
                            <w:sz w:val="20"/>
                            <w:szCs w:val="20"/>
                          </w:rPr>
                          <m:t>+</m:t>
                        </m:r>
                        <m:f>
                          <m:fPr>
                            <m:ctrlPr>
                              <w:rPr>
                                <w:rFonts w:ascii="Cambria Math" w:eastAsiaTheme="minorEastAsia" w:hAnsi="Cambria Math"/>
                                <w:sz w:val="20"/>
                                <w:szCs w:val="20"/>
                              </w:rPr>
                            </m:ctrlPr>
                          </m:fPr>
                          <m:num>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B</m:t>
                                </m:r>
                              </m:sub>
                            </m:sSub>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S</m:t>
                                </m:r>
                              </m:sub>
                            </m:sSub>
                            <m:r>
                              <m:rPr>
                                <m:sty m:val="p"/>
                              </m:rPr>
                              <w:rPr>
                                <w:rFonts w:ascii="Cambria Math" w:eastAsiaTheme="minorEastAsia" w:hAnsi="Cambria Math"/>
                                <w:sz w:val="20"/>
                                <w:szCs w:val="20"/>
                              </w:rPr>
                              <m:t>-3</m:t>
                            </m:r>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B</m:t>
                                </m:r>
                              </m:sub>
                            </m:sSub>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B</m:t>
                                </m:r>
                              </m:sub>
                            </m:sSub>
                            <m:r>
                              <m:rPr>
                                <m:sty m:val="p"/>
                              </m:rPr>
                              <w:rPr>
                                <w:rFonts w:ascii="Cambria Math" w:eastAsiaTheme="minorEastAsia" w:hAnsi="Cambria Math"/>
                                <w:sz w:val="20"/>
                                <w:szCs w:val="20"/>
                              </w:rPr>
                              <m:t>)</m:t>
                            </m:r>
                          </m:num>
                          <m:den>
                            <m:r>
                              <w:rPr>
                                <w:rFonts w:ascii="Cambria Math" w:eastAsiaTheme="minorEastAsia" w:hAnsi="Cambria Math"/>
                                <w:sz w:val="20"/>
                                <w:szCs w:val="20"/>
                              </w:rPr>
                              <m:t>e</m:t>
                            </m:r>
                          </m:den>
                        </m:f>
                      </m:e>
                    </m:d>
                  </m:num>
                  <m:den>
                    <m:sSub>
                      <m:sSubPr>
                        <m:ctrlPr>
                          <w:rPr>
                            <w:rFonts w:ascii="Cambria Math" w:eastAsiaTheme="minorEastAsia" w:hAnsi="Cambria Math"/>
                            <w:sz w:val="20"/>
                            <w:szCs w:val="20"/>
                          </w:rPr>
                        </m:ctrlPr>
                      </m:sSubPr>
                      <m:e>
                        <m:r>
                          <m:rPr>
                            <m:sty m:val="p"/>
                          </m:rPr>
                          <w:rPr>
                            <w:rFonts w:ascii="Cambria Math" w:eastAsiaTheme="minorEastAsia" w:hAnsi="Cambria Math" w:hint="eastAsia"/>
                            <w:sz w:val="20"/>
                            <w:szCs w:val="20"/>
                          </w:rPr>
                          <m:t>4</m:t>
                        </m:r>
                        <m:r>
                          <w:rPr>
                            <w:rFonts w:ascii="Cambria Math" w:eastAsiaTheme="minorEastAsia" w:hAnsi="Cambria Math"/>
                            <w:sz w:val="20"/>
                            <w:szCs w:val="20"/>
                          </w:rPr>
                          <m:t>t</m:t>
                        </m:r>
                      </m:e>
                      <m:sub>
                        <m:r>
                          <w:rPr>
                            <w:rFonts w:ascii="Cambria Math" w:eastAsiaTheme="minorEastAsia" w:hAnsi="Cambria Math" w:hint="eastAsia"/>
                            <w:sz w:val="20"/>
                            <w:szCs w:val="20"/>
                          </w:rPr>
                          <m:t>B</m:t>
                        </m:r>
                      </m:sub>
                    </m:sSub>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S</m:t>
                        </m:r>
                      </m:sub>
                    </m:sSub>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B</m:t>
                            </m:r>
                          </m:sub>
                        </m:sSub>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m:t>
                            </m:r>
                            <m:r>
                              <w:rPr>
                                <w:rFonts w:ascii="Cambria Math" w:eastAsiaTheme="minorEastAsia" w:hAnsi="Cambria Math"/>
                                <w:sz w:val="20"/>
                                <w:szCs w:val="20"/>
                              </w:rPr>
                              <m:t>α</m:t>
                            </m:r>
                          </m:e>
                          <m:sub>
                            <m:r>
                              <w:rPr>
                                <w:rFonts w:ascii="Cambria Math" w:eastAsiaTheme="minorEastAsia" w:hAnsi="Cambria Math" w:hint="eastAsia"/>
                                <w:sz w:val="20"/>
                                <w:szCs w:val="20"/>
                              </w:rPr>
                              <m:t>S</m:t>
                            </m:r>
                          </m:sub>
                        </m:sSub>
                        <m:r>
                          <m:rPr>
                            <m:sty m:val="p"/>
                          </m:rPr>
                          <w:rPr>
                            <w:rFonts w:ascii="Cambria Math" w:eastAsiaTheme="minorEastAsia" w:hAnsi="Cambria Math"/>
                            <w:sz w:val="20"/>
                            <w:szCs w:val="20"/>
                          </w:rPr>
                          <m:t>)</m:t>
                        </m:r>
                      </m:e>
                      <m:sup>
                        <m:r>
                          <m:rPr>
                            <m:sty m:val="p"/>
                          </m:rPr>
                          <w:rPr>
                            <w:rFonts w:ascii="Cambria Math" w:eastAsiaTheme="minorEastAsia" w:hAnsi="Cambria Math"/>
                            <w:sz w:val="20"/>
                            <w:szCs w:val="20"/>
                          </w:rPr>
                          <m:t>2</m:t>
                        </m:r>
                      </m:sup>
                    </m:sSup>
                  </m:den>
                </m:f>
              </m:oMath>
            </m:oMathPara>
          </w:p>
        </w:tc>
      </w:tr>
      <w:tr w:rsidR="003D1B47" w:rsidRPr="003D1B47" w14:paraId="33409837" w14:textId="77777777" w:rsidTr="008E3DE6">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851" w:type="dxa"/>
            <w:vMerge/>
            <w:tcBorders>
              <w:bottom w:val="single" w:sz="4" w:space="0" w:color="000000"/>
              <w:right w:val="single" w:sz="4" w:space="0" w:color="000000"/>
            </w:tcBorders>
            <w:vAlign w:val="center"/>
          </w:tcPr>
          <w:p w14:paraId="7F0B07A4" w14:textId="77777777" w:rsidR="003D1B47" w:rsidRPr="003D1B47" w:rsidRDefault="003D1B47" w:rsidP="003D1B47">
            <w:pPr>
              <w:pStyle w:val="aff"/>
            </w:pPr>
          </w:p>
        </w:tc>
        <w:tc>
          <w:tcPr>
            <w:tcW w:w="425" w:type="dxa"/>
            <w:tcBorders>
              <w:left w:val="single" w:sz="4" w:space="0" w:color="000000"/>
              <w:bottom w:val="single" w:sz="4" w:space="0" w:color="000000"/>
            </w:tcBorders>
            <w:vAlign w:val="center"/>
          </w:tcPr>
          <w:p w14:paraId="65311E7B" w14:textId="77777777" w:rsidR="003D1B47" w:rsidRPr="006152E9" w:rsidRDefault="003D1B47" w:rsidP="003D1B47">
            <w:pPr>
              <w:pStyle w:val="aff"/>
              <w:cnfStyle w:val="000000100000" w:firstRow="0" w:lastRow="0" w:firstColumn="0" w:lastColumn="0" w:oddVBand="0" w:evenVBand="0" w:oddHBand="1" w:evenHBand="0" w:firstRowFirstColumn="0" w:firstRowLastColumn="0" w:lastRowFirstColumn="0" w:lastRowLastColumn="0"/>
            </w:pPr>
            <w:r w:rsidRPr="006152E9">
              <w:rPr>
                <w:rFonts w:asciiTheme="minorEastAsia" w:hAnsiTheme="minorEastAsia" w:hint="eastAsia"/>
              </w:rPr>
              <w:t>利润</w:t>
            </w:r>
          </w:p>
        </w:tc>
        <w:tc>
          <w:tcPr>
            <w:tcW w:w="7938" w:type="dxa"/>
            <w:tcBorders>
              <w:bottom w:val="single" w:sz="4" w:space="0" w:color="000000"/>
            </w:tcBorders>
            <w:vAlign w:val="center"/>
          </w:tcPr>
          <w:p w14:paraId="286B30EC" w14:textId="01A2B6CE" w:rsidR="003D1B47" w:rsidRPr="008E3DE6" w:rsidRDefault="001D719A" w:rsidP="003D1B47">
            <w:pPr>
              <w:pStyle w:val="aff"/>
              <w:cnfStyle w:val="000000100000" w:firstRow="0" w:lastRow="0" w:firstColumn="0" w:lastColumn="0" w:oddVBand="0" w:evenVBand="0" w:oddHBand="1" w:evenHBand="0" w:firstRowFirstColumn="0" w:firstRowLastColumn="0" w:lastRowFirstColumn="0" w:lastRowLastColumn="0"/>
              <w:rPr>
                <w:sz w:val="20"/>
                <w:szCs w:val="20"/>
              </w:rPr>
            </w:pPr>
            <m:oMathPara>
              <m:oMathParaPr>
                <m:jc m:val="left"/>
              </m:oMathParaPr>
              <m:oMath>
                <m:sSubSup>
                  <m:sSubSupPr>
                    <m:ctrlPr>
                      <w:rPr>
                        <w:rFonts w:ascii="Cambria Math" w:hAnsi="Cambria Math"/>
                        <w:sz w:val="20"/>
                        <w:szCs w:val="20"/>
                      </w:rPr>
                    </m:ctrlPr>
                  </m:sSubSupPr>
                  <m:e>
                    <m:r>
                      <w:rPr>
                        <w:rFonts w:ascii="Cambria Math" w:hAnsi="Cambria Math"/>
                        <w:sz w:val="20"/>
                        <w:szCs w:val="20"/>
                      </w:rPr>
                      <m:t>π</m:t>
                    </m:r>
                  </m:e>
                  <m:sub>
                    <m:r>
                      <w:rPr>
                        <w:rFonts w:ascii="Cambria Math" w:hAnsi="Cambria Math"/>
                        <w:sz w:val="20"/>
                        <w:szCs w:val="20"/>
                      </w:rPr>
                      <m:t>K</m:t>
                    </m:r>
                  </m:sub>
                  <m:sup>
                    <m:r>
                      <w:rPr>
                        <w:rFonts w:ascii="Cambria Math" w:hAnsi="Cambria Math"/>
                        <w:sz w:val="20"/>
                        <w:szCs w:val="20"/>
                      </w:rPr>
                      <m:t>*</m:t>
                    </m:r>
                  </m:sup>
                </m:sSubSup>
                <m:r>
                  <m:rPr>
                    <m:sty m:val="p"/>
                  </m:rPr>
                  <w:rPr>
                    <w:rFonts w:ascii="Cambria Math" w:hAnsi="Cambria Math" w:hint="eastAsia"/>
                    <w:sz w:val="20"/>
                    <w:szCs w:val="20"/>
                  </w:rPr>
                  <m:t>=</m:t>
                </m:r>
                <m:f>
                  <m:fPr>
                    <m:ctrlPr>
                      <w:rPr>
                        <w:rFonts w:ascii="Cambria Math" w:hAnsi="Cambria Math"/>
                        <w:sz w:val="20"/>
                        <w:szCs w:val="20"/>
                      </w:rPr>
                    </m:ctrlPr>
                  </m:fPr>
                  <m:num>
                    <m:f>
                      <m:fPr>
                        <m:ctrlPr>
                          <w:rPr>
                            <w:rFonts w:ascii="Cambria Math" w:eastAsiaTheme="minorEastAsia" w:hAnsi="Cambria Math"/>
                            <w:sz w:val="20"/>
                            <w:szCs w:val="20"/>
                          </w:rPr>
                        </m:ctrlPr>
                      </m:fPr>
                      <m:num>
                        <m:r>
                          <m:rPr>
                            <m:sty m:val="p"/>
                          </m:rPr>
                          <w:rPr>
                            <w:rFonts w:ascii="Cambria Math" w:eastAsiaTheme="minorEastAsia" w:hAnsi="Cambria Math"/>
                            <w:sz w:val="20"/>
                            <w:szCs w:val="20"/>
                          </w:rPr>
                          <m:t>2</m:t>
                        </m:r>
                        <m:sSubSup>
                          <m:sSubSupPr>
                            <m:ctrlPr>
                              <w:rPr>
                                <w:rFonts w:ascii="Cambria Math" w:hAnsi="Cambria Math"/>
                                <w:sz w:val="20"/>
                                <w:szCs w:val="20"/>
                              </w:rPr>
                            </m:ctrlPr>
                          </m:sSubSupPr>
                          <m:e>
                            <m:r>
                              <w:rPr>
                                <w:rFonts w:ascii="Cambria Math" w:eastAsiaTheme="minorEastAsia" w:hAnsi="Cambria Math"/>
                                <w:sz w:val="20"/>
                                <w:szCs w:val="20"/>
                              </w:rPr>
                              <m:t>t</m:t>
                            </m:r>
                          </m:e>
                          <m:sub>
                            <m:r>
                              <w:rPr>
                                <w:rFonts w:ascii="Cambria Math" w:eastAsiaTheme="minorEastAsia" w:hAnsi="Cambria Math"/>
                                <w:sz w:val="20"/>
                                <w:szCs w:val="20"/>
                              </w:rPr>
                              <m:t>B</m:t>
                            </m:r>
                          </m:sub>
                          <m:sup>
                            <m:r>
                              <m:rPr>
                                <m:sty m:val="p"/>
                              </m:rPr>
                              <w:rPr>
                                <w:rFonts w:ascii="Cambria Math" w:eastAsiaTheme="minorEastAsia" w:hAnsi="Cambria Math"/>
                                <w:sz w:val="20"/>
                                <w:szCs w:val="20"/>
                              </w:rPr>
                              <m:t>2</m:t>
                            </m:r>
                          </m:sup>
                        </m:sSubSup>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S</m:t>
                            </m:r>
                          </m:sub>
                        </m:sSub>
                        <m:d>
                          <m:dPr>
                            <m:begChr m:val="["/>
                            <m:endChr m:val="]"/>
                            <m:ctrlPr>
                              <w:rPr>
                                <w:rFonts w:ascii="Cambria Math" w:hAnsi="Cambria Math"/>
                                <w:sz w:val="20"/>
                                <w:szCs w:val="20"/>
                              </w:rPr>
                            </m:ctrlPr>
                          </m:dPr>
                          <m:e>
                            <m:sSub>
                              <m:sSubPr>
                                <m:ctrlPr>
                                  <w:rPr>
                                    <w:rFonts w:ascii="Cambria Math" w:eastAsiaTheme="minorEastAsia" w:hAnsi="Cambria Math"/>
                                    <w:sz w:val="20"/>
                                    <w:szCs w:val="20"/>
                                  </w:rPr>
                                </m:ctrlPr>
                              </m:sSubPr>
                              <m:e>
                                <m:r>
                                  <m:rPr>
                                    <m:sty m:val="p"/>
                                  </m:rPr>
                                  <w:rPr>
                                    <w:rFonts w:ascii="Cambria Math" w:eastAsiaTheme="minorEastAsia" w:hAnsi="Cambria Math" w:hint="eastAsia"/>
                                    <w:sz w:val="20"/>
                                    <w:szCs w:val="20"/>
                                  </w:rPr>
                                  <m:t>4</m:t>
                                </m:r>
                                <m:r>
                                  <w:rPr>
                                    <w:rFonts w:ascii="Cambria Math" w:eastAsiaTheme="minorEastAsia" w:hAnsi="Cambria Math"/>
                                    <w:sz w:val="20"/>
                                    <w:szCs w:val="20"/>
                                  </w:rPr>
                                  <m:t>t</m:t>
                                </m:r>
                              </m:e>
                              <m:sub>
                                <m:r>
                                  <w:rPr>
                                    <w:rFonts w:ascii="Cambria Math" w:eastAsiaTheme="minorEastAsia" w:hAnsi="Cambria Math" w:hint="eastAsia"/>
                                    <w:sz w:val="20"/>
                                    <w:szCs w:val="20"/>
                                  </w:rPr>
                                  <m:t>B</m:t>
                                </m:r>
                              </m:sub>
                            </m:sSub>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S</m:t>
                                </m:r>
                              </m:sub>
                            </m:sSub>
                            <m:r>
                              <m:rPr>
                                <m:sty m:val="p"/>
                              </m:rPr>
                              <w:rPr>
                                <w:rFonts w:ascii="Cambria Math" w:eastAsiaTheme="minorEastAsia" w:hAnsi="Cambria Math"/>
                                <w:sz w:val="20"/>
                                <w:szCs w:val="20"/>
                              </w:rPr>
                              <m:t>-3</m:t>
                            </m:r>
                            <m:sSup>
                              <m:sSupPr>
                                <m:ctrlPr>
                                  <w:rPr>
                                    <w:rFonts w:ascii="Cambria Math" w:hAnsi="Cambria Math"/>
                                    <w:sz w:val="20"/>
                                    <w:szCs w:val="20"/>
                                  </w:rPr>
                                </m:ctrlPr>
                              </m:sSupPr>
                              <m:e>
                                <m:d>
                                  <m:dPr>
                                    <m:ctrlPr>
                                      <w:rPr>
                                        <w:rFonts w:ascii="Cambria Math" w:eastAsiaTheme="minorEastAsia" w:hAnsi="Cambria Math"/>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B</m:t>
                                        </m:r>
                                      </m:sub>
                                    </m:sSub>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m:t>
                                        </m:r>
                                        <m:r>
                                          <w:rPr>
                                            <w:rFonts w:ascii="Cambria Math" w:eastAsiaTheme="minorEastAsia" w:hAnsi="Cambria Math"/>
                                            <w:sz w:val="20"/>
                                            <w:szCs w:val="20"/>
                                          </w:rPr>
                                          <m:t>α</m:t>
                                        </m:r>
                                      </m:e>
                                      <m:sub>
                                        <m:r>
                                          <w:rPr>
                                            <w:rFonts w:ascii="Cambria Math" w:eastAsiaTheme="minorEastAsia" w:hAnsi="Cambria Math" w:hint="eastAsia"/>
                                            <w:sz w:val="20"/>
                                            <w:szCs w:val="20"/>
                                          </w:rPr>
                                          <m:t>S</m:t>
                                        </m:r>
                                      </m:sub>
                                    </m:sSub>
                                  </m:e>
                                </m:d>
                              </m:e>
                              <m:sup>
                                <m:r>
                                  <m:rPr>
                                    <m:sty m:val="p"/>
                                  </m:rPr>
                                  <w:rPr>
                                    <w:rFonts w:ascii="Cambria Math" w:eastAsiaTheme="minorEastAsia" w:hAnsi="Cambria Math"/>
                                    <w:sz w:val="20"/>
                                    <w:szCs w:val="20"/>
                                  </w:rPr>
                                  <m:t>2</m:t>
                                </m:r>
                              </m:sup>
                            </m:sSup>
                          </m:e>
                        </m:d>
                      </m:num>
                      <m:den>
                        <m:sSup>
                          <m:sSupPr>
                            <m:ctrlPr>
                              <w:rPr>
                                <w:rFonts w:ascii="Cambria Math" w:hAnsi="Cambria Math"/>
                                <w:sz w:val="20"/>
                                <w:szCs w:val="20"/>
                              </w:rPr>
                            </m:ctrlPr>
                          </m:sSupPr>
                          <m:e>
                            <m:r>
                              <w:rPr>
                                <w:rFonts w:ascii="Cambria Math" w:eastAsiaTheme="minorEastAsia" w:hAnsi="Cambria Math"/>
                                <w:sz w:val="20"/>
                                <w:szCs w:val="20"/>
                              </w:rPr>
                              <m:t>e</m:t>
                            </m:r>
                          </m:e>
                          <m:sup>
                            <m:r>
                              <m:rPr>
                                <m:sty m:val="p"/>
                              </m:rPr>
                              <w:rPr>
                                <w:rFonts w:ascii="Cambria Math" w:eastAsiaTheme="minorEastAsia" w:hAnsi="Cambria Math"/>
                                <w:sz w:val="20"/>
                                <w:szCs w:val="20"/>
                              </w:rPr>
                              <m:t>2</m:t>
                            </m:r>
                          </m:sup>
                        </m:sSup>
                      </m:den>
                    </m:f>
                    <m:r>
                      <m:rPr>
                        <m:sty m:val="p"/>
                      </m:rPr>
                      <w:rPr>
                        <w:rFonts w:ascii="Cambria Math" w:eastAsiaTheme="minorEastAsia" w:hAnsi="Cambria Math"/>
                        <w:sz w:val="20"/>
                        <w:szCs w:val="20"/>
                      </w:rPr>
                      <m:t>-</m:t>
                    </m:r>
                    <m:f>
                      <m:fPr>
                        <m:ctrlPr>
                          <w:rPr>
                            <w:rFonts w:ascii="Cambria Math" w:hAnsi="Cambria Math"/>
                            <w:sz w:val="20"/>
                            <w:szCs w:val="20"/>
                          </w:rPr>
                        </m:ctrlPr>
                      </m:fPr>
                      <m:num>
                        <m:r>
                          <m:rPr>
                            <m:sty m:val="p"/>
                          </m:rPr>
                          <w:rPr>
                            <w:rFonts w:ascii="Cambria Math" w:eastAsiaTheme="minorEastAsia" w:hAnsi="Cambria Math"/>
                            <w:sz w:val="20"/>
                            <w:szCs w:val="20"/>
                          </w:rPr>
                          <m:t>8</m:t>
                        </m:r>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hint="eastAsia"/>
                                <w:sz w:val="20"/>
                                <w:szCs w:val="20"/>
                              </w:rPr>
                              <m:t>B</m:t>
                            </m:r>
                          </m:sub>
                        </m:sSub>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S</m:t>
                            </m:r>
                          </m:sub>
                        </m:sSub>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hint="eastAsia"/>
                                <w:sz w:val="20"/>
                                <w:szCs w:val="20"/>
                              </w:rPr>
                              <m:t>S</m:t>
                            </m:r>
                          </m:sub>
                        </m:sSub>
                        <m:sSup>
                          <m:sSupPr>
                            <m:ctrlPr>
                              <w:rPr>
                                <w:rFonts w:ascii="Cambria Math" w:eastAsiaTheme="minorEastAsia" w:hAnsi="Cambria Math"/>
                                <w:sz w:val="20"/>
                                <w:szCs w:val="20"/>
                              </w:rPr>
                            </m:ctrlPr>
                          </m:sSupPr>
                          <m:e>
                            <m:d>
                              <m:dPr>
                                <m:ctrlPr>
                                  <w:rPr>
                                    <w:rFonts w:ascii="Cambria Math" w:eastAsiaTheme="minorEastAsia" w:hAnsi="Cambria Math"/>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B</m:t>
                                    </m:r>
                                  </m:sub>
                                </m:sSub>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m:t>
                                    </m:r>
                                    <m:r>
                                      <w:rPr>
                                        <w:rFonts w:ascii="Cambria Math" w:eastAsiaTheme="minorEastAsia" w:hAnsi="Cambria Math"/>
                                        <w:sz w:val="20"/>
                                        <w:szCs w:val="20"/>
                                      </w:rPr>
                                      <m:t>α</m:t>
                                    </m:r>
                                  </m:e>
                                  <m:sub>
                                    <m:r>
                                      <w:rPr>
                                        <w:rFonts w:ascii="Cambria Math" w:eastAsiaTheme="minorEastAsia" w:hAnsi="Cambria Math" w:hint="eastAsia"/>
                                        <w:sz w:val="20"/>
                                        <w:szCs w:val="20"/>
                                      </w:rPr>
                                      <m:t>S</m:t>
                                    </m:r>
                                  </m:sub>
                                </m:sSub>
                              </m:e>
                            </m:d>
                          </m:e>
                          <m:sup>
                            <m:r>
                              <m:rPr>
                                <m:sty m:val="p"/>
                              </m:rPr>
                              <w:rPr>
                                <w:rFonts w:ascii="Cambria Math" w:eastAsiaTheme="minorEastAsia" w:hAnsi="Cambria Math"/>
                                <w:sz w:val="20"/>
                                <w:szCs w:val="20"/>
                              </w:rPr>
                              <m:t>2</m:t>
                            </m:r>
                          </m:sup>
                        </m:sSup>
                        <m:sSub>
                          <m:sSubPr>
                            <m:ctrlPr>
                              <w:rPr>
                                <w:rFonts w:ascii="Cambria Math" w:eastAsiaTheme="minorEastAsia" w:hAnsi="Cambria Math"/>
                                <w:sz w:val="20"/>
                                <w:szCs w:val="20"/>
                              </w:rPr>
                            </m:ctrlPr>
                          </m:sSubPr>
                          <m:e>
                            <m:r>
                              <w:rPr>
                                <w:rFonts w:ascii="Cambria Math" w:eastAsiaTheme="minorEastAsia" w:hAnsi="Cambria Math"/>
                                <w:sz w:val="20"/>
                                <w:szCs w:val="20"/>
                              </w:rPr>
                              <m:t>S</m:t>
                            </m:r>
                          </m:e>
                          <m:sub>
                            <m:r>
                              <w:rPr>
                                <w:rFonts w:ascii="Cambria Math" w:eastAsiaTheme="minorEastAsia" w:hAnsi="Cambria Math"/>
                                <w:sz w:val="20"/>
                                <w:szCs w:val="20"/>
                              </w:rPr>
                              <m:t>S</m:t>
                            </m:r>
                          </m:sub>
                        </m:sSub>
                        <m:r>
                          <m:rPr>
                            <m:sty m:val="p"/>
                          </m:rPr>
                          <w:rPr>
                            <w:rFonts w:ascii="Cambria Math" w:eastAsiaTheme="minorEastAsia" w:hAnsi="Cambria Math"/>
                            <w:sz w:val="20"/>
                            <w:szCs w:val="20"/>
                          </w:rPr>
                          <m:t>+2</m:t>
                        </m:r>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hint="eastAsia"/>
                                <w:sz w:val="20"/>
                                <w:szCs w:val="20"/>
                              </w:rPr>
                              <m:t>B</m:t>
                            </m:r>
                          </m:sub>
                        </m:sSub>
                        <m:sSubSup>
                          <m:sSubSupPr>
                            <m:ctrlPr>
                              <w:rPr>
                                <w:rFonts w:ascii="Cambria Math" w:hAnsi="Cambria Math"/>
                                <w:sz w:val="20"/>
                                <w:szCs w:val="20"/>
                              </w:rPr>
                            </m:ctrlPr>
                          </m:sSubSupPr>
                          <m:e>
                            <m:r>
                              <w:rPr>
                                <w:rFonts w:ascii="Cambria Math" w:eastAsiaTheme="minorEastAsia" w:hAnsi="Cambria Math"/>
                                <w:sz w:val="20"/>
                                <w:szCs w:val="20"/>
                              </w:rPr>
                              <m:t>t</m:t>
                            </m:r>
                          </m:e>
                          <m:sub>
                            <m:r>
                              <w:rPr>
                                <w:rFonts w:ascii="Cambria Math" w:eastAsiaTheme="minorEastAsia" w:hAnsi="Cambria Math"/>
                                <w:sz w:val="20"/>
                                <w:szCs w:val="20"/>
                              </w:rPr>
                              <m:t>S</m:t>
                            </m:r>
                          </m:sub>
                          <m:sup>
                            <m:r>
                              <m:rPr>
                                <m:sty m:val="p"/>
                              </m:rPr>
                              <w:rPr>
                                <w:rFonts w:ascii="Cambria Math" w:eastAsiaTheme="minorEastAsia" w:hAnsi="Cambria Math"/>
                                <w:sz w:val="20"/>
                                <w:szCs w:val="20"/>
                              </w:rPr>
                              <m:t>2</m:t>
                            </m:r>
                          </m:sup>
                        </m:sSubSup>
                        <m:d>
                          <m:dPr>
                            <m:begChr m:val="["/>
                            <m:endChr m:val="]"/>
                            <m:ctrlPr>
                              <w:rPr>
                                <w:rFonts w:ascii="Cambria Math" w:hAnsi="Cambria Math"/>
                                <w:sz w:val="20"/>
                                <w:szCs w:val="20"/>
                              </w:rPr>
                            </m:ctrlPr>
                          </m:dPr>
                          <m:e>
                            <m:sSub>
                              <m:sSubPr>
                                <m:ctrlPr>
                                  <w:rPr>
                                    <w:rFonts w:ascii="Cambria Math" w:eastAsiaTheme="minorEastAsia" w:hAnsi="Cambria Math"/>
                                    <w:sz w:val="20"/>
                                    <w:szCs w:val="20"/>
                                  </w:rPr>
                                </m:ctrlPr>
                              </m:sSubPr>
                              <m:e>
                                <m:r>
                                  <m:rPr>
                                    <m:sty m:val="p"/>
                                  </m:rPr>
                                  <w:rPr>
                                    <w:rFonts w:ascii="Cambria Math" w:eastAsiaTheme="minorEastAsia" w:hAnsi="Cambria Math" w:hint="eastAsia"/>
                                    <w:sz w:val="20"/>
                                    <w:szCs w:val="20"/>
                                  </w:rPr>
                                  <m:t>4</m:t>
                                </m:r>
                                <m:r>
                                  <w:rPr>
                                    <w:rFonts w:ascii="Cambria Math" w:eastAsiaTheme="minorEastAsia" w:hAnsi="Cambria Math"/>
                                    <w:sz w:val="20"/>
                                    <w:szCs w:val="20"/>
                                  </w:rPr>
                                  <m:t>t</m:t>
                                </m:r>
                              </m:e>
                              <m:sub>
                                <m:r>
                                  <w:rPr>
                                    <w:rFonts w:ascii="Cambria Math" w:eastAsiaTheme="minorEastAsia" w:hAnsi="Cambria Math" w:hint="eastAsia"/>
                                    <w:sz w:val="20"/>
                                    <w:szCs w:val="20"/>
                                  </w:rPr>
                                  <m:t>B</m:t>
                                </m:r>
                              </m:sub>
                            </m:sSub>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S</m:t>
                                </m:r>
                              </m:sub>
                            </m:sSub>
                            <m:r>
                              <m:rPr>
                                <m:sty m:val="p"/>
                              </m:rPr>
                              <w:rPr>
                                <w:rFonts w:ascii="Cambria Math" w:eastAsiaTheme="minorEastAsia" w:hAnsi="Cambria Math"/>
                                <w:sz w:val="20"/>
                                <w:szCs w:val="20"/>
                              </w:rPr>
                              <m:t>-</m:t>
                            </m:r>
                            <m:d>
                              <m:dPr>
                                <m:ctrlPr>
                                  <w:rPr>
                                    <w:rFonts w:ascii="Cambria Math" w:eastAsiaTheme="minorEastAsia" w:hAnsi="Cambria Math"/>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B</m:t>
                                    </m:r>
                                  </m:sub>
                                </m:sSub>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+7</m:t>
                                    </m:r>
                                    <m:r>
                                      <w:rPr>
                                        <w:rFonts w:ascii="Cambria Math" w:eastAsiaTheme="minorEastAsia" w:hAnsi="Cambria Math"/>
                                        <w:sz w:val="20"/>
                                        <w:szCs w:val="20"/>
                                      </w:rPr>
                                      <m:t>α</m:t>
                                    </m:r>
                                  </m:e>
                                  <m:sub>
                                    <m:r>
                                      <w:rPr>
                                        <w:rFonts w:ascii="Cambria Math" w:eastAsiaTheme="minorEastAsia" w:hAnsi="Cambria Math" w:hint="eastAsia"/>
                                        <w:sz w:val="20"/>
                                        <w:szCs w:val="20"/>
                                      </w:rPr>
                                      <m:t>S</m:t>
                                    </m:r>
                                  </m:sub>
                                </m:sSub>
                              </m:e>
                            </m:d>
                            <m:d>
                              <m:dPr>
                                <m:ctrlPr>
                                  <w:rPr>
                                    <w:rFonts w:ascii="Cambria Math" w:eastAsiaTheme="minorEastAsia" w:hAnsi="Cambria Math"/>
                                    <w:sz w:val="20"/>
                                    <w:szCs w:val="20"/>
                                  </w:rPr>
                                </m:ctrlPr>
                              </m:dPr>
                              <m:e>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B</m:t>
                                    </m:r>
                                  </m:sub>
                                </m:sSub>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m:t>
                                    </m:r>
                                    <m:r>
                                      <w:rPr>
                                        <w:rFonts w:ascii="Cambria Math" w:eastAsiaTheme="minorEastAsia" w:hAnsi="Cambria Math"/>
                                        <w:sz w:val="20"/>
                                        <w:szCs w:val="20"/>
                                      </w:rPr>
                                      <m:t>α</m:t>
                                    </m:r>
                                  </m:e>
                                  <m:sub>
                                    <m:r>
                                      <w:rPr>
                                        <w:rFonts w:ascii="Cambria Math" w:eastAsiaTheme="minorEastAsia" w:hAnsi="Cambria Math" w:hint="eastAsia"/>
                                        <w:sz w:val="20"/>
                                        <w:szCs w:val="20"/>
                                      </w:rPr>
                                      <m:t>S</m:t>
                                    </m:r>
                                  </m:sub>
                                </m:sSub>
                              </m:e>
                            </m:d>
                          </m:e>
                        </m:d>
                        <m:sSubSup>
                          <m:sSubSupPr>
                            <m:ctrlPr>
                              <w:rPr>
                                <w:rFonts w:ascii="Cambria Math" w:hAnsi="Cambria Math"/>
                                <w:sz w:val="20"/>
                                <w:szCs w:val="20"/>
                              </w:rPr>
                            </m:ctrlPr>
                          </m:sSubSupPr>
                          <m:e>
                            <m:r>
                              <w:rPr>
                                <w:rFonts w:ascii="Cambria Math" w:eastAsiaTheme="minorEastAsia" w:hAnsi="Cambria Math"/>
                                <w:sz w:val="20"/>
                                <w:szCs w:val="20"/>
                              </w:rPr>
                              <m:t>S</m:t>
                            </m:r>
                          </m:e>
                          <m:sub>
                            <m:r>
                              <w:rPr>
                                <w:rFonts w:ascii="Cambria Math" w:eastAsiaTheme="minorEastAsia" w:hAnsi="Cambria Math"/>
                                <w:sz w:val="20"/>
                                <w:szCs w:val="20"/>
                              </w:rPr>
                              <m:t>S</m:t>
                            </m:r>
                          </m:sub>
                          <m:sup>
                            <m:r>
                              <m:rPr>
                                <m:sty m:val="p"/>
                              </m:rPr>
                              <w:rPr>
                                <w:rFonts w:ascii="Cambria Math" w:eastAsiaTheme="minorEastAsia" w:hAnsi="Cambria Math"/>
                                <w:sz w:val="20"/>
                                <w:szCs w:val="20"/>
                              </w:rPr>
                              <m:t>2</m:t>
                            </m:r>
                          </m:sup>
                        </m:sSubSup>
                      </m:num>
                      <m:den>
                        <m:sSup>
                          <m:sSupPr>
                            <m:ctrlPr>
                              <w:rPr>
                                <w:rFonts w:ascii="Cambria Math" w:hAnsi="Cambria Math"/>
                                <w:sz w:val="20"/>
                                <w:szCs w:val="20"/>
                              </w:rPr>
                            </m:ctrlPr>
                          </m:sSupPr>
                          <m:e>
                            <m:r>
                              <w:rPr>
                                <w:rFonts w:ascii="Cambria Math" w:eastAsiaTheme="minorEastAsia" w:hAnsi="Cambria Math"/>
                                <w:sz w:val="20"/>
                                <w:szCs w:val="20"/>
                              </w:rPr>
                              <m:t>e</m:t>
                            </m:r>
                          </m:e>
                          <m:sup>
                            <m:r>
                              <m:rPr>
                                <m:sty m:val="p"/>
                              </m:rPr>
                              <w:rPr>
                                <w:rFonts w:ascii="Cambria Math" w:eastAsiaTheme="minorEastAsia" w:hAnsi="Cambria Math"/>
                                <w:sz w:val="20"/>
                                <w:szCs w:val="20"/>
                              </w:rPr>
                              <m:t>2</m:t>
                            </m:r>
                          </m:sup>
                        </m:sSup>
                      </m:den>
                    </m:f>
                  </m:num>
                  <m:den>
                    <m:sSup>
                      <m:sSupPr>
                        <m:ctrlPr>
                          <w:rPr>
                            <w:rFonts w:ascii="Cambria Math" w:hAnsi="Cambria Math"/>
                            <w:sz w:val="20"/>
                            <w:szCs w:val="20"/>
                          </w:rPr>
                        </m:ctrlPr>
                      </m:sSupPr>
                      <m:e>
                        <m:d>
                          <m:dPr>
                            <m:begChr m:val="["/>
                            <m:endChr m:val="]"/>
                            <m:ctrlPr>
                              <w:rPr>
                                <w:rFonts w:ascii="Cambria Math" w:hAnsi="Cambria Math"/>
                                <w:sz w:val="20"/>
                                <w:szCs w:val="20"/>
                              </w:rPr>
                            </m:ctrlPr>
                          </m:dPr>
                          <m:e>
                            <m:sSub>
                              <m:sSubPr>
                                <m:ctrlPr>
                                  <w:rPr>
                                    <w:rFonts w:ascii="Cambria Math" w:eastAsiaTheme="minorEastAsia" w:hAnsi="Cambria Math"/>
                                    <w:sz w:val="20"/>
                                    <w:szCs w:val="20"/>
                                  </w:rPr>
                                </m:ctrlPr>
                              </m:sSubPr>
                              <m:e>
                                <m:r>
                                  <m:rPr>
                                    <m:sty m:val="p"/>
                                  </m:rPr>
                                  <w:rPr>
                                    <w:rFonts w:ascii="Cambria Math" w:eastAsiaTheme="minorEastAsia" w:hAnsi="Cambria Math" w:hint="eastAsia"/>
                                    <w:sz w:val="20"/>
                                    <w:szCs w:val="20"/>
                                  </w:rPr>
                                  <m:t>4</m:t>
                                </m:r>
                                <m:r>
                                  <w:rPr>
                                    <w:rFonts w:ascii="Cambria Math" w:eastAsiaTheme="minorEastAsia" w:hAnsi="Cambria Math"/>
                                    <w:sz w:val="20"/>
                                    <w:szCs w:val="20"/>
                                  </w:rPr>
                                  <m:t>t</m:t>
                                </m:r>
                              </m:e>
                              <m:sub>
                                <m:r>
                                  <w:rPr>
                                    <w:rFonts w:ascii="Cambria Math" w:eastAsiaTheme="minorEastAsia" w:hAnsi="Cambria Math" w:hint="eastAsia"/>
                                    <w:sz w:val="20"/>
                                    <w:szCs w:val="20"/>
                                  </w:rPr>
                                  <m:t>B</m:t>
                                </m:r>
                              </m:sub>
                            </m:sSub>
                            <m:sSub>
                              <m:sSubPr>
                                <m:ctrlPr>
                                  <w:rPr>
                                    <w:rFonts w:ascii="Cambria Math" w:eastAsiaTheme="minorEastAsia" w:hAnsi="Cambria Math"/>
                                    <w:sz w:val="20"/>
                                    <w:szCs w:val="20"/>
                                  </w:rPr>
                                </m:ctrlPr>
                              </m:sSubPr>
                              <m:e>
                                <m:r>
                                  <w:rPr>
                                    <w:rFonts w:ascii="Cambria Math" w:eastAsiaTheme="minorEastAsia" w:hAnsi="Cambria Math"/>
                                    <w:sz w:val="20"/>
                                    <w:szCs w:val="20"/>
                                  </w:rPr>
                                  <m:t>t</m:t>
                                </m:r>
                              </m:e>
                              <m:sub>
                                <m:r>
                                  <w:rPr>
                                    <w:rFonts w:ascii="Cambria Math" w:eastAsiaTheme="minorEastAsia" w:hAnsi="Cambria Math"/>
                                    <w:sz w:val="20"/>
                                    <w:szCs w:val="20"/>
                                  </w:rPr>
                                  <m:t>S</m:t>
                                </m:r>
                              </m:sub>
                            </m:sSub>
                            <m:r>
                              <m:rPr>
                                <m:sty m:val="p"/>
                              </m:rPr>
                              <w:rPr>
                                <w:rFonts w:ascii="Cambria Math" w:eastAsiaTheme="minorEastAsia" w:hAnsi="Cambria Math"/>
                                <w:sz w:val="20"/>
                                <w:szCs w:val="20"/>
                              </w:rPr>
                              <m:t>-</m:t>
                            </m:r>
                            <m:sSup>
                              <m:sSupPr>
                                <m:ctrlPr>
                                  <w:rPr>
                                    <w:rFonts w:ascii="Cambria Math" w:eastAsiaTheme="minorEastAsia" w:hAnsi="Cambria Math"/>
                                    <w:sz w:val="20"/>
                                    <w:szCs w:val="20"/>
                                  </w:rPr>
                                </m:ctrlPr>
                              </m:sSupPr>
                              <m:e>
                                <m:r>
                                  <m:rPr>
                                    <m:sty m:val="p"/>
                                  </m:rPr>
                                  <w:rPr>
                                    <w:rFonts w:ascii="Cambria Math" w:eastAsiaTheme="minorEastAsia" w:hAnsi="Cambria Math"/>
                                    <w:sz w:val="20"/>
                                    <w:szCs w:val="20"/>
                                  </w:rPr>
                                  <m:t>(</m:t>
                                </m:r>
                                <m:sSub>
                                  <m:sSubPr>
                                    <m:ctrlPr>
                                      <w:rPr>
                                        <w:rFonts w:ascii="Cambria Math" w:eastAsiaTheme="minorEastAsia" w:hAnsi="Cambria Math"/>
                                        <w:sz w:val="20"/>
                                        <w:szCs w:val="20"/>
                                      </w:rPr>
                                    </m:ctrlPr>
                                  </m:sSubPr>
                                  <m:e>
                                    <m:r>
                                      <w:rPr>
                                        <w:rFonts w:ascii="Cambria Math" w:eastAsiaTheme="minorEastAsia" w:hAnsi="Cambria Math"/>
                                        <w:sz w:val="20"/>
                                        <w:szCs w:val="20"/>
                                      </w:rPr>
                                      <m:t>α</m:t>
                                    </m:r>
                                  </m:e>
                                  <m:sub>
                                    <m:r>
                                      <w:rPr>
                                        <w:rFonts w:ascii="Cambria Math" w:eastAsiaTheme="minorEastAsia" w:hAnsi="Cambria Math"/>
                                        <w:sz w:val="20"/>
                                        <w:szCs w:val="20"/>
                                      </w:rPr>
                                      <m:t>B</m:t>
                                    </m:r>
                                  </m:sub>
                                </m:sSub>
                                <m:sSub>
                                  <m:sSubPr>
                                    <m:ctrlPr>
                                      <w:rPr>
                                        <w:rFonts w:ascii="Cambria Math" w:eastAsiaTheme="minorEastAsia" w:hAnsi="Cambria Math"/>
                                        <w:sz w:val="20"/>
                                        <w:szCs w:val="20"/>
                                      </w:rPr>
                                    </m:ctrlPr>
                                  </m:sSubPr>
                                  <m:e>
                                    <m:r>
                                      <m:rPr>
                                        <m:sty m:val="p"/>
                                      </m:rPr>
                                      <w:rPr>
                                        <w:rFonts w:ascii="Cambria Math" w:eastAsiaTheme="minorEastAsia" w:hAnsi="Cambria Math"/>
                                        <w:sz w:val="20"/>
                                        <w:szCs w:val="20"/>
                                      </w:rPr>
                                      <m:t>+</m:t>
                                    </m:r>
                                    <m:r>
                                      <w:rPr>
                                        <w:rFonts w:ascii="Cambria Math" w:eastAsiaTheme="minorEastAsia" w:hAnsi="Cambria Math"/>
                                        <w:sz w:val="20"/>
                                        <w:szCs w:val="20"/>
                                      </w:rPr>
                                      <m:t>α</m:t>
                                    </m:r>
                                  </m:e>
                                  <m:sub>
                                    <m:r>
                                      <w:rPr>
                                        <w:rFonts w:ascii="Cambria Math" w:eastAsiaTheme="minorEastAsia" w:hAnsi="Cambria Math" w:hint="eastAsia"/>
                                        <w:sz w:val="20"/>
                                        <w:szCs w:val="20"/>
                                      </w:rPr>
                                      <m:t>S</m:t>
                                    </m:r>
                                  </m:sub>
                                </m:sSub>
                                <m:r>
                                  <m:rPr>
                                    <m:sty m:val="p"/>
                                  </m:rPr>
                                  <w:rPr>
                                    <w:rFonts w:ascii="Cambria Math" w:eastAsiaTheme="minorEastAsia" w:hAnsi="Cambria Math"/>
                                    <w:sz w:val="20"/>
                                    <w:szCs w:val="20"/>
                                  </w:rPr>
                                  <m:t>)</m:t>
                                </m:r>
                              </m:e>
                              <m:sup>
                                <m:r>
                                  <m:rPr>
                                    <m:sty m:val="p"/>
                                  </m:rPr>
                                  <w:rPr>
                                    <w:rFonts w:ascii="Cambria Math" w:eastAsiaTheme="minorEastAsia" w:hAnsi="Cambria Math"/>
                                    <w:sz w:val="20"/>
                                    <w:szCs w:val="20"/>
                                  </w:rPr>
                                  <m:t>2</m:t>
                                </m:r>
                              </m:sup>
                            </m:sSup>
                          </m:e>
                        </m:d>
                      </m:e>
                      <m:sup>
                        <m:r>
                          <m:rPr>
                            <m:sty m:val="p"/>
                          </m:rPr>
                          <w:rPr>
                            <w:rFonts w:ascii="Cambria Math" w:eastAsiaTheme="minorEastAsia" w:hAnsi="Cambria Math"/>
                            <w:sz w:val="20"/>
                            <w:szCs w:val="20"/>
                          </w:rPr>
                          <m:t>2</m:t>
                        </m:r>
                      </m:sup>
                    </m:sSup>
                  </m:den>
                </m:f>
              </m:oMath>
            </m:oMathPara>
          </w:p>
        </w:tc>
      </w:tr>
    </w:tbl>
    <w:bookmarkEnd w:id="337"/>
    <w:bookmarkEnd w:id="338"/>
    <w:p w14:paraId="4514C9A7" w14:textId="0B47487C" w:rsidR="003D1B47" w:rsidRPr="003D1B47" w:rsidRDefault="003D1B47" w:rsidP="003D1B47">
      <w:pPr>
        <w:pStyle w:val="af"/>
        <w:ind w:firstLine="480"/>
      </w:pPr>
      <w:r w:rsidRPr="003D1B47">
        <w:rPr>
          <w:rFonts w:hint="eastAsia"/>
        </w:rPr>
        <w:t>根据</w:t>
      </w:r>
      <w:r w:rsidR="00AA1C8E" w:rsidRPr="003D1B47">
        <w:rPr>
          <w:rFonts w:hint="eastAsia"/>
        </w:rPr>
        <w:t>表</w:t>
      </w:r>
      <w:r w:rsidRPr="003D1B47">
        <w:rPr>
          <w:rFonts w:hint="eastAsia"/>
        </w:rPr>
        <w:t>4.4</w:t>
      </w:r>
      <w:r>
        <w:rPr>
          <w:rFonts w:hint="eastAsia"/>
        </w:rPr>
        <w:t>可以得知：当双边市场为</w:t>
      </w:r>
      <w:r w:rsidR="00AA1C8E" w:rsidRPr="003D1B47">
        <w:rPr>
          <w:rFonts w:hint="eastAsia"/>
        </w:rPr>
        <w:t>竞争情况时</w:t>
      </w:r>
      <w:r>
        <w:rPr>
          <w:rFonts w:hint="eastAsia"/>
        </w:rPr>
        <w:t>，</w:t>
      </w:r>
    </w:p>
    <w:p w14:paraId="3678F23F" w14:textId="74EB574A" w:rsidR="00AA1C8E" w:rsidRPr="003D1B47" w:rsidRDefault="00AA1C8E" w:rsidP="003D1B47">
      <w:pPr>
        <w:pStyle w:val="af"/>
        <w:ind w:firstLine="480"/>
      </w:pPr>
      <w:r w:rsidRPr="003D1B47">
        <w:rPr>
          <w:rFonts w:hint="eastAsia"/>
        </w:rPr>
        <w:t>一、</w:t>
      </w:r>
      <w:bookmarkStart w:id="339" w:name="OLE_LINK122"/>
      <w:bookmarkStart w:id="340" w:name="OLE_LINK123"/>
      <w:r w:rsidRPr="003D1B47">
        <w:rPr>
          <w:rFonts w:hint="eastAsia"/>
        </w:rPr>
        <w:t>从用户角度来看，当某边用户选择单归属、另一边用户选择多归属时，平台会对采取多归属行为的用户群体收取较高额的接入费用，对采取单归属行为的用户群体收取低价格甚至补贴。当两边用户都是采取多归属行为时，平台企业对双边用户收取的费用都较高。</w:t>
      </w:r>
    </w:p>
    <w:p w14:paraId="6EA3BA63" w14:textId="0D6212C2" w:rsidR="00AA1C8E" w:rsidRPr="003D1B47" w:rsidRDefault="00AA1C8E" w:rsidP="003D1B47">
      <w:pPr>
        <w:pStyle w:val="af"/>
        <w:ind w:firstLine="480"/>
      </w:pPr>
      <w:r w:rsidRPr="003D1B47">
        <w:rPr>
          <w:rFonts w:hint="eastAsia"/>
        </w:rPr>
        <w:t>二、从平台企业本身来看，当平</w:t>
      </w:r>
      <w:bookmarkStart w:id="341" w:name="OLE_LINK224"/>
      <w:bookmarkStart w:id="342" w:name="OLE_LINK225"/>
      <w:r w:rsidRPr="003D1B47">
        <w:rPr>
          <w:rFonts w:hint="eastAsia"/>
        </w:rPr>
        <w:t>台双边的用户群体都是单归属时，其利润最高；一边用户采取单归属而另一边采取多归属行为时，平台利润次高；而当两边用户均采取多归属行为时，其利润是最少的</w:t>
      </w:r>
      <w:bookmarkEnd w:id="341"/>
      <w:bookmarkEnd w:id="342"/>
      <w:r w:rsidRPr="003D1B47">
        <w:rPr>
          <w:rFonts w:hint="eastAsia"/>
        </w:rPr>
        <w:t>。</w:t>
      </w:r>
    </w:p>
    <w:bookmarkEnd w:id="339"/>
    <w:bookmarkEnd w:id="340"/>
    <w:p w14:paraId="3657A43B" w14:textId="77777777" w:rsidR="006B1530" w:rsidRDefault="006B1530">
      <w:pPr>
        <w:widowControl/>
        <w:jc w:val="left"/>
        <w:rPr>
          <w:rFonts w:eastAsia="黑体"/>
          <w:bCs/>
          <w:sz w:val="28"/>
          <w:szCs w:val="28"/>
        </w:rPr>
      </w:pPr>
      <w:r>
        <w:br w:type="page"/>
      </w:r>
    </w:p>
    <w:p w14:paraId="34819A9E" w14:textId="41FA31DC" w:rsidR="000D6890" w:rsidRDefault="000D6890" w:rsidP="006B1769">
      <w:pPr>
        <w:pStyle w:val="21"/>
      </w:pPr>
      <w:bookmarkStart w:id="343" w:name="_Toc432531395"/>
      <w:r w:rsidRPr="000D6890">
        <w:lastRenderedPageBreak/>
        <w:t>4.</w:t>
      </w:r>
      <w:r w:rsidR="006B1769">
        <w:t>4</w:t>
      </w:r>
      <w:r w:rsidR="0058790B">
        <w:rPr>
          <w:rFonts w:asciiTheme="minorEastAsia" w:eastAsiaTheme="minorEastAsia" w:hAnsiTheme="minorEastAsia" w:hint="eastAsia"/>
        </w:rPr>
        <w:t xml:space="preserve">　</w:t>
      </w:r>
      <w:r w:rsidR="0065529C" w:rsidRPr="004419E0">
        <w:rPr>
          <w:rFonts w:hint="eastAsia"/>
        </w:rPr>
        <w:t>纵向一体化</w:t>
      </w:r>
      <w:r w:rsidRPr="000D6890">
        <w:rPr>
          <w:rFonts w:hint="eastAsia"/>
        </w:rPr>
        <w:t>下的平台定价策略</w:t>
      </w:r>
      <w:bookmarkEnd w:id="343"/>
    </w:p>
    <w:p w14:paraId="0AF69D60" w14:textId="1A26C7B6" w:rsidR="004419E0" w:rsidRDefault="004419E0" w:rsidP="001E5743">
      <w:pPr>
        <w:pStyle w:val="af"/>
        <w:ind w:firstLine="480"/>
      </w:pPr>
      <w:r w:rsidRPr="004419E0">
        <w:t>4.2</w:t>
      </w:r>
      <w:r w:rsidRPr="004419E0">
        <w:rPr>
          <w:rFonts w:hint="eastAsia"/>
        </w:rPr>
        <w:t>节利用</w:t>
      </w:r>
      <w:r w:rsidRPr="004419E0">
        <w:t>Salop</w:t>
      </w:r>
      <w:r w:rsidRPr="004419E0">
        <w:rPr>
          <w:rFonts w:hint="eastAsia"/>
        </w:rPr>
        <w:t>模型进行基本模型构建，考察现实在线旅游平台企业多与旅游产品</w:t>
      </w:r>
      <w:r w:rsidR="00E347AB">
        <w:rPr>
          <w:rFonts w:hint="eastAsia"/>
        </w:rPr>
        <w:t>供应商</w:t>
      </w:r>
      <w:r w:rsidRPr="004419E0">
        <w:rPr>
          <w:rFonts w:hint="eastAsia"/>
        </w:rPr>
        <w:t>达成合作协议，形成理论上所谓的</w:t>
      </w:r>
      <w:bookmarkStart w:id="344" w:name="OLE_LINK68"/>
      <w:r w:rsidRPr="004419E0">
        <w:rPr>
          <w:rFonts w:hint="eastAsia"/>
        </w:rPr>
        <w:t>纵向一体化</w:t>
      </w:r>
      <w:bookmarkEnd w:id="344"/>
      <w:r w:rsidRPr="004419E0">
        <w:rPr>
          <w:rFonts w:hint="eastAsia"/>
        </w:rPr>
        <w:t>。本节将接着讨论平台企也采用纵向一体化策略之后，对消费者的定价以及平台自身的利润将产生何种影响，是否实行这个策略有利于自身的发展。</w:t>
      </w:r>
    </w:p>
    <w:p w14:paraId="5A221369" w14:textId="6E0CC3D2" w:rsidR="004419E0" w:rsidRDefault="00847052" w:rsidP="001E5743">
      <w:pPr>
        <w:pStyle w:val="af"/>
        <w:ind w:firstLine="480"/>
      </w:pPr>
      <w:r w:rsidRPr="004419E0">
        <w:rPr>
          <w:rFonts w:asciiTheme="minorEastAsia" w:hAnsiTheme="minorEastAsia" w:hint="eastAsia"/>
        </w:rPr>
        <w:t>本节同样以消费者与</w:t>
      </w:r>
      <w:r w:rsidR="00E347AB">
        <w:rPr>
          <w:rFonts w:asciiTheme="minorEastAsia" w:hAnsiTheme="minorEastAsia" w:hint="eastAsia"/>
        </w:rPr>
        <w:t>供应商</w:t>
      </w:r>
      <w:r w:rsidRPr="004419E0">
        <w:rPr>
          <w:rFonts w:asciiTheme="minorEastAsia" w:hAnsiTheme="minorEastAsia" w:hint="eastAsia"/>
        </w:rPr>
        <w:t>皆为竞争的情况下进行分析探讨。</w:t>
      </w:r>
      <w:r w:rsidRPr="00847052">
        <w:rPr>
          <w:rFonts w:asciiTheme="minorEastAsia" w:hAnsiTheme="minorEastAsia" w:hint="eastAsia"/>
        </w:rPr>
        <w:t>在平台与</w:t>
      </w:r>
      <w:r w:rsidR="00E347AB">
        <w:rPr>
          <w:rFonts w:asciiTheme="minorEastAsia" w:hAnsiTheme="minorEastAsia" w:hint="eastAsia"/>
        </w:rPr>
        <w:t>供应商</w:t>
      </w:r>
      <w:r w:rsidRPr="00847052">
        <w:rPr>
          <w:rFonts w:asciiTheme="minorEastAsia" w:hAnsiTheme="minorEastAsia" w:hint="eastAsia"/>
        </w:rPr>
        <w:t>未实行纵向一体化策略时，平台对消费者及</w:t>
      </w:r>
      <w:r w:rsidR="00E347AB">
        <w:rPr>
          <w:rFonts w:asciiTheme="minorEastAsia" w:hAnsiTheme="minorEastAsia" w:hint="eastAsia"/>
        </w:rPr>
        <w:t>供应商</w:t>
      </w:r>
      <w:r w:rsidRPr="00847052">
        <w:rPr>
          <w:rFonts w:asciiTheme="minorEastAsia" w:hAnsiTheme="minorEastAsia" w:hint="eastAsia"/>
        </w:rPr>
        <w:t>是如何收费，及其利润为何；接着在平台与</w:t>
      </w:r>
      <w:r w:rsidR="00E347AB">
        <w:rPr>
          <w:rFonts w:asciiTheme="minorEastAsia" w:hAnsiTheme="minorEastAsia" w:hint="eastAsia"/>
        </w:rPr>
        <w:t>供应商</w:t>
      </w:r>
      <w:r w:rsidRPr="00847052">
        <w:rPr>
          <w:rFonts w:asciiTheme="minorEastAsia" w:hAnsiTheme="minorEastAsia" w:hint="eastAsia"/>
        </w:rPr>
        <w:t>达成合作共识、实行纵向一体化策略后，平台对消费者的收费及其自身利润将如何改变。</w:t>
      </w:r>
    </w:p>
    <w:p w14:paraId="45249ABF" w14:textId="630DFDCC" w:rsidR="004419E0" w:rsidRDefault="004419E0" w:rsidP="004419E0">
      <w:pPr>
        <w:pStyle w:val="31"/>
        <w:rPr>
          <w:rFonts w:eastAsiaTheme="minorEastAsia"/>
        </w:rPr>
      </w:pPr>
      <w:bookmarkStart w:id="345" w:name="_Toc432531396"/>
      <w:r w:rsidRPr="004419E0">
        <w:t>4.4.1</w:t>
      </w:r>
      <w:r w:rsidR="0058790B">
        <w:rPr>
          <w:rFonts w:asciiTheme="minorEastAsia" w:eastAsiaTheme="minorEastAsia" w:hAnsiTheme="minorEastAsia" w:hint="eastAsia"/>
        </w:rPr>
        <w:t xml:space="preserve">　</w:t>
      </w:r>
      <w:r w:rsidR="00E347AB">
        <w:rPr>
          <w:rFonts w:hint="eastAsia"/>
        </w:rPr>
        <w:t>供应商</w:t>
      </w:r>
      <w:r w:rsidR="00847052" w:rsidRPr="00847052">
        <w:rPr>
          <w:rFonts w:hint="eastAsia"/>
        </w:rPr>
        <w:t>与平台纵向分离</w:t>
      </w:r>
      <w:bookmarkEnd w:id="345"/>
    </w:p>
    <w:p w14:paraId="4CA2DF68" w14:textId="4B891E53" w:rsidR="004419E0" w:rsidRDefault="00847052" w:rsidP="001E5743">
      <w:pPr>
        <w:pStyle w:val="af"/>
        <w:ind w:firstLine="480"/>
        <w:rPr>
          <w:rFonts w:asciiTheme="minorEastAsia" w:eastAsiaTheme="minorEastAsia" w:hAnsiTheme="minorEastAsia"/>
        </w:rPr>
      </w:pPr>
      <w:r w:rsidRPr="00847052">
        <w:rPr>
          <w:rFonts w:asciiTheme="minorEastAsia" w:hAnsiTheme="minorEastAsia" w:hint="eastAsia"/>
        </w:rPr>
        <w:t>当平台与</w:t>
      </w:r>
      <w:r w:rsidR="00E347AB">
        <w:rPr>
          <w:rFonts w:asciiTheme="minorEastAsia" w:hAnsiTheme="minorEastAsia" w:hint="eastAsia"/>
        </w:rPr>
        <w:t>供应商</w:t>
      </w:r>
      <w:r w:rsidRPr="00847052">
        <w:rPr>
          <w:rFonts w:asciiTheme="minorEastAsia" w:hAnsiTheme="minorEastAsia" w:hint="eastAsia"/>
        </w:rPr>
        <w:t>未达成合作协议时，消费者在平台</w:t>
      </w:r>
      <w:r w:rsidRPr="00847052">
        <w:rPr>
          <w:rFonts w:asciiTheme="minorEastAsia" w:hAnsiTheme="minorEastAsia"/>
        </w:rPr>
        <w:t>K</w:t>
      </w:r>
      <w:r w:rsidRPr="00847052">
        <w:rPr>
          <w:rFonts w:asciiTheme="minorEastAsia" w:hAnsiTheme="minorEastAsia" w:hint="eastAsia"/>
        </w:rPr>
        <w:t>上消费所获得的效用为：</w:t>
      </w:r>
    </w:p>
    <w:p w14:paraId="35ED735C" w14:textId="176717E8" w:rsidR="00847052" w:rsidRPr="00F43F55" w:rsidRDefault="001D719A" w:rsidP="00F43F55">
      <w:pPr>
        <w:pStyle w:val="afd"/>
        <w:ind w:firstLine="480"/>
        <w:rPr>
          <w:rFonts w:eastAsiaTheme="minorEastAsia"/>
        </w:rPr>
      </w:pPr>
      <m:oMathPara>
        <m:oMath>
          <m:sSub>
            <m:sSubPr>
              <m:ctrlPr>
                <w:rPr>
                  <w:rFonts w:ascii="Cambria Math" w:eastAsia="宋体" w:hAnsi="Cambria Math"/>
                </w:rPr>
              </m:ctrlPr>
            </m:sSubPr>
            <m:e>
              <m:r>
                <w:rPr>
                  <w:rFonts w:ascii="Cambria Math" w:eastAsiaTheme="minorEastAsia" w:hAnsi="Cambria Math"/>
                </w:rPr>
                <m:t>u</m:t>
              </m:r>
            </m:e>
            <m:sub>
              <m:r>
                <w:rPr>
                  <w:rFonts w:ascii="Cambria Math" w:eastAsiaTheme="minorEastAsia" w:hAnsi="Cambria Math" w:hint="eastAsia"/>
                </w:rPr>
                <m:t>KB</m:t>
              </m:r>
            </m:sub>
          </m:sSub>
          <m:r>
            <m:rPr>
              <m:sty m:val="p"/>
            </m:rPr>
            <w:rPr>
              <w:rFonts w:ascii="Cambria Math" w:eastAsiaTheme="minorEastAsia" w:hAnsi="Cambria Math" w:hint="eastAsia"/>
            </w:rPr>
            <m:t>=</m:t>
          </m:r>
          <m:sSub>
            <m:sSubPr>
              <m:ctrlPr>
                <w:rPr>
                  <w:rFonts w:ascii="Cambria Math" w:eastAsia="宋体" w:hAnsi="Cambria Math"/>
                </w:rPr>
              </m:ctrlPr>
            </m:sSubPr>
            <m:e>
              <m:r>
                <w:rPr>
                  <w:rFonts w:ascii="Cambria Math" w:eastAsiaTheme="minorEastAsia" w:hAnsi="Cambria Math" w:hint="eastAsia"/>
                </w:rPr>
                <m:t>V</m:t>
              </m:r>
            </m:e>
            <m:sub>
              <m:r>
                <w:rPr>
                  <w:rFonts w:ascii="Cambria Math" w:eastAsiaTheme="minorEastAsia" w:hAnsi="Cambria Math" w:hint="eastAsia"/>
                </w:rPr>
                <m:t>B</m:t>
              </m:r>
            </m:sub>
          </m:sSub>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hint="eastAsia"/>
                </w:rPr>
                <m:t>P</m:t>
              </m:r>
            </m:e>
            <m:sub>
              <m:r>
                <w:rPr>
                  <w:rFonts w:ascii="Cambria Math" w:eastAsiaTheme="minorEastAsia" w:hAnsi="Cambria Math" w:hint="eastAsia"/>
                </w:rPr>
                <m:t>KB</m:t>
              </m:r>
            </m:sub>
            <m:sup>
              <m:r>
                <m:rPr>
                  <m:sty m:val="p"/>
                </m:rPr>
                <w:rPr>
                  <w:rFonts w:ascii="Cambria Math" w:eastAsiaTheme="minorEastAsia" w:hAnsi="Cambria Math"/>
                </w:rPr>
                <m:t>'</m:t>
              </m:r>
            </m:sup>
          </m:sSubSup>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KB</m:t>
              </m:r>
            </m:sub>
            <m:sup>
              <m:r>
                <m:rPr>
                  <m:sty m:val="p"/>
                </m:rPr>
                <w:rPr>
                  <w:rFonts w:ascii="Cambria Math" w:eastAsiaTheme="minorEastAsia" w:hAnsi="Cambria Math"/>
                </w:rPr>
                <m:t>''</m:t>
              </m:r>
            </m:sup>
          </m:sSub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x</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KS</m:t>
              </m:r>
            </m:sub>
          </m:sSub>
        </m:oMath>
      </m:oMathPara>
    </w:p>
    <w:p w14:paraId="18778678" w14:textId="205D3111" w:rsidR="00847052" w:rsidRPr="00847052" w:rsidRDefault="00847052" w:rsidP="00847052">
      <w:pPr>
        <w:pStyle w:val="af"/>
        <w:ind w:firstLine="480"/>
      </w:pPr>
      <w:bookmarkStart w:id="346" w:name="OLE_LINK150"/>
      <w:r w:rsidRPr="00847052">
        <w:rPr>
          <w:rFonts w:hint="eastAsia"/>
        </w:rPr>
        <w:t>而</w:t>
      </w:r>
      <w:r w:rsidR="00E347AB">
        <w:rPr>
          <w:rFonts w:hint="eastAsia"/>
        </w:rPr>
        <w:t>供应商</w:t>
      </w:r>
      <w:r w:rsidRPr="00847052">
        <w:rPr>
          <w:rFonts w:hint="eastAsia"/>
        </w:rPr>
        <w:t>的效用则表示为：</w:t>
      </w:r>
    </w:p>
    <w:bookmarkEnd w:id="346"/>
    <w:p w14:paraId="4E9CF25A" w14:textId="2B1B185E" w:rsidR="00847052" w:rsidRPr="00F43F55" w:rsidRDefault="001D719A" w:rsidP="00F43F55">
      <w:pPr>
        <w:pStyle w:val="afd"/>
        <w:ind w:firstLine="480"/>
        <w:rPr>
          <w:rFonts w:eastAsiaTheme="minorEastAsia"/>
        </w:rPr>
      </w:pPr>
      <m:oMathPara>
        <m:oMath>
          <m:sSub>
            <m:sSubPr>
              <m:ctrlPr>
                <w:rPr>
                  <w:rFonts w:ascii="Cambria Math" w:eastAsia="宋体" w:hAnsi="Cambria Math"/>
                </w:rPr>
              </m:ctrlPr>
            </m:sSubPr>
            <m:e>
              <m:r>
                <w:rPr>
                  <w:rFonts w:ascii="Cambria Math" w:eastAsiaTheme="minorEastAsia" w:hAnsi="Cambria Math"/>
                </w:rPr>
                <m:t>u</m:t>
              </m:r>
            </m:e>
            <m:sub>
              <m:r>
                <w:rPr>
                  <w:rFonts w:ascii="Cambria Math" w:eastAsiaTheme="minorEastAsia" w:hAnsi="Cambria Math" w:hint="eastAsia"/>
                </w:rPr>
                <m:t>KS</m:t>
              </m:r>
            </m:sub>
          </m:sSub>
          <m:r>
            <m:rPr>
              <m:sty m:val="p"/>
            </m:rPr>
            <w:rPr>
              <w:rFonts w:ascii="Cambria Math" w:eastAsiaTheme="minorEastAsia" w:hAnsi="Cambria Math" w:hint="eastAsia"/>
            </w:rPr>
            <m:t>=</m:t>
          </m:r>
          <m:sSub>
            <m:sSubPr>
              <m:ctrlPr>
                <w:rPr>
                  <w:rFonts w:ascii="Cambria Math" w:eastAsia="宋体" w:hAnsi="Cambria Math"/>
                </w:rPr>
              </m:ctrlPr>
            </m:sSubPr>
            <m:e>
              <m:r>
                <w:rPr>
                  <w:rFonts w:ascii="Cambria Math" w:eastAsiaTheme="minorEastAsia" w:hAnsi="Cambria Math" w:hint="eastAsia"/>
                </w:rPr>
                <m:t>V</m:t>
              </m:r>
            </m:e>
            <m:sub>
              <m:r>
                <w:rPr>
                  <w:rFonts w:ascii="Cambria Math" w:eastAsiaTheme="minorEastAsia" w:hAnsi="Cambria Math" w:hint="eastAsia"/>
                </w:rPr>
                <m:t>S</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hint="eastAsia"/>
                </w:rPr>
                <m:t>P</m:t>
              </m:r>
            </m:e>
            <m:sub>
              <m:r>
                <w:rPr>
                  <w:rFonts w:ascii="Cambria Math" w:eastAsiaTheme="minorEastAsia" w:hAnsi="Cambria Math" w:hint="eastAsia"/>
                </w:rPr>
                <m:t>KS</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y</m:t>
          </m:r>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S</m:t>
              </m:r>
            </m:sub>
          </m:sSub>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KB</m:t>
              </m:r>
            </m:sub>
          </m:sSub>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hint="eastAsia"/>
                </w:rPr>
                <m:t>P</m:t>
              </m:r>
            </m:e>
            <m:sub>
              <m:r>
                <w:rPr>
                  <w:rFonts w:ascii="Cambria Math" w:eastAsiaTheme="minorEastAsia" w:hAnsi="Cambria Math" w:hint="eastAsia"/>
                </w:rPr>
                <m:t>KB</m:t>
              </m:r>
            </m:sub>
            <m:sup>
              <m:r>
                <m:rPr>
                  <m:sty m:val="p"/>
                </m:rPr>
                <w:rPr>
                  <w:rFonts w:ascii="Cambria Math" w:eastAsiaTheme="minorEastAsia" w:hAnsi="Cambria Math"/>
                </w:rPr>
                <m:t>'</m:t>
              </m:r>
            </m:sup>
          </m:sSubSup>
          <m:sSub>
            <m:sSubPr>
              <m:ctrlPr>
                <w:rPr>
                  <w:rFonts w:ascii="Cambria Math" w:eastAsiaTheme="minorEastAsia" w:hAnsi="Cambria Math"/>
                </w:rPr>
              </m:ctrlPr>
            </m:sSubPr>
            <m:e>
              <m:r>
                <w:rPr>
                  <w:rFonts w:ascii="Cambria Math" w:eastAsiaTheme="minorEastAsia" w:hAnsi="Cambria Math"/>
                </w:rPr>
                <m:t>n</m:t>
              </m:r>
            </m:e>
            <m:sub>
              <m:r>
                <w:rPr>
                  <w:rFonts w:ascii="Cambria Math" w:eastAsiaTheme="minorEastAsia" w:hAnsi="Cambria Math"/>
                </w:rPr>
                <m:t>KB</m:t>
              </m:r>
            </m:sub>
          </m:sSub>
        </m:oMath>
      </m:oMathPara>
    </w:p>
    <w:p w14:paraId="02707243" w14:textId="297FC26C" w:rsidR="00847052" w:rsidRPr="00847052" w:rsidRDefault="00847052" w:rsidP="001E5743">
      <w:pPr>
        <w:pStyle w:val="af"/>
        <w:ind w:firstLine="480"/>
        <w:rPr>
          <w:rFonts w:eastAsiaTheme="minorEastAsia"/>
        </w:rPr>
      </w:pPr>
      <w:r w:rsidRPr="00847052">
        <w:rPr>
          <w:rFonts w:hint="eastAsia"/>
        </w:rPr>
        <w:t>其中，</w:t>
      </w:r>
      <m:oMath>
        <m:sSubSup>
          <m:sSubSupPr>
            <m:ctrlPr>
              <w:rPr>
                <w:rFonts w:ascii="Cambria Math" w:hAnsi="Cambria Math"/>
                <w:lang w:eastAsia="zh-TW"/>
              </w:rPr>
            </m:ctrlPr>
          </m:sSubSupPr>
          <m:e>
            <m:r>
              <w:rPr>
                <w:rFonts w:ascii="Cambria Math" w:hAnsi="Cambria Math" w:hint="eastAsia"/>
              </w:rPr>
              <m:t>P</m:t>
            </m:r>
          </m:e>
          <m:sub>
            <m:r>
              <w:rPr>
                <w:rFonts w:ascii="Cambria Math" w:hAnsi="Cambria Math" w:hint="eastAsia"/>
              </w:rPr>
              <m:t>KB</m:t>
            </m:r>
          </m:sub>
          <m:sup>
            <m:r>
              <w:rPr>
                <w:rFonts w:ascii="Cambria Math" w:hAnsi="Cambria Math"/>
              </w:rPr>
              <m:t>'</m:t>
            </m:r>
          </m:sup>
        </m:sSubSup>
      </m:oMath>
      <w:r w:rsidRPr="00847052">
        <w:rPr>
          <w:rFonts w:hint="eastAsia"/>
        </w:rPr>
        <w:t>表示平台</w:t>
      </w:r>
      <w:r w:rsidRPr="00847052">
        <w:t>K</w:t>
      </w:r>
      <w:r w:rsidRPr="00847052">
        <w:rPr>
          <w:rFonts w:hint="eastAsia"/>
        </w:rPr>
        <w:t>对消费者所</w:t>
      </w:r>
      <w:r w:rsidRPr="00847052">
        <w:rPr>
          <w:rFonts w:asciiTheme="minorEastAsia" w:hAnsiTheme="minorEastAsia" w:hint="eastAsia"/>
        </w:rPr>
        <w:t>收取的费用</w:t>
      </w:r>
      <w:r w:rsidRPr="00847052">
        <w:rPr>
          <w:rFonts w:hint="eastAsia"/>
        </w:rPr>
        <w:t>，</w:t>
      </w:r>
      <m:oMath>
        <m:sSubSup>
          <m:sSubSupPr>
            <m:ctrlPr>
              <w:rPr>
                <w:rFonts w:ascii="Cambria Math" w:hAnsi="Cambria Math"/>
                <w:lang w:eastAsia="zh-TW"/>
              </w:rPr>
            </m:ctrlPr>
          </m:sSubSupPr>
          <m:e>
            <m:r>
              <w:rPr>
                <w:rFonts w:ascii="Cambria Math" w:hAnsi="Cambria Math"/>
              </w:rPr>
              <m:t>P</m:t>
            </m:r>
          </m:e>
          <m:sub>
            <m:r>
              <w:rPr>
                <w:rFonts w:ascii="Cambria Math" w:hAnsi="Cambria Math"/>
              </w:rPr>
              <m:t>KB</m:t>
            </m:r>
          </m:sub>
          <m:sup>
            <m:r>
              <w:rPr>
                <w:rFonts w:ascii="Cambria Math" w:hAnsi="Cambria Math"/>
              </w:rPr>
              <m:t>''</m:t>
            </m:r>
          </m:sup>
        </m:sSubSup>
      </m:oMath>
      <w:r w:rsidRPr="00847052">
        <w:rPr>
          <w:rFonts w:hint="eastAsia"/>
        </w:rPr>
        <w:t>表示平台</w:t>
      </w:r>
      <w:r w:rsidRPr="00847052">
        <w:t>K</w:t>
      </w:r>
      <w:r w:rsidRPr="00847052">
        <w:rPr>
          <w:rFonts w:hint="eastAsia"/>
        </w:rPr>
        <w:t>上</w:t>
      </w:r>
      <w:r w:rsidR="00E347AB">
        <w:rPr>
          <w:rFonts w:hint="eastAsia"/>
        </w:rPr>
        <w:t>供应商</w:t>
      </w:r>
      <w:r w:rsidRPr="00847052">
        <w:rPr>
          <w:rFonts w:hint="eastAsia"/>
        </w:rPr>
        <w:t>对消费者的产品售价，</w:t>
      </w:r>
      <m:oMath>
        <m:sSub>
          <m:sSubPr>
            <m:ctrlPr>
              <w:rPr>
                <w:rFonts w:ascii="Cambria Math" w:hAnsi="Cambria Math"/>
              </w:rPr>
            </m:ctrlPr>
          </m:sSubPr>
          <m:e>
            <m:r>
              <w:rPr>
                <w:rFonts w:ascii="Cambria Math" w:hAnsi="Cambria Math" w:hint="eastAsia"/>
              </w:rPr>
              <m:t>P</m:t>
            </m:r>
          </m:e>
          <m:sub>
            <m:r>
              <w:rPr>
                <w:rFonts w:ascii="Cambria Math" w:hAnsi="Cambria Math" w:hint="eastAsia"/>
              </w:rPr>
              <m:t>KS</m:t>
            </m:r>
          </m:sub>
        </m:sSub>
      </m:oMath>
      <w:r w:rsidRPr="00847052">
        <w:rPr>
          <w:rFonts w:asciiTheme="minorEastAsia" w:hAnsiTheme="minorEastAsia" w:hint="eastAsia"/>
        </w:rPr>
        <w:t>表示</w:t>
      </w:r>
      <w:r w:rsidR="00E347AB">
        <w:rPr>
          <w:rFonts w:asciiTheme="minorEastAsia" w:hAnsiTheme="minorEastAsia" w:hint="eastAsia"/>
        </w:rPr>
        <w:t>供应商</w:t>
      </w:r>
      <w:r w:rsidRPr="00847052">
        <w:rPr>
          <w:rFonts w:asciiTheme="minorEastAsia" w:hAnsiTheme="minorEastAsia" w:hint="eastAsia"/>
        </w:rPr>
        <w:t>接入平台</w:t>
      </w:r>
      <w:r w:rsidRPr="00847052">
        <w:rPr>
          <w:rFonts w:asciiTheme="minorEastAsia" w:hAnsiTheme="minorEastAsia"/>
        </w:rPr>
        <w:t>K</w:t>
      </w:r>
      <w:r w:rsidRPr="00847052">
        <w:rPr>
          <w:rFonts w:asciiTheme="minorEastAsia" w:hAnsiTheme="minorEastAsia" w:hint="eastAsia"/>
        </w:rPr>
        <w:t>的价格</w:t>
      </w:r>
      <w:r>
        <w:rPr>
          <w:rFonts w:asciiTheme="minorEastAsia" w:hAnsiTheme="minorEastAsia" w:hint="eastAsia"/>
        </w:rPr>
        <w:t>。</w:t>
      </w:r>
    </w:p>
    <w:p w14:paraId="2A155B34" w14:textId="54EA6154" w:rsidR="007A6360" w:rsidRPr="007A6360" w:rsidRDefault="007A6360" w:rsidP="007A6360">
      <w:pPr>
        <w:pStyle w:val="af"/>
        <w:ind w:firstLine="480"/>
      </w:pPr>
      <w:r w:rsidRPr="007A6360">
        <w:rPr>
          <w:rFonts w:hint="eastAsia"/>
        </w:rPr>
        <w:t>假设</w:t>
      </w:r>
      <m:oMath>
        <m:sSub>
          <m:sSubPr>
            <m:ctrlPr>
              <w:rPr>
                <w:rFonts w:ascii="Cambria Math" w:hAnsi="Cambria Math"/>
              </w:rPr>
            </m:ctrlPr>
          </m:sSubPr>
          <m:e>
            <m:r>
              <w:rPr>
                <w:rFonts w:ascii="Cambria Math" w:hAnsi="Cambria Math" w:hint="eastAsia"/>
              </w:rPr>
              <m:t>P</m:t>
            </m:r>
          </m:e>
          <m:sub>
            <m:r>
              <w:rPr>
                <w:rFonts w:ascii="Cambria Math" w:hAnsi="Cambria Math" w:hint="eastAsia"/>
              </w:rPr>
              <m:t>KA</m:t>
            </m:r>
          </m:sub>
        </m:sSub>
        <m:r>
          <m:rPr>
            <m:sty m:val="p"/>
          </m:rPr>
          <w:rPr>
            <w:rFonts w:ascii="Cambria Math" w:hAnsi="Cambria Math" w:hint="eastAsia"/>
          </w:rPr>
          <m:t>=</m:t>
        </m:r>
        <m:sSubSup>
          <m:sSubSupPr>
            <m:ctrlPr>
              <w:rPr>
                <w:rFonts w:ascii="Cambria Math" w:hAnsi="Cambria Math"/>
              </w:rPr>
            </m:ctrlPr>
          </m:sSubSupPr>
          <m:e>
            <m:r>
              <w:rPr>
                <w:rFonts w:ascii="Cambria Math" w:hAnsi="Cambria Math" w:hint="eastAsia"/>
              </w:rPr>
              <m:t>P</m:t>
            </m:r>
          </m:e>
          <m:sub>
            <m:r>
              <w:rPr>
                <w:rFonts w:ascii="Cambria Math" w:hAnsi="Cambria Math" w:hint="eastAsia"/>
              </w:rPr>
              <m:t>KB</m:t>
            </m:r>
          </m:sub>
          <m:sup>
            <m:r>
              <m:rPr>
                <m:sty m:val="p"/>
              </m:rPr>
              <w:rPr>
                <w:rFonts w:ascii="Cambria Math" w:hAnsi="Cambria Math"/>
              </w:rPr>
              <m:t>'</m:t>
            </m:r>
          </m:sup>
        </m:sSubSup>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KB</m:t>
            </m:r>
          </m:sub>
          <m:sup>
            <m:r>
              <m:rPr>
                <m:sty m:val="p"/>
              </m:rPr>
              <w:rPr>
                <w:rFonts w:ascii="Cambria Math" w:hAnsi="Cambria Math"/>
              </w:rPr>
              <m:t>''</m:t>
            </m:r>
          </m:sup>
        </m:sSubSup>
      </m:oMath>
      <w:r w:rsidRPr="007A6360">
        <w:rPr>
          <w:rFonts w:hint="eastAsia"/>
        </w:rPr>
        <w:t>，即消费者在平台</w:t>
      </w:r>
      <w:r w:rsidRPr="007A6360">
        <w:t>K</w:t>
      </w:r>
      <w:r w:rsidRPr="007A6360">
        <w:rPr>
          <w:rFonts w:hint="eastAsia"/>
        </w:rPr>
        <w:t>上购买产品所支付的总额为平台和</w:t>
      </w:r>
      <w:r w:rsidR="00E347AB">
        <w:rPr>
          <w:rFonts w:hint="eastAsia"/>
        </w:rPr>
        <w:t>供应商</w:t>
      </w:r>
      <w:r w:rsidRPr="007A6360">
        <w:rPr>
          <w:rFonts w:hint="eastAsia"/>
        </w:rPr>
        <w:t>对其收费的总额。又消费者与</w:t>
      </w:r>
      <w:r w:rsidR="00E347AB">
        <w:rPr>
          <w:rFonts w:hint="eastAsia"/>
        </w:rPr>
        <w:t>供应商</w:t>
      </w:r>
      <w:r w:rsidRPr="007A6360">
        <w:rPr>
          <w:rFonts w:hint="eastAsia"/>
        </w:rPr>
        <w:t>在平台</w:t>
      </w:r>
      <w:r w:rsidRPr="007A6360">
        <w:t>K</w:t>
      </w:r>
      <w:r w:rsidRPr="007A6360">
        <w:rPr>
          <w:rFonts w:hint="eastAsia"/>
        </w:rPr>
        <w:t>上的需求函数与</w:t>
      </w:r>
      <w:r w:rsidRPr="007A6360">
        <w:t>4.2.4.1</w:t>
      </w:r>
      <w:r w:rsidRPr="007A6360">
        <w:rPr>
          <w:rFonts w:hint="eastAsia"/>
        </w:rPr>
        <w:t>、</w:t>
      </w:r>
      <w:r w:rsidRPr="007A6360">
        <w:t>4.2.4.2</w:t>
      </w:r>
      <w:r w:rsidRPr="007A6360">
        <w:rPr>
          <w:rFonts w:hint="eastAsia"/>
        </w:rPr>
        <w:t>一样，仍表示为：</w:t>
      </w:r>
    </w:p>
    <w:p w14:paraId="053A4D5B" w14:textId="15C35389" w:rsidR="009802EE" w:rsidRPr="009802EE" w:rsidRDefault="009802EE" w:rsidP="009802EE">
      <w:pPr>
        <w:pStyle w:val="afd"/>
        <w:ind w:left="480" w:firstLineChars="0" w:firstLine="0"/>
        <w:rPr>
          <w:rFonts w:eastAsia="宋体"/>
        </w:rPr>
      </w:pPr>
      <w:r>
        <w:rPr>
          <w:rFonts w:eastAsia="宋体"/>
        </w:rPr>
        <w:tab/>
      </w:r>
      <m:oMath>
        <m:sSub>
          <m:sSubPr>
            <m:ctrlPr>
              <w:rPr>
                <w:rFonts w:ascii="Cambria Math" w:hAnsi="Cambria Math"/>
              </w:rPr>
            </m:ctrlPr>
          </m:sSubPr>
          <m:e>
            <m:r>
              <w:rPr>
                <w:rFonts w:ascii="Cambria Math" w:hAnsi="Cambria Math"/>
              </w:rPr>
              <m:t>n</m:t>
            </m:r>
          </m:e>
          <m:sub>
            <m:r>
              <w:rPr>
                <w:rFonts w:ascii="Cambria Math" w:hAnsi="Cambria Math"/>
              </w:rPr>
              <m:t>K</m:t>
            </m:r>
            <m:r>
              <w:rPr>
                <w:rFonts w:ascii="Cambria Math" w:eastAsiaTheme="minorEastAsia" w:hAnsi="Cambria Math"/>
              </w:rPr>
              <m:t>B</m:t>
            </m:r>
          </m:sub>
        </m:sSub>
        <m:r>
          <m:rPr>
            <m:sty m:val="p"/>
            <m:aln/>
          </m:rPr>
          <w:rPr>
            <w:rFonts w:ascii="Cambria Math" w:eastAsiaTheme="minorEastAsia" w:hAnsi="Cambria Math" w:hint="eastAsia"/>
          </w:rPr>
          <m:t>=</m:t>
        </m:r>
        <m:f>
          <m:fPr>
            <m:ctrlPr>
              <w:rPr>
                <w:rFonts w:ascii="Cambria Math" w:eastAsiaTheme="minorEastAsia" w:hAnsi="Cambria Math"/>
              </w:rPr>
            </m:ctrlPr>
          </m:fPr>
          <m:num>
            <m:r>
              <m:rPr>
                <m:sty m:val="p"/>
              </m:rPr>
              <w:rPr>
                <w:rFonts w:ascii="Cambria Math" w:eastAsiaTheme="minorEastAsia" w:hAnsi="Cambria Math"/>
              </w:rPr>
              <m:t>1</m:t>
            </m:r>
          </m:num>
          <m:den>
            <m:r>
              <w:rPr>
                <w:rFonts w:ascii="Cambria Math" w:eastAsiaTheme="minorEastAsia" w:hAnsi="Cambria Math"/>
              </w:rPr>
              <m:t>e</m:t>
            </m:r>
          </m:den>
        </m:f>
        <m:r>
          <m:rPr>
            <m:sty m:val="p"/>
          </m:rPr>
          <w:rPr>
            <w:rFonts w:ascii="Cambria Math" w:eastAsiaTheme="minorEastAsia" w:hAnsi="Cambria Math"/>
          </w:rPr>
          <m:t>+</m:t>
        </m:r>
        <m:f>
          <m:fPr>
            <m:ctrlPr>
              <w:rPr>
                <w:rFonts w:ascii="Cambria Math" w:hAnsi="Cambria Math"/>
              </w:rPr>
            </m:ctrlPr>
          </m:fPr>
          <m:num>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P</m:t>
                    </m:r>
                  </m:e>
                  <m:sub>
                    <m:d>
                      <m:dPr>
                        <m:ctrlPr>
                          <w:rPr>
                            <w:rFonts w:ascii="Cambria Math" w:eastAsiaTheme="minorEastAsia" w:hAnsi="Cambria Math"/>
                          </w:rPr>
                        </m:ctrlPr>
                      </m:dPr>
                      <m:e>
                        <m:r>
                          <w:rPr>
                            <w:rFonts w:ascii="Cambria Math" w:eastAsiaTheme="minorEastAsia" w:hAnsi="Cambria Math"/>
                          </w:rPr>
                          <m:t>K</m:t>
                        </m:r>
                        <m:r>
                          <m:rPr>
                            <m:sty m:val="p"/>
                          </m:rPr>
                          <w:rPr>
                            <w:rFonts w:ascii="Cambria Math" w:eastAsiaTheme="minorEastAsia" w:hAnsi="Cambria Math"/>
                          </w:rPr>
                          <m:t>+1</m:t>
                        </m:r>
                      </m:e>
                    </m:d>
                    <m: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rPr>
                      <m:t>2</m:t>
                    </m:r>
                    <m:r>
                      <w:rPr>
                        <w:rFonts w:ascii="Cambria Math" w:eastAsiaTheme="minorEastAsia" w:hAnsi="Cambria Math"/>
                      </w:rPr>
                      <m:t>P</m:t>
                    </m:r>
                  </m:e>
                  <m:sub>
                    <m:r>
                      <w:rPr>
                        <w:rFonts w:ascii="Cambria Math" w:eastAsiaTheme="minorEastAsia" w:hAnsi="Cambria Math"/>
                      </w:rPr>
                      <m:t>KB</m:t>
                    </m:r>
                  </m:sub>
                </m:sSub>
              </m:e>
            </m:d>
            <m:r>
              <m:rPr>
                <m:sty m:val="p"/>
              </m:rPr>
              <w:rPr>
                <w:rFonts w:ascii="Cambria Math" w:eastAsiaTheme="minorEastAsia" w:hAnsi="Cambria Math"/>
              </w:rPr>
              <m:t>+</m:t>
            </m:r>
            <m:sSub>
              <m:sSubPr>
                <m:ctrlPr>
                  <w:rPr>
                    <w:rFonts w:ascii="Cambria Math" w:hAnsi="Cambria Math"/>
                  </w:rPr>
                </m:ctrlPr>
              </m:sSubPr>
              <m:e>
                <m:r>
                  <w:rPr>
                    <w:rFonts w:ascii="Cambria Math" w:hAnsi="Cambria Math"/>
                  </w:rPr>
                  <m:t>α</m:t>
                </m:r>
              </m:e>
              <m:sub>
                <m:r>
                  <w:rPr>
                    <w:rFonts w:ascii="Cambria Math" w:eastAsiaTheme="minorEastAsia" w:hAnsi="Cambria Math"/>
                  </w:rPr>
                  <m:t>B</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2</m:t>
                    </m:r>
                    <m:r>
                      <w:rPr>
                        <w:rFonts w:ascii="Cambria Math" w:hAnsi="Cambria Math"/>
                      </w:rPr>
                      <m:t>n</m:t>
                    </m:r>
                  </m:e>
                  <m:sub>
                    <m:r>
                      <w:rPr>
                        <w:rFonts w:ascii="Cambria Math" w:hAnsi="Cambria Math"/>
                      </w:rPr>
                      <m:t>K</m:t>
                    </m:r>
                    <m:r>
                      <w:rPr>
                        <w:rFonts w:ascii="Cambria Math" w:eastAsiaTheme="minorEastAsia"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eastAsiaTheme="minorEastAsia"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n</m:t>
                    </m:r>
                  </m:e>
                  <m:sub>
                    <m:d>
                      <m:dPr>
                        <m:ctrlPr>
                          <w:rPr>
                            <w:rFonts w:ascii="Cambria Math" w:hAnsi="Cambria Math"/>
                          </w:rPr>
                        </m:ctrlPr>
                      </m:dPr>
                      <m:e>
                        <m:r>
                          <w:rPr>
                            <w:rFonts w:ascii="Cambria Math" w:hAnsi="Cambria Math"/>
                          </w:rPr>
                          <m:t>K</m:t>
                        </m:r>
                        <m:r>
                          <m:rPr>
                            <m:sty m:val="p"/>
                          </m:rPr>
                          <w:rPr>
                            <w:rFonts w:ascii="Cambria Math" w:hAnsi="Cambria Math"/>
                          </w:rPr>
                          <m:t>+1</m:t>
                        </m:r>
                      </m:e>
                    </m:d>
                    <m:r>
                      <w:rPr>
                        <w:rFonts w:ascii="Cambria Math" w:eastAsiaTheme="minorEastAsia" w:hAnsi="Cambria Math"/>
                      </w:rPr>
                      <m:t>S</m:t>
                    </m:r>
                  </m:sub>
                </m:sSub>
                <m:ctrlPr>
                  <w:rPr>
                    <w:rFonts w:ascii="Cambria Math" w:eastAsiaTheme="minorEastAsia" w:hAnsi="Cambria Math"/>
                  </w:rPr>
                </m:ctrlPr>
              </m:e>
            </m:d>
          </m:num>
          <m:den>
            <m:r>
              <m:rPr>
                <m:sty m:val="p"/>
              </m:rPr>
              <w:rPr>
                <w:rFonts w:ascii="Cambria Math" w:hAnsi="Cambria Math"/>
              </w:rPr>
              <m:t>2</m:t>
            </m:r>
            <m:sSub>
              <m:sSubPr>
                <m:ctrlPr>
                  <w:rPr>
                    <w:rFonts w:ascii="Cambria Math" w:hAnsi="Cambria Math"/>
                  </w:rPr>
                </m:ctrlPr>
              </m:sSubPr>
              <m:e>
                <m:r>
                  <w:rPr>
                    <w:rFonts w:ascii="Cambria Math" w:eastAsiaTheme="minorEastAsia" w:hAnsi="Cambria Math"/>
                  </w:rPr>
                  <m:t>t</m:t>
                </m:r>
              </m:e>
              <m:sub>
                <m:r>
                  <w:rPr>
                    <w:rFonts w:ascii="Cambria Math" w:eastAsiaTheme="minorEastAsia" w:hAnsi="Cambria Math"/>
                  </w:rPr>
                  <m:t>B</m:t>
                </m:r>
              </m:sub>
            </m:sSub>
          </m:den>
        </m:f>
      </m:oMath>
      <w:r w:rsidR="008F37F0">
        <w:rPr>
          <w:rFonts w:eastAsia="宋体"/>
        </w:rPr>
        <w:tab/>
      </w:r>
      <w:r w:rsidR="008F37F0">
        <w:rPr>
          <w:rFonts w:eastAsia="宋体" w:hint="eastAsia"/>
        </w:rPr>
        <w:t>(4.4.1.1)</w:t>
      </w:r>
    </w:p>
    <w:p w14:paraId="1F845FEE" w14:textId="4A278844" w:rsidR="007A6360" w:rsidRPr="009802EE" w:rsidRDefault="008F37F0" w:rsidP="009802EE">
      <w:pPr>
        <w:pStyle w:val="afd"/>
        <w:ind w:left="480" w:firstLineChars="0" w:firstLine="0"/>
        <w:rPr>
          <w:rStyle w:val="aff8"/>
          <w:rFonts w:eastAsia="宋体" w:hint="eastAsia"/>
        </w:rPr>
      </w:pPr>
      <w:r>
        <w:rPr>
          <w:rStyle w:val="aff8"/>
          <w:rFonts w:ascii="Times New Roman" w:eastAsia="宋体" w:hAnsi="Times New Roman"/>
        </w:rPr>
        <w:tab/>
      </w:r>
      <m:oMath>
        <m:sSub>
          <m:sSubPr>
            <m:ctrlPr>
              <w:rPr>
                <w:rStyle w:val="aff8"/>
              </w:rPr>
            </m:ctrlPr>
          </m:sSubPr>
          <m:e>
            <m:r>
              <w:rPr>
                <w:rStyle w:val="aff8"/>
              </w:rPr>
              <m:t>n</m:t>
            </m:r>
          </m:e>
          <m:sub>
            <m:r>
              <w:rPr>
                <w:rStyle w:val="aff8"/>
              </w:rPr>
              <m:t>K</m:t>
            </m:r>
            <m:r>
              <w:rPr>
                <w:rStyle w:val="aff8"/>
                <w:rFonts w:eastAsiaTheme="minorEastAsia" w:hint="eastAsia"/>
              </w:rPr>
              <m:t>S</m:t>
            </m:r>
          </m:sub>
        </m:sSub>
        <m:r>
          <m:rPr>
            <m:sty m:val="p"/>
            <m:aln/>
          </m:rPr>
          <w:rPr>
            <w:rStyle w:val="aff8"/>
            <w:rFonts w:eastAsiaTheme="minorEastAsia" w:hint="eastAsia"/>
          </w:rPr>
          <m:t>=</m:t>
        </m:r>
        <m:f>
          <m:fPr>
            <m:ctrlPr>
              <w:rPr>
                <w:rStyle w:val="aff8"/>
                <w:rFonts w:eastAsiaTheme="minorEastAsia"/>
              </w:rPr>
            </m:ctrlPr>
          </m:fPr>
          <m:num>
            <m:sSub>
              <m:sSubPr>
                <m:ctrlPr>
                  <w:rPr>
                    <w:rStyle w:val="aff8"/>
                    <w:rFonts w:eastAsiaTheme="minorEastAsia"/>
                  </w:rPr>
                </m:ctrlPr>
              </m:sSubPr>
              <m:e>
                <m:r>
                  <w:rPr>
                    <w:rStyle w:val="aff8"/>
                    <w:rFonts w:eastAsiaTheme="minorEastAsia"/>
                  </w:rPr>
                  <m:t>S</m:t>
                </m:r>
              </m:e>
              <m:sub>
                <m:r>
                  <w:rPr>
                    <w:rStyle w:val="aff8"/>
                    <w:rFonts w:eastAsiaTheme="minorEastAsia"/>
                  </w:rPr>
                  <m:t>S</m:t>
                </m:r>
              </m:sub>
            </m:sSub>
          </m:num>
          <m:den>
            <m:r>
              <w:rPr>
                <w:rStyle w:val="aff8"/>
                <w:rFonts w:eastAsiaTheme="minorEastAsia"/>
              </w:rPr>
              <m:t>e</m:t>
            </m:r>
          </m:den>
        </m:f>
        <m:r>
          <m:rPr>
            <m:sty m:val="p"/>
          </m:rPr>
          <w:rPr>
            <w:rStyle w:val="aff8"/>
            <w:rFonts w:eastAsiaTheme="minorEastAsia"/>
          </w:rPr>
          <m:t>+</m:t>
        </m:r>
        <m:f>
          <m:fPr>
            <m:ctrlPr>
              <w:rPr>
                <w:rStyle w:val="aff8"/>
              </w:rPr>
            </m:ctrlPr>
          </m:fPr>
          <m:num>
            <m:d>
              <m:dPr>
                <m:ctrlPr>
                  <w:rPr>
                    <w:rStyle w:val="aff8"/>
                    <w:rFonts w:eastAsiaTheme="minorEastAsia"/>
                  </w:rPr>
                </m:ctrlPr>
              </m:dPr>
              <m:e>
                <m:sSub>
                  <m:sSubPr>
                    <m:ctrlPr>
                      <w:rPr>
                        <w:rStyle w:val="aff8"/>
                        <w:rFonts w:eastAsiaTheme="minorEastAsia"/>
                      </w:rPr>
                    </m:ctrlPr>
                  </m:sSubPr>
                  <m:e>
                    <m:r>
                      <w:rPr>
                        <w:rStyle w:val="aff8"/>
                        <w:rFonts w:eastAsiaTheme="minorEastAsia"/>
                      </w:rPr>
                      <m:t>P</m:t>
                    </m:r>
                  </m:e>
                  <m:sub>
                    <m:d>
                      <m:dPr>
                        <m:ctrlPr>
                          <w:rPr>
                            <w:rStyle w:val="aff8"/>
                            <w:rFonts w:eastAsiaTheme="minorEastAsia"/>
                          </w:rPr>
                        </m:ctrlPr>
                      </m:dPr>
                      <m:e>
                        <m:r>
                          <w:rPr>
                            <w:rStyle w:val="aff8"/>
                            <w:rFonts w:eastAsiaTheme="minorEastAsia"/>
                          </w:rPr>
                          <m:t>K</m:t>
                        </m:r>
                        <m:r>
                          <m:rPr>
                            <m:sty m:val="p"/>
                          </m:rPr>
                          <w:rPr>
                            <w:rStyle w:val="aff8"/>
                            <w:rFonts w:eastAsiaTheme="minorEastAsia"/>
                          </w:rPr>
                          <m:t>-1</m:t>
                        </m:r>
                      </m:e>
                    </m:d>
                    <m:r>
                      <w:rPr>
                        <w:rStyle w:val="aff8"/>
                        <w:rFonts w:eastAsiaTheme="minorEastAsia"/>
                      </w:rPr>
                      <m:t>S</m:t>
                    </m:r>
                  </m:sub>
                </m:sSub>
                <m:r>
                  <m:rPr>
                    <m:sty m:val="p"/>
                  </m:rPr>
                  <w:rPr>
                    <w:rStyle w:val="aff8"/>
                    <w:rFonts w:eastAsiaTheme="minorEastAsia"/>
                  </w:rPr>
                  <m:t>+</m:t>
                </m:r>
                <m:sSub>
                  <m:sSubPr>
                    <m:ctrlPr>
                      <w:rPr>
                        <w:rStyle w:val="aff8"/>
                        <w:rFonts w:eastAsiaTheme="minorEastAsia"/>
                      </w:rPr>
                    </m:ctrlPr>
                  </m:sSubPr>
                  <m:e>
                    <m:r>
                      <w:rPr>
                        <w:rStyle w:val="aff8"/>
                        <w:rFonts w:eastAsiaTheme="minorEastAsia"/>
                      </w:rPr>
                      <m:t>P</m:t>
                    </m:r>
                  </m:e>
                  <m:sub>
                    <m:d>
                      <m:dPr>
                        <m:ctrlPr>
                          <w:rPr>
                            <w:rStyle w:val="aff8"/>
                            <w:rFonts w:eastAsiaTheme="minorEastAsia"/>
                          </w:rPr>
                        </m:ctrlPr>
                      </m:dPr>
                      <m:e>
                        <m:r>
                          <w:rPr>
                            <w:rStyle w:val="aff8"/>
                            <w:rFonts w:eastAsiaTheme="minorEastAsia"/>
                          </w:rPr>
                          <m:t>K</m:t>
                        </m:r>
                        <m:r>
                          <m:rPr>
                            <m:sty m:val="p"/>
                          </m:rPr>
                          <w:rPr>
                            <w:rStyle w:val="aff8"/>
                            <w:rFonts w:eastAsiaTheme="minorEastAsia"/>
                          </w:rPr>
                          <m:t>+1</m:t>
                        </m:r>
                      </m:e>
                    </m:d>
                    <m:r>
                      <w:rPr>
                        <w:rStyle w:val="aff8"/>
                        <w:rFonts w:eastAsiaTheme="minorEastAsia"/>
                      </w:rPr>
                      <m:t>S</m:t>
                    </m:r>
                  </m:sub>
                </m:sSub>
                <m:r>
                  <m:rPr>
                    <m:sty m:val="p"/>
                  </m:rPr>
                  <w:rPr>
                    <w:rStyle w:val="aff8"/>
                    <w:rFonts w:eastAsiaTheme="minorEastAsia"/>
                  </w:rPr>
                  <m:t>-</m:t>
                </m:r>
                <m:sSub>
                  <m:sSubPr>
                    <m:ctrlPr>
                      <w:rPr>
                        <w:rStyle w:val="aff8"/>
                        <w:rFonts w:eastAsiaTheme="minorEastAsia"/>
                      </w:rPr>
                    </m:ctrlPr>
                  </m:sSubPr>
                  <m:e>
                    <m:r>
                      <m:rPr>
                        <m:sty m:val="p"/>
                      </m:rPr>
                      <w:rPr>
                        <w:rStyle w:val="aff8"/>
                        <w:rFonts w:eastAsiaTheme="minorEastAsia"/>
                      </w:rPr>
                      <m:t>2</m:t>
                    </m:r>
                    <m:r>
                      <w:rPr>
                        <w:rStyle w:val="aff8"/>
                        <w:rFonts w:eastAsiaTheme="minorEastAsia"/>
                      </w:rPr>
                      <m:t>P</m:t>
                    </m:r>
                  </m:e>
                  <m:sub>
                    <m:r>
                      <w:rPr>
                        <w:rStyle w:val="aff8"/>
                        <w:rFonts w:eastAsiaTheme="minorEastAsia"/>
                      </w:rPr>
                      <m:t>KS</m:t>
                    </m:r>
                  </m:sub>
                </m:sSub>
              </m:e>
            </m:d>
            <m:r>
              <m:rPr>
                <m:sty m:val="p"/>
              </m:rPr>
              <w:rPr>
                <w:rStyle w:val="aff8"/>
                <w:rFonts w:eastAsiaTheme="minorEastAsia"/>
              </w:rPr>
              <m:t>+</m:t>
            </m:r>
            <m:sSub>
              <m:sSubPr>
                <m:ctrlPr>
                  <w:rPr>
                    <w:rStyle w:val="aff8"/>
                  </w:rPr>
                </m:ctrlPr>
              </m:sSubPr>
              <m:e>
                <m:r>
                  <w:rPr>
                    <w:rStyle w:val="aff8"/>
                  </w:rPr>
                  <m:t>α</m:t>
                </m:r>
              </m:e>
              <m:sub>
                <m:r>
                  <w:rPr>
                    <w:rStyle w:val="aff8"/>
                    <w:rFonts w:eastAsiaTheme="minorEastAsia"/>
                  </w:rPr>
                  <m:t>S</m:t>
                </m:r>
              </m:sub>
            </m:sSub>
            <m:r>
              <m:rPr>
                <m:sty m:val="p"/>
              </m:rPr>
              <w:rPr>
                <w:rStyle w:val="aff8"/>
              </w:rPr>
              <m:t>(</m:t>
            </m:r>
            <m:sSub>
              <m:sSubPr>
                <m:ctrlPr>
                  <w:rPr>
                    <w:rStyle w:val="aff8"/>
                  </w:rPr>
                </m:ctrlPr>
              </m:sSubPr>
              <m:e>
                <m:r>
                  <m:rPr>
                    <m:sty m:val="p"/>
                  </m:rPr>
                  <w:rPr>
                    <w:rStyle w:val="aff8"/>
                  </w:rPr>
                  <m:t>2</m:t>
                </m:r>
                <m:r>
                  <w:rPr>
                    <w:rStyle w:val="aff8"/>
                  </w:rPr>
                  <m:t>n</m:t>
                </m:r>
              </m:e>
              <m:sub>
                <m:r>
                  <w:rPr>
                    <w:rStyle w:val="aff8"/>
                  </w:rPr>
                  <m:t>K</m:t>
                </m:r>
                <m:r>
                  <w:rPr>
                    <w:rStyle w:val="aff8"/>
                    <w:rFonts w:eastAsiaTheme="minorEastAsia"/>
                  </w:rPr>
                  <m:t>B</m:t>
                </m:r>
              </m:sub>
            </m:sSub>
            <m:r>
              <m:rPr>
                <m:sty m:val="p"/>
              </m:rPr>
              <w:rPr>
                <w:rStyle w:val="aff8"/>
              </w:rPr>
              <m:t>-</m:t>
            </m:r>
            <m:sSub>
              <m:sSubPr>
                <m:ctrlPr>
                  <w:rPr>
                    <w:rStyle w:val="aff8"/>
                  </w:rPr>
                </m:ctrlPr>
              </m:sSubPr>
              <m:e>
                <m:r>
                  <w:rPr>
                    <w:rStyle w:val="aff8"/>
                  </w:rPr>
                  <m:t>n</m:t>
                </m:r>
              </m:e>
              <m:sub>
                <m:d>
                  <m:dPr>
                    <m:ctrlPr>
                      <w:rPr>
                        <w:rStyle w:val="aff8"/>
                      </w:rPr>
                    </m:ctrlPr>
                  </m:dPr>
                  <m:e>
                    <m:r>
                      <w:rPr>
                        <w:rStyle w:val="aff8"/>
                      </w:rPr>
                      <m:t>K</m:t>
                    </m:r>
                    <m:r>
                      <m:rPr>
                        <m:sty m:val="p"/>
                      </m:rPr>
                      <w:rPr>
                        <w:rStyle w:val="aff8"/>
                      </w:rPr>
                      <m:t>-1</m:t>
                    </m:r>
                  </m:e>
                </m:d>
                <m:r>
                  <w:rPr>
                    <w:rStyle w:val="aff8"/>
                    <w:rFonts w:eastAsiaTheme="minorEastAsia"/>
                  </w:rPr>
                  <m:t>B</m:t>
                </m:r>
              </m:sub>
            </m:sSub>
            <m:r>
              <m:rPr>
                <m:sty m:val="p"/>
              </m:rPr>
              <w:rPr>
                <w:rStyle w:val="aff8"/>
              </w:rPr>
              <m:t>-</m:t>
            </m:r>
            <m:sSub>
              <m:sSubPr>
                <m:ctrlPr>
                  <w:rPr>
                    <w:rStyle w:val="aff8"/>
                  </w:rPr>
                </m:ctrlPr>
              </m:sSubPr>
              <m:e>
                <m:r>
                  <w:rPr>
                    <w:rStyle w:val="aff8"/>
                  </w:rPr>
                  <m:t>n</m:t>
                </m:r>
              </m:e>
              <m:sub>
                <m:d>
                  <m:dPr>
                    <m:ctrlPr>
                      <w:rPr>
                        <w:rStyle w:val="aff8"/>
                      </w:rPr>
                    </m:ctrlPr>
                  </m:dPr>
                  <m:e>
                    <m:r>
                      <w:rPr>
                        <w:rStyle w:val="aff8"/>
                      </w:rPr>
                      <m:t>K</m:t>
                    </m:r>
                    <m:r>
                      <m:rPr>
                        <m:sty m:val="p"/>
                      </m:rPr>
                      <w:rPr>
                        <w:rStyle w:val="aff8"/>
                      </w:rPr>
                      <m:t>+1</m:t>
                    </m:r>
                  </m:e>
                </m:d>
                <m:r>
                  <w:rPr>
                    <w:rStyle w:val="aff8"/>
                    <w:rFonts w:eastAsiaTheme="minorEastAsia"/>
                  </w:rPr>
                  <m:t>B</m:t>
                </m:r>
              </m:sub>
            </m:sSub>
            <m:r>
              <m:rPr>
                <m:sty m:val="p"/>
              </m:rPr>
              <w:rPr>
                <w:rStyle w:val="aff8"/>
                <w:rFonts w:eastAsiaTheme="minorEastAsia" w:hint="eastAsia"/>
              </w:rPr>
              <m:t>)</m:t>
            </m:r>
          </m:num>
          <m:den>
            <m:r>
              <m:rPr>
                <m:sty m:val="p"/>
              </m:rPr>
              <w:rPr>
                <w:rStyle w:val="aff8"/>
              </w:rPr>
              <m:t>2</m:t>
            </m:r>
            <m:sSub>
              <m:sSubPr>
                <m:ctrlPr>
                  <w:rPr>
                    <w:rStyle w:val="aff8"/>
                  </w:rPr>
                </m:ctrlPr>
              </m:sSubPr>
              <m:e>
                <m:r>
                  <w:rPr>
                    <w:rStyle w:val="aff8"/>
                    <w:rFonts w:eastAsiaTheme="minorEastAsia"/>
                  </w:rPr>
                  <m:t>t</m:t>
                </m:r>
              </m:e>
              <m:sub>
                <m:r>
                  <w:rPr>
                    <w:rStyle w:val="aff8"/>
                    <w:rFonts w:eastAsiaTheme="minorEastAsia" w:hint="eastAsia"/>
                  </w:rPr>
                  <m:t>S</m:t>
                </m:r>
              </m:sub>
            </m:sSub>
          </m:den>
        </m:f>
      </m:oMath>
      <w:r>
        <w:rPr>
          <w:rStyle w:val="aff8"/>
          <w:rFonts w:ascii="Times New Roman" w:eastAsia="宋体" w:hAnsi="Times New Roman"/>
        </w:rPr>
        <w:tab/>
        <w:t>(4.4.1.2)</w:t>
      </w:r>
    </w:p>
    <w:p w14:paraId="4D2AF9AC" w14:textId="1B17C540" w:rsidR="007A6360" w:rsidRPr="00A85EA4" w:rsidRDefault="007A6360" w:rsidP="007A6360">
      <w:pPr>
        <w:pStyle w:val="af"/>
        <w:ind w:firstLine="480"/>
      </w:pPr>
      <w:r w:rsidRPr="007A6360">
        <w:rPr>
          <w:rFonts w:hint="eastAsia"/>
        </w:rPr>
        <w:t>平台</w:t>
      </w:r>
      <w:r w:rsidRPr="007A6360">
        <w:rPr>
          <w:rFonts w:hint="eastAsia"/>
        </w:rPr>
        <w:t>K</w:t>
      </w:r>
      <w:r w:rsidRPr="007A6360">
        <w:rPr>
          <w:rFonts w:hint="eastAsia"/>
        </w:rPr>
        <w:t>的利潤表示</w:t>
      </w:r>
      <w:proofErr w:type="gramStart"/>
      <w:r w:rsidRPr="007A6360">
        <w:rPr>
          <w:rFonts w:hint="eastAsia"/>
        </w:rPr>
        <w:t>為</w:t>
      </w:r>
      <w:proofErr w:type="gramEnd"/>
      <w:r w:rsidRPr="007A6360">
        <w:rPr>
          <w:rFonts w:hint="eastAsia"/>
        </w:rPr>
        <w:t>：</w:t>
      </w:r>
      <m:oMath>
        <m:r>
          <m:rPr>
            <m:sty m:val="p"/>
          </m:rPr>
          <w:rPr>
            <w:rFonts w:ascii="Cambria Math" w:hAnsi="Cambria Math"/>
          </w:rPr>
          <m:t>π</m:t>
        </m:r>
        <m:r>
          <m:rPr>
            <m:sty m:val="p"/>
          </m:rPr>
          <w:rPr>
            <w:rFonts w:ascii="Cambria Math" w:hAnsi="Cambria Math" w:hint="eastAsia"/>
          </w:rPr>
          <m:t>=</m:t>
        </m:r>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S</m:t>
            </m:r>
          </m:sub>
        </m:sSub>
        <m:sSub>
          <m:sSubPr>
            <m:ctrlPr>
              <w:rPr>
                <w:rFonts w:ascii="Cambria Math" w:hAnsi="Cambria Math"/>
              </w:rPr>
            </m:ctrlPr>
          </m:sSubPr>
          <m:e>
            <m:r>
              <w:rPr>
                <w:rFonts w:ascii="Cambria Math" w:hAnsi="Cambria Math"/>
              </w:rPr>
              <m:t>n</m:t>
            </m:r>
          </m:e>
          <m:sub>
            <m:r>
              <w:rPr>
                <w:rFonts w:ascii="Cambria Math" w:hAnsi="Cambria Math"/>
              </w:rPr>
              <m:t>KS</m:t>
            </m:r>
          </m:sub>
        </m:sSub>
        <m:r>
          <m:rPr>
            <m:sty m:val="p"/>
          </m:rPr>
          <w:rPr>
            <w:rFonts w:ascii="Cambria Math" w:hAnsi="Cambria Math"/>
          </w:rPr>
          <m:t>+</m:t>
        </m:r>
        <m:sSubSup>
          <m:sSubSupPr>
            <m:ctrlPr>
              <w:rPr>
                <w:rFonts w:ascii="Cambria Math" w:hAnsi="Cambria Math"/>
              </w:rPr>
            </m:ctrlPr>
          </m:sSubSupPr>
          <m:e>
            <m:r>
              <w:rPr>
                <w:rFonts w:ascii="Cambria Math" w:hAnsi="Cambria Math" w:hint="eastAsia"/>
              </w:rPr>
              <m:t>P</m:t>
            </m:r>
          </m:e>
          <m:sub>
            <m:r>
              <w:rPr>
                <w:rFonts w:ascii="Cambria Math" w:hAnsi="Cambria Math" w:hint="eastAsia"/>
              </w:rPr>
              <m:t>KB</m:t>
            </m:r>
          </m:sub>
          <m:sup>
            <m:r>
              <m:rPr>
                <m:sty m:val="p"/>
              </m:rPr>
              <w:rPr>
                <w:rFonts w:ascii="Cambria Math" w:hAnsi="Cambria Math"/>
              </w:rPr>
              <m:t>'</m:t>
            </m:r>
          </m:sup>
        </m:sSubSup>
        <m:sSub>
          <m:sSubPr>
            <m:ctrlPr>
              <w:rPr>
                <w:rFonts w:ascii="Cambria Math" w:hAnsi="Cambria Math"/>
              </w:rPr>
            </m:ctrlPr>
          </m:sSubPr>
          <m:e>
            <m:r>
              <w:rPr>
                <w:rFonts w:ascii="Cambria Math" w:hAnsi="Cambria Math"/>
              </w:rPr>
              <m:t>n</m:t>
            </m:r>
          </m:e>
          <m:sub>
            <m:r>
              <w:rPr>
                <w:rFonts w:ascii="Cambria Math" w:hAnsi="Cambria Math"/>
              </w:rPr>
              <m:t>KB</m:t>
            </m:r>
          </m:sub>
        </m:sSub>
      </m:oMath>
      <w:r w:rsidRPr="007A6360">
        <w:t>，</w:t>
      </w:r>
      <w:r w:rsidRPr="007A6360">
        <w:rPr>
          <w:rFonts w:hint="eastAsia"/>
        </w:rPr>
        <w:t>分别以</w:t>
      </w:r>
      <m:oMath>
        <m:sSubSup>
          <m:sSubSupPr>
            <m:ctrlPr>
              <w:rPr>
                <w:rFonts w:ascii="Cambria Math" w:hAnsi="Cambria Math"/>
              </w:rPr>
            </m:ctrlPr>
          </m:sSubSupPr>
          <m:e>
            <m:r>
              <w:rPr>
                <w:rFonts w:ascii="Cambria Math" w:hAnsi="Cambria Math" w:hint="eastAsia"/>
              </w:rPr>
              <m:t>P</m:t>
            </m:r>
          </m:e>
          <m:sub>
            <m:r>
              <w:rPr>
                <w:rFonts w:ascii="Cambria Math" w:hAnsi="Cambria Math" w:hint="eastAsia"/>
              </w:rPr>
              <m:t>KB</m:t>
            </m:r>
          </m:sub>
          <m:sup>
            <m:r>
              <m:rPr>
                <m:sty m:val="p"/>
              </m:rPr>
              <w:rPr>
                <w:rFonts w:ascii="Cambria Math" w:hAnsi="Cambria Math"/>
              </w:rPr>
              <m:t>'</m:t>
            </m:r>
          </m:sup>
        </m:sSubSup>
      </m:oMath>
      <w:r w:rsidRPr="007A6360">
        <w:rPr>
          <w:rFonts w:hint="eastAsia"/>
        </w:rPr>
        <w:t>和</w:t>
      </w:r>
      <m:oMath>
        <m:sSub>
          <m:sSubPr>
            <m:ctrlPr>
              <w:rPr>
                <w:rFonts w:ascii="Cambria Math" w:hAnsi="Cambria Math"/>
              </w:rPr>
            </m:ctrlPr>
          </m:sSubPr>
          <m:e>
            <m:r>
              <w:rPr>
                <w:rFonts w:ascii="Cambria Math" w:hAnsi="Cambria Math" w:hint="eastAsia"/>
              </w:rPr>
              <m:t>P</m:t>
            </m:r>
          </m:e>
          <m:sub>
            <m:r>
              <w:rPr>
                <w:rFonts w:ascii="Cambria Math" w:hAnsi="Cambria Math" w:hint="eastAsia"/>
              </w:rPr>
              <m:t>K</m:t>
            </m:r>
            <m:r>
              <w:rPr>
                <w:rFonts w:ascii="Cambria Math" w:hAnsi="Cambria Math"/>
              </w:rPr>
              <m:t>S</m:t>
            </m:r>
          </m:sub>
        </m:sSub>
      </m:oMath>
      <w:r w:rsidRPr="007A6360">
        <w:rPr>
          <w:rFonts w:hint="eastAsia"/>
        </w:rPr>
        <w:t>对其进行一阶求导，</w:t>
      </w:r>
      <w:r w:rsidRPr="00A85EA4">
        <w:rPr>
          <w:rFonts w:hint="eastAsia"/>
        </w:rPr>
        <w:t>求取均衡价格，即平台</w:t>
      </w:r>
      <w:r w:rsidRPr="00A85EA4">
        <w:t>K</w:t>
      </w:r>
      <w:r w:rsidRPr="00A85EA4">
        <w:rPr>
          <w:rFonts w:hint="eastAsia"/>
        </w:rPr>
        <w:t>对消费者及供应商制定的均衡价格为</w:t>
      </w:r>
      <w:r w:rsidRPr="00A85EA4">
        <w:t>：</w:t>
      </w:r>
    </w:p>
    <w:p w14:paraId="7793A952" w14:textId="5C0A8832" w:rsidR="007236FA" w:rsidRPr="007236FA" w:rsidRDefault="008F37F0" w:rsidP="00F43F55">
      <w:pPr>
        <w:pStyle w:val="afd"/>
        <w:ind w:firstLine="480"/>
        <w:rPr>
          <w:rFonts w:eastAsia="宋体"/>
        </w:rPr>
      </w:pPr>
      <w:r>
        <w:rPr>
          <w:rFonts w:eastAsia="宋体"/>
        </w:rPr>
        <w:tab/>
      </w:r>
      <m:oMath>
        <m:d>
          <m:dPr>
            <m:begChr m:val="{"/>
            <m:endChr m:val=""/>
            <m:ctrlPr>
              <w:rPr>
                <w:rFonts w:ascii="Cambria Math" w:eastAsia="宋体" w:hAnsi="Cambria Math"/>
              </w:rPr>
            </m:ctrlPr>
          </m:dPr>
          <m:e>
            <m:eqArr>
              <m:eqArrPr>
                <m:ctrlPr>
                  <w:rPr>
                    <w:rFonts w:ascii="Cambria Math" w:eastAsia="宋体" w:hAnsi="Cambria Math"/>
                  </w:rPr>
                </m:ctrlPr>
              </m:eqArrPr>
              <m:e>
                <m:r>
                  <w:rPr>
                    <w:rFonts w:ascii="Cambria Math" w:eastAsia="宋体" w:hAnsi="Cambria Math"/>
                  </w:rPr>
                  <m:t xml:space="preserve">              </m:t>
                </m:r>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KB</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Theme="minorEastAsia" w:hAnsi="Cambria Math"/>
                      </w:rPr>
                    </m:ctrlPr>
                  </m:fPr>
                  <m:num>
                    <w:bookmarkStart w:id="347" w:name="OLE_LINK63"/>
                    <w:bookmarkStart w:id="348" w:name="OLE_LINK62"/>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w:bookmarkEnd w:id="347"/>
                    <w:bookmarkEnd w:id="348"/>
                  </m:num>
                  <m:den>
                    <m:r>
                      <w:rPr>
                        <w:rFonts w:ascii="Cambria Math" w:eastAsiaTheme="minorEastAsia" w:hAnsi="Cambria Math"/>
                      </w:rPr>
                      <m:t>e</m:t>
                    </m:r>
                  </m:den>
                </m:f>
                <m:r>
                  <m:rPr>
                    <m:sty m:val="p"/>
                  </m:rPr>
                  <w:rPr>
                    <w:rFonts w:ascii="Cambria Math" w:eastAsiaTheme="minorEastAsia" w:hAnsi="Cambria Math"/>
                  </w:rPr>
                  <m:t>-</m:t>
                </m:r>
                <m:f>
                  <m:fPr>
                    <m:ctrlPr>
                      <w:rPr>
                        <w:rFonts w:ascii="Cambria Math" w:eastAsiaTheme="minorEastAsia" w:hAnsi="Cambria Math"/>
                      </w:rPr>
                    </m:ctrlPr>
                  </m:fPr>
                  <m:num>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hint="eastAsia"/>
                              </w:rPr>
                              <m:t>S</m:t>
                            </m:r>
                          </m:sub>
                        </m:sSub>
                        <m:r>
                          <m:rPr>
                            <m:sty m:val="p"/>
                          </m:rPr>
                          <w:rPr>
                            <w:rFonts w:ascii="Cambria Math" w:eastAsiaTheme="minorEastAsia" w:hAnsi="Cambria Math"/>
                          </w:rPr>
                          <m:t>+</m:t>
                        </m:r>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KB</m:t>
                            </m:r>
                          </m:sub>
                          <m:sup>
                            <m:r>
                              <m:rPr>
                                <m:sty m:val="p"/>
                              </m:rPr>
                              <w:rPr>
                                <w:rFonts w:ascii="Cambria Math" w:eastAsiaTheme="minorEastAsia" w:hAnsi="Cambria Math"/>
                              </w:rPr>
                              <m:t>''</m:t>
                            </m:r>
                          </m:sup>
                        </m:sSubSup>
                      </m:e>
                    </m:d>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S</m:t>
                        </m:r>
                      </m:sub>
                    </m:sSub>
                  </m:num>
                  <m:den>
                    <m:r>
                      <w:rPr>
                        <w:rFonts w:ascii="Cambria Math" w:eastAsiaTheme="minorEastAsia" w:hAnsi="Cambria Math"/>
                      </w:rPr>
                      <m:t>e</m:t>
                    </m:r>
                  </m:den>
                </m:f>
              </m:e>
              <m:e>
                <m:ctrlPr>
                  <w:rPr>
                    <w:rFonts w:ascii="Cambria Math" w:eastAsia="Cambria Math" w:hAnsi="Cambria Math" w:cs="Cambria Math"/>
                    <w:i/>
                  </w:rPr>
                </m:ctrlPr>
              </m:e>
              <m:e>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KS</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S</m:t>
                        </m:r>
                      </m:sub>
                    </m:sSub>
                  </m:num>
                  <m:den>
                    <m:r>
                      <w:rPr>
                        <w:rFonts w:ascii="Cambria Math" w:eastAsiaTheme="minorEastAsia" w:hAnsi="Cambria Math"/>
                      </w:rPr>
                      <m:t>e</m:t>
                    </m:r>
                  </m:den>
                </m:f>
                <m:r>
                  <m:rPr>
                    <m:sty m:val="p"/>
                  </m:rPr>
                  <w:rPr>
                    <w:rFonts w:ascii="Cambria Math" w:eastAsiaTheme="minorEastAsia" w:hAnsi="Cambria Math"/>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lang w:eastAsia="zh-TW"/>
                          </w:rPr>
                          <m:t>B</m:t>
                        </m:r>
                      </m:sub>
                    </m:sSub>
                  </m:num>
                  <m:den>
                    <m:r>
                      <w:rPr>
                        <w:rFonts w:ascii="Cambria Math" w:eastAsiaTheme="minorEastAsia" w:hAnsi="Cambria Math"/>
                      </w:rPr>
                      <m:t>e</m:t>
                    </m:r>
                  </m:den>
                </m:f>
                <m:ctrlPr>
                  <w:rPr>
                    <w:rFonts w:ascii="Cambria Math" w:eastAsia="Cambria Math" w:hAnsi="Cambria Math" w:cs="Cambria Math"/>
                    <w:i/>
                  </w:rPr>
                </m:ctrlPr>
              </m:e>
              <m:e/>
            </m:eqArr>
          </m:e>
        </m:d>
      </m:oMath>
      <w:r>
        <w:rPr>
          <w:rFonts w:eastAsia="宋体"/>
        </w:rPr>
        <w:tab/>
        <w:t>(4.4.1.3)</w:t>
      </w:r>
    </w:p>
    <w:p w14:paraId="25830C17" w14:textId="77777777" w:rsidR="00337C2F" w:rsidRDefault="00337C2F">
      <w:pPr>
        <w:widowControl/>
        <w:jc w:val="left"/>
        <w:rPr>
          <w:sz w:val="24"/>
        </w:rPr>
      </w:pPr>
      <w:r>
        <w:br w:type="page"/>
      </w:r>
    </w:p>
    <w:p w14:paraId="4D3A0E64" w14:textId="2C2BC075" w:rsidR="007A6360" w:rsidRPr="00A85EA4" w:rsidRDefault="007A6360" w:rsidP="007A6360">
      <w:pPr>
        <w:pStyle w:val="af"/>
        <w:ind w:firstLine="480"/>
      </w:pPr>
      <w:r w:rsidRPr="007A6360">
        <w:rPr>
          <w:rFonts w:hint="eastAsia"/>
        </w:rPr>
        <w:lastRenderedPageBreak/>
        <w:t>将</w:t>
      </w:r>
      <w:r w:rsidRPr="007A6360">
        <w:t>4.4.1.3</w:t>
      </w:r>
      <w:r w:rsidRPr="007A6360">
        <w:rPr>
          <w:rFonts w:hint="eastAsia"/>
        </w:rPr>
        <w:t>带回</w:t>
      </w:r>
      <w:r w:rsidRPr="007A6360">
        <w:t>4.4.1.1</w:t>
      </w:r>
      <w:r w:rsidRPr="007A6360">
        <w:rPr>
          <w:rFonts w:hint="eastAsia"/>
        </w:rPr>
        <w:t>与</w:t>
      </w:r>
      <w:r w:rsidRPr="007A6360">
        <w:t>4.4.1.2</w:t>
      </w:r>
      <w:r w:rsidRPr="007A6360">
        <w:rPr>
          <w:rFonts w:hint="eastAsia"/>
        </w:rPr>
        <w:t>需求函数中则可得到均衡数量</w:t>
      </w:r>
      <w:r w:rsidRPr="00A85EA4">
        <w:rPr>
          <w:rFonts w:hint="eastAsia"/>
        </w:rPr>
        <w:t>：</w:t>
      </w:r>
    </w:p>
    <w:p w14:paraId="1B73E7CB" w14:textId="7BD20D20" w:rsidR="007236FA" w:rsidRPr="00F43F55" w:rsidRDefault="008F37F0" w:rsidP="00F43F55">
      <w:pPr>
        <w:pStyle w:val="afd"/>
        <w:ind w:firstLine="480"/>
        <w:rPr>
          <w:rFonts w:eastAsiaTheme="minorEastAsia"/>
        </w:rPr>
      </w:pPr>
      <w:r>
        <w:rPr>
          <w:rFonts w:eastAsia="宋体"/>
        </w:rPr>
        <w:tab/>
      </w:r>
      <m:oMath>
        <m:d>
          <m:dPr>
            <m:begChr m:val="{"/>
            <m:endChr m:val=""/>
            <m:ctrlPr>
              <w:rPr>
                <w:rFonts w:ascii="Cambria Math" w:eastAsia="宋体" w:hAnsi="Cambria Math"/>
                <w:i/>
              </w:rPr>
            </m:ctrlPr>
          </m:dPr>
          <m:e>
            <m:r>
              <w:rPr>
                <w:rFonts w:ascii="Cambria Math" w:eastAsia="宋体" w:hAnsi="Cambria Math"/>
              </w:rPr>
              <m:t xml:space="preserve">  </m:t>
            </m:r>
            <m:eqArr>
              <m:eqArrPr>
                <m:ctrlPr>
                  <w:rPr>
                    <w:rFonts w:ascii="Cambria Math" w:eastAsia="宋体" w:hAnsi="Cambria Math"/>
                    <w:i/>
                  </w:rPr>
                </m:ctrlPr>
              </m:eqArrPr>
              <m:e>
                <m:sSubSup>
                  <m:sSubSupPr>
                    <m:ctrlPr>
                      <w:rPr>
                        <w:rFonts w:ascii="Cambria Math" w:eastAsia="宋体" w:hAnsi="Cambria Math"/>
                      </w:rPr>
                    </m:ctrlPr>
                  </m:sSubSupPr>
                  <m:e>
                    <m:r>
                      <w:rPr>
                        <w:rFonts w:ascii="Cambria Math" w:eastAsia="宋体" w:hAnsi="Cambria Math"/>
                      </w:rPr>
                      <m:t>n</m:t>
                    </m:r>
                  </m:e>
                  <m:sub>
                    <m:r>
                      <w:rPr>
                        <w:rFonts w:ascii="Cambria Math" w:eastAsia="宋体" w:hAnsi="Cambria Math"/>
                      </w:rPr>
                      <m:t>KB</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Theme="minorEastAsia" w:hAnsi="Cambria Math"/>
                      </w:rPr>
                    </m:ctrlPr>
                  </m:fPr>
                  <m:num>
                    <m:r>
                      <m:rPr>
                        <m:sty m:val="p"/>
                      </m:rPr>
                      <w:rPr>
                        <w:rFonts w:ascii="Cambria Math" w:eastAsiaTheme="minorEastAsia" w:hAnsi="Cambria Math"/>
                      </w:rPr>
                      <m:t>1</m:t>
                    </m:r>
                  </m:num>
                  <m:den>
                    <m:r>
                      <w:rPr>
                        <w:rFonts w:ascii="Cambria Math" w:eastAsiaTheme="minorEastAsia" w:hAnsi="Cambria Math"/>
                      </w:rPr>
                      <m:t>e</m:t>
                    </m:r>
                  </m:den>
                </m:f>
              </m:e>
              <m:e>
                <m:sSubSup>
                  <m:sSubSupPr>
                    <m:ctrlPr>
                      <w:rPr>
                        <w:rFonts w:ascii="Cambria Math" w:eastAsia="宋体" w:hAnsi="Cambria Math"/>
                      </w:rPr>
                    </m:ctrlPr>
                  </m:sSubSupPr>
                  <m:e>
                    <m:r>
                      <w:rPr>
                        <w:rFonts w:ascii="Cambria Math" w:eastAsia="宋体" w:hAnsi="Cambria Math"/>
                      </w:rPr>
                      <m:t>n</m:t>
                    </m:r>
                  </m:e>
                  <m:sub>
                    <m:r>
                      <w:rPr>
                        <w:rFonts w:ascii="Cambria Math" w:eastAsia="宋体" w:hAnsi="Cambria Math"/>
                      </w:rPr>
                      <m:t>KS</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Theme="minorEastAsia" w:hAnsi="Cambria Math"/>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S</m:t>
                        </m:r>
                      </m:sub>
                    </m:sSub>
                  </m:num>
                  <m:den>
                    <m:r>
                      <w:rPr>
                        <w:rFonts w:ascii="Cambria Math" w:eastAsiaTheme="minorEastAsia" w:hAnsi="Cambria Math"/>
                      </w:rPr>
                      <m:t>e</m:t>
                    </m:r>
                  </m:den>
                </m:f>
              </m:e>
            </m:eqArr>
          </m:e>
        </m:d>
      </m:oMath>
      <w:r>
        <w:rPr>
          <w:rFonts w:eastAsia="宋体"/>
        </w:rPr>
        <w:tab/>
        <w:t>(4.4.1.4)</w:t>
      </w:r>
    </w:p>
    <w:p w14:paraId="06F5FE43" w14:textId="29168C81" w:rsidR="007A6360" w:rsidRDefault="007A6360" w:rsidP="007A6360">
      <w:pPr>
        <w:pStyle w:val="af"/>
        <w:ind w:firstLine="480"/>
      </w:pPr>
      <w:r>
        <w:rPr>
          <w:rFonts w:hint="eastAsia"/>
        </w:rPr>
        <w:t>此时，</w:t>
      </w:r>
      <w:r w:rsidRPr="00A85EA4">
        <w:rPr>
          <w:rFonts w:asciiTheme="minorEastAsia" w:hAnsiTheme="minorEastAsia" w:hint="eastAsia"/>
        </w:rPr>
        <w:t>由</w:t>
      </w:r>
      <w:r w:rsidRPr="007A6360">
        <w:t>4.4.1.</w:t>
      </w:r>
      <w:r>
        <w:t>3</w:t>
      </w:r>
      <w:r w:rsidRPr="00A85EA4">
        <w:rPr>
          <w:rFonts w:asciiTheme="minorEastAsia" w:hAnsiTheme="minorEastAsia" w:hint="eastAsia"/>
        </w:rPr>
        <w:t>与</w:t>
      </w:r>
      <w:r w:rsidRPr="007A6360">
        <w:t>4.4.1.4</w:t>
      </w:r>
      <w:r w:rsidRPr="00A85EA4">
        <w:rPr>
          <w:rFonts w:asciiTheme="minorEastAsia" w:hAnsiTheme="minorEastAsia" w:hint="eastAsia"/>
        </w:rPr>
        <w:t>求得</w:t>
      </w:r>
      <w:r>
        <w:rPr>
          <w:rFonts w:hint="eastAsia"/>
        </w:rPr>
        <w:t>平台</w:t>
      </w:r>
      <w:r>
        <w:t>K</w:t>
      </w:r>
      <w:r>
        <w:rPr>
          <w:rFonts w:hint="eastAsia"/>
        </w:rPr>
        <w:t>的</w:t>
      </w:r>
      <w:r w:rsidR="00A14092">
        <w:rPr>
          <w:rFonts w:hint="eastAsia"/>
        </w:rPr>
        <w:t>最大化</w:t>
      </w:r>
      <w:r>
        <w:rPr>
          <w:rFonts w:hint="eastAsia"/>
        </w:rPr>
        <w:t>利润为：</w:t>
      </w:r>
    </w:p>
    <w:p w14:paraId="262808C3" w14:textId="3745F5D5" w:rsidR="007A6360" w:rsidRPr="00F43F55" w:rsidRDefault="008F37F0" w:rsidP="00F43F55">
      <w:pPr>
        <w:pStyle w:val="afd"/>
        <w:ind w:firstLine="480"/>
        <w:rPr>
          <w:rFonts w:eastAsia="宋体"/>
        </w:rPr>
      </w:pPr>
      <w:r>
        <w:rPr>
          <w:rFonts w:eastAsia="宋体"/>
        </w:rPr>
        <w:tab/>
      </w:r>
      <m:oMath>
        <m:sSubSup>
          <m:sSubSupPr>
            <m:ctrlPr>
              <w:rPr>
                <w:rFonts w:ascii="Cambria Math" w:eastAsia="宋体" w:hAnsi="Cambria Math"/>
              </w:rPr>
            </m:ctrlPr>
          </m:sSubSupPr>
          <m:e>
            <m:r>
              <w:rPr>
                <w:rFonts w:ascii="Cambria Math" w:eastAsia="宋体" w:hAnsi="Cambria Math"/>
              </w:rPr>
              <m:t>π</m:t>
            </m:r>
          </m:e>
          <m:sub>
            <m:r>
              <w:rPr>
                <w:rFonts w:ascii="Cambria Math" w:eastAsia="宋体" w:hAnsi="Cambria Math"/>
              </w:rPr>
              <m:t>K</m:t>
            </m:r>
          </m:sub>
          <m:sup>
            <m:r>
              <w:rPr>
                <w:rFonts w:ascii="Cambria Math" w:eastAsia="宋体" w:hAnsi="Cambria Math"/>
              </w:rPr>
              <m:t>*</m:t>
            </m:r>
          </m:sup>
        </m:sSubSup>
        <m:r>
          <m:rPr>
            <m:sty m:val="p"/>
          </m:rPr>
          <w:rPr>
            <w:rFonts w:ascii="Cambria Math" w:eastAsia="宋体" w:hAnsi="Cambria Math" w:hint="eastAsia"/>
          </w:rPr>
          <m:t>=</m:t>
        </m:r>
        <m:f>
          <m:fPr>
            <m:ctrlPr>
              <w:rPr>
                <w:rFonts w:ascii="Cambria Math" w:hAnsi="Cambria Math"/>
              </w:rPr>
            </m:ctrlPr>
          </m:fPr>
          <m:num>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num>
          <m:den>
            <m:sSup>
              <m:sSupPr>
                <m:ctrlPr>
                  <w:rPr>
                    <w:rFonts w:ascii="Cambria Math" w:hAnsi="Cambria Math"/>
                  </w:rPr>
                </m:ctrlPr>
              </m:sSupPr>
              <m:e>
                <m:r>
                  <w:rPr>
                    <w:rFonts w:ascii="Cambria Math" w:hAnsi="Cambria Math"/>
                  </w:rPr>
                  <m:t>e</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S</m:t>
                </m:r>
              </m:sub>
            </m:sSub>
            <m:d>
              <m:dPr>
                <m:ctrlPr>
                  <w:rPr>
                    <w:rFonts w:ascii="Cambria Math" w:hAnsi="Cambria Math"/>
                  </w:rPr>
                </m:ctrlPr>
              </m:dPr>
              <m:e>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S</m:t>
                    </m:r>
                  </m:sub>
                </m:sSub>
                <m:r>
                  <m:rPr>
                    <m:sty m:val="p"/>
                  </m:rPr>
                  <w:rPr>
                    <w:rFonts w:ascii="Cambria Math" w:eastAsiaTheme="minorEastAsia" w:hAnsi="Cambria Math"/>
                  </w:rPr>
                  <m:t>+</m:t>
                </m:r>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KB</m:t>
                    </m:r>
                  </m:sub>
                  <m:sup>
                    <m:r>
                      <m:rPr>
                        <m:sty m:val="p"/>
                      </m:rPr>
                      <w:rPr>
                        <w:rFonts w:ascii="Cambria Math" w:eastAsia="宋体" w:hAnsi="Cambria Math"/>
                      </w:rPr>
                      <m:t>''</m:t>
                    </m:r>
                  </m:sup>
                </m:sSubSup>
              </m:e>
            </m:d>
          </m:num>
          <m:den>
            <m:r>
              <w:rPr>
                <w:rFonts w:ascii="Cambria Math" w:hAnsi="Cambria Math"/>
              </w:rPr>
              <m:t>e</m:t>
            </m:r>
          </m:den>
        </m:f>
        <m:r>
          <m:rPr>
            <m:sty m:val="p"/>
          </m:rPr>
          <w:rPr>
            <w:rFonts w:ascii="Cambria Math" w:hAnsi="Cambria Math"/>
          </w:rPr>
          <m:t>+</m:t>
        </m:r>
        <m:f>
          <m:fPr>
            <m:ctrlPr>
              <w:rPr>
                <w:rFonts w:ascii="Cambria Math" w:hAnsi="Cambria Math"/>
              </w:rPr>
            </m:ctrlPr>
          </m:fPr>
          <m:num>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sSubSup>
              <m:sSubSupPr>
                <m:ctrlPr>
                  <w:rPr>
                    <w:rFonts w:ascii="Cambria Math" w:eastAsiaTheme="minorEastAsia" w:hAnsi="Cambria Math"/>
                  </w:rPr>
                </m:ctrlPr>
              </m:sSubSupPr>
              <m:e>
                <m:r>
                  <w:rPr>
                    <w:rFonts w:ascii="Cambria Math" w:eastAsiaTheme="minorEastAsia" w:hAnsi="Cambria Math"/>
                  </w:rPr>
                  <m:t>S</m:t>
                </m:r>
              </m:e>
              <m:sub>
                <m:r>
                  <w:rPr>
                    <w:rFonts w:ascii="Cambria Math" w:eastAsiaTheme="minorEastAsia" w:hAnsi="Cambria Math"/>
                  </w:rPr>
                  <m:t>S</m:t>
                </m:r>
              </m:sub>
              <m:sup>
                <m:r>
                  <m:rPr>
                    <m:sty m:val="p"/>
                  </m:rPr>
                  <w:rPr>
                    <w:rFonts w:ascii="Cambria Math" w:eastAsiaTheme="minorEastAsia" w:hAnsi="Cambria Math"/>
                  </w:rPr>
                  <m:t>2</m:t>
                </m:r>
              </m:sup>
            </m:sSubSup>
          </m:num>
          <m:den>
            <m:sSup>
              <m:sSupPr>
                <m:ctrlPr>
                  <w:rPr>
                    <w:rFonts w:ascii="Cambria Math" w:hAnsi="Cambria Math"/>
                  </w:rPr>
                </m:ctrlPr>
              </m:sSupPr>
              <m:e>
                <m:r>
                  <w:rPr>
                    <w:rFonts w:ascii="Cambria Math" w:hAnsi="Cambria Math"/>
                  </w:rPr>
                  <m:t>e</m:t>
                </m:r>
              </m:e>
              <m:sup>
                <m:r>
                  <m:rPr>
                    <m:sty m:val="p"/>
                  </m:rPr>
                  <w:rPr>
                    <w:rFonts w:ascii="Cambria Math" w:hAnsi="Cambria Math"/>
                  </w:rPr>
                  <m:t>2</m:t>
                </m:r>
              </m:sup>
            </m:sSup>
          </m:den>
        </m:f>
      </m:oMath>
      <w:r>
        <w:rPr>
          <w:rFonts w:eastAsia="宋体"/>
        </w:rPr>
        <w:tab/>
        <w:t>(4.4.1.5)</w:t>
      </w:r>
    </w:p>
    <w:p w14:paraId="3BF54C13" w14:textId="522A84BC" w:rsidR="00577654" w:rsidRDefault="00577654" w:rsidP="00577654">
      <w:pPr>
        <w:pStyle w:val="31"/>
        <w:rPr>
          <w:rFonts w:eastAsiaTheme="minorEastAsia"/>
        </w:rPr>
      </w:pPr>
      <w:bookmarkStart w:id="349" w:name="_Toc432531397"/>
      <w:r w:rsidRPr="00577654">
        <w:t>4.4.2</w:t>
      </w:r>
      <w:r w:rsidR="0058790B">
        <w:rPr>
          <w:rFonts w:asciiTheme="minorEastAsia" w:eastAsiaTheme="minorEastAsia" w:hAnsiTheme="minorEastAsia" w:hint="eastAsia"/>
        </w:rPr>
        <w:t xml:space="preserve">　</w:t>
      </w:r>
      <w:r w:rsidR="00E347AB">
        <w:rPr>
          <w:rFonts w:hint="eastAsia"/>
        </w:rPr>
        <w:t>供应商</w:t>
      </w:r>
      <w:r w:rsidRPr="00577654">
        <w:rPr>
          <w:rFonts w:hint="eastAsia"/>
        </w:rPr>
        <w:t>与平台纵向一体化</w:t>
      </w:r>
      <w:bookmarkEnd w:id="349"/>
    </w:p>
    <w:p w14:paraId="2771B66B" w14:textId="77777777" w:rsidR="0024326C" w:rsidRDefault="00577654" w:rsidP="00577654">
      <w:pPr>
        <w:pStyle w:val="af"/>
        <w:ind w:firstLine="480"/>
      </w:pPr>
      <w:r w:rsidRPr="00577654">
        <w:rPr>
          <w:rFonts w:hint="eastAsia"/>
        </w:rPr>
        <w:t>当平台与</w:t>
      </w:r>
      <w:r w:rsidR="00E347AB">
        <w:rPr>
          <w:rFonts w:hint="eastAsia"/>
        </w:rPr>
        <w:t>供应商</w:t>
      </w:r>
      <w:r w:rsidRPr="00577654">
        <w:rPr>
          <w:rFonts w:hint="eastAsia"/>
        </w:rPr>
        <w:t>达成协议、实施纵</w:t>
      </w:r>
      <w:r w:rsidRPr="0024326C">
        <w:rPr>
          <w:rFonts w:hint="eastAsia"/>
        </w:rPr>
        <w:t>向一体化政策之后，平台对</w:t>
      </w:r>
      <w:r w:rsidR="00E347AB" w:rsidRPr="0024326C">
        <w:rPr>
          <w:rFonts w:hint="eastAsia"/>
        </w:rPr>
        <w:t>供应商</w:t>
      </w:r>
      <w:r w:rsidR="0066480E" w:rsidRPr="0024326C">
        <w:rPr>
          <w:rFonts w:hint="eastAsia"/>
        </w:rPr>
        <w:t>则不收取费用，价</w:t>
      </w:r>
      <w:r w:rsidRPr="0024326C">
        <w:rPr>
          <w:rFonts w:hint="eastAsia"/>
        </w:rPr>
        <w:t>为零</w:t>
      </w:r>
      <w:r w:rsidRPr="0024326C">
        <w:t>(</w:t>
      </w:r>
      <w:r w:rsidRPr="0024326C">
        <w:rPr>
          <w:rFonts w:hint="eastAsia"/>
        </w:rPr>
        <w:t>即</w:t>
      </w:r>
      <m:oMath>
        <m:sSub>
          <m:sSubPr>
            <m:ctrlPr>
              <w:rPr>
                <w:rFonts w:ascii="Cambria Math" w:hAnsi="Cambria Math"/>
              </w:rPr>
            </m:ctrlPr>
          </m:sSubPr>
          <m:e>
            <m:r>
              <w:rPr>
                <w:rFonts w:ascii="Cambria Math" w:hAnsi="Cambria Math"/>
              </w:rPr>
              <m:t>P</m:t>
            </m:r>
          </m:e>
          <m:sub>
            <m:r>
              <w:rPr>
                <w:rFonts w:ascii="Cambria Math" w:hAnsi="Cambria Math"/>
              </w:rPr>
              <m:t>KS</m:t>
            </m:r>
          </m:sub>
        </m:sSub>
        <m:r>
          <m:rPr>
            <m:sty m:val="p"/>
          </m:rPr>
          <w:rPr>
            <w:rFonts w:ascii="Cambria Math" w:hAnsi="Cambria Math" w:hint="eastAsia"/>
          </w:rPr>
          <m:t>=0</m:t>
        </m:r>
      </m:oMath>
      <w:r w:rsidRPr="0024326C">
        <w:t>)</w:t>
      </w:r>
      <w:r w:rsidRPr="0024326C">
        <w:rPr>
          <w:rFonts w:hint="eastAsia"/>
        </w:rPr>
        <w:t>，平台对消费者的定价则</w:t>
      </w:r>
      <w:r w:rsidR="0066480E" w:rsidRPr="0024326C">
        <w:rPr>
          <w:rFonts w:hint="eastAsia"/>
        </w:rPr>
        <w:t>仍</w:t>
      </w:r>
      <w:r w:rsidRPr="0024326C">
        <w:rPr>
          <w:rFonts w:hint="eastAsia"/>
        </w:rPr>
        <w:t>为</w:t>
      </w:r>
      <m:oMath>
        <m:sSub>
          <m:sSubPr>
            <m:ctrlPr>
              <w:rPr>
                <w:rFonts w:ascii="Cambria Math" w:hAnsi="Cambria Math"/>
              </w:rPr>
            </m:ctrlPr>
          </m:sSubPr>
          <m:e>
            <m:r>
              <w:rPr>
                <w:rFonts w:ascii="Cambria Math" w:hAnsi="Cambria Math"/>
              </w:rPr>
              <m:t>P</m:t>
            </m:r>
          </m:e>
          <m:sub>
            <m:r>
              <w:rPr>
                <w:rFonts w:ascii="Cambria Math" w:hAnsi="Cambria Math"/>
              </w:rPr>
              <m:t>K</m:t>
            </m:r>
            <m:r>
              <w:rPr>
                <w:rFonts w:ascii="Cambria Math" w:hAnsi="Cambria Math" w:hint="eastAsia"/>
              </w:rPr>
              <m:t>B</m:t>
            </m:r>
          </m:sub>
        </m:sSub>
      </m:oMath>
      <w:r w:rsidRPr="0024326C">
        <w:rPr>
          <w:rFonts w:hint="eastAsia"/>
        </w:rPr>
        <w:t>，此时消费者效用函数为：</w:t>
      </w:r>
    </w:p>
    <w:p w14:paraId="045E7DCA" w14:textId="506FFF96" w:rsidR="00577654" w:rsidRPr="0024326C" w:rsidRDefault="001D719A" w:rsidP="0024326C">
      <w:pPr>
        <w:pStyle w:val="af"/>
        <w:ind w:firstLineChars="83" w:firstLine="199"/>
      </w:pPr>
      <m:oMath>
        <m:sSub>
          <m:sSubPr>
            <m:ctrlPr>
              <w:rPr>
                <w:rFonts w:ascii="Cambria Math" w:hAnsi="Cambria Math"/>
              </w:rPr>
            </m:ctrlPr>
          </m:sSubPr>
          <m:e>
            <m:r>
              <w:rPr>
                <w:rFonts w:ascii="Cambria Math" w:hAnsi="Cambria Math"/>
              </w:rPr>
              <m:t>u</m:t>
            </m:r>
          </m:e>
          <m:sub>
            <m:r>
              <w:rPr>
                <w:rFonts w:ascii="Cambria Math" w:hAnsi="Cambria Math" w:hint="eastAsia"/>
              </w:rPr>
              <m:t>KB</m:t>
            </m:r>
          </m:sub>
        </m:sSub>
        <m:r>
          <m:rPr>
            <m:sty m:val="p"/>
          </m:rPr>
          <w:rPr>
            <w:rFonts w:ascii="Cambria Math" w:hAnsi="Cambria Math" w:hint="eastAsia"/>
          </w:rPr>
          <m:t>=</m:t>
        </m:r>
        <m:sSub>
          <m:sSubPr>
            <m:ctrlPr>
              <w:rPr>
                <w:rFonts w:ascii="Cambria Math" w:hAnsi="Cambria Math"/>
              </w:rPr>
            </m:ctrlPr>
          </m:sSubPr>
          <m:e>
            <m:r>
              <w:rPr>
                <w:rFonts w:ascii="Cambria Math" w:hAnsi="Cambria Math" w:hint="eastAsia"/>
              </w:rPr>
              <m:t>V</m:t>
            </m:r>
          </m:e>
          <m:sub>
            <m:r>
              <w:rPr>
                <w:rFonts w:ascii="Cambria Math" w:hAnsi="Cambria Math" w:hint="eastAsia"/>
              </w:rPr>
              <m:t>B</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r>
              <w:rPr>
                <w:rFonts w:ascii="Cambria Math" w:hAnsi="Cambria Math" w:hint="eastAsia"/>
              </w:rPr>
              <m:t>B</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m:t>
            </m:r>
          </m:sub>
        </m:sSub>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B</m:t>
            </m:r>
          </m:sub>
        </m:sSub>
        <m:sSub>
          <m:sSubPr>
            <m:ctrlPr>
              <w:rPr>
                <w:rFonts w:ascii="Cambria Math" w:hAnsi="Cambria Math"/>
              </w:rPr>
            </m:ctrlPr>
          </m:sSubPr>
          <m:e>
            <m:r>
              <w:rPr>
                <w:rFonts w:ascii="Cambria Math" w:hAnsi="Cambria Math"/>
              </w:rPr>
              <m:t>n</m:t>
            </m:r>
          </m:e>
          <m:sub>
            <m:r>
              <w:rPr>
                <w:rFonts w:ascii="Cambria Math" w:hAnsi="Cambria Math"/>
              </w:rPr>
              <m:t>KS</m:t>
            </m:r>
          </m:sub>
        </m:sSub>
      </m:oMath>
      <w:r w:rsidR="00577654" w:rsidRPr="0024326C">
        <w:rPr>
          <w:rFonts w:hint="eastAsia"/>
        </w:rPr>
        <w:t>。</w:t>
      </w:r>
    </w:p>
    <w:p w14:paraId="3E1237CB" w14:textId="77777777" w:rsidR="0024326C" w:rsidRDefault="0024326C" w:rsidP="0024326C">
      <w:pPr>
        <w:pStyle w:val="af"/>
        <w:ind w:firstLine="480"/>
      </w:pPr>
      <w:r>
        <w:rPr>
          <w:rFonts w:hint="eastAsia"/>
        </w:rPr>
        <w:t>平台的利润函数</w:t>
      </w:r>
      <w:r w:rsidR="008F37F0" w:rsidRPr="008F37F0">
        <w:rPr>
          <w:rFonts w:hint="eastAsia"/>
        </w:rPr>
        <w:t>为：</w:t>
      </w:r>
      <m:oMath>
        <m:r>
          <w:rPr>
            <w:rFonts w:ascii="Cambria Math" w:hAnsi="Cambria Math"/>
          </w:rPr>
          <m:t>π</m:t>
        </m:r>
        <m:r>
          <m:rPr>
            <m:sty m:val="p"/>
          </m:rPr>
          <w:rPr>
            <w:rFonts w:ascii="Cambria Math" w:hAnsi="Cambria Math" w:hint="eastAsia"/>
          </w:rPr>
          <m:t>=</m:t>
        </m:r>
        <m:sSub>
          <m:sSubPr>
            <m:ctrlPr>
              <w:rPr>
                <w:rFonts w:ascii="Cambria Math" w:hAnsi="Cambria Math"/>
              </w:rPr>
            </m:ctrlPr>
          </m:sSubPr>
          <m:e>
            <m:r>
              <w:rPr>
                <w:rFonts w:ascii="Cambria Math" w:hAnsi="Cambria Math"/>
              </w:rPr>
              <m:t>P</m:t>
            </m:r>
          </m:e>
          <m:sub>
            <m:r>
              <w:rPr>
                <w:rFonts w:ascii="Cambria Math" w:hAnsi="Cambria Math"/>
              </w:rPr>
              <m:t>K</m:t>
            </m:r>
            <m:r>
              <w:rPr>
                <w:rFonts w:ascii="Cambria Math" w:hAnsi="Cambria Math" w:hint="eastAsia"/>
              </w:rPr>
              <m:t>B</m:t>
            </m:r>
          </m:sub>
        </m:sSub>
        <m:sSub>
          <m:sSubPr>
            <m:ctrlPr>
              <w:rPr>
                <w:rFonts w:ascii="Cambria Math" w:hAnsi="Cambria Math"/>
              </w:rPr>
            </m:ctrlPr>
          </m:sSubPr>
          <m:e>
            <m:r>
              <w:rPr>
                <w:rFonts w:ascii="Cambria Math" w:hAnsi="Cambria Math"/>
              </w:rPr>
              <m:t>n</m:t>
            </m:r>
          </m:e>
          <m:sub>
            <m:r>
              <w:rPr>
                <w:rFonts w:ascii="Cambria Math" w:hAnsi="Cambria Math"/>
              </w:rPr>
              <m:t>KB</m:t>
            </m:r>
          </m:sub>
        </m:sSub>
        <m:r>
          <m:rPr>
            <m:sty m:val="p"/>
          </m:rPr>
          <w:rPr>
            <w:rFonts w:ascii="Cambria Math" w:hAnsi="Cambria Math"/>
          </w:rPr>
          <m:t>-</m:t>
        </m:r>
        <m:r>
          <w:rPr>
            <w:rFonts w:ascii="Cambria Math" w:hAnsi="Cambria Math" w:hint="eastAsia"/>
          </w:rPr>
          <m:t>C</m:t>
        </m:r>
      </m:oMath>
      <w:r w:rsidR="008F37F0" w:rsidRPr="008F37F0">
        <w:rPr>
          <w:rFonts w:hint="eastAsia"/>
        </w:rPr>
        <w:t>，以</w:t>
      </w:r>
      <m:oMath>
        <m:sSub>
          <m:sSubPr>
            <m:ctrlPr>
              <w:rPr>
                <w:rFonts w:ascii="Cambria Math" w:hAnsi="Cambria Math"/>
              </w:rPr>
            </m:ctrlPr>
          </m:sSubPr>
          <m:e>
            <m:r>
              <w:rPr>
                <w:rFonts w:ascii="Cambria Math" w:hAnsi="Cambria Math"/>
              </w:rPr>
              <m:t>P</m:t>
            </m:r>
          </m:e>
          <m:sub>
            <m:r>
              <w:rPr>
                <w:rFonts w:ascii="Cambria Math" w:hAnsi="Cambria Math"/>
              </w:rPr>
              <m:t>K</m:t>
            </m:r>
            <m:r>
              <w:rPr>
                <w:rFonts w:ascii="Cambria Math" w:hAnsi="Cambria Math" w:hint="eastAsia"/>
              </w:rPr>
              <m:t>B</m:t>
            </m:r>
          </m:sub>
        </m:sSub>
      </m:oMath>
      <w:r w:rsidR="008F37F0" w:rsidRPr="008F37F0">
        <w:rPr>
          <w:rFonts w:hint="eastAsia"/>
        </w:rPr>
        <w:t>其进行一阶求导，求取均衡价格，即平台</w:t>
      </w:r>
      <w:r w:rsidR="008F37F0" w:rsidRPr="008F37F0">
        <w:t>K</w:t>
      </w:r>
      <w:r w:rsidR="008F37F0" w:rsidRPr="008F37F0">
        <w:rPr>
          <w:rFonts w:hint="eastAsia"/>
        </w:rPr>
        <w:t>对消费者制定的均衡价格为：</w:t>
      </w:r>
    </w:p>
    <w:p w14:paraId="66FC3B59" w14:textId="3E2F88A4" w:rsidR="00577654" w:rsidRPr="0024326C" w:rsidRDefault="006152E9" w:rsidP="006152E9">
      <w:pPr>
        <w:pStyle w:val="afd"/>
        <w:ind w:firstLine="480"/>
        <w:rPr>
          <w:rFonts w:eastAsia="宋体"/>
        </w:rPr>
      </w:pPr>
      <w:r>
        <w:rPr>
          <w:rFonts w:eastAsia="宋体"/>
        </w:rPr>
        <w:tab/>
      </w:r>
      <m:oMath>
        <m:sSubSup>
          <m:sSubSupPr>
            <m:ctrlPr>
              <w:rPr>
                <w:rFonts w:ascii="Cambria Math" w:eastAsia="宋体" w:hAnsi="Cambria Math"/>
              </w:rPr>
            </m:ctrlPr>
          </m:sSubSupPr>
          <m:e>
            <m:r>
              <w:rPr>
                <w:rFonts w:ascii="Cambria Math" w:eastAsia="宋体" w:hAnsi="Cambria Math"/>
              </w:rPr>
              <m:t>P</m:t>
            </m:r>
          </m:e>
          <m:sub>
            <m:r>
              <w:rPr>
                <w:rFonts w:ascii="Cambria Math" w:eastAsia="宋体" w:hAnsi="Cambria Math"/>
              </w:rPr>
              <m:t>KB</m:t>
            </m:r>
          </m:sub>
          <m:sup>
            <m:r>
              <m:rPr>
                <m:sty m:val="p"/>
              </m:rPr>
              <w:rPr>
                <w:rFonts w:ascii="Cambria Math" w:eastAsia="宋体" w:hAnsi="Cambria Math"/>
              </w:rPr>
              <m:t>*</m:t>
            </m:r>
          </m:sup>
        </m:sSubSup>
        <m:r>
          <m:rPr>
            <m:sty m:val="p"/>
          </m:rPr>
          <w:rPr>
            <w:rFonts w:ascii="Cambria Math" w:eastAsiaTheme="minorEastAsia" w:hAnsi="Cambria Math" w:hint="eastAsia"/>
          </w:rPr>
          <m:t>=</m:t>
        </m:r>
        <m:f>
          <m:fPr>
            <m:ctrlPr>
              <w:rPr>
                <w:rFonts w:ascii="Cambria Math" w:eastAsiaTheme="minorEastAsia" w:hAnsi="Cambria Math"/>
              </w:rPr>
            </m:ctrlPr>
          </m:fPr>
          <m:num>
            <m:sSub>
              <m:sSubPr>
                <m:ctrlPr>
                  <w:rPr>
                    <w:rFonts w:ascii="Cambria Math" w:eastAsiaTheme="minorEastAsia" w:hAnsi="Cambria Math"/>
                  </w:rPr>
                </m:ctrlPr>
              </m:sSubPr>
              <m:e>
                <m:r>
                  <m:rPr>
                    <m:sty m:val="p"/>
                  </m:rPr>
                  <w:rPr>
                    <w:rFonts w:ascii="Cambria Math" w:eastAsiaTheme="minorEastAsia" w:hAnsi="Cambria Math" w:hint="eastAsia"/>
                  </w:rPr>
                  <m:t>(</m:t>
                </m:r>
                <m:r>
                  <w:rPr>
                    <w:rFonts w:ascii="Cambria Math" w:eastAsiaTheme="minorEastAsia" w:hAnsi="Cambria Math"/>
                  </w:rPr>
                  <m:t>t</m:t>
                </m:r>
              </m:e>
              <m:sub>
                <m:r>
                  <w:rPr>
                    <w:rFonts w:ascii="Cambria Math" w:eastAsiaTheme="minorEastAsia" w:hAnsi="Cambria Math"/>
                  </w:rPr>
                  <m:t>B</m:t>
                </m:r>
              </m:sub>
            </m:sSub>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hint="eastAsia"/>
                  </w:rPr>
                  <m:t>S</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hint="eastAsia"/>
                  </w:rPr>
                  <m:t>B</m:t>
                </m:r>
              </m:sub>
            </m:sSub>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hint="eastAsia"/>
                  </w:rPr>
                  <m:t>S</m:t>
                </m:r>
              </m:sub>
            </m:sSub>
            <m:r>
              <m:rPr>
                <m:sty m:val="p"/>
              </m:rPr>
              <w:rPr>
                <w:rFonts w:ascii="Cambria Math" w:eastAsiaTheme="minorEastAsia" w:hAnsi="Cambria Math" w:hint="eastAsia"/>
              </w:rPr>
              <m:t>)</m:t>
            </m:r>
          </m:num>
          <m:den>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hint="eastAsia"/>
                  </w:rPr>
                  <m:t>S</m:t>
                </m:r>
              </m:sub>
            </m:sSub>
            <m:r>
              <w:rPr>
                <w:rFonts w:ascii="Cambria Math" w:eastAsiaTheme="minorEastAsia" w:hAnsi="Cambria Math"/>
              </w:rPr>
              <m:t>e</m:t>
            </m:r>
          </m:den>
        </m:f>
      </m:oMath>
      <w:r w:rsidR="0024326C">
        <w:rPr>
          <w:rFonts w:eastAsia="宋体"/>
        </w:rPr>
        <w:tab/>
      </w:r>
      <w:r>
        <w:rPr>
          <w:rFonts w:eastAsia="宋体" w:hint="eastAsia"/>
        </w:rPr>
        <w:t>(</w:t>
      </w:r>
      <w:r>
        <w:rPr>
          <w:rFonts w:eastAsia="宋体"/>
        </w:rPr>
        <w:t>4.4.2.1</w:t>
      </w:r>
      <w:r>
        <w:rPr>
          <w:rFonts w:eastAsia="宋体" w:hint="eastAsia"/>
        </w:rPr>
        <w:t>)</w:t>
      </w:r>
    </w:p>
    <w:p w14:paraId="277F0867" w14:textId="6B062832" w:rsidR="00577654" w:rsidRDefault="00577654" w:rsidP="001E5743">
      <w:pPr>
        <w:pStyle w:val="af"/>
        <w:ind w:firstLine="480"/>
      </w:pPr>
      <w:r w:rsidRPr="00577654">
        <w:rPr>
          <w:rFonts w:asciiTheme="minorEastAsia" w:hAnsiTheme="minorEastAsia" w:hint="eastAsia"/>
        </w:rPr>
        <w:t>假设平台实行纵向一体化不会改变市场份额的情况下，平台</w:t>
      </w:r>
      <w:r w:rsidR="00A14092">
        <w:rPr>
          <w:rFonts w:hint="eastAsia"/>
        </w:rPr>
        <w:t>最大化</w:t>
      </w:r>
      <w:r w:rsidRPr="00577654">
        <w:rPr>
          <w:rFonts w:asciiTheme="minorEastAsia" w:hAnsiTheme="minorEastAsia" w:hint="eastAsia"/>
        </w:rPr>
        <w:t>利润则为：</w:t>
      </w:r>
    </w:p>
    <w:p w14:paraId="4F72172E" w14:textId="3A47F85E" w:rsidR="00577654" w:rsidRPr="0024326C" w:rsidRDefault="006152E9" w:rsidP="00F43F55">
      <w:pPr>
        <w:pStyle w:val="afd"/>
        <w:ind w:firstLine="480"/>
        <w:rPr>
          <w:i/>
        </w:rPr>
      </w:pPr>
      <w:r>
        <w:rPr>
          <w:rFonts w:eastAsia="宋体"/>
        </w:rPr>
        <w:tab/>
      </w:r>
      <m:oMath>
        <m:sSubSup>
          <m:sSubSupPr>
            <m:ctrlPr>
              <w:rPr>
                <w:rFonts w:ascii="Cambria Math" w:hAnsi="Cambria Math"/>
                <w:i/>
              </w:rPr>
            </m:ctrlPr>
          </m:sSubSupPr>
          <m:e>
            <m:r>
              <w:rPr>
                <w:rFonts w:ascii="Cambria Math" w:hAnsi="Cambria Math"/>
              </w:rPr>
              <m:t>π</m:t>
            </m:r>
          </m:e>
          <m:sub>
            <m:r>
              <w:rPr>
                <w:rFonts w:ascii="Cambria Math" w:hAnsi="Cambria Math"/>
              </w:rPr>
              <m:t>K</m:t>
            </m:r>
          </m:sub>
          <m:sup>
            <m:r>
              <w:rPr>
                <w:rFonts w:ascii="Cambria Math" w:hAnsi="Cambria Math"/>
              </w:rPr>
              <m:t>*</m:t>
            </m:r>
          </m:sup>
        </m:sSubSup>
        <m:r>
          <w:rPr>
            <w:rFonts w:ascii="Cambria Math" w:hAnsi="Cambria Math" w:hint="eastAsia"/>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hint="eastAsia"/>
                  </w:rPr>
                  <m:t>(</m:t>
                </m:r>
                <m:r>
                  <w:rPr>
                    <w:rFonts w:ascii="Cambria Math" w:eastAsiaTheme="minorEastAsia" w:hAnsi="Cambria Math"/>
                  </w:rPr>
                  <m:t>t</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hint="eastAsia"/>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hint="eastAsia"/>
                  </w:rPr>
                  <m:t>B</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hint="eastAsia"/>
                  </w:rPr>
                  <m:t>S</m:t>
                </m:r>
              </m:sub>
            </m:sSub>
            <m:r>
              <w:rPr>
                <w:rFonts w:ascii="Cambria Math" w:eastAsiaTheme="minorEastAsia" w:hAnsi="Cambria Math" w:hint="eastAsia"/>
              </w:rPr>
              <m:t>)</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hint="eastAsia"/>
                  </w:rPr>
                  <m:t>S</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hint="eastAsia"/>
                  </w:rPr>
                  <m:t>2</m:t>
                </m:r>
              </m:sup>
            </m:sSup>
          </m:den>
        </m:f>
        <m:r>
          <w:rPr>
            <w:rFonts w:ascii="Cambria Math" w:eastAsiaTheme="minorEastAsia" w:hAnsi="Cambria Math"/>
          </w:rPr>
          <m:t>-</m:t>
        </m:r>
        <m:r>
          <w:rPr>
            <w:rFonts w:ascii="Cambria Math" w:eastAsiaTheme="minorEastAsia" w:hAnsi="Cambria Math" w:hint="eastAsia"/>
          </w:rPr>
          <m:t>C</m:t>
        </m:r>
      </m:oMath>
      <w:r>
        <w:rPr>
          <w:rFonts w:eastAsia="宋体"/>
        </w:rPr>
        <w:tab/>
        <w:t>(4.4.2.2)</w:t>
      </w:r>
    </w:p>
    <w:p w14:paraId="43094B8F" w14:textId="77777777" w:rsidR="00AA6C44" w:rsidRDefault="00AA6C44">
      <w:pPr>
        <w:widowControl/>
        <w:jc w:val="left"/>
        <w:rPr>
          <w:rFonts w:ascii="宋体" w:hAnsi="宋体"/>
          <w:sz w:val="22"/>
          <w:szCs w:val="22"/>
        </w:rPr>
      </w:pPr>
      <w:r>
        <w:br w:type="page"/>
      </w:r>
    </w:p>
    <w:p w14:paraId="23EDC395" w14:textId="39992410" w:rsidR="006152E9" w:rsidRPr="006152E9" w:rsidRDefault="006152E9" w:rsidP="006152E9">
      <w:pPr>
        <w:pStyle w:val="af1"/>
        <w:rPr>
          <w:rFonts w:eastAsiaTheme="minorEastAsia"/>
        </w:rPr>
      </w:pPr>
      <w:bookmarkStart w:id="350" w:name="_Toc432531322"/>
      <w:r>
        <w:lastRenderedPageBreak/>
        <w:t>表</w:t>
      </w:r>
      <w:r>
        <w:rPr>
          <w:rFonts w:hint="eastAsia"/>
        </w:rPr>
        <w:t>4</w:t>
      </w:r>
      <w:r>
        <w:t>.5</w:t>
      </w:r>
      <w:r>
        <w:rPr>
          <w:rFonts w:eastAsiaTheme="minorEastAsia" w:hint="eastAsia"/>
        </w:rPr>
        <w:t xml:space="preserve">　</w:t>
      </w:r>
      <w:r w:rsidRPr="004419E0">
        <w:rPr>
          <w:rFonts w:hint="eastAsia"/>
        </w:rPr>
        <w:t>纵向一体化</w:t>
      </w:r>
      <w:r w:rsidRPr="000D6890">
        <w:rPr>
          <w:rFonts w:hint="eastAsia"/>
        </w:rPr>
        <w:t>下的平台定价策略</w:t>
      </w:r>
      <w:bookmarkEnd w:id="350"/>
    </w:p>
    <w:tbl>
      <w:tblPr>
        <w:tblStyle w:val="PlainTable3"/>
        <w:tblW w:w="0" w:type="auto"/>
        <w:jc w:val="center"/>
        <w:tblLook w:val="04A0" w:firstRow="1" w:lastRow="0" w:firstColumn="1" w:lastColumn="0" w:noHBand="0" w:noVBand="1"/>
      </w:tblPr>
      <w:tblGrid>
        <w:gridCol w:w="851"/>
        <w:gridCol w:w="1119"/>
        <w:gridCol w:w="4551"/>
      </w:tblGrid>
      <w:tr w:rsidR="006152E9" w:rsidRPr="00A7523C" w14:paraId="3FFD84E3" w14:textId="77777777" w:rsidTr="003D6A68">
        <w:trPr>
          <w:cnfStyle w:val="100000000000" w:firstRow="1" w:lastRow="0" w:firstColumn="0" w:lastColumn="0" w:oddVBand="0" w:evenVBand="0" w:oddHBand="0" w:evenHBand="0" w:firstRowFirstColumn="0" w:firstRowLastColumn="0" w:lastRowFirstColumn="0" w:lastRowLastColumn="0"/>
          <w:trHeight w:val="1134"/>
          <w:jc w:val="center"/>
        </w:trPr>
        <w:tc>
          <w:tcPr>
            <w:cnfStyle w:val="001000000100" w:firstRow="0" w:lastRow="0" w:firstColumn="1" w:lastColumn="0" w:oddVBand="0" w:evenVBand="0" w:oddHBand="0" w:evenHBand="0" w:firstRowFirstColumn="1" w:firstRowLastColumn="0" w:lastRowFirstColumn="0" w:lastRowLastColumn="0"/>
            <w:tcW w:w="851" w:type="dxa"/>
            <w:vMerge w:val="restart"/>
            <w:tcBorders>
              <w:top w:val="single" w:sz="4" w:space="0" w:color="000000"/>
              <w:right w:val="single" w:sz="4" w:space="0" w:color="000000"/>
            </w:tcBorders>
            <w:vAlign w:val="center"/>
          </w:tcPr>
          <w:p w14:paraId="3E505DBA" w14:textId="12B0EDD8" w:rsidR="00E3328B" w:rsidRDefault="006152E9" w:rsidP="006152E9">
            <w:pPr>
              <w:pStyle w:val="aff"/>
            </w:pPr>
            <w:bookmarkStart w:id="351" w:name="_Hlk431686250"/>
            <w:bookmarkStart w:id="352" w:name="OLE_LINK198"/>
            <w:bookmarkStart w:id="353" w:name="OLE_LINK201"/>
            <w:r w:rsidRPr="00E6149C">
              <w:rPr>
                <w:rFonts w:hint="eastAsia"/>
              </w:rPr>
              <w:t>供</w:t>
            </w:r>
            <w:r w:rsidR="008E3DE6">
              <w:rPr>
                <w:rFonts w:asciiTheme="minorEastAsia" w:eastAsiaTheme="minorEastAsia" w:hAnsiTheme="minorEastAsia" w:hint="eastAsia"/>
              </w:rPr>
              <w:t xml:space="preserve"> </w:t>
            </w:r>
            <w:r w:rsidR="00E3328B" w:rsidRPr="00E6149C">
              <w:rPr>
                <w:rFonts w:hint="eastAsia"/>
              </w:rPr>
              <w:t>纵</w:t>
            </w:r>
          </w:p>
          <w:p w14:paraId="28E64A68" w14:textId="48DFA442" w:rsidR="00E3328B" w:rsidRDefault="006152E9" w:rsidP="006152E9">
            <w:pPr>
              <w:pStyle w:val="aff"/>
            </w:pPr>
            <w:r w:rsidRPr="00E6149C">
              <w:rPr>
                <w:rFonts w:hint="eastAsia"/>
              </w:rPr>
              <w:t>应</w:t>
            </w:r>
            <w:r w:rsidR="008E3DE6">
              <w:rPr>
                <w:rFonts w:asciiTheme="minorEastAsia" w:eastAsiaTheme="minorEastAsia" w:hAnsiTheme="minorEastAsia" w:hint="eastAsia"/>
              </w:rPr>
              <w:t xml:space="preserve"> </w:t>
            </w:r>
            <w:r w:rsidR="00E3328B" w:rsidRPr="00E6149C">
              <w:rPr>
                <w:rFonts w:hint="eastAsia"/>
              </w:rPr>
              <w:t>向</w:t>
            </w:r>
          </w:p>
          <w:p w14:paraId="7F6E8B98" w14:textId="051F6E76" w:rsidR="00E3328B" w:rsidRDefault="006152E9" w:rsidP="006152E9">
            <w:pPr>
              <w:pStyle w:val="aff"/>
            </w:pPr>
            <w:r w:rsidRPr="00E6149C">
              <w:rPr>
                <w:rFonts w:hint="eastAsia"/>
              </w:rPr>
              <w:t>商</w:t>
            </w:r>
            <w:r w:rsidR="008E3DE6">
              <w:rPr>
                <w:rFonts w:asciiTheme="minorEastAsia" w:eastAsiaTheme="minorEastAsia" w:hAnsiTheme="minorEastAsia" w:hint="eastAsia"/>
              </w:rPr>
              <w:t xml:space="preserve"> </w:t>
            </w:r>
            <w:r w:rsidR="00E3328B" w:rsidRPr="00E6149C">
              <w:rPr>
                <w:rFonts w:hint="eastAsia"/>
              </w:rPr>
              <w:t>分</w:t>
            </w:r>
          </w:p>
          <w:p w14:paraId="23029229" w14:textId="4170D236" w:rsidR="00E3328B" w:rsidRDefault="006152E9" w:rsidP="006152E9">
            <w:pPr>
              <w:pStyle w:val="aff"/>
            </w:pPr>
            <w:r w:rsidRPr="00E6149C">
              <w:rPr>
                <w:rFonts w:hint="eastAsia"/>
              </w:rPr>
              <w:t>与</w:t>
            </w:r>
            <w:r w:rsidR="008E3DE6">
              <w:rPr>
                <w:rFonts w:asciiTheme="minorEastAsia" w:eastAsiaTheme="minorEastAsia" w:hAnsiTheme="minorEastAsia" w:hint="eastAsia"/>
              </w:rPr>
              <w:t xml:space="preserve"> </w:t>
            </w:r>
            <w:r w:rsidR="00E3328B" w:rsidRPr="00E6149C">
              <w:rPr>
                <w:rFonts w:hint="eastAsia"/>
              </w:rPr>
              <w:t>离</w:t>
            </w:r>
          </w:p>
          <w:p w14:paraId="100E2E73" w14:textId="336529ED" w:rsidR="00E3328B" w:rsidRDefault="006152E9" w:rsidP="006152E9">
            <w:pPr>
              <w:pStyle w:val="aff"/>
            </w:pPr>
            <w:r w:rsidRPr="00E6149C">
              <w:rPr>
                <w:rFonts w:hint="eastAsia"/>
              </w:rPr>
              <w:t>平</w:t>
            </w:r>
            <w:r w:rsidR="00E3328B">
              <w:rPr>
                <w:rFonts w:ascii="MS Mincho" w:eastAsia="MS Mincho" w:hAnsi="MS Mincho" w:hint="eastAsia"/>
              </w:rPr>
              <w:t xml:space="preserve">　</w:t>
            </w:r>
          </w:p>
          <w:p w14:paraId="1D7259D3" w14:textId="4B063407" w:rsidR="006152E9" w:rsidRPr="00A7523C" w:rsidRDefault="006152E9" w:rsidP="00E3328B">
            <w:pPr>
              <w:pStyle w:val="aff"/>
            </w:pPr>
            <w:r w:rsidRPr="00E6149C">
              <w:rPr>
                <w:rFonts w:hint="eastAsia"/>
              </w:rPr>
              <w:t>台</w:t>
            </w:r>
            <w:r w:rsidR="00E3328B">
              <w:rPr>
                <w:rFonts w:ascii="MS Mincho" w:eastAsia="MS Mincho" w:hAnsi="MS Mincho" w:hint="eastAsia"/>
              </w:rPr>
              <w:t xml:space="preserve">　</w:t>
            </w:r>
          </w:p>
        </w:tc>
        <w:tc>
          <w:tcPr>
            <w:tcW w:w="1119" w:type="dxa"/>
            <w:tcBorders>
              <w:top w:val="single" w:sz="4" w:space="0" w:color="000000"/>
              <w:left w:val="single" w:sz="4" w:space="0" w:color="000000"/>
            </w:tcBorders>
            <w:vAlign w:val="center"/>
          </w:tcPr>
          <w:p w14:paraId="46ECA63B" w14:textId="77777777" w:rsidR="006152E9" w:rsidRPr="00A7523C" w:rsidRDefault="006152E9" w:rsidP="00E3328B">
            <w:pPr>
              <w:pStyle w:val="aff"/>
              <w:jc w:val="center"/>
              <w:cnfStyle w:val="100000000000" w:firstRow="1" w:lastRow="0" w:firstColumn="0" w:lastColumn="0" w:oddVBand="0" w:evenVBand="0" w:oddHBand="0" w:evenHBand="0" w:firstRowFirstColumn="0" w:firstRowLastColumn="0" w:lastRowFirstColumn="0" w:lastRowLastColumn="0"/>
              <w:rPr>
                <w:b w:val="0"/>
              </w:rPr>
            </w:pPr>
            <w:r w:rsidRPr="00A7523C">
              <w:rPr>
                <w:rFonts w:asciiTheme="minorEastAsia" w:hAnsiTheme="minorEastAsia" w:hint="eastAsia"/>
                <w:b w:val="0"/>
              </w:rPr>
              <w:t>定价</w:t>
            </w:r>
          </w:p>
        </w:tc>
        <w:tc>
          <w:tcPr>
            <w:tcW w:w="4551" w:type="dxa"/>
            <w:tcBorders>
              <w:top w:val="single" w:sz="4" w:space="0" w:color="000000"/>
            </w:tcBorders>
            <w:vAlign w:val="center"/>
          </w:tcPr>
          <w:p w14:paraId="7FB1F035" w14:textId="639DD954" w:rsidR="006152E9" w:rsidRPr="00F7660E" w:rsidRDefault="001D719A" w:rsidP="00E3328B">
            <w:pPr>
              <w:pStyle w:val="aff"/>
              <w:cnfStyle w:val="100000000000" w:firstRow="1" w:lastRow="0" w:firstColumn="0" w:lastColumn="0" w:oddVBand="0" w:evenVBand="0" w:oddHBand="0" w:evenHBand="0" w:firstRowFirstColumn="0" w:firstRowLastColumn="0" w:lastRowFirstColumn="0" w:lastRowLastColumn="0"/>
              <w:rPr>
                <w:b w:val="0"/>
              </w:rPr>
            </w:pPr>
            <m:oMathPara>
              <m:oMathParaPr>
                <m:jc m:val="left"/>
              </m:oMathParaPr>
              <m:oMath>
                <m:sSubSup>
                  <m:sSubSupPr>
                    <m:ctrlPr>
                      <w:rPr>
                        <w:rFonts w:ascii="Cambria Math" w:hAnsi="Cambria Math"/>
                        <w:b w:val="0"/>
                      </w:rPr>
                    </m:ctrlPr>
                  </m:sSubSupPr>
                  <m:e>
                    <m:r>
                      <m:rPr>
                        <m:sty m:val="bi"/>
                      </m:rPr>
                      <w:rPr>
                        <w:rFonts w:ascii="Cambria Math" w:hAnsi="Cambria Math"/>
                      </w:rPr>
                      <m:t>P</m:t>
                    </m:r>
                  </m:e>
                  <m:sub>
                    <m:r>
                      <m:rPr>
                        <m:sty m:val="bi"/>
                      </m:rPr>
                      <w:rPr>
                        <w:rFonts w:ascii="Cambria Math" w:hAnsi="Cambria Math"/>
                      </w:rPr>
                      <m:t>KB</m:t>
                    </m:r>
                  </m:sub>
                  <m:sup>
                    <m:r>
                      <m:rPr>
                        <m:sty m:val="b"/>
                      </m:rPr>
                      <w:rPr>
                        <w:rFonts w:ascii="Cambria Math" w:hAnsi="Cambria Math"/>
                      </w:rPr>
                      <m:t>'*</m:t>
                    </m:r>
                  </m:sup>
                </m:sSubSup>
                <m:r>
                  <m:rPr>
                    <m:sty m:val="b"/>
                  </m:rPr>
                  <w:rPr>
                    <w:rFonts w:ascii="Cambria Math" w:eastAsiaTheme="minorEastAsia" w:hAnsi="Cambria Math" w:hint="eastAsia"/>
                  </w:rPr>
                  <m:t>=</m:t>
                </m:r>
                <m:f>
                  <m:fPr>
                    <m:ctrlPr>
                      <w:rPr>
                        <w:rFonts w:ascii="Cambria Math" w:eastAsiaTheme="minorEastAsia" w:hAnsi="Cambria Math"/>
                        <w:b w:val="0"/>
                      </w:rPr>
                    </m:ctrlPr>
                  </m:fPr>
                  <m:num>
                    <m:sSub>
                      <m:sSubPr>
                        <m:ctrlPr>
                          <w:rPr>
                            <w:rFonts w:ascii="Cambria Math" w:eastAsiaTheme="minorEastAsia" w:hAnsi="Cambria Math"/>
                            <w:b w:val="0"/>
                          </w:rPr>
                        </m:ctrlPr>
                      </m:sSubPr>
                      <m:e>
                        <m:r>
                          <m:rPr>
                            <m:sty m:val="bi"/>
                          </m:rPr>
                          <w:rPr>
                            <w:rFonts w:ascii="Cambria Math" w:eastAsiaTheme="minorEastAsia" w:hAnsi="Cambria Math"/>
                          </w:rPr>
                          <m:t>t</m:t>
                        </m:r>
                      </m:e>
                      <m:sub>
                        <m:r>
                          <m:rPr>
                            <m:sty m:val="bi"/>
                          </m:rPr>
                          <w:rPr>
                            <w:rFonts w:ascii="Cambria Math" w:eastAsiaTheme="minorEastAsia" w:hAnsi="Cambria Math"/>
                          </w:rPr>
                          <m:t>B</m:t>
                        </m:r>
                      </m:sub>
                    </m:sSub>
                  </m:num>
                  <m:den>
                    <m:r>
                      <m:rPr>
                        <m:sty m:val="bi"/>
                      </m:rPr>
                      <w:rPr>
                        <w:rFonts w:ascii="Cambria Math" w:eastAsiaTheme="minorEastAsia" w:hAnsi="Cambria Math"/>
                      </w:rPr>
                      <m:t>e</m:t>
                    </m:r>
                  </m:den>
                </m:f>
                <m:r>
                  <m:rPr>
                    <m:sty m:val="b"/>
                  </m:rPr>
                  <w:rPr>
                    <w:rFonts w:ascii="Cambria Math" w:eastAsiaTheme="minorEastAsia" w:hAnsi="Cambria Math"/>
                  </w:rPr>
                  <m:t>-</m:t>
                </m:r>
                <m:f>
                  <m:fPr>
                    <m:ctrlPr>
                      <w:rPr>
                        <w:rFonts w:ascii="Cambria Math" w:eastAsiaTheme="minorEastAsia" w:hAnsi="Cambria Math"/>
                        <w:b w:val="0"/>
                      </w:rPr>
                    </m:ctrlPr>
                  </m:fPr>
                  <m:num>
                    <m:d>
                      <m:dPr>
                        <m:ctrlPr>
                          <w:rPr>
                            <w:rFonts w:ascii="Cambria Math" w:eastAsiaTheme="minorEastAsia" w:hAnsi="Cambria Math"/>
                            <w:b w:val="0"/>
                          </w:rPr>
                        </m:ctrlPr>
                      </m:dPr>
                      <m:e>
                        <m:sSub>
                          <m:sSubPr>
                            <m:ctrlPr>
                              <w:rPr>
                                <w:rFonts w:ascii="Cambria Math" w:eastAsiaTheme="minorEastAsia" w:hAnsi="Cambria Math"/>
                                <w:b w:val="0"/>
                              </w:rPr>
                            </m:ctrlPr>
                          </m:sSubPr>
                          <m:e>
                            <m:r>
                              <m:rPr>
                                <m:sty m:val="bi"/>
                              </m:rPr>
                              <w:rPr>
                                <w:rFonts w:ascii="Cambria Math" w:eastAsiaTheme="minorEastAsia" w:hAnsi="Cambria Math"/>
                              </w:rPr>
                              <m:t>α</m:t>
                            </m:r>
                          </m:e>
                          <m:sub>
                            <m:r>
                              <m:rPr>
                                <m:sty m:val="bi"/>
                              </m:rPr>
                              <w:rPr>
                                <w:rFonts w:ascii="Cambria Math" w:eastAsiaTheme="minorEastAsia" w:hAnsi="Cambria Math" w:hint="eastAsia"/>
                              </w:rPr>
                              <m:t>S</m:t>
                            </m:r>
                          </m:sub>
                        </m:sSub>
                        <m:r>
                          <m:rPr>
                            <m:sty m:val="b"/>
                          </m:rPr>
                          <w:rPr>
                            <w:rFonts w:ascii="Cambria Math" w:eastAsiaTheme="minorEastAsia" w:hAnsi="Cambria Math"/>
                          </w:rPr>
                          <m:t>+</m:t>
                        </m:r>
                        <m:sSubSup>
                          <m:sSubSupPr>
                            <m:ctrlPr>
                              <w:rPr>
                                <w:rFonts w:ascii="Cambria Math" w:eastAsiaTheme="minorEastAsia" w:hAnsi="Cambria Math"/>
                                <w:b w:val="0"/>
                              </w:rPr>
                            </m:ctrlPr>
                          </m:sSubSupPr>
                          <m:e>
                            <m:r>
                              <m:rPr>
                                <m:sty m:val="bi"/>
                              </m:rPr>
                              <w:rPr>
                                <w:rFonts w:ascii="Cambria Math" w:eastAsiaTheme="minorEastAsia" w:hAnsi="Cambria Math"/>
                              </w:rPr>
                              <m:t>P</m:t>
                            </m:r>
                          </m:e>
                          <m:sub>
                            <m:r>
                              <m:rPr>
                                <m:sty m:val="bi"/>
                              </m:rPr>
                              <w:rPr>
                                <w:rFonts w:ascii="Cambria Math" w:eastAsiaTheme="minorEastAsia" w:hAnsi="Cambria Math"/>
                              </w:rPr>
                              <m:t>KB</m:t>
                            </m:r>
                          </m:sub>
                          <m:sup>
                            <m:r>
                              <m:rPr>
                                <m:sty m:val="b"/>
                              </m:rPr>
                              <w:rPr>
                                <w:rFonts w:ascii="Cambria Math" w:eastAsiaTheme="minorEastAsia" w:hAnsi="Cambria Math"/>
                              </w:rPr>
                              <m:t>''</m:t>
                            </m:r>
                          </m:sup>
                        </m:sSubSup>
                      </m:e>
                    </m:d>
                    <m:sSub>
                      <m:sSubPr>
                        <m:ctrlPr>
                          <w:rPr>
                            <w:rFonts w:ascii="Cambria Math" w:eastAsiaTheme="minorEastAsia" w:hAnsi="Cambria Math"/>
                            <w:b w:val="0"/>
                          </w:rPr>
                        </m:ctrlPr>
                      </m:sSubPr>
                      <m:e>
                        <m:r>
                          <m:rPr>
                            <m:sty m:val="bi"/>
                          </m:rPr>
                          <w:rPr>
                            <w:rFonts w:ascii="Cambria Math" w:eastAsiaTheme="minorEastAsia" w:hAnsi="Cambria Math"/>
                          </w:rPr>
                          <m:t>S</m:t>
                        </m:r>
                      </m:e>
                      <m:sub>
                        <m:r>
                          <m:rPr>
                            <m:sty m:val="bi"/>
                          </m:rPr>
                          <w:rPr>
                            <w:rFonts w:ascii="Cambria Math" w:eastAsiaTheme="minorEastAsia" w:hAnsi="Cambria Math"/>
                          </w:rPr>
                          <m:t>S</m:t>
                        </m:r>
                      </m:sub>
                    </m:sSub>
                  </m:num>
                  <m:den>
                    <m:r>
                      <m:rPr>
                        <m:sty m:val="bi"/>
                      </m:rPr>
                      <w:rPr>
                        <w:rFonts w:ascii="Cambria Math" w:eastAsiaTheme="minorEastAsia" w:hAnsi="Cambria Math"/>
                      </w:rPr>
                      <m:t>e</m:t>
                    </m:r>
                  </m:den>
                </m:f>
              </m:oMath>
            </m:oMathPara>
          </w:p>
          <w:p w14:paraId="68592C18" w14:textId="31171F40" w:rsidR="006152E9" w:rsidRPr="00F7660E" w:rsidRDefault="001D719A" w:rsidP="00E3328B">
            <w:pPr>
              <w:pStyle w:val="aff"/>
              <w:cnfStyle w:val="100000000000" w:firstRow="1" w:lastRow="0" w:firstColumn="0" w:lastColumn="0" w:oddVBand="0" w:evenVBand="0" w:oddHBand="0" w:evenHBand="0" w:firstRowFirstColumn="0" w:firstRowLastColumn="0" w:lastRowFirstColumn="0" w:lastRowLastColumn="0"/>
              <w:rPr>
                <w:b w:val="0"/>
                <w:lang w:eastAsia="zh-TW"/>
              </w:rPr>
            </w:pPr>
            <m:oMathPara>
              <m:oMathParaPr>
                <m:jc m:val="left"/>
              </m:oMathParaPr>
              <m:oMath>
                <m:sSubSup>
                  <m:sSubSupPr>
                    <m:ctrlPr>
                      <w:rPr>
                        <w:rFonts w:ascii="Cambria Math" w:hAnsi="Cambria Math"/>
                        <w:b w:val="0"/>
                      </w:rPr>
                    </m:ctrlPr>
                  </m:sSubSupPr>
                  <m:e>
                    <m:r>
                      <m:rPr>
                        <m:sty m:val="bi"/>
                      </m:rPr>
                      <w:rPr>
                        <w:rFonts w:ascii="Cambria Math" w:hAnsi="Cambria Math"/>
                      </w:rPr>
                      <m:t>P</m:t>
                    </m:r>
                  </m:e>
                  <m:sub>
                    <m:r>
                      <m:rPr>
                        <m:sty m:val="bi"/>
                      </m:rPr>
                      <w:rPr>
                        <w:rFonts w:ascii="Cambria Math" w:hAnsi="Cambria Math"/>
                      </w:rPr>
                      <m:t>KS</m:t>
                    </m:r>
                  </m:sub>
                  <m:sup>
                    <m:r>
                      <m:rPr>
                        <m:sty m:val="b"/>
                      </m:rPr>
                      <w:rPr>
                        <w:rFonts w:ascii="Cambria Math" w:hAnsi="Cambria Math"/>
                      </w:rPr>
                      <m:t>*</m:t>
                    </m:r>
                  </m:sup>
                </m:sSubSup>
                <m:r>
                  <m:rPr>
                    <m:sty m:val="b"/>
                  </m:rPr>
                  <w:rPr>
                    <w:rFonts w:ascii="Cambria Math" w:eastAsiaTheme="minorEastAsia" w:hAnsi="Cambria Math" w:hint="eastAsia"/>
                  </w:rPr>
                  <m:t>=</m:t>
                </m:r>
                <m:f>
                  <m:fPr>
                    <m:ctrlPr>
                      <w:rPr>
                        <w:rFonts w:ascii="Cambria Math" w:eastAsiaTheme="minorEastAsia" w:hAnsi="Cambria Math"/>
                        <w:b w:val="0"/>
                      </w:rPr>
                    </m:ctrlPr>
                  </m:fPr>
                  <m:num>
                    <m:sSub>
                      <m:sSubPr>
                        <m:ctrlPr>
                          <w:rPr>
                            <w:rFonts w:ascii="Cambria Math" w:eastAsiaTheme="minorEastAsia" w:hAnsi="Cambria Math"/>
                            <w:b w:val="0"/>
                          </w:rPr>
                        </m:ctrlPr>
                      </m:sSubPr>
                      <m:e>
                        <m:r>
                          <m:rPr>
                            <m:sty m:val="bi"/>
                          </m:rPr>
                          <w:rPr>
                            <w:rFonts w:ascii="Cambria Math" w:eastAsiaTheme="minorEastAsia" w:hAnsi="Cambria Math"/>
                          </w:rPr>
                          <m:t>t</m:t>
                        </m:r>
                      </m:e>
                      <m:sub>
                        <m:r>
                          <m:rPr>
                            <m:sty m:val="bi"/>
                          </m:rPr>
                          <w:rPr>
                            <w:rFonts w:ascii="Cambria Math" w:eastAsiaTheme="minorEastAsia" w:hAnsi="Cambria Math"/>
                          </w:rPr>
                          <m:t>S</m:t>
                        </m:r>
                      </m:sub>
                    </m:sSub>
                    <m:sSub>
                      <m:sSubPr>
                        <m:ctrlPr>
                          <w:rPr>
                            <w:rFonts w:ascii="Cambria Math" w:eastAsiaTheme="minorEastAsia" w:hAnsi="Cambria Math"/>
                            <w:b w:val="0"/>
                          </w:rPr>
                        </m:ctrlPr>
                      </m:sSubPr>
                      <m:e>
                        <m:r>
                          <m:rPr>
                            <m:sty m:val="bi"/>
                          </m:rPr>
                          <w:rPr>
                            <w:rFonts w:ascii="Cambria Math" w:eastAsiaTheme="minorEastAsia" w:hAnsi="Cambria Math"/>
                          </w:rPr>
                          <m:t>S</m:t>
                        </m:r>
                      </m:e>
                      <m:sub>
                        <m:r>
                          <m:rPr>
                            <m:sty m:val="bi"/>
                          </m:rPr>
                          <w:rPr>
                            <w:rFonts w:ascii="Cambria Math" w:eastAsiaTheme="minorEastAsia" w:hAnsi="Cambria Math"/>
                          </w:rPr>
                          <m:t>S</m:t>
                        </m:r>
                      </m:sub>
                    </m:sSub>
                  </m:num>
                  <m:den>
                    <m:r>
                      <m:rPr>
                        <m:sty m:val="bi"/>
                      </m:rPr>
                      <w:rPr>
                        <w:rFonts w:ascii="Cambria Math" w:eastAsiaTheme="minorEastAsia" w:hAnsi="Cambria Math"/>
                      </w:rPr>
                      <m:t>e</m:t>
                    </m:r>
                  </m:den>
                </m:f>
                <m:r>
                  <m:rPr>
                    <m:sty m:val="b"/>
                  </m:rPr>
                  <w:rPr>
                    <w:rFonts w:ascii="Cambria Math" w:eastAsiaTheme="minorEastAsia" w:hAnsi="Cambria Math"/>
                  </w:rPr>
                  <m:t>-</m:t>
                </m:r>
                <m:f>
                  <m:fPr>
                    <m:ctrlPr>
                      <w:rPr>
                        <w:rFonts w:ascii="Cambria Math" w:eastAsiaTheme="minorEastAsia" w:hAnsi="Cambria Math"/>
                        <w:b w:val="0"/>
                      </w:rPr>
                    </m:ctrlPr>
                  </m:fPr>
                  <m:num>
                    <m:sSub>
                      <m:sSubPr>
                        <m:ctrlPr>
                          <w:rPr>
                            <w:rFonts w:ascii="Cambria Math" w:eastAsiaTheme="minorEastAsia" w:hAnsi="Cambria Math"/>
                            <w:b w:val="0"/>
                          </w:rPr>
                        </m:ctrlPr>
                      </m:sSubPr>
                      <m:e>
                        <m:r>
                          <m:rPr>
                            <m:sty m:val="bi"/>
                          </m:rPr>
                          <w:rPr>
                            <w:rFonts w:ascii="Cambria Math" w:eastAsiaTheme="minorEastAsia" w:hAnsi="Cambria Math"/>
                          </w:rPr>
                          <m:t>α</m:t>
                        </m:r>
                      </m:e>
                      <m:sub>
                        <m:r>
                          <m:rPr>
                            <m:sty m:val="bi"/>
                          </m:rPr>
                          <w:rPr>
                            <w:rFonts w:ascii="Cambria Math" w:eastAsiaTheme="minorEastAsia" w:hAnsi="Cambria Math"/>
                            <w:lang w:eastAsia="zh-TW"/>
                          </w:rPr>
                          <m:t>B</m:t>
                        </m:r>
                      </m:sub>
                    </m:sSub>
                  </m:num>
                  <m:den>
                    <m:r>
                      <m:rPr>
                        <m:sty m:val="bi"/>
                      </m:rPr>
                      <w:rPr>
                        <w:rFonts w:ascii="Cambria Math" w:eastAsiaTheme="minorEastAsia" w:hAnsi="Cambria Math"/>
                      </w:rPr>
                      <m:t>e</m:t>
                    </m:r>
                  </m:den>
                </m:f>
              </m:oMath>
            </m:oMathPara>
          </w:p>
        </w:tc>
      </w:tr>
      <w:tr w:rsidR="006152E9" w:rsidRPr="00A7523C" w14:paraId="0E54AE47" w14:textId="77777777" w:rsidTr="003D6A68">
        <w:trPr>
          <w:cnfStyle w:val="000000100000" w:firstRow="0" w:lastRow="0" w:firstColumn="0" w:lastColumn="0" w:oddVBand="0" w:evenVBand="0" w:oddHBand="1" w:evenHBand="0" w:firstRowFirstColumn="0" w:firstRowLastColumn="0" w:lastRowFirstColumn="0" w:lastRowLastColumn="0"/>
          <w:trHeight w:val="837"/>
          <w:jc w:val="center"/>
        </w:trPr>
        <w:tc>
          <w:tcPr>
            <w:cnfStyle w:val="001000000000" w:firstRow="0" w:lastRow="0" w:firstColumn="1" w:lastColumn="0" w:oddVBand="0" w:evenVBand="0" w:oddHBand="0" w:evenHBand="0" w:firstRowFirstColumn="0" w:firstRowLastColumn="0" w:lastRowFirstColumn="0" w:lastRowLastColumn="0"/>
            <w:tcW w:w="851" w:type="dxa"/>
            <w:vMerge/>
            <w:tcBorders>
              <w:bottom w:val="single" w:sz="4" w:space="0" w:color="000000"/>
              <w:right w:val="single" w:sz="4" w:space="0" w:color="000000"/>
            </w:tcBorders>
            <w:vAlign w:val="center"/>
          </w:tcPr>
          <w:p w14:paraId="7BDFCF14" w14:textId="77777777" w:rsidR="006152E9" w:rsidRPr="00A7523C" w:rsidRDefault="006152E9" w:rsidP="006152E9">
            <w:pPr>
              <w:pStyle w:val="aff"/>
            </w:pPr>
          </w:p>
        </w:tc>
        <w:tc>
          <w:tcPr>
            <w:tcW w:w="1119" w:type="dxa"/>
            <w:tcBorders>
              <w:left w:val="single" w:sz="4" w:space="0" w:color="000000"/>
              <w:bottom w:val="single" w:sz="4" w:space="0" w:color="000000"/>
            </w:tcBorders>
            <w:vAlign w:val="center"/>
          </w:tcPr>
          <w:p w14:paraId="54183191" w14:textId="77777777" w:rsidR="006152E9" w:rsidRPr="00A7523C" w:rsidRDefault="006152E9" w:rsidP="00E3328B">
            <w:pPr>
              <w:pStyle w:val="aff"/>
              <w:jc w:val="center"/>
              <w:cnfStyle w:val="000000100000" w:firstRow="0" w:lastRow="0" w:firstColumn="0" w:lastColumn="0" w:oddVBand="0" w:evenVBand="0" w:oddHBand="1" w:evenHBand="0" w:firstRowFirstColumn="0" w:firstRowLastColumn="0" w:lastRowFirstColumn="0" w:lastRowLastColumn="0"/>
            </w:pPr>
            <w:r w:rsidRPr="00A7523C">
              <w:rPr>
                <w:rFonts w:asciiTheme="minorEastAsia" w:hAnsiTheme="minorEastAsia" w:hint="eastAsia"/>
              </w:rPr>
              <w:t>利润</w:t>
            </w:r>
          </w:p>
        </w:tc>
        <w:tc>
          <w:tcPr>
            <w:tcW w:w="4551" w:type="dxa"/>
            <w:tcBorders>
              <w:bottom w:val="single" w:sz="4" w:space="0" w:color="000000"/>
            </w:tcBorders>
            <w:vAlign w:val="center"/>
          </w:tcPr>
          <w:p w14:paraId="3F3278E5" w14:textId="77777777" w:rsidR="006152E9" w:rsidRPr="00E6149C" w:rsidRDefault="001D719A" w:rsidP="00E3328B">
            <w:pPr>
              <w:pStyle w:val="aff"/>
              <w:cnfStyle w:val="000000100000" w:firstRow="0" w:lastRow="0" w:firstColumn="0" w:lastColumn="0" w:oddVBand="0" w:evenVBand="0" w:oddHBand="1" w:evenHBand="0" w:firstRowFirstColumn="0" w:firstRowLastColumn="0" w:lastRowFirstColumn="0" w:lastRowLastColumn="0"/>
            </w:pPr>
            <m:oMathPara>
              <m:oMathParaPr>
                <m:jc m:val="left"/>
              </m:oMathParaPr>
              <m:oMath>
                <m:sSubSup>
                  <m:sSubSupPr>
                    <m:ctrlPr>
                      <w:rPr>
                        <w:rFonts w:ascii="Cambria Math" w:hAnsi="Cambria Math"/>
                      </w:rPr>
                    </m:ctrlPr>
                  </m:sSubSupPr>
                  <m:e>
                    <m:r>
                      <w:rPr>
                        <w:rFonts w:ascii="Cambria Math" w:hAnsi="Cambria Math"/>
                      </w:rPr>
                      <m:t>π</m:t>
                    </m:r>
                  </m:e>
                  <m:sub>
                    <m:r>
                      <w:rPr>
                        <w:rFonts w:ascii="Cambria Math" w:hAnsi="Cambria Math"/>
                      </w:rPr>
                      <m:t>K</m:t>
                    </m:r>
                  </m:sub>
                  <m:sup>
                    <m:r>
                      <w:rPr>
                        <w:rFonts w:ascii="Cambria Math" w:hAnsi="Cambria Math"/>
                      </w:rPr>
                      <m:t>*</m:t>
                    </m:r>
                  </m:sup>
                </m:sSubSup>
                <m:r>
                  <m:rPr>
                    <m:sty m:val="p"/>
                  </m:rPr>
                  <w:rPr>
                    <w:rFonts w:ascii="Cambria Math" w:hAnsi="Cambria Math" w:hint="eastAsia"/>
                  </w:rPr>
                  <m:t>=</m:t>
                </m:r>
                <m:f>
                  <m:fPr>
                    <m:ctrlPr>
                      <w:rPr>
                        <w:rFonts w:ascii="Cambria Math" w:hAnsi="Cambria Math"/>
                      </w:rPr>
                    </m:ctrlPr>
                  </m:fPr>
                  <m:num>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B</m:t>
                        </m:r>
                      </m:sub>
                    </m:sSub>
                  </m:num>
                  <m:den>
                    <m:sSup>
                      <m:sSupPr>
                        <m:ctrlPr>
                          <w:rPr>
                            <w:rFonts w:ascii="Cambria Math" w:hAnsi="Cambria Math"/>
                          </w:rPr>
                        </m:ctrlPr>
                      </m:sSupPr>
                      <m:e>
                        <m:r>
                          <w:rPr>
                            <w:rFonts w:ascii="Cambria Math" w:hAnsi="Cambria Math"/>
                          </w:rPr>
                          <m:t>e</m:t>
                        </m:r>
                      </m:e>
                      <m:sup>
                        <m:r>
                          <m:rPr>
                            <m:sty m:val="p"/>
                          </m:rPr>
                          <w:rPr>
                            <w:rFonts w:ascii="Cambria Math" w:hAnsi="Cambria Math"/>
                          </w:rPr>
                          <m:t>2</m:t>
                        </m:r>
                      </m:sup>
                    </m:sSup>
                  </m:den>
                </m:f>
                <m:r>
                  <m:rPr>
                    <m:sty m:val="p"/>
                  </m:rPr>
                  <w:rPr>
                    <w:rFonts w:ascii="Cambria Math" w:hAnsi="Cambria Math"/>
                  </w:rPr>
                  <m:t>-</m:t>
                </m:r>
                <m:f>
                  <m:fPr>
                    <m:ctrlPr>
                      <w:rPr>
                        <w:rFonts w:ascii="Cambria Math" w:hAnsi="Cambria Math"/>
                      </w:rPr>
                    </m:ctrlPr>
                  </m:fPr>
                  <m:num>
                    <m:sSub>
                      <m:sSubPr>
                        <m:ctrlPr>
                          <w:rPr>
                            <w:rFonts w:ascii="Cambria Math" w:eastAsiaTheme="minorEastAsia" w:hAnsi="Cambria Math"/>
                          </w:rPr>
                        </m:ctrlPr>
                      </m:sSubPr>
                      <m:e>
                        <m:r>
                          <w:rPr>
                            <w:rFonts w:ascii="Cambria Math" w:eastAsiaTheme="minorEastAsia" w:hAnsi="Cambria Math"/>
                          </w:rPr>
                          <m:t>S</m:t>
                        </m:r>
                      </m:e>
                      <m:sub>
                        <m:r>
                          <w:rPr>
                            <w:rFonts w:ascii="Cambria Math" w:eastAsiaTheme="minorEastAsia" w:hAnsi="Cambria Math"/>
                          </w:rPr>
                          <m:t>S</m:t>
                        </m:r>
                      </m:sub>
                    </m:sSub>
                    <m:d>
                      <m:dPr>
                        <m:ctrlPr>
                          <w:rPr>
                            <w:rFonts w:ascii="Cambria Math" w:hAnsi="Cambria Math"/>
                          </w:rPr>
                        </m:ctrlPr>
                      </m:dPr>
                      <m:e>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B</m:t>
                            </m:r>
                          </m:sub>
                        </m:sSub>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α</m:t>
                            </m:r>
                          </m:e>
                          <m:sub>
                            <m:r>
                              <w:rPr>
                                <w:rFonts w:ascii="Cambria Math" w:eastAsiaTheme="minorEastAsia" w:hAnsi="Cambria Math"/>
                              </w:rPr>
                              <m:t>S</m:t>
                            </m:r>
                          </m:sub>
                        </m:sSub>
                        <m:r>
                          <m:rPr>
                            <m:sty m:val="p"/>
                          </m:rPr>
                          <w:rPr>
                            <w:rFonts w:ascii="Cambria Math" w:eastAsiaTheme="minorEastAsia" w:hAnsi="Cambria Math"/>
                          </w:rPr>
                          <m:t>+</m:t>
                        </m:r>
                        <m:sSubSup>
                          <m:sSubSupPr>
                            <m:ctrlPr>
                              <w:rPr>
                                <w:rFonts w:ascii="Cambria Math" w:hAnsi="Cambria Math"/>
                              </w:rPr>
                            </m:ctrlPr>
                          </m:sSubSupPr>
                          <m:e>
                            <m:r>
                              <w:rPr>
                                <w:rFonts w:ascii="Cambria Math" w:hAnsi="Cambria Math"/>
                              </w:rPr>
                              <m:t>P</m:t>
                            </m:r>
                          </m:e>
                          <m:sub>
                            <m:r>
                              <w:rPr>
                                <w:rFonts w:ascii="Cambria Math" w:hAnsi="Cambria Math"/>
                              </w:rPr>
                              <m:t>KB</m:t>
                            </m:r>
                          </m:sub>
                          <m:sup>
                            <m:r>
                              <m:rPr>
                                <m:sty m:val="p"/>
                              </m:rPr>
                              <w:rPr>
                                <w:rFonts w:ascii="Cambria Math" w:hAnsi="Cambria Math"/>
                              </w:rPr>
                              <m:t>''</m:t>
                            </m:r>
                          </m:sup>
                        </m:sSubSup>
                      </m:e>
                    </m:d>
                  </m:num>
                  <m:den>
                    <m:r>
                      <w:rPr>
                        <w:rFonts w:ascii="Cambria Math" w:hAnsi="Cambria Math"/>
                      </w:rPr>
                      <m:t>e</m:t>
                    </m:r>
                  </m:den>
                </m:f>
                <m:r>
                  <m:rPr>
                    <m:sty m:val="p"/>
                  </m:rPr>
                  <w:rPr>
                    <w:rFonts w:ascii="Cambria Math" w:hAnsi="Cambria Math"/>
                  </w:rPr>
                  <m:t>+</m:t>
                </m:r>
                <m:f>
                  <m:fPr>
                    <m:ctrlPr>
                      <w:rPr>
                        <w:rFonts w:ascii="Cambria Math" w:hAnsi="Cambria Math"/>
                      </w:rPr>
                    </m:ctrlPr>
                  </m:fPr>
                  <m:num>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S</m:t>
                        </m:r>
                      </m:sub>
                    </m:sSub>
                    <m:sSubSup>
                      <m:sSubSupPr>
                        <m:ctrlPr>
                          <w:rPr>
                            <w:rFonts w:ascii="Cambria Math" w:eastAsiaTheme="minorEastAsia" w:hAnsi="Cambria Math"/>
                          </w:rPr>
                        </m:ctrlPr>
                      </m:sSubSupPr>
                      <m:e>
                        <m:r>
                          <w:rPr>
                            <w:rFonts w:ascii="Cambria Math" w:eastAsiaTheme="minorEastAsia" w:hAnsi="Cambria Math"/>
                          </w:rPr>
                          <m:t>S</m:t>
                        </m:r>
                      </m:e>
                      <m:sub>
                        <m:r>
                          <w:rPr>
                            <w:rFonts w:ascii="Cambria Math" w:eastAsiaTheme="minorEastAsia" w:hAnsi="Cambria Math"/>
                          </w:rPr>
                          <m:t>S</m:t>
                        </m:r>
                      </m:sub>
                      <m:sup>
                        <m:r>
                          <m:rPr>
                            <m:sty m:val="p"/>
                          </m:rPr>
                          <w:rPr>
                            <w:rFonts w:ascii="Cambria Math" w:eastAsiaTheme="minorEastAsia" w:hAnsi="Cambria Math"/>
                          </w:rPr>
                          <m:t>2</m:t>
                        </m:r>
                      </m:sup>
                    </m:sSubSup>
                  </m:num>
                  <m:den>
                    <m:sSup>
                      <m:sSupPr>
                        <m:ctrlPr>
                          <w:rPr>
                            <w:rFonts w:ascii="Cambria Math" w:hAnsi="Cambria Math"/>
                          </w:rPr>
                        </m:ctrlPr>
                      </m:sSupPr>
                      <m:e>
                        <m:r>
                          <w:rPr>
                            <w:rFonts w:ascii="Cambria Math" w:hAnsi="Cambria Math"/>
                          </w:rPr>
                          <m:t>e</m:t>
                        </m:r>
                      </m:e>
                      <m:sup>
                        <m:r>
                          <m:rPr>
                            <m:sty m:val="p"/>
                          </m:rPr>
                          <w:rPr>
                            <w:rFonts w:ascii="Cambria Math" w:hAnsi="Cambria Math"/>
                          </w:rPr>
                          <m:t>2</m:t>
                        </m:r>
                      </m:sup>
                    </m:sSup>
                  </m:den>
                </m:f>
              </m:oMath>
            </m:oMathPara>
          </w:p>
        </w:tc>
      </w:tr>
      <w:tr w:rsidR="006152E9" w:rsidRPr="00A7523C" w14:paraId="21D81555" w14:textId="77777777" w:rsidTr="003D6A68">
        <w:trPr>
          <w:trHeight w:val="1134"/>
          <w:jc w:val="center"/>
        </w:trPr>
        <w:tc>
          <w:tcPr>
            <w:cnfStyle w:val="001000000000" w:firstRow="0" w:lastRow="0" w:firstColumn="1" w:lastColumn="0" w:oddVBand="0" w:evenVBand="0" w:oddHBand="0" w:evenHBand="0" w:firstRowFirstColumn="0" w:firstRowLastColumn="0" w:lastRowFirstColumn="0" w:lastRowLastColumn="0"/>
            <w:tcW w:w="851" w:type="dxa"/>
            <w:vMerge w:val="restart"/>
            <w:tcBorders>
              <w:top w:val="single" w:sz="4" w:space="0" w:color="000000"/>
              <w:right w:val="single" w:sz="4" w:space="0" w:color="000000"/>
            </w:tcBorders>
          </w:tcPr>
          <w:p w14:paraId="6D7EE0BB" w14:textId="6C11B63F" w:rsidR="00E3328B" w:rsidRDefault="00E3328B" w:rsidP="00E3328B">
            <w:pPr>
              <w:pStyle w:val="aff"/>
            </w:pPr>
            <w:r w:rsidRPr="00E6149C">
              <w:rPr>
                <w:rFonts w:hint="eastAsia"/>
              </w:rPr>
              <w:t>供</w:t>
            </w:r>
            <w:r w:rsidR="003D6A68">
              <w:rPr>
                <w:rFonts w:asciiTheme="minorEastAsia" w:eastAsiaTheme="minorEastAsia" w:hAnsiTheme="minorEastAsia" w:hint="eastAsia"/>
              </w:rPr>
              <w:t xml:space="preserve"> </w:t>
            </w:r>
            <w:r w:rsidRPr="00E6149C">
              <w:rPr>
                <w:rFonts w:hint="eastAsia"/>
              </w:rPr>
              <w:t>纵</w:t>
            </w:r>
          </w:p>
          <w:p w14:paraId="378055BA" w14:textId="7DB93D4E" w:rsidR="00E3328B" w:rsidRDefault="00E3328B" w:rsidP="00E3328B">
            <w:pPr>
              <w:pStyle w:val="aff"/>
            </w:pPr>
            <w:r w:rsidRPr="00E6149C">
              <w:rPr>
                <w:rFonts w:hint="eastAsia"/>
              </w:rPr>
              <w:t>应</w:t>
            </w:r>
            <w:r w:rsidR="003D6A68">
              <w:rPr>
                <w:rFonts w:asciiTheme="minorEastAsia" w:eastAsiaTheme="minorEastAsia" w:hAnsiTheme="minorEastAsia" w:hint="eastAsia"/>
              </w:rPr>
              <w:t xml:space="preserve"> </w:t>
            </w:r>
            <w:r w:rsidRPr="00E6149C">
              <w:rPr>
                <w:rFonts w:hint="eastAsia"/>
              </w:rPr>
              <w:t>向</w:t>
            </w:r>
          </w:p>
          <w:p w14:paraId="51659AB5" w14:textId="1A963F28" w:rsidR="00E3328B" w:rsidRDefault="00E3328B" w:rsidP="00E3328B">
            <w:pPr>
              <w:pStyle w:val="aff"/>
            </w:pPr>
            <w:r w:rsidRPr="00E6149C">
              <w:rPr>
                <w:rFonts w:hint="eastAsia"/>
              </w:rPr>
              <w:t>商</w:t>
            </w:r>
            <w:r w:rsidR="003D6A68">
              <w:rPr>
                <w:rFonts w:asciiTheme="minorEastAsia" w:eastAsiaTheme="minorEastAsia" w:hAnsiTheme="minorEastAsia" w:hint="eastAsia"/>
              </w:rPr>
              <w:t xml:space="preserve"> </w:t>
            </w:r>
            <w:r>
              <w:rPr>
                <w:rFonts w:hint="eastAsia"/>
              </w:rPr>
              <w:t>一</w:t>
            </w:r>
          </w:p>
          <w:p w14:paraId="41ECFF4D" w14:textId="05735741" w:rsidR="00E3328B" w:rsidRDefault="00E3328B" w:rsidP="00E3328B">
            <w:pPr>
              <w:pStyle w:val="aff"/>
            </w:pPr>
            <w:r w:rsidRPr="00E6149C">
              <w:rPr>
                <w:rFonts w:hint="eastAsia"/>
              </w:rPr>
              <w:t>与</w:t>
            </w:r>
            <w:r w:rsidR="003D6A68">
              <w:rPr>
                <w:rFonts w:asciiTheme="minorEastAsia" w:eastAsiaTheme="minorEastAsia" w:hAnsiTheme="minorEastAsia" w:hint="eastAsia"/>
              </w:rPr>
              <w:t xml:space="preserve"> </w:t>
            </w:r>
            <w:r>
              <w:rPr>
                <w:rFonts w:hint="eastAsia"/>
              </w:rPr>
              <w:t>体</w:t>
            </w:r>
          </w:p>
          <w:p w14:paraId="3C0AF5E1" w14:textId="200C716A" w:rsidR="00E3328B" w:rsidRDefault="00E3328B" w:rsidP="00E3328B">
            <w:pPr>
              <w:pStyle w:val="aff"/>
            </w:pPr>
            <w:r w:rsidRPr="00E6149C">
              <w:rPr>
                <w:rFonts w:hint="eastAsia"/>
              </w:rPr>
              <w:t>平</w:t>
            </w:r>
            <w:r w:rsidR="003D6A68">
              <w:rPr>
                <w:rFonts w:asciiTheme="minorEastAsia" w:eastAsiaTheme="minorEastAsia" w:hAnsiTheme="minorEastAsia" w:hint="eastAsia"/>
              </w:rPr>
              <w:t xml:space="preserve"> </w:t>
            </w:r>
            <w:r>
              <w:rPr>
                <w:rFonts w:ascii="MS Mincho" w:eastAsia="MS Mincho" w:hAnsi="MS Mincho" w:hint="eastAsia"/>
              </w:rPr>
              <w:t>化</w:t>
            </w:r>
          </w:p>
          <w:p w14:paraId="61AE9F66" w14:textId="221B43D9" w:rsidR="006152E9" w:rsidRPr="00A7523C" w:rsidRDefault="00E3328B" w:rsidP="00E3328B">
            <w:pPr>
              <w:pStyle w:val="aff"/>
            </w:pPr>
            <w:r w:rsidRPr="00E6149C">
              <w:rPr>
                <w:rFonts w:hint="eastAsia"/>
              </w:rPr>
              <w:t>台</w:t>
            </w:r>
            <w:r>
              <w:rPr>
                <w:rFonts w:ascii="MS Mincho" w:eastAsia="MS Mincho" w:hAnsi="MS Mincho" w:hint="eastAsia"/>
              </w:rPr>
              <w:t xml:space="preserve">　</w:t>
            </w:r>
          </w:p>
        </w:tc>
        <w:tc>
          <w:tcPr>
            <w:tcW w:w="1119" w:type="dxa"/>
            <w:tcBorders>
              <w:top w:val="single" w:sz="4" w:space="0" w:color="000000"/>
              <w:left w:val="single" w:sz="4" w:space="0" w:color="000000"/>
            </w:tcBorders>
            <w:vAlign w:val="center"/>
          </w:tcPr>
          <w:p w14:paraId="03260272" w14:textId="77777777" w:rsidR="006152E9" w:rsidRPr="00A7523C" w:rsidRDefault="006152E9" w:rsidP="00E3328B">
            <w:pPr>
              <w:pStyle w:val="aff"/>
              <w:jc w:val="center"/>
              <w:cnfStyle w:val="000000000000" w:firstRow="0" w:lastRow="0" w:firstColumn="0" w:lastColumn="0" w:oddVBand="0" w:evenVBand="0" w:oddHBand="0" w:evenHBand="0" w:firstRowFirstColumn="0" w:firstRowLastColumn="0" w:lastRowFirstColumn="0" w:lastRowLastColumn="0"/>
              <w:rPr>
                <w:b/>
              </w:rPr>
            </w:pPr>
            <w:r w:rsidRPr="00A7523C">
              <w:rPr>
                <w:rFonts w:asciiTheme="minorEastAsia" w:hAnsiTheme="minorEastAsia" w:hint="eastAsia"/>
              </w:rPr>
              <w:t>定价</w:t>
            </w:r>
          </w:p>
        </w:tc>
        <w:tc>
          <w:tcPr>
            <w:tcW w:w="4551" w:type="dxa"/>
            <w:tcBorders>
              <w:top w:val="single" w:sz="4" w:space="0" w:color="000000"/>
            </w:tcBorders>
            <w:vAlign w:val="center"/>
          </w:tcPr>
          <w:p w14:paraId="64388297" w14:textId="77777777" w:rsidR="006152E9" w:rsidRPr="00E6149C" w:rsidRDefault="001D719A" w:rsidP="00E3328B">
            <w:pPr>
              <w:pStyle w:val="aff"/>
              <w:cnfStyle w:val="000000000000" w:firstRow="0" w:lastRow="0" w:firstColumn="0" w:lastColumn="0" w:oddVBand="0" w:evenVBand="0" w:oddHBand="0" w:evenHBand="0" w:firstRowFirstColumn="0" w:firstRowLastColumn="0" w:lastRowFirstColumn="0" w:lastRowLastColumn="0"/>
            </w:pPr>
            <m:oMathPara>
              <m:oMathParaPr>
                <m:jc m:val="left"/>
              </m:oMathParaPr>
              <m:oMath>
                <m:sSubSup>
                  <m:sSubSupPr>
                    <m:ctrlPr>
                      <w:rPr>
                        <w:rFonts w:ascii="Cambria Math" w:hAnsi="Cambria Math"/>
                      </w:rPr>
                    </m:ctrlPr>
                  </m:sSubSupPr>
                  <m:e>
                    <m:r>
                      <w:rPr>
                        <w:rFonts w:ascii="Cambria Math" w:hAnsi="Cambria Math"/>
                      </w:rPr>
                      <m:t>P</m:t>
                    </m:r>
                  </m:e>
                  <m:sub>
                    <m:r>
                      <w:rPr>
                        <w:rFonts w:ascii="Cambria Math" w:hAnsi="Cambria Math"/>
                      </w:rPr>
                      <m:t>KB</m:t>
                    </m:r>
                  </m:sub>
                  <m:sup>
                    <m:r>
                      <m:rPr>
                        <m:sty m:val="p"/>
                      </m:rPr>
                      <w:rPr>
                        <w:rFonts w:ascii="Cambria Math" w:hAnsi="Cambria Math"/>
                      </w:rPr>
                      <m:t>*</m:t>
                    </m:r>
                  </m:sup>
                </m:sSubSup>
                <m:r>
                  <m:rPr>
                    <m:sty m:val="p"/>
                  </m:rPr>
                  <w:rPr>
                    <w:rFonts w:ascii="Cambria Math" w:hAnsi="Cambria Math" w:hint="eastAsia"/>
                  </w:rPr>
                  <m:t>=</m:t>
                </m:r>
                <m:f>
                  <m:fPr>
                    <m:ctrlPr>
                      <w:rPr>
                        <w:rFonts w:ascii="Cambria Math" w:hAnsi="Cambria Math"/>
                      </w:rPr>
                    </m:ctrlPr>
                  </m:fPr>
                  <m:num>
                    <m:sSub>
                      <m:sSubPr>
                        <m:ctrlPr>
                          <w:rPr>
                            <w:rFonts w:ascii="Cambria Math" w:hAnsi="Cambria Math"/>
                          </w:rPr>
                        </m:ctrlPr>
                      </m:sSubPr>
                      <m:e>
                        <m:r>
                          <m:rPr>
                            <m:sty m:val="p"/>
                          </m:rPr>
                          <w:rPr>
                            <w:rFonts w:ascii="Cambria Math" w:hAnsi="Cambria Math" w:hint="eastAsia"/>
                          </w:rPr>
                          <m:t>(</m:t>
                        </m:r>
                        <m:r>
                          <w:rPr>
                            <w:rFonts w:ascii="Cambria Math" w:hAnsi="Cambria Math"/>
                          </w:rPr>
                          <m:t>t</m:t>
                        </m:r>
                      </m:e>
                      <m:sub>
                        <m:r>
                          <w:rPr>
                            <w:rFonts w:ascii="Cambria Math" w:hAnsi="Cambria Math"/>
                          </w:rPr>
                          <m:t>B</m:t>
                        </m:r>
                      </m:sub>
                    </m:sSub>
                    <m:sSub>
                      <m:sSubPr>
                        <m:ctrlPr>
                          <w:rPr>
                            <w:rFonts w:ascii="Cambria Math" w:hAnsi="Cambria Math"/>
                          </w:rPr>
                        </m:ctrlPr>
                      </m:sSubPr>
                      <m:e>
                        <m:r>
                          <w:rPr>
                            <w:rFonts w:ascii="Cambria Math" w:hAnsi="Cambria Math"/>
                          </w:rPr>
                          <m:t>t</m:t>
                        </m:r>
                      </m:e>
                      <m:sub>
                        <m:r>
                          <w:rPr>
                            <w:rFonts w:ascii="Cambria Math" w:hAnsi="Cambria Math" w:hint="eastAsia"/>
                          </w:rPr>
                          <m:t>S</m:t>
                        </m:r>
                      </m:sub>
                    </m:sSub>
                    <m:r>
                      <m:rPr>
                        <m:sty m:val="p"/>
                      </m:rP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hint="eastAsia"/>
                          </w:rPr>
                          <m:t>B</m:t>
                        </m:r>
                      </m:sub>
                    </m:sSub>
                    <m:sSub>
                      <m:sSubPr>
                        <m:ctrlPr>
                          <w:rPr>
                            <w:rFonts w:ascii="Cambria Math" w:hAnsi="Cambria Math"/>
                          </w:rPr>
                        </m:ctrlPr>
                      </m:sSubPr>
                      <m:e>
                        <m:r>
                          <w:rPr>
                            <w:rFonts w:ascii="Cambria Math" w:hAnsi="Cambria Math"/>
                          </w:rPr>
                          <m:t>α</m:t>
                        </m:r>
                      </m:e>
                      <m:sub>
                        <m:r>
                          <w:rPr>
                            <w:rFonts w:ascii="Cambria Math" w:hAnsi="Cambria Math" w:hint="eastAsia"/>
                          </w:rPr>
                          <m:t>S</m:t>
                        </m:r>
                      </m:sub>
                    </m:sSub>
                    <m:r>
                      <m:rPr>
                        <m:sty m:val="p"/>
                      </m:rPr>
                      <w:rPr>
                        <w:rFonts w:ascii="Cambria Math" w:hAnsi="Cambria Math" w:hint="eastAsia"/>
                      </w:rPr>
                      <m:t>)</m:t>
                    </m:r>
                  </m:num>
                  <m:den>
                    <m:sSub>
                      <m:sSubPr>
                        <m:ctrlPr>
                          <w:rPr>
                            <w:rFonts w:ascii="Cambria Math" w:hAnsi="Cambria Math"/>
                          </w:rPr>
                        </m:ctrlPr>
                      </m:sSubPr>
                      <m:e>
                        <m:r>
                          <w:rPr>
                            <w:rFonts w:ascii="Cambria Math" w:hAnsi="Cambria Math"/>
                          </w:rPr>
                          <m:t>t</m:t>
                        </m:r>
                      </m:e>
                      <m:sub>
                        <m:r>
                          <w:rPr>
                            <w:rFonts w:ascii="Cambria Math" w:hAnsi="Cambria Math" w:hint="eastAsia"/>
                          </w:rPr>
                          <m:t>S</m:t>
                        </m:r>
                      </m:sub>
                    </m:sSub>
                    <m:r>
                      <w:rPr>
                        <w:rFonts w:ascii="Cambria Math" w:hAnsi="Cambria Math"/>
                      </w:rPr>
                      <m:t>e</m:t>
                    </m:r>
                  </m:den>
                </m:f>
              </m:oMath>
            </m:oMathPara>
          </w:p>
          <w:p w14:paraId="66F6B704" w14:textId="77777777" w:rsidR="006152E9" w:rsidRPr="00E6149C" w:rsidRDefault="001D719A" w:rsidP="00E3328B">
            <w:pPr>
              <w:pStyle w:val="aff"/>
              <w:cnfStyle w:val="000000000000" w:firstRow="0" w:lastRow="0" w:firstColumn="0" w:lastColumn="0" w:oddVBand="0" w:evenVBand="0" w:oddHBand="0" w:evenHBand="0" w:firstRowFirstColumn="0" w:firstRowLastColumn="0" w:lastRowFirstColumn="0" w:lastRowLastColumn="0"/>
              <w:rPr>
                <w:lang w:eastAsia="zh-TW"/>
              </w:rPr>
            </w:pPr>
            <m:oMathPara>
              <m:oMathParaPr>
                <m:jc m:val="left"/>
              </m:oMathParaPr>
              <m:oMath>
                <m:sSubSup>
                  <m:sSubSupPr>
                    <m:ctrlPr>
                      <w:rPr>
                        <w:rFonts w:ascii="Cambria Math" w:hAnsi="Cambria Math"/>
                      </w:rPr>
                    </m:ctrlPr>
                  </m:sSubSupPr>
                  <m:e>
                    <m:r>
                      <w:rPr>
                        <w:rFonts w:ascii="Cambria Math" w:eastAsiaTheme="minorEastAsia" w:hAnsi="Cambria Math" w:hint="eastAsia"/>
                      </w:rPr>
                      <m:t>P</m:t>
                    </m:r>
                  </m:e>
                  <m:sub>
                    <m:r>
                      <w:rPr>
                        <w:rFonts w:ascii="Cambria Math" w:eastAsiaTheme="minorEastAsia" w:hAnsi="Cambria Math" w:hint="eastAsia"/>
                      </w:rPr>
                      <m:t>K</m:t>
                    </m:r>
                    <m:r>
                      <w:rPr>
                        <w:rFonts w:ascii="Cambria Math" w:eastAsiaTheme="minorEastAsia" w:hAnsi="Cambria Math"/>
                      </w:rPr>
                      <m:t>S</m:t>
                    </m:r>
                  </m:sub>
                  <m:sup>
                    <m:r>
                      <m:rPr>
                        <m:sty m:val="p"/>
                      </m:rPr>
                      <w:rPr>
                        <w:rFonts w:ascii="Cambria Math" w:eastAsiaTheme="minorEastAsia" w:hAnsi="Cambria Math"/>
                      </w:rPr>
                      <m:t>*</m:t>
                    </m:r>
                  </m:sup>
                </m:sSubSup>
                <m:r>
                  <m:rPr>
                    <m:sty m:val="p"/>
                  </m:rPr>
                  <w:rPr>
                    <w:rFonts w:ascii="Cambria Math" w:eastAsiaTheme="minorEastAsia" w:hAnsi="Cambria Math" w:hint="eastAsia"/>
                  </w:rPr>
                  <m:t>=</m:t>
                </m:r>
                <m:r>
                  <w:rPr>
                    <w:rFonts w:ascii="Cambria Math" w:hAnsi="Cambria Math"/>
                  </w:rPr>
                  <m:t>0</m:t>
                </m:r>
              </m:oMath>
            </m:oMathPara>
          </w:p>
        </w:tc>
      </w:tr>
      <w:bookmarkEnd w:id="351"/>
      <w:tr w:rsidR="006152E9" w:rsidRPr="00A7523C" w14:paraId="16BA15EC" w14:textId="77777777" w:rsidTr="003D6A68">
        <w:trPr>
          <w:cnfStyle w:val="000000100000" w:firstRow="0" w:lastRow="0" w:firstColumn="0" w:lastColumn="0" w:oddVBand="0" w:evenVBand="0" w:oddHBand="1" w:evenHBand="0" w:firstRowFirstColumn="0" w:firstRowLastColumn="0" w:lastRowFirstColumn="0" w:lastRowLastColumn="0"/>
          <w:trHeight w:val="839"/>
          <w:jc w:val="center"/>
        </w:trPr>
        <w:tc>
          <w:tcPr>
            <w:cnfStyle w:val="001000000000" w:firstRow="0" w:lastRow="0" w:firstColumn="1" w:lastColumn="0" w:oddVBand="0" w:evenVBand="0" w:oddHBand="0" w:evenHBand="0" w:firstRowFirstColumn="0" w:firstRowLastColumn="0" w:lastRowFirstColumn="0" w:lastRowLastColumn="0"/>
            <w:tcW w:w="851" w:type="dxa"/>
            <w:vMerge/>
            <w:tcBorders>
              <w:bottom w:val="single" w:sz="4" w:space="0" w:color="000000"/>
              <w:right w:val="single" w:sz="4" w:space="0" w:color="000000"/>
            </w:tcBorders>
          </w:tcPr>
          <w:p w14:paraId="79B72189" w14:textId="77777777" w:rsidR="006152E9" w:rsidRPr="00A7523C" w:rsidRDefault="006152E9" w:rsidP="006152E9">
            <w:pPr>
              <w:pStyle w:val="aff"/>
            </w:pPr>
          </w:p>
        </w:tc>
        <w:tc>
          <w:tcPr>
            <w:tcW w:w="1119" w:type="dxa"/>
            <w:tcBorders>
              <w:left w:val="single" w:sz="4" w:space="0" w:color="000000"/>
              <w:bottom w:val="single" w:sz="4" w:space="0" w:color="000000"/>
            </w:tcBorders>
            <w:vAlign w:val="center"/>
          </w:tcPr>
          <w:p w14:paraId="018E85CD" w14:textId="77777777" w:rsidR="006152E9" w:rsidRPr="00A7523C" w:rsidRDefault="006152E9" w:rsidP="00E3328B">
            <w:pPr>
              <w:pStyle w:val="aff"/>
              <w:jc w:val="center"/>
              <w:cnfStyle w:val="000000100000" w:firstRow="0" w:lastRow="0" w:firstColumn="0" w:lastColumn="0" w:oddVBand="0" w:evenVBand="0" w:oddHBand="1" w:evenHBand="0" w:firstRowFirstColumn="0" w:firstRowLastColumn="0" w:lastRowFirstColumn="0" w:lastRowLastColumn="0"/>
            </w:pPr>
            <w:r w:rsidRPr="00A7523C">
              <w:rPr>
                <w:rFonts w:asciiTheme="minorEastAsia" w:hAnsiTheme="minorEastAsia" w:hint="eastAsia"/>
              </w:rPr>
              <w:t>利润</w:t>
            </w:r>
          </w:p>
        </w:tc>
        <w:tc>
          <w:tcPr>
            <w:tcW w:w="4551" w:type="dxa"/>
            <w:tcBorders>
              <w:bottom w:val="single" w:sz="4" w:space="0" w:color="000000"/>
            </w:tcBorders>
            <w:vAlign w:val="center"/>
          </w:tcPr>
          <w:p w14:paraId="53AFB4DB" w14:textId="77777777" w:rsidR="006152E9" w:rsidRPr="00E6149C" w:rsidRDefault="001D719A" w:rsidP="00E3328B">
            <w:pPr>
              <w:pStyle w:val="aff"/>
              <w:cnfStyle w:val="000000100000" w:firstRow="0" w:lastRow="0" w:firstColumn="0" w:lastColumn="0" w:oddVBand="0" w:evenVBand="0" w:oddHBand="1" w:evenHBand="0" w:firstRowFirstColumn="0" w:firstRowLastColumn="0" w:lastRowFirstColumn="0" w:lastRowLastColumn="0"/>
            </w:pPr>
            <m:oMathPara>
              <m:oMathParaPr>
                <m:jc m:val="left"/>
              </m:oMathParaPr>
              <m:oMath>
                <m:sSubSup>
                  <m:sSubSupPr>
                    <m:ctrlPr>
                      <w:rPr>
                        <w:rFonts w:ascii="Cambria Math" w:eastAsia="Times New Roman" w:hAnsi="Cambria Math"/>
                        <w:i/>
                        <w:sz w:val="24"/>
                        <w:szCs w:val="24"/>
                      </w:rPr>
                    </m:ctrlPr>
                  </m:sSubSupPr>
                  <m:e>
                    <m:r>
                      <w:rPr>
                        <w:rFonts w:ascii="Cambria Math" w:hAnsi="Cambria Math"/>
                      </w:rPr>
                      <m:t>π</m:t>
                    </m:r>
                  </m:e>
                  <m:sub>
                    <m:r>
                      <w:rPr>
                        <w:rFonts w:ascii="Cambria Math" w:hAnsi="Cambria Math"/>
                      </w:rPr>
                      <m:t>K</m:t>
                    </m:r>
                  </m:sub>
                  <m:sup>
                    <m:r>
                      <w:rPr>
                        <w:rFonts w:ascii="Cambria Math" w:hAnsi="Cambria Math"/>
                      </w:rPr>
                      <m:t>*</m:t>
                    </m:r>
                  </m:sup>
                </m:sSubSup>
                <m:r>
                  <w:rPr>
                    <w:rFonts w:ascii="Cambria Math" w:hAnsi="Cambria Math" w:hint="eastAsia"/>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hint="eastAsia"/>
                          </w:rPr>
                          <m:t>(</m:t>
                        </m:r>
                        <m:r>
                          <w:rPr>
                            <w:rFonts w:ascii="Cambria Math" w:eastAsiaTheme="minorEastAsia" w:hAnsi="Cambria Math"/>
                          </w:rPr>
                          <m:t>t</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hint="eastAsia"/>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hint="eastAsia"/>
                          </w:rPr>
                          <m:t>B</m:t>
                        </m:r>
                      </m:sub>
                    </m:sSub>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hint="eastAsia"/>
                          </w:rPr>
                          <m:t>S</m:t>
                        </m:r>
                      </m:sub>
                    </m:sSub>
                    <m:r>
                      <w:rPr>
                        <w:rFonts w:ascii="Cambria Math" w:eastAsiaTheme="minorEastAsia" w:hAnsi="Cambria Math" w:hint="eastAsia"/>
                      </w:rPr>
                      <m:t>)</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hint="eastAsia"/>
                          </w:rPr>
                          <m:t>S</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hint="eastAsia"/>
                          </w:rPr>
                          <m:t>2</m:t>
                        </m:r>
                      </m:sup>
                    </m:sSup>
                  </m:den>
                </m:f>
                <m:r>
                  <w:rPr>
                    <w:rFonts w:ascii="Cambria Math" w:eastAsiaTheme="minorEastAsia" w:hAnsi="Cambria Math"/>
                  </w:rPr>
                  <m:t>-</m:t>
                </m:r>
                <m:r>
                  <w:rPr>
                    <w:rFonts w:ascii="Cambria Math" w:eastAsiaTheme="minorEastAsia" w:hAnsi="Cambria Math" w:hint="eastAsia"/>
                  </w:rPr>
                  <m:t>C</m:t>
                </m:r>
              </m:oMath>
            </m:oMathPara>
          </w:p>
        </w:tc>
      </w:tr>
      <w:bookmarkEnd w:id="352"/>
      <w:bookmarkEnd w:id="353"/>
    </w:tbl>
    <w:p w14:paraId="76E0408C" w14:textId="77777777" w:rsidR="00A538A6" w:rsidRDefault="00A538A6" w:rsidP="00D15E0D">
      <w:pPr>
        <w:pStyle w:val="af"/>
        <w:ind w:firstLine="480"/>
      </w:pPr>
    </w:p>
    <w:p w14:paraId="7843BE7A" w14:textId="4D9D3CF5" w:rsidR="004E0E4A" w:rsidRPr="004E0E4A" w:rsidRDefault="006152E9" w:rsidP="00D15E0D">
      <w:pPr>
        <w:pStyle w:val="af"/>
        <w:ind w:firstLine="480"/>
      </w:pPr>
      <w:r w:rsidRPr="006152E9">
        <w:rPr>
          <w:rFonts w:hint="eastAsia"/>
        </w:rPr>
        <w:t>4.</w:t>
      </w:r>
      <w:r w:rsidRPr="006152E9">
        <w:t>4</w:t>
      </w:r>
      <w:r w:rsidRPr="006152E9">
        <w:t>节分析平台企业</w:t>
      </w:r>
      <w:r w:rsidRPr="006152E9">
        <w:rPr>
          <w:rFonts w:hint="eastAsia"/>
        </w:rPr>
        <w:t>实行纵向一体化策略的定价结果如上表</w:t>
      </w:r>
      <w:r w:rsidRPr="006152E9">
        <w:rPr>
          <w:rFonts w:hint="eastAsia"/>
        </w:rPr>
        <w:t>4.5</w:t>
      </w:r>
      <w:r>
        <w:rPr>
          <w:rFonts w:hint="eastAsia"/>
        </w:rPr>
        <w:t>，由表中结果</w:t>
      </w:r>
      <w:r w:rsidR="007236FA" w:rsidRPr="006152E9">
        <w:rPr>
          <w:rFonts w:hint="eastAsia"/>
        </w:rPr>
        <w:t>可以知道，在</w:t>
      </w:r>
      <w:r w:rsidR="00E347AB" w:rsidRPr="006152E9">
        <w:rPr>
          <w:rFonts w:hint="eastAsia"/>
        </w:rPr>
        <w:t>供应商</w:t>
      </w:r>
      <w:r w:rsidR="007236FA" w:rsidRPr="006152E9">
        <w:rPr>
          <w:rFonts w:hint="eastAsia"/>
        </w:rPr>
        <w:t>与消费者皆为竞争情况下，</w:t>
      </w:r>
      <w:r w:rsidR="00E347AB" w:rsidRPr="006152E9">
        <w:rPr>
          <w:rFonts w:hint="eastAsia"/>
        </w:rPr>
        <w:t>供应商</w:t>
      </w:r>
      <w:r w:rsidR="007236FA" w:rsidRPr="006152E9">
        <w:rPr>
          <w:rFonts w:hint="eastAsia"/>
        </w:rPr>
        <w:t>与平台是否达成合作</w:t>
      </w:r>
      <w:bookmarkStart w:id="354" w:name="OLE_LINK9"/>
      <w:bookmarkStart w:id="355" w:name="OLE_LINK93"/>
      <w:r w:rsidR="007236FA" w:rsidRPr="006152E9">
        <w:rPr>
          <w:rFonts w:hint="eastAsia"/>
        </w:rPr>
        <w:t>实行纵向一体化策略</w:t>
      </w:r>
      <w:bookmarkEnd w:id="354"/>
      <w:bookmarkEnd w:id="355"/>
      <w:r w:rsidR="00D15E0D">
        <w:rPr>
          <w:rFonts w:hint="eastAsia"/>
        </w:rPr>
        <w:t>，</w:t>
      </w:r>
      <w:r w:rsidR="007236FA" w:rsidRPr="006152E9">
        <w:rPr>
          <w:rFonts w:hint="eastAsia"/>
        </w:rPr>
        <w:t>影响平台对消费者的定价</w:t>
      </w:r>
      <w:r w:rsidR="00D15E0D">
        <w:rPr>
          <w:rFonts w:hint="eastAsia"/>
        </w:rPr>
        <w:t>，</w:t>
      </w:r>
      <w:r w:rsidR="00D15E0D" w:rsidRPr="006152E9">
        <w:rPr>
          <w:rFonts w:hint="eastAsia"/>
        </w:rPr>
        <w:t>及其自身利润。</w:t>
      </w:r>
      <w:r w:rsidR="00D15E0D">
        <w:rPr>
          <w:rFonts w:hint="eastAsia"/>
        </w:rPr>
        <w:t>消费者由原本的免费或以被补贴消费者的方式使用平台，在纵向一体化实施之后，消费方所支付费用提高，但同时其效用也提高，只是平台自身的利润会因为该策略而降低。</w:t>
      </w:r>
      <w:r w:rsidR="007236FA" w:rsidRPr="007236FA">
        <w:rPr>
          <w:rFonts w:hint="eastAsia"/>
        </w:rPr>
        <w:t>因此若要达成双赢局面，平台需要在实</w:t>
      </w:r>
      <w:r w:rsidR="004E0E4A" w:rsidRPr="004E0E4A">
        <w:rPr>
          <w:rFonts w:hint="eastAsia"/>
        </w:rPr>
        <w:t>行该策略的同时，增加其自身在其他方面的收入来源以保障其利润不会受到侵蚀。</w:t>
      </w:r>
    </w:p>
    <w:p w14:paraId="23034D8E" w14:textId="6E4D8A3B" w:rsidR="00096C85" w:rsidRPr="00DF5FFD" w:rsidRDefault="006E78C3" w:rsidP="00D15E0D">
      <w:pPr>
        <w:pStyle w:val="af"/>
        <w:ind w:firstLine="480"/>
      </w:pPr>
      <w:r>
        <w:br w:type="page"/>
      </w:r>
    </w:p>
    <w:p w14:paraId="6264981F" w14:textId="355A58CE" w:rsidR="00AE480C" w:rsidRPr="00F600B2" w:rsidRDefault="00932E67" w:rsidP="00F600B2">
      <w:pPr>
        <w:pStyle w:val="11"/>
      </w:pPr>
      <w:bookmarkStart w:id="356" w:name="_Toc432531398"/>
      <w:bookmarkStart w:id="357" w:name="OLE_LINK151"/>
      <w:bookmarkStart w:id="358" w:name="OLE_LINK162"/>
      <w:bookmarkStart w:id="359" w:name="OLE_LINK163"/>
      <w:r w:rsidRPr="00F600B2">
        <w:rPr>
          <w:rFonts w:hint="eastAsia"/>
        </w:rPr>
        <w:lastRenderedPageBreak/>
        <w:t>第五章</w:t>
      </w:r>
      <w:r w:rsidR="0058790B">
        <w:rPr>
          <w:rFonts w:asciiTheme="minorEastAsia" w:eastAsiaTheme="minorEastAsia" w:hAnsiTheme="minorEastAsia" w:hint="eastAsia"/>
        </w:rPr>
        <w:t xml:space="preserve">　</w:t>
      </w:r>
      <w:r w:rsidRPr="00F600B2">
        <w:rPr>
          <w:rFonts w:hint="eastAsia"/>
        </w:rPr>
        <w:t>结论及展望</w:t>
      </w:r>
      <w:bookmarkEnd w:id="356"/>
    </w:p>
    <w:p w14:paraId="482CBE98" w14:textId="7462A09D" w:rsidR="00AE480C" w:rsidRPr="006E1A54" w:rsidRDefault="00932E67" w:rsidP="006E1A54">
      <w:pPr>
        <w:pStyle w:val="21"/>
      </w:pPr>
      <w:bookmarkStart w:id="360" w:name="_Toc432531399"/>
      <w:r w:rsidRPr="006E1A54">
        <w:t>5.1</w:t>
      </w:r>
      <w:r w:rsidR="0058790B" w:rsidRPr="006E1A54">
        <w:rPr>
          <w:rFonts w:hint="eastAsia"/>
        </w:rPr>
        <w:t xml:space="preserve">　</w:t>
      </w:r>
      <w:r w:rsidR="006E1A54" w:rsidRPr="006E1A54">
        <w:rPr>
          <w:rFonts w:hint="eastAsia"/>
        </w:rPr>
        <w:t>研究结论</w:t>
      </w:r>
      <w:bookmarkEnd w:id="360"/>
    </w:p>
    <w:p w14:paraId="5480963F" w14:textId="45C03AD4" w:rsidR="006E1A54" w:rsidRDefault="006E1A54" w:rsidP="006E1A54">
      <w:pPr>
        <w:pStyle w:val="af"/>
        <w:ind w:firstLine="480"/>
      </w:pPr>
      <w:r>
        <w:t>根据第四章对市场均匀分布的</w:t>
      </w:r>
      <w:r>
        <w:rPr>
          <w:rFonts w:hint="eastAsia"/>
        </w:rPr>
        <w:t>假设以及</w:t>
      </w:r>
      <w:r>
        <w:rPr>
          <w:rFonts w:hint="eastAsia"/>
        </w:rPr>
        <w:t>3.2</w:t>
      </w:r>
      <w:r>
        <w:rPr>
          <w:rFonts w:hint="eastAsia"/>
        </w:rPr>
        <w:t>节</w:t>
      </w:r>
      <w:r>
        <w:t>实证验证结果</w:t>
      </w:r>
      <w:r>
        <w:rPr>
          <w:rFonts w:hint="eastAsia"/>
        </w:rPr>
        <w:t>：供应商的</w:t>
      </w:r>
      <w:bookmarkStart w:id="361" w:name="OLE_LINK130"/>
      <w:bookmarkStart w:id="362" w:name="OLE_LINK131"/>
      <w:r>
        <w:rPr>
          <w:rFonts w:hint="eastAsia"/>
        </w:rPr>
        <w:t>网络效应</w:t>
      </w:r>
      <w:bookmarkEnd w:id="361"/>
      <w:bookmarkEnd w:id="362"/>
      <w:r>
        <w:rPr>
          <w:rFonts w:hint="eastAsia"/>
        </w:rPr>
        <w:t>为</w:t>
      </w:r>
      <w:r>
        <w:rPr>
          <w:rFonts w:hint="eastAsia"/>
        </w:rPr>
        <w:t>0.78</w:t>
      </w:r>
      <w:r>
        <w:rPr>
          <w:rFonts w:hint="eastAsia"/>
        </w:rPr>
        <w:t>，由于消费者的网络效应</w:t>
      </w:r>
      <w:r w:rsidR="00650362">
        <w:rPr>
          <w:rFonts w:hint="eastAsia"/>
        </w:rPr>
        <w:t>难以验证、</w:t>
      </w:r>
      <w:r>
        <w:rPr>
          <w:rFonts w:hint="eastAsia"/>
        </w:rPr>
        <w:t>假设其为</w:t>
      </w:r>
      <w:r>
        <w:rPr>
          <w:rFonts w:hint="eastAsia"/>
        </w:rPr>
        <w:t>0.5</w:t>
      </w:r>
      <w:r>
        <w:rPr>
          <w:rFonts w:hint="eastAsia"/>
        </w:rPr>
        <w:t>。定价是静态为前提，利用</w:t>
      </w:r>
      <w:r>
        <w:rPr>
          <w:rFonts w:hint="eastAsia"/>
        </w:rPr>
        <w:t>Matlab</w:t>
      </w:r>
      <w:r>
        <w:rPr>
          <w:rFonts w:hint="eastAsia"/>
        </w:rPr>
        <w:t>软件</w:t>
      </w:r>
      <w:r w:rsidRPr="009E31FF">
        <w:t>计算数值解</w:t>
      </w:r>
      <w:r>
        <w:rPr>
          <w:rFonts w:hint="eastAsia"/>
        </w:rPr>
        <w:t>，模拟市场大小为</w:t>
      </w:r>
      <w:r>
        <w:rPr>
          <w:rFonts w:hint="eastAsia"/>
        </w:rPr>
        <w:t>100000</w:t>
      </w:r>
      <w:r>
        <w:rPr>
          <w:rFonts w:hint="eastAsia"/>
        </w:rPr>
        <w:t>人的状况，求取均衡价格、均衡数量，以及其最大化利润，结果如下所示。</w:t>
      </w:r>
      <w:ins w:id="363" w:author="LiJie" w:date="2015-10-16T10:25:00Z">
        <w:r w:rsidR="00D5794C">
          <w:rPr>
            <w:rFonts w:hint="eastAsia"/>
          </w:rPr>
          <w:t>仿真的数据依据是什么？</w:t>
        </w:r>
      </w:ins>
      <w:ins w:id="364" w:author="LiJie" w:date="2015-10-16T10:26:00Z">
        <w:r w:rsidR="00D5794C">
          <w:rPr>
            <w:rFonts w:hint="eastAsia"/>
          </w:rPr>
          <w:t>且不应该放在这。可以放在第四章，加一节仿真分析，且应该说明数据来源及简要背景</w:t>
        </w:r>
      </w:ins>
      <w:ins w:id="365" w:author="LiJie" w:date="2015-10-16T10:27:00Z">
        <w:r w:rsidR="00D5794C">
          <w:rPr>
            <w:rFonts w:hint="eastAsia"/>
          </w:rPr>
          <w:t>。此处研究结论应该是全文的总结。</w:t>
        </w:r>
      </w:ins>
    </w:p>
    <w:p w14:paraId="6410D23D" w14:textId="0CB278C4" w:rsidR="006E1A54" w:rsidRPr="0012275D" w:rsidRDefault="00D936CF" w:rsidP="006E1A54">
      <w:pPr>
        <w:pStyle w:val="af1"/>
      </w:pPr>
      <w:bookmarkStart w:id="366" w:name="_Toc432531323"/>
      <w:r>
        <w:rPr>
          <w:rFonts w:hint="eastAsia"/>
        </w:rPr>
        <w:t>表</w:t>
      </w:r>
      <w:r>
        <w:t>5.1</w:t>
      </w:r>
      <w:r>
        <w:rPr>
          <w:rFonts w:hint="eastAsia"/>
        </w:rPr>
        <w:t xml:space="preserve">　模型仿真结果</w:t>
      </w:r>
      <w:bookmarkEnd w:id="366"/>
    </w:p>
    <w:tbl>
      <w:tblPr>
        <w:tblStyle w:val="PlainTable5"/>
        <w:tblW w:w="0" w:type="auto"/>
        <w:tblLook w:val="04A0" w:firstRow="1" w:lastRow="0" w:firstColumn="1" w:lastColumn="0" w:noHBand="0" w:noVBand="1"/>
      </w:tblPr>
      <w:tblGrid>
        <w:gridCol w:w="3544"/>
        <w:gridCol w:w="992"/>
        <w:gridCol w:w="1465"/>
        <w:gridCol w:w="1465"/>
        <w:gridCol w:w="1465"/>
      </w:tblGrid>
      <w:tr w:rsidR="004E3A67" w:rsidRPr="00E3328B" w14:paraId="67759251" w14:textId="77777777" w:rsidTr="00E3328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44" w:type="dxa"/>
            <w:tcBorders>
              <w:top w:val="single" w:sz="4" w:space="0" w:color="000000"/>
              <w:bottom w:val="single" w:sz="4" w:space="0" w:color="000000"/>
            </w:tcBorders>
          </w:tcPr>
          <w:p w14:paraId="745E68D1" w14:textId="77777777" w:rsidR="004E3A67" w:rsidRPr="00E3328B" w:rsidRDefault="004E3A67" w:rsidP="00E3328B">
            <w:pPr>
              <w:pStyle w:val="aff"/>
              <w:rPr>
                <w:rFonts w:eastAsia="宋体" w:cs="Times New Roman"/>
                <w:b/>
                <w:i w:val="0"/>
              </w:rPr>
            </w:pPr>
            <w:bookmarkStart w:id="367" w:name="OLE_LINK202"/>
            <w:bookmarkStart w:id="368" w:name="OLE_LINK203"/>
          </w:p>
        </w:tc>
        <w:tc>
          <w:tcPr>
            <w:tcW w:w="992" w:type="dxa"/>
            <w:tcBorders>
              <w:top w:val="single" w:sz="4" w:space="0" w:color="000000"/>
              <w:bottom w:val="single" w:sz="4" w:space="0" w:color="000000"/>
            </w:tcBorders>
          </w:tcPr>
          <w:p w14:paraId="09178131" w14:textId="77777777" w:rsidR="004E3A67" w:rsidRPr="00E3328B" w:rsidRDefault="004E3A67" w:rsidP="00E3328B">
            <w:pPr>
              <w:pStyle w:val="aff"/>
              <w:cnfStyle w:val="100000000000" w:firstRow="1" w:lastRow="0" w:firstColumn="0" w:lastColumn="0" w:oddVBand="0" w:evenVBand="0" w:oddHBand="0" w:evenHBand="0" w:firstRowFirstColumn="0" w:firstRowLastColumn="0" w:lastRowFirstColumn="0" w:lastRowLastColumn="0"/>
              <w:rPr>
                <w:rFonts w:eastAsia="宋体" w:cs="Times New Roman"/>
                <w:b/>
                <w:i w:val="0"/>
              </w:rPr>
            </w:pPr>
          </w:p>
        </w:tc>
        <w:tc>
          <w:tcPr>
            <w:tcW w:w="1465" w:type="dxa"/>
            <w:tcBorders>
              <w:top w:val="single" w:sz="4" w:space="0" w:color="000000"/>
              <w:bottom w:val="single" w:sz="4" w:space="0" w:color="000000"/>
            </w:tcBorders>
          </w:tcPr>
          <w:p w14:paraId="64E80106" w14:textId="5C0363C6" w:rsidR="004E3A67" w:rsidRPr="00E3328B" w:rsidRDefault="004E3A67" w:rsidP="00E3328B">
            <w:pPr>
              <w:pStyle w:val="aff"/>
              <w:cnfStyle w:val="100000000000" w:firstRow="1" w:lastRow="0" w:firstColumn="0" w:lastColumn="0" w:oddVBand="0" w:evenVBand="0" w:oddHBand="0" w:evenHBand="0" w:firstRowFirstColumn="0" w:firstRowLastColumn="0" w:lastRowFirstColumn="0" w:lastRowLastColumn="0"/>
              <w:rPr>
                <w:rFonts w:eastAsia="宋体" w:cs="Times New Roman"/>
                <w:b/>
                <w:i w:val="0"/>
              </w:rPr>
            </w:pPr>
            <w:r w:rsidRPr="00E3328B">
              <w:rPr>
                <w:rFonts w:eastAsia="宋体" w:cs="Times New Roman"/>
                <w:b/>
                <w:i w:val="0"/>
              </w:rPr>
              <w:t>均衡价格</w:t>
            </w:r>
          </w:p>
        </w:tc>
        <w:tc>
          <w:tcPr>
            <w:tcW w:w="1465" w:type="dxa"/>
            <w:tcBorders>
              <w:top w:val="single" w:sz="4" w:space="0" w:color="000000"/>
              <w:bottom w:val="single" w:sz="4" w:space="0" w:color="000000"/>
            </w:tcBorders>
          </w:tcPr>
          <w:p w14:paraId="337C40FC" w14:textId="77777777" w:rsidR="004E3A67" w:rsidRPr="00E3328B" w:rsidRDefault="004E3A67" w:rsidP="00E3328B">
            <w:pPr>
              <w:pStyle w:val="aff"/>
              <w:cnfStyle w:val="100000000000" w:firstRow="1" w:lastRow="0" w:firstColumn="0" w:lastColumn="0" w:oddVBand="0" w:evenVBand="0" w:oddHBand="0" w:evenHBand="0" w:firstRowFirstColumn="0" w:firstRowLastColumn="0" w:lastRowFirstColumn="0" w:lastRowLastColumn="0"/>
              <w:rPr>
                <w:rFonts w:eastAsia="宋体" w:cs="Times New Roman"/>
                <w:b/>
                <w:i w:val="0"/>
              </w:rPr>
            </w:pPr>
            <w:r w:rsidRPr="00E3328B">
              <w:rPr>
                <w:rFonts w:eastAsia="宋体" w:cs="Times New Roman"/>
                <w:b/>
                <w:i w:val="0"/>
              </w:rPr>
              <w:t>均衡数量</w:t>
            </w:r>
          </w:p>
        </w:tc>
        <w:tc>
          <w:tcPr>
            <w:tcW w:w="1465" w:type="dxa"/>
            <w:tcBorders>
              <w:top w:val="single" w:sz="4" w:space="0" w:color="000000"/>
              <w:bottom w:val="single" w:sz="4" w:space="0" w:color="000000"/>
            </w:tcBorders>
          </w:tcPr>
          <w:p w14:paraId="40D5DC69" w14:textId="77777777" w:rsidR="004E3A67" w:rsidRPr="00E3328B" w:rsidRDefault="004E3A67" w:rsidP="00E3328B">
            <w:pPr>
              <w:pStyle w:val="aff"/>
              <w:cnfStyle w:val="100000000000" w:firstRow="1" w:lastRow="0" w:firstColumn="0" w:lastColumn="0" w:oddVBand="0" w:evenVBand="0" w:oddHBand="0" w:evenHBand="0" w:firstRowFirstColumn="0" w:firstRowLastColumn="0" w:lastRowFirstColumn="0" w:lastRowLastColumn="0"/>
              <w:rPr>
                <w:rFonts w:eastAsia="宋体" w:cs="Times New Roman"/>
                <w:b/>
                <w:i w:val="0"/>
              </w:rPr>
            </w:pPr>
            <w:r w:rsidRPr="00E3328B">
              <w:rPr>
                <w:rFonts w:eastAsia="宋体" w:cs="Times New Roman"/>
                <w:b/>
                <w:i w:val="0"/>
              </w:rPr>
              <w:t>最大化利润</w:t>
            </w:r>
          </w:p>
        </w:tc>
      </w:tr>
      <w:tr w:rsidR="004E3A67" w:rsidRPr="00E3328B" w14:paraId="1858B3B5" w14:textId="77777777" w:rsidTr="00E33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top w:val="single" w:sz="4" w:space="0" w:color="000000"/>
              <w:right w:val="single" w:sz="4" w:space="0" w:color="000000"/>
            </w:tcBorders>
            <w:vAlign w:val="center"/>
          </w:tcPr>
          <w:p w14:paraId="247B1607" w14:textId="77777777" w:rsidR="004E3A67" w:rsidRPr="00E3328B" w:rsidRDefault="004E3A67" w:rsidP="00E3328B">
            <w:pPr>
              <w:pStyle w:val="aff"/>
              <w:rPr>
                <w:rFonts w:eastAsia="宋体" w:cs="Times New Roman"/>
                <w:i w:val="0"/>
              </w:rPr>
            </w:pPr>
            <w:r w:rsidRPr="00E3328B">
              <w:rPr>
                <w:rFonts w:eastAsia="宋体" w:cs="Times New Roman"/>
                <w:i w:val="0"/>
              </w:rPr>
              <w:t>供应商与消费者均竞争</w:t>
            </w:r>
          </w:p>
          <w:p w14:paraId="2108D3E6" w14:textId="77777777" w:rsidR="004E3A67" w:rsidRPr="00E3328B" w:rsidRDefault="004E3A67" w:rsidP="00E3328B">
            <w:pPr>
              <w:pStyle w:val="aff"/>
              <w:rPr>
                <w:rFonts w:eastAsia="宋体" w:cs="Times New Roman"/>
                <w:i w:val="0"/>
              </w:rPr>
            </w:pPr>
            <w:r w:rsidRPr="00E3328B">
              <w:rPr>
                <w:rFonts w:eastAsia="宋体" w:cs="Times New Roman"/>
                <w:i w:val="0"/>
              </w:rPr>
              <w:t>(</w:t>
            </w:r>
            <w:bookmarkStart w:id="369" w:name="OLE_LINK128"/>
            <w:r w:rsidRPr="00E3328B">
              <w:rPr>
                <w:rFonts w:eastAsia="宋体" w:cs="Times New Roman"/>
                <w:i w:val="0"/>
              </w:rPr>
              <w:t>供应商：单归属、消费者：多归属</w:t>
            </w:r>
            <w:bookmarkEnd w:id="369"/>
            <w:r w:rsidRPr="00E3328B">
              <w:rPr>
                <w:rFonts w:eastAsia="宋体" w:cs="Times New Roman"/>
                <w:i w:val="0"/>
              </w:rPr>
              <w:t>)</w:t>
            </w:r>
          </w:p>
        </w:tc>
        <w:tc>
          <w:tcPr>
            <w:tcW w:w="992" w:type="dxa"/>
            <w:tcBorders>
              <w:top w:val="single" w:sz="4" w:space="0" w:color="000000"/>
              <w:left w:val="single" w:sz="4" w:space="0" w:color="000000"/>
            </w:tcBorders>
            <w:vAlign w:val="center"/>
          </w:tcPr>
          <w:p w14:paraId="5BF7AD6A" w14:textId="47C4ABAD" w:rsidR="004E3A67" w:rsidRPr="00E3328B" w:rsidRDefault="004E3A67" w:rsidP="003D6A68">
            <w:pPr>
              <w:pStyle w:val="aff"/>
              <w:jc w:val="right"/>
              <w:cnfStyle w:val="000000100000" w:firstRow="0" w:lastRow="0" w:firstColumn="0" w:lastColumn="0" w:oddVBand="0" w:evenVBand="0" w:oddHBand="1" w:evenHBand="0" w:firstRowFirstColumn="0" w:firstRowLastColumn="0" w:lastRowFirstColumn="0" w:lastRowLastColumn="0"/>
            </w:pPr>
            <w:bookmarkStart w:id="370" w:name="OLE_LINK204"/>
            <w:r w:rsidRPr="00E3328B">
              <w:t>消费者</w:t>
            </w:r>
          </w:p>
          <w:p w14:paraId="2A985C1A" w14:textId="5A22D15E" w:rsidR="004E3A67" w:rsidRPr="00E3328B" w:rsidRDefault="004E3A67" w:rsidP="003D6A68">
            <w:pPr>
              <w:pStyle w:val="aff"/>
              <w:jc w:val="right"/>
              <w:cnfStyle w:val="000000100000" w:firstRow="0" w:lastRow="0" w:firstColumn="0" w:lastColumn="0" w:oddVBand="0" w:evenVBand="0" w:oddHBand="1" w:evenHBand="0" w:firstRowFirstColumn="0" w:firstRowLastColumn="0" w:lastRowFirstColumn="0" w:lastRowLastColumn="0"/>
            </w:pPr>
            <w:r w:rsidRPr="00E3328B">
              <w:t>供应商</w:t>
            </w:r>
            <w:bookmarkEnd w:id="370"/>
          </w:p>
        </w:tc>
        <w:tc>
          <w:tcPr>
            <w:tcW w:w="1465" w:type="dxa"/>
            <w:tcBorders>
              <w:top w:val="single" w:sz="4" w:space="0" w:color="000000"/>
            </w:tcBorders>
            <w:vAlign w:val="center"/>
          </w:tcPr>
          <w:p w14:paraId="6AB5F1B9" w14:textId="65C3FB9B" w:rsidR="004E3A67" w:rsidRPr="00E3328B" w:rsidRDefault="004E3A67" w:rsidP="00E3328B">
            <w:pPr>
              <w:pStyle w:val="aff"/>
              <w:jc w:val="center"/>
              <w:cnfStyle w:val="000000100000" w:firstRow="0" w:lastRow="0" w:firstColumn="0" w:lastColumn="0" w:oddVBand="0" w:evenVBand="0" w:oddHBand="1" w:evenHBand="0" w:firstRowFirstColumn="0" w:firstRowLastColumn="0" w:lastRowFirstColumn="0" w:lastRowLastColumn="0"/>
            </w:pPr>
            <w:r w:rsidRPr="00E3328B">
              <w:t>2.9</w:t>
            </w:r>
          </w:p>
          <w:p w14:paraId="610737DF" w14:textId="77777777" w:rsidR="004E3A67" w:rsidRPr="00E3328B" w:rsidRDefault="004E3A67" w:rsidP="00E3328B">
            <w:pPr>
              <w:pStyle w:val="aff"/>
              <w:jc w:val="center"/>
              <w:cnfStyle w:val="000000100000" w:firstRow="0" w:lastRow="0" w:firstColumn="0" w:lastColumn="0" w:oddVBand="0" w:evenVBand="0" w:oddHBand="1" w:evenHBand="0" w:firstRowFirstColumn="0" w:firstRowLastColumn="0" w:lastRowFirstColumn="0" w:lastRowLastColumn="0"/>
            </w:pPr>
            <w:r w:rsidRPr="00E3328B">
              <w:t>4.5</w:t>
            </w:r>
          </w:p>
        </w:tc>
        <w:tc>
          <w:tcPr>
            <w:tcW w:w="1465" w:type="dxa"/>
            <w:tcBorders>
              <w:top w:val="single" w:sz="4" w:space="0" w:color="000000"/>
            </w:tcBorders>
            <w:vAlign w:val="center"/>
          </w:tcPr>
          <w:p w14:paraId="6CF754E7" w14:textId="77777777" w:rsidR="004E3A67" w:rsidRPr="00E3328B" w:rsidRDefault="004E3A67" w:rsidP="00E3328B">
            <w:pPr>
              <w:pStyle w:val="aff"/>
              <w:jc w:val="center"/>
              <w:cnfStyle w:val="000000100000" w:firstRow="0" w:lastRow="0" w:firstColumn="0" w:lastColumn="0" w:oddVBand="0" w:evenVBand="0" w:oddHBand="1" w:evenHBand="0" w:firstRowFirstColumn="0" w:firstRowLastColumn="0" w:lastRowFirstColumn="0" w:lastRowLastColumn="0"/>
            </w:pPr>
            <w:r w:rsidRPr="00E3328B">
              <w:t>59100</w:t>
            </w:r>
          </w:p>
          <w:p w14:paraId="67811B86" w14:textId="77777777" w:rsidR="004E3A67" w:rsidRPr="00E3328B" w:rsidRDefault="004E3A67" w:rsidP="00E3328B">
            <w:pPr>
              <w:pStyle w:val="aff"/>
              <w:jc w:val="center"/>
              <w:cnfStyle w:val="000000100000" w:firstRow="0" w:lastRow="0" w:firstColumn="0" w:lastColumn="0" w:oddVBand="0" w:evenVBand="0" w:oddHBand="1" w:evenHBand="0" w:firstRowFirstColumn="0" w:firstRowLastColumn="0" w:lastRowFirstColumn="0" w:lastRowLastColumn="0"/>
            </w:pPr>
            <w:r w:rsidRPr="00E3328B">
              <w:t>48400</w:t>
            </w:r>
          </w:p>
        </w:tc>
        <w:tc>
          <w:tcPr>
            <w:tcW w:w="1465" w:type="dxa"/>
            <w:tcBorders>
              <w:top w:val="single" w:sz="4" w:space="0" w:color="000000"/>
            </w:tcBorders>
            <w:vAlign w:val="center"/>
          </w:tcPr>
          <w:p w14:paraId="5F09DC63" w14:textId="77777777" w:rsidR="004E3A67" w:rsidRPr="00E3328B" w:rsidRDefault="004E3A67" w:rsidP="00E3328B">
            <w:pPr>
              <w:pStyle w:val="aff"/>
              <w:jc w:val="center"/>
              <w:cnfStyle w:val="000000100000" w:firstRow="0" w:lastRow="0" w:firstColumn="0" w:lastColumn="0" w:oddVBand="0" w:evenVBand="0" w:oddHBand="1" w:evenHBand="0" w:firstRowFirstColumn="0" w:firstRowLastColumn="0" w:lastRowFirstColumn="0" w:lastRowLastColumn="0"/>
            </w:pPr>
            <w:r w:rsidRPr="00E3328B">
              <w:t>387840</w:t>
            </w:r>
          </w:p>
        </w:tc>
      </w:tr>
      <w:tr w:rsidR="004E3A67" w:rsidRPr="00E3328B" w14:paraId="799AEA7C" w14:textId="77777777" w:rsidTr="00E3328B">
        <w:tc>
          <w:tcPr>
            <w:cnfStyle w:val="001000000000" w:firstRow="0" w:lastRow="0" w:firstColumn="1" w:lastColumn="0" w:oddVBand="0" w:evenVBand="0" w:oddHBand="0" w:evenHBand="0" w:firstRowFirstColumn="0" w:firstRowLastColumn="0" w:lastRowFirstColumn="0" w:lastRowLastColumn="0"/>
            <w:tcW w:w="3544" w:type="dxa"/>
            <w:tcBorders>
              <w:right w:val="single" w:sz="4" w:space="0" w:color="000000"/>
            </w:tcBorders>
            <w:vAlign w:val="center"/>
          </w:tcPr>
          <w:p w14:paraId="1DF2F641" w14:textId="77777777" w:rsidR="004E3A67" w:rsidRPr="00E3328B" w:rsidRDefault="004E3A67" w:rsidP="00E3328B">
            <w:pPr>
              <w:pStyle w:val="aff"/>
              <w:rPr>
                <w:rFonts w:eastAsia="宋体" w:cs="Times New Roman"/>
                <w:i w:val="0"/>
              </w:rPr>
            </w:pPr>
            <w:r w:rsidRPr="00E3328B">
              <w:rPr>
                <w:rFonts w:eastAsia="宋体" w:cs="Times New Roman"/>
                <w:i w:val="0"/>
              </w:rPr>
              <w:t>供应商与消费者均竞争</w:t>
            </w:r>
          </w:p>
          <w:p w14:paraId="0CDDEABE" w14:textId="77777777" w:rsidR="004E3A67" w:rsidRPr="00E3328B" w:rsidRDefault="004E3A67" w:rsidP="00E3328B">
            <w:pPr>
              <w:pStyle w:val="aff"/>
              <w:rPr>
                <w:rFonts w:eastAsia="宋体" w:cs="Times New Roman"/>
                <w:i w:val="0"/>
              </w:rPr>
            </w:pPr>
            <w:r w:rsidRPr="00E3328B">
              <w:rPr>
                <w:rFonts w:eastAsia="宋体" w:cs="Times New Roman"/>
                <w:i w:val="0"/>
              </w:rPr>
              <w:t>(</w:t>
            </w:r>
            <w:r w:rsidRPr="00E3328B">
              <w:rPr>
                <w:rFonts w:eastAsia="宋体" w:cs="Times New Roman"/>
                <w:i w:val="0"/>
              </w:rPr>
              <w:t>供应商：多归属、消费者：多归属</w:t>
            </w:r>
            <w:r w:rsidRPr="00E3328B">
              <w:rPr>
                <w:rFonts w:eastAsia="宋体" w:cs="Times New Roman"/>
                <w:i w:val="0"/>
              </w:rPr>
              <w:t>)</w:t>
            </w:r>
          </w:p>
        </w:tc>
        <w:tc>
          <w:tcPr>
            <w:tcW w:w="992" w:type="dxa"/>
            <w:tcBorders>
              <w:left w:val="single" w:sz="4" w:space="0" w:color="000000"/>
            </w:tcBorders>
            <w:vAlign w:val="center"/>
          </w:tcPr>
          <w:p w14:paraId="232C99AF" w14:textId="77777777" w:rsidR="004E3A67" w:rsidRPr="00E3328B" w:rsidRDefault="004E3A67" w:rsidP="003D6A68">
            <w:pPr>
              <w:pStyle w:val="aff"/>
              <w:jc w:val="right"/>
              <w:cnfStyle w:val="000000000000" w:firstRow="0" w:lastRow="0" w:firstColumn="0" w:lastColumn="0" w:oddVBand="0" w:evenVBand="0" w:oddHBand="0" w:evenHBand="0" w:firstRowFirstColumn="0" w:firstRowLastColumn="0" w:lastRowFirstColumn="0" w:lastRowLastColumn="0"/>
            </w:pPr>
            <w:r w:rsidRPr="00E3328B">
              <w:t>消费者</w:t>
            </w:r>
          </w:p>
          <w:p w14:paraId="79E6114C" w14:textId="0110995B" w:rsidR="004E3A67" w:rsidRPr="00E3328B" w:rsidRDefault="004E3A67" w:rsidP="003D6A68">
            <w:pPr>
              <w:pStyle w:val="aff"/>
              <w:jc w:val="right"/>
              <w:cnfStyle w:val="000000000000" w:firstRow="0" w:lastRow="0" w:firstColumn="0" w:lastColumn="0" w:oddVBand="0" w:evenVBand="0" w:oddHBand="0" w:evenHBand="0" w:firstRowFirstColumn="0" w:firstRowLastColumn="0" w:lastRowFirstColumn="0" w:lastRowLastColumn="0"/>
            </w:pPr>
            <w:r w:rsidRPr="00E3328B">
              <w:t>供应商</w:t>
            </w:r>
          </w:p>
        </w:tc>
        <w:tc>
          <w:tcPr>
            <w:tcW w:w="1465" w:type="dxa"/>
            <w:vAlign w:val="center"/>
          </w:tcPr>
          <w:p w14:paraId="3883274F" w14:textId="32120F6A" w:rsidR="004E3A67" w:rsidRPr="00E3328B" w:rsidRDefault="004E3A67" w:rsidP="00E3328B">
            <w:pPr>
              <w:pStyle w:val="aff"/>
              <w:jc w:val="center"/>
              <w:cnfStyle w:val="000000000000" w:firstRow="0" w:lastRow="0" w:firstColumn="0" w:lastColumn="0" w:oddVBand="0" w:evenVBand="0" w:oddHBand="0" w:evenHBand="0" w:firstRowFirstColumn="0" w:firstRowLastColumn="0" w:lastRowFirstColumn="0" w:lastRowLastColumn="0"/>
            </w:pPr>
            <w:r w:rsidRPr="00E3328B">
              <w:t>3.8</w:t>
            </w:r>
          </w:p>
          <w:p w14:paraId="1A87C297" w14:textId="77777777" w:rsidR="004E3A67" w:rsidRPr="00E3328B" w:rsidRDefault="004E3A67" w:rsidP="00E3328B">
            <w:pPr>
              <w:pStyle w:val="aff"/>
              <w:jc w:val="center"/>
              <w:cnfStyle w:val="000000000000" w:firstRow="0" w:lastRow="0" w:firstColumn="0" w:lastColumn="0" w:oddVBand="0" w:evenVBand="0" w:oddHBand="0" w:evenHBand="0" w:firstRowFirstColumn="0" w:firstRowLastColumn="0" w:lastRowFirstColumn="0" w:lastRowLastColumn="0"/>
            </w:pPr>
            <w:r w:rsidRPr="00E3328B">
              <w:t>5.4</w:t>
            </w:r>
          </w:p>
        </w:tc>
        <w:tc>
          <w:tcPr>
            <w:tcW w:w="1465" w:type="dxa"/>
            <w:vAlign w:val="center"/>
          </w:tcPr>
          <w:p w14:paraId="6540D9DE" w14:textId="77777777" w:rsidR="004E3A67" w:rsidRPr="00E3328B" w:rsidRDefault="004E3A67" w:rsidP="00E3328B">
            <w:pPr>
              <w:pStyle w:val="aff"/>
              <w:jc w:val="center"/>
              <w:cnfStyle w:val="000000000000" w:firstRow="0" w:lastRow="0" w:firstColumn="0" w:lastColumn="0" w:oddVBand="0" w:evenVBand="0" w:oddHBand="0" w:evenHBand="0" w:firstRowFirstColumn="0" w:firstRowLastColumn="0" w:lastRowFirstColumn="0" w:lastRowLastColumn="0"/>
            </w:pPr>
            <w:r w:rsidRPr="00E3328B">
              <w:t>44100</w:t>
            </w:r>
          </w:p>
          <w:p w14:paraId="03F310A3" w14:textId="77777777" w:rsidR="004E3A67" w:rsidRPr="00E3328B" w:rsidRDefault="004E3A67" w:rsidP="00E3328B">
            <w:pPr>
              <w:pStyle w:val="aff"/>
              <w:jc w:val="center"/>
              <w:cnfStyle w:val="000000000000" w:firstRow="0" w:lastRow="0" w:firstColumn="0" w:lastColumn="0" w:oddVBand="0" w:evenVBand="0" w:oddHBand="0" w:evenHBand="0" w:firstRowFirstColumn="0" w:firstRowLastColumn="0" w:lastRowFirstColumn="0" w:lastRowLastColumn="0"/>
            </w:pPr>
            <w:r w:rsidRPr="00E3328B">
              <w:t>38900</w:t>
            </w:r>
          </w:p>
        </w:tc>
        <w:tc>
          <w:tcPr>
            <w:tcW w:w="1465" w:type="dxa"/>
            <w:vAlign w:val="center"/>
          </w:tcPr>
          <w:p w14:paraId="1ED201C7" w14:textId="77777777" w:rsidR="004E3A67" w:rsidRPr="00E3328B" w:rsidRDefault="004E3A67" w:rsidP="00E3328B">
            <w:pPr>
              <w:pStyle w:val="aff"/>
              <w:jc w:val="center"/>
              <w:cnfStyle w:val="000000000000" w:firstRow="0" w:lastRow="0" w:firstColumn="0" w:lastColumn="0" w:oddVBand="0" w:evenVBand="0" w:oddHBand="0" w:evenHBand="0" w:firstRowFirstColumn="0" w:firstRowLastColumn="0" w:lastRowFirstColumn="0" w:lastRowLastColumn="0"/>
            </w:pPr>
            <w:r w:rsidRPr="00E3328B">
              <w:t>377640</w:t>
            </w:r>
          </w:p>
        </w:tc>
      </w:tr>
      <w:tr w:rsidR="004E3A67" w:rsidRPr="00E3328B" w14:paraId="0AD468A1" w14:textId="77777777" w:rsidTr="00E332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Borders>
              <w:right w:val="single" w:sz="4" w:space="0" w:color="000000"/>
            </w:tcBorders>
            <w:vAlign w:val="center"/>
          </w:tcPr>
          <w:p w14:paraId="472283EB" w14:textId="77777777" w:rsidR="004E3A67" w:rsidRPr="00E3328B" w:rsidRDefault="004E3A67" w:rsidP="00E3328B">
            <w:pPr>
              <w:pStyle w:val="aff"/>
              <w:rPr>
                <w:rFonts w:eastAsia="宋体" w:cs="Times New Roman"/>
                <w:i w:val="0"/>
              </w:rPr>
            </w:pPr>
            <w:r w:rsidRPr="00E3328B">
              <w:rPr>
                <w:rFonts w:eastAsia="宋体" w:cs="Times New Roman"/>
                <w:i w:val="0"/>
              </w:rPr>
              <w:t>供应商与平台纵向分离</w:t>
            </w:r>
          </w:p>
        </w:tc>
        <w:tc>
          <w:tcPr>
            <w:tcW w:w="992" w:type="dxa"/>
            <w:tcBorders>
              <w:left w:val="single" w:sz="4" w:space="0" w:color="000000"/>
            </w:tcBorders>
            <w:vAlign w:val="center"/>
          </w:tcPr>
          <w:p w14:paraId="32620627" w14:textId="77777777" w:rsidR="004E3A67" w:rsidRPr="00E3328B" w:rsidRDefault="004E3A67" w:rsidP="003D6A68">
            <w:pPr>
              <w:pStyle w:val="aff"/>
              <w:jc w:val="right"/>
              <w:cnfStyle w:val="000000100000" w:firstRow="0" w:lastRow="0" w:firstColumn="0" w:lastColumn="0" w:oddVBand="0" w:evenVBand="0" w:oddHBand="1" w:evenHBand="0" w:firstRowFirstColumn="0" w:firstRowLastColumn="0" w:lastRowFirstColumn="0" w:lastRowLastColumn="0"/>
            </w:pPr>
            <w:r w:rsidRPr="00E3328B">
              <w:t>消费者</w:t>
            </w:r>
          </w:p>
          <w:p w14:paraId="509F90AC" w14:textId="7592E21A" w:rsidR="004E3A67" w:rsidRPr="00E3328B" w:rsidRDefault="004E3A67" w:rsidP="003D6A68">
            <w:pPr>
              <w:pStyle w:val="aff"/>
              <w:jc w:val="right"/>
              <w:cnfStyle w:val="000000100000" w:firstRow="0" w:lastRow="0" w:firstColumn="0" w:lastColumn="0" w:oddVBand="0" w:evenVBand="0" w:oddHBand="1" w:evenHBand="0" w:firstRowFirstColumn="0" w:firstRowLastColumn="0" w:lastRowFirstColumn="0" w:lastRowLastColumn="0"/>
            </w:pPr>
            <w:r w:rsidRPr="00E3328B">
              <w:t>供应商</w:t>
            </w:r>
          </w:p>
        </w:tc>
        <w:tc>
          <w:tcPr>
            <w:tcW w:w="1465" w:type="dxa"/>
            <w:vAlign w:val="center"/>
          </w:tcPr>
          <w:p w14:paraId="122BA55E" w14:textId="0A328EDE" w:rsidR="004E3A67" w:rsidRPr="00E3328B" w:rsidRDefault="004E3A67" w:rsidP="00E3328B">
            <w:pPr>
              <w:pStyle w:val="aff"/>
              <w:jc w:val="center"/>
              <w:cnfStyle w:val="000000100000" w:firstRow="0" w:lastRow="0" w:firstColumn="0" w:lastColumn="0" w:oddVBand="0" w:evenVBand="0" w:oddHBand="1" w:evenHBand="0" w:firstRowFirstColumn="0" w:firstRowLastColumn="0" w:lastRowFirstColumn="0" w:lastRowLastColumn="0"/>
            </w:pPr>
            <w:r w:rsidRPr="00E3328B">
              <w:t>2.2</w:t>
            </w:r>
          </w:p>
          <w:p w14:paraId="2F73B634" w14:textId="77777777" w:rsidR="004E3A67" w:rsidRPr="00E3328B" w:rsidRDefault="004E3A67" w:rsidP="00E3328B">
            <w:pPr>
              <w:pStyle w:val="aff"/>
              <w:jc w:val="center"/>
              <w:cnfStyle w:val="000000100000" w:firstRow="0" w:lastRow="0" w:firstColumn="0" w:lastColumn="0" w:oddVBand="0" w:evenVBand="0" w:oddHBand="1" w:evenHBand="0" w:firstRowFirstColumn="0" w:firstRowLastColumn="0" w:lastRowFirstColumn="0" w:lastRowLastColumn="0"/>
            </w:pPr>
            <w:r w:rsidRPr="00E3328B">
              <w:t>2.8</w:t>
            </w:r>
          </w:p>
        </w:tc>
        <w:tc>
          <w:tcPr>
            <w:tcW w:w="1465" w:type="dxa"/>
            <w:vAlign w:val="center"/>
          </w:tcPr>
          <w:p w14:paraId="0521C56E" w14:textId="77777777" w:rsidR="004E3A67" w:rsidRPr="00E3328B" w:rsidRDefault="004E3A67" w:rsidP="00E3328B">
            <w:pPr>
              <w:pStyle w:val="aff"/>
              <w:jc w:val="center"/>
              <w:cnfStyle w:val="000000100000" w:firstRow="0" w:lastRow="0" w:firstColumn="0" w:lastColumn="0" w:oddVBand="0" w:evenVBand="0" w:oddHBand="1" w:evenHBand="0" w:firstRowFirstColumn="0" w:firstRowLastColumn="0" w:lastRowFirstColumn="0" w:lastRowLastColumn="0"/>
            </w:pPr>
            <w:r w:rsidRPr="00E3328B">
              <w:t>45330</w:t>
            </w:r>
          </w:p>
          <w:p w14:paraId="7B9FCCF2" w14:textId="77777777" w:rsidR="004E3A67" w:rsidRPr="00E3328B" w:rsidRDefault="004E3A67" w:rsidP="00E3328B">
            <w:pPr>
              <w:pStyle w:val="aff"/>
              <w:jc w:val="center"/>
              <w:cnfStyle w:val="000000100000" w:firstRow="0" w:lastRow="0" w:firstColumn="0" w:lastColumn="0" w:oddVBand="0" w:evenVBand="0" w:oddHBand="1" w:evenHBand="0" w:firstRowFirstColumn="0" w:firstRowLastColumn="0" w:lastRowFirstColumn="0" w:lastRowLastColumn="0"/>
            </w:pPr>
            <w:r w:rsidRPr="00E3328B">
              <w:t>32100</w:t>
            </w:r>
          </w:p>
        </w:tc>
        <w:tc>
          <w:tcPr>
            <w:tcW w:w="1465" w:type="dxa"/>
            <w:vAlign w:val="center"/>
          </w:tcPr>
          <w:p w14:paraId="3C8664C3" w14:textId="77777777" w:rsidR="004E3A67" w:rsidRPr="00E3328B" w:rsidRDefault="004E3A67" w:rsidP="00E3328B">
            <w:pPr>
              <w:pStyle w:val="aff"/>
              <w:jc w:val="center"/>
              <w:cnfStyle w:val="000000100000" w:firstRow="0" w:lastRow="0" w:firstColumn="0" w:lastColumn="0" w:oddVBand="0" w:evenVBand="0" w:oddHBand="1" w:evenHBand="0" w:firstRowFirstColumn="0" w:firstRowLastColumn="0" w:lastRowFirstColumn="0" w:lastRowLastColumn="0"/>
            </w:pPr>
            <w:r w:rsidRPr="00E3328B">
              <w:t>189606</w:t>
            </w:r>
          </w:p>
        </w:tc>
      </w:tr>
      <w:tr w:rsidR="004E3A67" w:rsidRPr="00E3328B" w14:paraId="4E7FF341" w14:textId="77777777" w:rsidTr="00E3328B">
        <w:tc>
          <w:tcPr>
            <w:cnfStyle w:val="001000000000" w:firstRow="0" w:lastRow="0" w:firstColumn="1" w:lastColumn="0" w:oddVBand="0" w:evenVBand="0" w:oddHBand="0" w:evenHBand="0" w:firstRowFirstColumn="0" w:firstRowLastColumn="0" w:lastRowFirstColumn="0" w:lastRowLastColumn="0"/>
            <w:tcW w:w="3544" w:type="dxa"/>
            <w:tcBorders>
              <w:bottom w:val="single" w:sz="4" w:space="0" w:color="000000"/>
              <w:right w:val="single" w:sz="4" w:space="0" w:color="000000"/>
            </w:tcBorders>
            <w:vAlign w:val="center"/>
          </w:tcPr>
          <w:p w14:paraId="11BEAF86" w14:textId="77777777" w:rsidR="004E3A67" w:rsidRPr="00E3328B" w:rsidRDefault="004E3A67" w:rsidP="00E3328B">
            <w:pPr>
              <w:pStyle w:val="aff"/>
              <w:rPr>
                <w:rFonts w:eastAsia="宋体" w:cs="Times New Roman"/>
                <w:i w:val="0"/>
              </w:rPr>
            </w:pPr>
            <w:r w:rsidRPr="00E3328B">
              <w:rPr>
                <w:rFonts w:eastAsia="宋体" w:cs="Times New Roman"/>
                <w:i w:val="0"/>
              </w:rPr>
              <w:t>供应商与平台纵向一体化</w:t>
            </w:r>
          </w:p>
        </w:tc>
        <w:tc>
          <w:tcPr>
            <w:tcW w:w="992" w:type="dxa"/>
            <w:tcBorders>
              <w:left w:val="single" w:sz="4" w:space="0" w:color="000000"/>
              <w:bottom w:val="single" w:sz="4" w:space="0" w:color="000000"/>
            </w:tcBorders>
            <w:vAlign w:val="center"/>
          </w:tcPr>
          <w:p w14:paraId="1EF8FAC8" w14:textId="77777777" w:rsidR="004E3A67" w:rsidRPr="00E3328B" w:rsidRDefault="004E3A67" w:rsidP="003D6A68">
            <w:pPr>
              <w:pStyle w:val="aff"/>
              <w:jc w:val="right"/>
              <w:cnfStyle w:val="000000000000" w:firstRow="0" w:lastRow="0" w:firstColumn="0" w:lastColumn="0" w:oddVBand="0" w:evenVBand="0" w:oddHBand="0" w:evenHBand="0" w:firstRowFirstColumn="0" w:firstRowLastColumn="0" w:lastRowFirstColumn="0" w:lastRowLastColumn="0"/>
            </w:pPr>
            <w:r w:rsidRPr="00E3328B">
              <w:t>消费者</w:t>
            </w:r>
          </w:p>
          <w:p w14:paraId="3E42D448" w14:textId="50B97D88" w:rsidR="004E3A67" w:rsidRPr="00E3328B" w:rsidRDefault="004E3A67" w:rsidP="003D6A68">
            <w:pPr>
              <w:pStyle w:val="aff"/>
              <w:jc w:val="right"/>
              <w:cnfStyle w:val="000000000000" w:firstRow="0" w:lastRow="0" w:firstColumn="0" w:lastColumn="0" w:oddVBand="0" w:evenVBand="0" w:oddHBand="0" w:evenHBand="0" w:firstRowFirstColumn="0" w:firstRowLastColumn="0" w:lastRowFirstColumn="0" w:lastRowLastColumn="0"/>
            </w:pPr>
            <w:r w:rsidRPr="00E3328B">
              <w:t>供应商</w:t>
            </w:r>
          </w:p>
        </w:tc>
        <w:tc>
          <w:tcPr>
            <w:tcW w:w="1465" w:type="dxa"/>
            <w:tcBorders>
              <w:bottom w:val="single" w:sz="4" w:space="0" w:color="000000"/>
            </w:tcBorders>
            <w:vAlign w:val="center"/>
          </w:tcPr>
          <w:p w14:paraId="5B6062A6" w14:textId="147DEEE7" w:rsidR="004E3A67" w:rsidRPr="00E3328B" w:rsidRDefault="004E3A67" w:rsidP="00E3328B">
            <w:pPr>
              <w:pStyle w:val="aff"/>
              <w:jc w:val="center"/>
              <w:cnfStyle w:val="000000000000" w:firstRow="0" w:lastRow="0" w:firstColumn="0" w:lastColumn="0" w:oddVBand="0" w:evenVBand="0" w:oddHBand="0" w:evenHBand="0" w:firstRowFirstColumn="0" w:firstRowLastColumn="0" w:lastRowFirstColumn="0" w:lastRowLastColumn="0"/>
            </w:pPr>
            <w:r w:rsidRPr="00E3328B">
              <w:t>4.9</w:t>
            </w:r>
          </w:p>
          <w:p w14:paraId="1BB55246" w14:textId="77777777" w:rsidR="004E3A67" w:rsidRPr="00E3328B" w:rsidRDefault="004E3A67" w:rsidP="00E3328B">
            <w:pPr>
              <w:pStyle w:val="aff"/>
              <w:jc w:val="center"/>
              <w:cnfStyle w:val="000000000000" w:firstRow="0" w:lastRow="0" w:firstColumn="0" w:lastColumn="0" w:oddVBand="0" w:evenVBand="0" w:oddHBand="0" w:evenHBand="0" w:firstRowFirstColumn="0" w:firstRowLastColumn="0" w:lastRowFirstColumn="0" w:lastRowLastColumn="0"/>
            </w:pPr>
            <w:r w:rsidRPr="00E3328B">
              <w:t>0</w:t>
            </w:r>
          </w:p>
        </w:tc>
        <w:tc>
          <w:tcPr>
            <w:tcW w:w="1465" w:type="dxa"/>
            <w:tcBorders>
              <w:bottom w:val="single" w:sz="4" w:space="0" w:color="000000"/>
            </w:tcBorders>
            <w:vAlign w:val="center"/>
          </w:tcPr>
          <w:p w14:paraId="16220459" w14:textId="77777777" w:rsidR="004E3A67" w:rsidRPr="00E3328B" w:rsidRDefault="004E3A67" w:rsidP="00E3328B">
            <w:pPr>
              <w:pStyle w:val="aff"/>
              <w:jc w:val="center"/>
              <w:cnfStyle w:val="000000000000" w:firstRow="0" w:lastRow="0" w:firstColumn="0" w:lastColumn="0" w:oddVBand="0" w:evenVBand="0" w:oddHBand="0" w:evenHBand="0" w:firstRowFirstColumn="0" w:firstRowLastColumn="0" w:lastRowFirstColumn="0" w:lastRowLastColumn="0"/>
            </w:pPr>
            <w:r w:rsidRPr="00E3328B">
              <w:t>36200</w:t>
            </w:r>
          </w:p>
        </w:tc>
        <w:tc>
          <w:tcPr>
            <w:tcW w:w="1465" w:type="dxa"/>
            <w:tcBorders>
              <w:bottom w:val="single" w:sz="4" w:space="0" w:color="000000"/>
            </w:tcBorders>
            <w:vAlign w:val="center"/>
          </w:tcPr>
          <w:p w14:paraId="320D97A9" w14:textId="77777777" w:rsidR="004E3A67" w:rsidRPr="00E3328B" w:rsidRDefault="004E3A67" w:rsidP="00E3328B">
            <w:pPr>
              <w:pStyle w:val="aff"/>
              <w:jc w:val="center"/>
              <w:cnfStyle w:val="000000000000" w:firstRow="0" w:lastRow="0" w:firstColumn="0" w:lastColumn="0" w:oddVBand="0" w:evenVBand="0" w:oddHBand="0" w:evenHBand="0" w:firstRowFirstColumn="0" w:firstRowLastColumn="0" w:lastRowFirstColumn="0" w:lastRowLastColumn="0"/>
            </w:pPr>
            <w:r w:rsidRPr="00E3328B">
              <w:t>177380</w:t>
            </w:r>
          </w:p>
        </w:tc>
      </w:tr>
    </w:tbl>
    <w:bookmarkEnd w:id="367"/>
    <w:bookmarkEnd w:id="368"/>
    <w:p w14:paraId="1DA3DBAF" w14:textId="77777777" w:rsidR="006E1A54" w:rsidRDefault="006E1A54" w:rsidP="006E1A54">
      <w:pPr>
        <w:pStyle w:val="af"/>
        <w:ind w:firstLine="480"/>
      </w:pPr>
      <w:r>
        <w:t>在先前观</w:t>
      </w:r>
      <w:r>
        <w:rPr>
          <w:rFonts w:hint="eastAsia"/>
        </w:rPr>
        <w:t>察目前在线旅游平台中发现，多个平台企业在市场上竞争，且平台的需求方多是多个平台注册，而供给方则有与单个平台签订合约、也有与多个平台签订合约的情况，证实该产业的平台企业的双边用户分别有着供应商垄断而消费者竞争以及供应商和消费者皆是竞争的可能。而平台企业</w:t>
      </w:r>
      <w:r w:rsidRPr="007E7D84">
        <w:rPr>
          <w:rFonts w:asciiTheme="minorEastAsia" w:hAnsiTheme="minorEastAsia" w:hint="eastAsia"/>
        </w:rPr>
        <w:t>初始对消费者实行免费的方式，使其进入平台进行交易；对个体</w:t>
      </w:r>
      <w:r>
        <w:rPr>
          <w:rFonts w:hint="eastAsia"/>
        </w:rPr>
        <w:t>供应商和集团供应商</w:t>
      </w:r>
      <w:r w:rsidRPr="007E7D84">
        <w:rPr>
          <w:rFonts w:asciiTheme="minorEastAsia" w:hAnsiTheme="minorEastAsia" w:hint="eastAsia"/>
        </w:rPr>
        <w:t>也</w:t>
      </w:r>
      <w:proofErr w:type="gramStart"/>
      <w:r w:rsidRPr="007E7D84">
        <w:rPr>
          <w:rFonts w:asciiTheme="minorEastAsia" w:hAnsiTheme="minorEastAsia" w:hint="eastAsia"/>
        </w:rPr>
        <w:t>采取</w:t>
      </w:r>
      <w:r>
        <w:rPr>
          <w:rFonts w:asciiTheme="minorEastAsia" w:hAnsiTheme="minorEastAsia" w:hint="eastAsia"/>
        </w:rPr>
        <w:t>收不同</w:t>
      </w:r>
      <w:proofErr w:type="gramEnd"/>
      <w:r>
        <w:rPr>
          <w:rFonts w:asciiTheme="minorEastAsia" w:hAnsiTheme="minorEastAsia" w:hint="eastAsia"/>
        </w:rPr>
        <w:t>但相对</w:t>
      </w:r>
      <w:r w:rsidRPr="007E7D84">
        <w:rPr>
          <w:rFonts w:asciiTheme="minorEastAsia" w:hAnsiTheme="minorEastAsia" w:hint="eastAsia"/>
        </w:rPr>
        <w:t>较低的注册费，使其能在平台上展示其商品。</w:t>
      </w:r>
    </w:p>
    <w:p w14:paraId="322F7E99" w14:textId="77777777" w:rsidR="006E1A54" w:rsidRPr="00375AB8" w:rsidRDefault="006E1A54" w:rsidP="006E1A54">
      <w:pPr>
        <w:pStyle w:val="af"/>
        <w:ind w:firstLine="480"/>
      </w:pPr>
      <w:r>
        <w:rPr>
          <w:rFonts w:hint="eastAsia"/>
        </w:rPr>
        <w:t>由</w:t>
      </w:r>
      <w:r>
        <w:t>4.2</w:t>
      </w:r>
      <w:r>
        <w:rPr>
          <w:rFonts w:hint="eastAsia"/>
        </w:rPr>
        <w:t>节分析，双边用户的定价从</w:t>
      </w:r>
      <w:proofErr w:type="gramStart"/>
      <w:r>
        <w:rPr>
          <w:rFonts w:hint="eastAsia"/>
        </w:rPr>
        <w:t>初始低</w:t>
      </w:r>
      <w:proofErr w:type="gramEnd"/>
      <w:r>
        <w:rPr>
          <w:rFonts w:hint="eastAsia"/>
        </w:rPr>
        <w:t>定价对到达均衡价格之后，若再提高</w:t>
      </w:r>
      <w:r w:rsidRPr="00D15E0D">
        <w:rPr>
          <w:rFonts w:hint="eastAsia"/>
        </w:rPr>
        <w:t>反而使得</w:t>
      </w:r>
      <w:r w:rsidRPr="00375AB8">
        <w:rPr>
          <w:rFonts w:hint="eastAsia"/>
        </w:rPr>
        <w:t>自己企业的利润再减少。随着平台的用户量积累、稳定到一定程度，平台会采取其他各种名目，实为交易费的形式，如对供应商提供竞价排名、广告栏位的贩售等各种手段，来弥补随着用户数量增加、网络效应增强、平台运营及维护成本上升而导致的利润下降的损失。</w:t>
      </w:r>
    </w:p>
    <w:p w14:paraId="63188BFF" w14:textId="7711B10E" w:rsidR="006E1A54" w:rsidRDefault="006E1A54" w:rsidP="006E1A54">
      <w:pPr>
        <w:pStyle w:val="af"/>
        <w:ind w:firstLine="480"/>
      </w:pPr>
      <w:r w:rsidRPr="00375AB8">
        <w:rPr>
          <w:rFonts w:hint="eastAsia"/>
        </w:rPr>
        <w:t>由</w:t>
      </w:r>
      <w:r w:rsidRPr="00375AB8">
        <w:rPr>
          <w:rFonts w:hint="eastAsia"/>
        </w:rPr>
        <w:t>4.3</w:t>
      </w:r>
      <w:r w:rsidRPr="00375AB8">
        <w:rPr>
          <w:rFonts w:hint="eastAsia"/>
        </w:rPr>
        <w:t>节分析，</w:t>
      </w:r>
      <w:r>
        <w:rPr>
          <w:rFonts w:hint="eastAsia"/>
        </w:rPr>
        <w:t>如同仿真结果显示，</w:t>
      </w:r>
      <w:r w:rsidRPr="00375AB8">
        <w:rPr>
          <w:rFonts w:hint="eastAsia"/>
        </w:rPr>
        <w:t>当</w:t>
      </w:r>
      <w:bookmarkStart w:id="371" w:name="OLE_LINK205"/>
      <w:bookmarkStart w:id="372" w:name="OLE_LINK206"/>
      <w:proofErr w:type="gramStart"/>
      <w:r w:rsidRPr="00375AB8">
        <w:rPr>
          <w:rFonts w:hint="eastAsia"/>
        </w:rPr>
        <w:t>供应商单归属</w:t>
      </w:r>
      <w:proofErr w:type="gramEnd"/>
      <w:r w:rsidRPr="00375AB8">
        <w:rPr>
          <w:rFonts w:hint="eastAsia"/>
        </w:rPr>
        <w:t>于某单一在线旅游平台时，平台对其收取</w:t>
      </w:r>
      <w:r>
        <w:rPr>
          <w:rFonts w:hint="eastAsia"/>
        </w:rPr>
        <w:t>相对于多归属供应商的</w:t>
      </w:r>
      <w:r w:rsidRPr="00375AB8">
        <w:rPr>
          <w:rFonts w:hint="eastAsia"/>
        </w:rPr>
        <w:t>低价格</w:t>
      </w:r>
      <w:bookmarkEnd w:id="371"/>
      <w:bookmarkEnd w:id="372"/>
      <w:r w:rsidRPr="00375AB8">
        <w:rPr>
          <w:rFonts w:hint="eastAsia"/>
        </w:rPr>
        <w:t>，并且</w:t>
      </w:r>
      <w:r>
        <w:rPr>
          <w:rFonts w:hint="eastAsia"/>
        </w:rPr>
        <w:t>这一类的供应商大</w:t>
      </w:r>
      <w:r w:rsidRPr="00375AB8">
        <w:rPr>
          <w:rFonts w:hint="eastAsia"/>
        </w:rPr>
        <w:t>多是</w:t>
      </w:r>
      <w:r>
        <w:rPr>
          <w:rFonts w:hint="eastAsia"/>
        </w:rPr>
        <w:t>集团</w:t>
      </w:r>
      <w:proofErr w:type="gramStart"/>
      <w:r>
        <w:rPr>
          <w:rFonts w:hint="eastAsia"/>
        </w:rPr>
        <w:t>供应商且</w:t>
      </w:r>
      <w:r>
        <w:rPr>
          <w:rFonts w:hint="eastAsia"/>
        </w:rPr>
        <w:lastRenderedPageBreak/>
        <w:t>为</w:t>
      </w:r>
      <w:proofErr w:type="gramEnd"/>
      <w:r w:rsidRPr="00375AB8">
        <w:rPr>
          <w:rFonts w:hint="eastAsia"/>
        </w:rPr>
        <w:t>重点客户，</w:t>
      </w:r>
      <w:r>
        <w:rPr>
          <w:rFonts w:hint="eastAsia"/>
        </w:rPr>
        <w:t>平台给予</w:t>
      </w:r>
      <w:r w:rsidRPr="00375AB8">
        <w:rPr>
          <w:rFonts w:hint="eastAsia"/>
        </w:rPr>
        <w:t>该供应商的服务也较为完善</w:t>
      </w:r>
      <w:r>
        <w:rPr>
          <w:rFonts w:hint="eastAsia"/>
        </w:rPr>
        <w:t>及重视</w:t>
      </w:r>
      <w:r w:rsidRPr="00375AB8">
        <w:rPr>
          <w:rFonts w:hint="eastAsia"/>
        </w:rPr>
        <w:t>。</w:t>
      </w:r>
      <w:r>
        <w:rPr>
          <w:rFonts w:hint="eastAsia"/>
        </w:rPr>
        <w:t>反之对于</w:t>
      </w:r>
      <w:bookmarkStart w:id="373" w:name="OLE_LINK126"/>
      <w:bookmarkStart w:id="374" w:name="OLE_LINK127"/>
      <w:r>
        <w:rPr>
          <w:rFonts w:hint="eastAsia"/>
        </w:rPr>
        <w:t>多归属的</w:t>
      </w:r>
      <w:r w:rsidRPr="00375AB8">
        <w:rPr>
          <w:rFonts w:hint="eastAsia"/>
        </w:rPr>
        <w:t>供应商</w:t>
      </w:r>
      <w:bookmarkEnd w:id="373"/>
      <w:bookmarkEnd w:id="374"/>
      <w:r>
        <w:rPr>
          <w:rFonts w:hint="eastAsia"/>
        </w:rPr>
        <w:t>而言，因其在多个平台上进行注册，反而不如单归属的用户所能享有的系列服务来得完善及丰富。这对于多归属的</w:t>
      </w:r>
      <w:r w:rsidRPr="00375AB8">
        <w:rPr>
          <w:rFonts w:hint="eastAsia"/>
        </w:rPr>
        <w:t>供应商</w:t>
      </w:r>
      <w:r>
        <w:rPr>
          <w:rFonts w:hint="eastAsia"/>
        </w:rPr>
        <w:t>就是一种变相的加价，且在</w:t>
      </w:r>
      <w:bookmarkStart w:id="375" w:name="OLE_LINK207"/>
      <w:bookmarkStart w:id="376" w:name="OLE_LINK208"/>
      <w:r>
        <w:rPr>
          <w:rFonts w:hint="eastAsia"/>
        </w:rPr>
        <w:t>双边用户均为多归属的情况下，平台的利润是低于</w:t>
      </w:r>
      <w:proofErr w:type="gramStart"/>
      <w:r w:rsidRPr="009808E8">
        <w:rPr>
          <w:rFonts w:hint="eastAsia"/>
        </w:rPr>
        <w:t>供应商单归属</w:t>
      </w:r>
      <w:proofErr w:type="gramEnd"/>
      <w:r>
        <w:rPr>
          <w:rFonts w:hint="eastAsia"/>
        </w:rPr>
        <w:t>而</w:t>
      </w:r>
      <w:r w:rsidRPr="009808E8">
        <w:rPr>
          <w:rFonts w:hint="eastAsia"/>
        </w:rPr>
        <w:t>消费者多归属</w:t>
      </w:r>
      <w:bookmarkEnd w:id="375"/>
      <w:bookmarkEnd w:id="376"/>
      <w:r>
        <w:rPr>
          <w:rFonts w:hint="eastAsia"/>
        </w:rPr>
        <w:t>的。</w:t>
      </w:r>
    </w:p>
    <w:p w14:paraId="3FBF9C5D" w14:textId="77777777" w:rsidR="006E1A54" w:rsidRDefault="006E1A54" w:rsidP="006E1A54">
      <w:pPr>
        <w:pStyle w:val="af"/>
        <w:ind w:firstLine="480"/>
      </w:pPr>
      <w:r>
        <w:rPr>
          <w:rFonts w:hint="eastAsia"/>
        </w:rPr>
        <w:t>由</w:t>
      </w:r>
      <w:r w:rsidRPr="00885545">
        <w:t>4.4</w:t>
      </w:r>
      <w:r>
        <w:rPr>
          <w:rFonts w:hint="eastAsia"/>
        </w:rPr>
        <w:t>节分析，以国际旅行社龙头发展案例中，往往与各细分市场的供应</w:t>
      </w:r>
      <w:r w:rsidRPr="00885545">
        <w:rPr>
          <w:rFonts w:hint="eastAsia"/>
        </w:rPr>
        <w:t>商</w:t>
      </w:r>
      <w:bookmarkStart w:id="377" w:name="OLE_LINK209"/>
      <w:r w:rsidRPr="00885545">
        <w:rPr>
          <w:rFonts w:hint="eastAsia"/>
        </w:rPr>
        <w:t>采取纵向一体化的策略，之后，在市场激烈竞争中一定程度的以</w:t>
      </w:r>
      <w:proofErr w:type="gramStart"/>
      <w:r w:rsidRPr="00885545">
        <w:rPr>
          <w:rFonts w:hint="eastAsia"/>
        </w:rPr>
        <w:t>价换量</w:t>
      </w:r>
      <w:proofErr w:type="gramEnd"/>
      <w:r w:rsidRPr="00885545">
        <w:rPr>
          <w:rFonts w:hint="eastAsia"/>
        </w:rPr>
        <w:t>来帮助平台企业在市场份额上的争夺，因此平台自身的利润会因为该策略而降低。</w:t>
      </w:r>
      <w:r>
        <w:rPr>
          <w:rFonts w:hint="eastAsia"/>
        </w:rPr>
        <w:t>同时将消费方的接入费用提高</w:t>
      </w:r>
      <w:r>
        <w:rPr>
          <w:rFonts w:hint="eastAsia"/>
        </w:rPr>
        <w:t>(</w:t>
      </w:r>
      <w:r>
        <w:rPr>
          <w:rFonts w:hint="eastAsia"/>
        </w:rPr>
        <w:t>但其是效用提高</w:t>
      </w:r>
      <w:r>
        <w:rPr>
          <w:rFonts w:hint="eastAsia"/>
        </w:rPr>
        <w:t>)</w:t>
      </w:r>
      <w:r>
        <w:rPr>
          <w:rFonts w:hint="eastAsia"/>
        </w:rPr>
        <w:t>，故</w:t>
      </w:r>
      <w:r w:rsidRPr="00885545">
        <w:rPr>
          <w:rFonts w:hint="eastAsia"/>
        </w:rPr>
        <w:t>若要达成双赢局面，平台需要在实行该策略的同时，增加其自身在其他方面的收入来源以保障其利润不会受到侵蚀</w:t>
      </w:r>
      <w:bookmarkEnd w:id="377"/>
      <w:r w:rsidRPr="00885545">
        <w:rPr>
          <w:rFonts w:hint="eastAsia"/>
        </w:rPr>
        <w:t>。</w:t>
      </w:r>
    </w:p>
    <w:p w14:paraId="19E6EC42" w14:textId="52111515" w:rsidR="006E1A54" w:rsidRDefault="00932E67" w:rsidP="006E1A54">
      <w:pPr>
        <w:pStyle w:val="21"/>
      </w:pPr>
      <w:bookmarkStart w:id="378" w:name="_Toc432531400"/>
      <w:r w:rsidRPr="006E1A54">
        <w:t>5.2</w:t>
      </w:r>
      <w:r w:rsidR="0058790B" w:rsidRPr="006E1A54">
        <w:rPr>
          <w:rFonts w:hint="eastAsia"/>
        </w:rPr>
        <w:t xml:space="preserve">　</w:t>
      </w:r>
      <w:r w:rsidR="006E1A54" w:rsidRPr="006E1A54">
        <w:rPr>
          <w:rFonts w:hint="eastAsia"/>
        </w:rPr>
        <w:t>研究贡献</w:t>
      </w:r>
      <w:bookmarkEnd w:id="378"/>
    </w:p>
    <w:p w14:paraId="231A0012" w14:textId="7E632FED" w:rsidR="00D20334" w:rsidRDefault="006E1A54" w:rsidP="006E1A54">
      <w:pPr>
        <w:pStyle w:val="af"/>
        <w:ind w:firstLine="480"/>
      </w:pPr>
      <w:r>
        <w:rPr>
          <w:rFonts w:hint="eastAsia"/>
        </w:rPr>
        <w:t>本文基于</w:t>
      </w:r>
      <w:bookmarkStart w:id="379" w:name="OLE_LINK220"/>
      <w:bookmarkStart w:id="380" w:name="OLE_LINK221"/>
      <w:r w:rsidRPr="003F3DE7">
        <w:t>Armstrong (2006)</w:t>
      </w:r>
      <w:r>
        <w:rPr>
          <w:rFonts w:hint="eastAsia"/>
        </w:rPr>
        <w:t>的研究框架</w:t>
      </w:r>
      <w:r w:rsidRPr="003F3DE7">
        <w:rPr>
          <w:rFonts w:hint="eastAsia"/>
        </w:rPr>
        <w:t>，改变初始假设和以</w:t>
      </w:r>
      <w:r>
        <w:rPr>
          <w:rFonts w:hint="eastAsia"/>
        </w:rPr>
        <w:t>改以</w:t>
      </w:r>
      <w:r w:rsidRPr="003F3DE7">
        <w:rPr>
          <w:rFonts w:hint="eastAsia"/>
        </w:rPr>
        <w:t>空间</w:t>
      </w:r>
      <w:r w:rsidRPr="003F3DE7">
        <w:t>Salop</w:t>
      </w:r>
      <w:r w:rsidRPr="003F3DE7">
        <w:rPr>
          <w:rFonts w:hint="eastAsia"/>
        </w:rPr>
        <w:t>模型代替</w:t>
      </w:r>
      <w:bookmarkStart w:id="381" w:name="OLE_LINK133"/>
      <w:bookmarkStart w:id="382" w:name="OLE_LINK140"/>
      <w:r w:rsidRPr="003F3DE7">
        <w:t>Hotelling</w:t>
      </w:r>
      <w:r w:rsidRPr="003F3DE7">
        <w:rPr>
          <w:rFonts w:hint="eastAsia"/>
        </w:rPr>
        <w:t>模型</w:t>
      </w:r>
      <w:bookmarkEnd w:id="381"/>
      <w:bookmarkEnd w:id="382"/>
      <w:r w:rsidRPr="003F3DE7">
        <w:rPr>
          <w:rFonts w:hint="eastAsia"/>
        </w:rPr>
        <w:t>进行研究分析。</w:t>
      </w:r>
      <w:r w:rsidR="00D20334">
        <w:rPr>
          <w:rFonts w:hint="eastAsia"/>
        </w:rPr>
        <w:t>由于</w:t>
      </w:r>
      <w:bookmarkStart w:id="383" w:name="OLE_LINK141"/>
      <w:bookmarkStart w:id="384" w:name="OLE_LINK142"/>
      <w:r w:rsidR="00D20334" w:rsidRPr="003F3DE7">
        <w:rPr>
          <w:rFonts w:hint="eastAsia"/>
        </w:rPr>
        <w:t>空间</w:t>
      </w:r>
      <w:r w:rsidR="00906C98">
        <w:rPr>
          <w:rFonts w:hint="eastAsia"/>
        </w:rPr>
        <w:t>模型中的两个重点模型——</w:t>
      </w:r>
      <w:r w:rsidR="00D20334" w:rsidRPr="003F3DE7">
        <w:t>Salop</w:t>
      </w:r>
      <w:r w:rsidR="00AC2369">
        <w:t>圆形城市</w:t>
      </w:r>
      <w:r w:rsidR="00D20334" w:rsidRPr="003F3DE7">
        <w:rPr>
          <w:rFonts w:hint="eastAsia"/>
        </w:rPr>
        <w:t>模型</w:t>
      </w:r>
      <w:bookmarkEnd w:id="383"/>
      <w:bookmarkEnd w:id="384"/>
      <w:r w:rsidR="00D20334">
        <w:rPr>
          <w:rFonts w:hint="eastAsia"/>
        </w:rPr>
        <w:t>与</w:t>
      </w:r>
      <w:r w:rsidR="00D20334" w:rsidRPr="003F3DE7">
        <w:t>Hotelling</w:t>
      </w:r>
      <w:r w:rsidR="00AC2369">
        <w:t>线性城市</w:t>
      </w:r>
      <w:r w:rsidR="00D20334" w:rsidRPr="003F3DE7">
        <w:rPr>
          <w:rFonts w:hint="eastAsia"/>
        </w:rPr>
        <w:t>模型</w:t>
      </w:r>
      <w:r w:rsidR="00AC2369">
        <w:rPr>
          <w:rFonts w:hint="eastAsia"/>
        </w:rPr>
        <w:t>，它们</w:t>
      </w:r>
      <w:r w:rsidR="00D20334">
        <w:rPr>
          <w:rFonts w:hint="eastAsia"/>
        </w:rPr>
        <w:t>除了可作为厂商选址的模型构建，在分析企业的定价行为时也是一个好工具。</w:t>
      </w:r>
      <w:r w:rsidR="00AC2369">
        <w:rPr>
          <w:rFonts w:hint="eastAsia"/>
        </w:rPr>
        <w:t>文献探讨中发现学者们多使用</w:t>
      </w:r>
      <w:r w:rsidR="00AC2369" w:rsidRPr="003F3DE7">
        <w:t>Hotelling</w:t>
      </w:r>
      <w:r w:rsidR="00AC2369">
        <w:t>模型</w:t>
      </w:r>
      <w:r w:rsidR="00AC2369">
        <w:rPr>
          <w:rFonts w:hint="eastAsia"/>
        </w:rPr>
        <w:t>，</w:t>
      </w:r>
      <w:r w:rsidR="00AC2369">
        <w:t>并以其分析大多数的行业</w:t>
      </w:r>
      <w:r w:rsidR="00AC2369">
        <w:rPr>
          <w:rFonts w:hint="eastAsia"/>
        </w:rPr>
        <w:t>，</w:t>
      </w:r>
      <w:r w:rsidR="00AC2369">
        <w:t>但</w:t>
      </w:r>
      <w:r w:rsidR="00D20334">
        <w:rPr>
          <w:rFonts w:hint="eastAsia"/>
        </w:rPr>
        <w:t>因为考虑现实中在线旅游产业属于多寡头市场结构，</w:t>
      </w:r>
      <w:r w:rsidR="00AC2369" w:rsidRPr="003F3DE7">
        <w:t>Hotelling</w:t>
      </w:r>
      <w:r w:rsidR="00AC2369">
        <w:t>模型不符合真实情况</w:t>
      </w:r>
      <w:r w:rsidR="00AC2369">
        <w:rPr>
          <w:rFonts w:hint="eastAsia"/>
        </w:rPr>
        <w:t>，</w:t>
      </w:r>
      <w:r w:rsidR="00AC2369">
        <w:t>故</w:t>
      </w:r>
      <w:r w:rsidR="00D20334">
        <w:rPr>
          <w:rFonts w:hint="eastAsia"/>
        </w:rPr>
        <w:t>采用</w:t>
      </w:r>
      <w:bookmarkStart w:id="385" w:name="OLE_LINK143"/>
      <w:bookmarkStart w:id="386" w:name="OLE_LINK144"/>
      <w:r w:rsidR="00D20334" w:rsidRPr="003F3DE7">
        <w:rPr>
          <w:rFonts w:hint="eastAsia"/>
        </w:rPr>
        <w:t>空间</w:t>
      </w:r>
      <w:r w:rsidR="00D20334" w:rsidRPr="003F3DE7">
        <w:t>Salop</w:t>
      </w:r>
      <w:r w:rsidR="00D20334">
        <w:t>环形城市</w:t>
      </w:r>
      <w:r w:rsidR="00D20334" w:rsidRPr="003F3DE7">
        <w:rPr>
          <w:rFonts w:hint="eastAsia"/>
        </w:rPr>
        <w:t>模型</w:t>
      </w:r>
      <w:bookmarkEnd w:id="385"/>
      <w:bookmarkEnd w:id="386"/>
      <w:r w:rsidR="00D20334">
        <w:rPr>
          <w:rFonts w:hint="eastAsia"/>
        </w:rPr>
        <w:t>进行分析</w:t>
      </w:r>
      <w:r w:rsidR="00906C98">
        <w:rPr>
          <w:rFonts w:hint="eastAsia"/>
        </w:rPr>
        <w:t>，更能有效的理解不同情况下的企业定价行为。</w:t>
      </w:r>
    </w:p>
    <w:p w14:paraId="52B83EDF" w14:textId="63D60172" w:rsidR="00AC2369" w:rsidRDefault="00AC2369" w:rsidP="006E1A54">
      <w:pPr>
        <w:pStyle w:val="af"/>
        <w:ind w:firstLine="480"/>
      </w:pPr>
      <w:r>
        <w:rPr>
          <w:rFonts w:hint="eastAsia"/>
        </w:rPr>
        <w:t>首先建立了以</w:t>
      </w:r>
      <w:r w:rsidRPr="003F3DE7">
        <w:rPr>
          <w:rFonts w:hint="eastAsia"/>
        </w:rPr>
        <w:t>空间</w:t>
      </w:r>
      <w:r w:rsidRPr="003F3DE7">
        <w:t>Salop</w:t>
      </w:r>
      <w:r>
        <w:t>环形城市</w:t>
      </w:r>
      <w:r>
        <w:rPr>
          <w:rFonts w:hint="eastAsia"/>
        </w:rPr>
        <w:t>模型为假设的基本模型，再针对产业形态、用户行为、企业战略行为等，进行模型的重新设定，以现实情况模拟平台企业的定价机制，较好地贴</w:t>
      </w:r>
      <w:proofErr w:type="gramStart"/>
      <w:r>
        <w:rPr>
          <w:rFonts w:hint="eastAsia"/>
        </w:rPr>
        <w:t>剂产业</w:t>
      </w:r>
      <w:proofErr w:type="gramEnd"/>
      <w:r>
        <w:rPr>
          <w:rFonts w:hint="eastAsia"/>
        </w:rPr>
        <w:t>现况。</w:t>
      </w:r>
    </w:p>
    <w:p w14:paraId="06B8AD03" w14:textId="18613AE3" w:rsidR="006E1A54" w:rsidRDefault="00AC2369" w:rsidP="006E1A54">
      <w:pPr>
        <w:pStyle w:val="af"/>
        <w:ind w:firstLine="480"/>
      </w:pPr>
      <w:r>
        <w:rPr>
          <w:rFonts w:hint="eastAsia"/>
        </w:rPr>
        <w:t>文中也</w:t>
      </w:r>
      <w:r w:rsidR="006E1A54">
        <w:rPr>
          <w:rFonts w:hint="eastAsia"/>
        </w:rPr>
        <w:t>以</w:t>
      </w:r>
      <w:r>
        <w:rPr>
          <w:rFonts w:hint="eastAsia"/>
        </w:rPr>
        <w:t>在线旅游产业中的</w:t>
      </w:r>
      <w:r w:rsidR="006E1A54">
        <w:rPr>
          <w:rFonts w:hint="eastAsia"/>
        </w:rPr>
        <w:t>实际数据验证对单一特定平台企业进行实证分析</w:t>
      </w:r>
      <w:ins w:id="387" w:author="LiJie" w:date="2015-10-16T10:27:00Z">
        <w:r w:rsidR="00AA1500">
          <w:rPr>
            <w:rFonts w:hint="eastAsia"/>
          </w:rPr>
          <w:t>（</w:t>
        </w:r>
      </w:ins>
      <w:ins w:id="388" w:author="LiJie" w:date="2015-10-16T10:28:00Z">
        <w:r w:rsidR="00AA1500">
          <w:rPr>
            <w:rFonts w:hint="eastAsia"/>
          </w:rPr>
          <w:t>该分析在正文中吗？是否是指</w:t>
        </w:r>
        <w:r w:rsidR="00AA1500">
          <w:rPr>
            <w:rFonts w:hint="eastAsia"/>
          </w:rPr>
          <w:t>5.1</w:t>
        </w:r>
        <w:r w:rsidR="00AA1500">
          <w:rPr>
            <w:rFonts w:hint="eastAsia"/>
          </w:rPr>
          <w:t>？应该放到前面单独一节）</w:t>
        </w:r>
      </w:ins>
      <w:bookmarkStart w:id="389" w:name="_GoBack"/>
      <w:bookmarkEnd w:id="389"/>
      <w:r w:rsidR="006E1A54">
        <w:rPr>
          <w:rFonts w:hint="eastAsia"/>
        </w:rPr>
        <w:t>，结果显示在线旅游产业属于双边市场理论的研究范畴，让现实经济环境中的热点产业能进入学术界进行研究探讨，</w:t>
      </w:r>
      <w:r>
        <w:rPr>
          <w:rFonts w:hint="eastAsia"/>
        </w:rPr>
        <w:t>但</w:t>
      </w:r>
      <w:r w:rsidR="006E1A54">
        <w:rPr>
          <w:rFonts w:hint="eastAsia"/>
        </w:rPr>
        <w:t>不仅仅局限于纯理论的研究中</w:t>
      </w:r>
      <w:r>
        <w:rPr>
          <w:rFonts w:hint="eastAsia"/>
        </w:rPr>
        <w:t>，而是有了相关的实证分析研究</w:t>
      </w:r>
      <w:r w:rsidR="006E1A54">
        <w:rPr>
          <w:rFonts w:hint="eastAsia"/>
        </w:rPr>
        <w:t>。</w:t>
      </w:r>
    </w:p>
    <w:p w14:paraId="7798A52E" w14:textId="24E4E9A8" w:rsidR="00C92D56" w:rsidRPr="006E1A54" w:rsidRDefault="006E1A54" w:rsidP="006E1A54">
      <w:pPr>
        <w:pStyle w:val="21"/>
      </w:pPr>
      <w:bookmarkStart w:id="390" w:name="_Toc432531401"/>
      <w:bookmarkEnd w:id="379"/>
      <w:bookmarkEnd w:id="380"/>
      <w:r w:rsidRPr="006E1A54">
        <w:rPr>
          <w:rFonts w:hint="eastAsia"/>
        </w:rPr>
        <w:t>5.3</w:t>
      </w:r>
      <w:r w:rsidRPr="006E1A54">
        <w:rPr>
          <w:rFonts w:hint="eastAsia"/>
        </w:rPr>
        <w:t xml:space="preserve">　</w:t>
      </w:r>
      <w:r w:rsidR="00932E67" w:rsidRPr="006E1A54">
        <w:rPr>
          <w:rFonts w:hint="eastAsia"/>
        </w:rPr>
        <w:t>研究的不足以及后续研究的展望</w:t>
      </w:r>
      <w:bookmarkEnd w:id="390"/>
    </w:p>
    <w:p w14:paraId="3D9D013F" w14:textId="3A49E42D" w:rsidR="00A95846" w:rsidRDefault="00A95846" w:rsidP="00A95846">
      <w:pPr>
        <w:pStyle w:val="af"/>
        <w:ind w:firstLine="480"/>
      </w:pPr>
      <w:r w:rsidRPr="00A95846">
        <w:rPr>
          <w:rFonts w:hint="eastAsia"/>
        </w:rPr>
        <w:t>由于现今互联网相关行业的迅速发展，致使许多传统行业将互联网作为一种工具，重新打造出与以往不同的产业链，但往往都是以自身作为一个平台，将供需双方的交易行为接到平台上，因此在学术界也以双边市场理论作为分析、探讨的依据。在新兴模式如雨后出笋般的出现后，以双边市场作为理论基础的各种研究仍有许多空白之处可以深入研究探讨，本文仅以当代经济热点产业作为该领域研究的一部实属不足。本文亦存在下列几点需要进一步研究与讨论：</w:t>
      </w:r>
    </w:p>
    <w:p w14:paraId="40293357" w14:textId="213A1E23" w:rsidR="00A95846" w:rsidRPr="00B95E72" w:rsidRDefault="00A95846" w:rsidP="00A95846">
      <w:pPr>
        <w:pStyle w:val="af"/>
        <w:ind w:firstLine="480"/>
      </w:pPr>
      <w:r w:rsidRPr="00A95846">
        <w:rPr>
          <w:rFonts w:asciiTheme="minorEastAsia" w:hAnsiTheme="minorEastAsia" w:hint="eastAsia"/>
        </w:rPr>
        <w:lastRenderedPageBreak/>
        <w:t>一</w:t>
      </w:r>
      <w:r w:rsidR="00B95E72" w:rsidRPr="00B95E72">
        <w:rPr>
          <w:rFonts w:hint="eastAsia"/>
        </w:rPr>
        <w:t>、由于本文基于</w:t>
      </w:r>
      <w:r w:rsidR="00B95E72" w:rsidRPr="00B95E72">
        <w:t>Salop</w:t>
      </w:r>
      <w:r w:rsidR="00B95E72" w:rsidRPr="00B95E72">
        <w:rPr>
          <w:rFonts w:hint="eastAsia"/>
        </w:rPr>
        <w:t>空间模型进行模型构建，在该模型的假设前提下，对于平台对用户</w:t>
      </w:r>
      <w:proofErr w:type="gramStart"/>
      <w:r w:rsidR="00B95E72" w:rsidRPr="00B95E72">
        <w:rPr>
          <w:rFonts w:hint="eastAsia"/>
        </w:rPr>
        <w:t>随交易</w:t>
      </w:r>
      <w:proofErr w:type="gramEnd"/>
      <w:r w:rsidR="00B95E72" w:rsidRPr="00B95E72">
        <w:rPr>
          <w:rFonts w:hint="eastAsia"/>
        </w:rPr>
        <w:t>次数收取的交易费用与注册费、交易费共行的两部收费</w:t>
      </w:r>
      <w:proofErr w:type="gramStart"/>
      <w:r w:rsidR="00B95E72" w:rsidRPr="00B95E72">
        <w:rPr>
          <w:rFonts w:hint="eastAsia"/>
        </w:rPr>
        <w:t>制无法</w:t>
      </w:r>
      <w:proofErr w:type="gramEnd"/>
      <w:r w:rsidR="00B95E72" w:rsidRPr="00B95E72">
        <w:rPr>
          <w:rFonts w:hint="eastAsia"/>
        </w:rPr>
        <w:t>合理、有效地进行模型构建，因此在这方面还需更深入地探讨以求建立完整的定价模型。</w:t>
      </w:r>
    </w:p>
    <w:p w14:paraId="04BBF5D1" w14:textId="6C97C85D" w:rsidR="00A95846" w:rsidRDefault="00A95846" w:rsidP="00B95E72">
      <w:pPr>
        <w:pStyle w:val="af"/>
        <w:ind w:firstLine="480"/>
        <w:rPr>
          <w:rFonts w:asciiTheme="minorEastAsia" w:hAnsiTheme="minorEastAsia"/>
        </w:rPr>
      </w:pPr>
      <w:r w:rsidRPr="00A95846">
        <w:rPr>
          <w:rFonts w:asciiTheme="minorEastAsia" w:hAnsiTheme="minorEastAsia" w:hint="eastAsia"/>
        </w:rPr>
        <w:t>二、</w:t>
      </w:r>
      <w:r w:rsidR="008D468C" w:rsidRPr="008D468C">
        <w:rPr>
          <w:rFonts w:asciiTheme="minorEastAsia" w:hAnsiTheme="minorEastAsia" w:hint="eastAsia"/>
        </w:rPr>
        <w:t>本文将用户行为与企业战略分成两个部分进行分析、探讨，而实际上，在线旅游行业的纵向一体化战略形势越发明显，尤其在</w:t>
      </w:r>
      <w:proofErr w:type="gramStart"/>
      <w:r w:rsidR="008D468C" w:rsidRPr="008D468C">
        <w:rPr>
          <w:rFonts w:asciiTheme="minorEastAsia" w:hAnsiTheme="minorEastAsia" w:hint="eastAsia"/>
        </w:rPr>
        <w:t>今年携程并购</w:t>
      </w:r>
      <w:proofErr w:type="gramEnd"/>
      <w:r w:rsidR="008D468C" w:rsidRPr="008D468C">
        <w:rPr>
          <w:rFonts w:asciiTheme="minorEastAsia" w:hAnsiTheme="minorEastAsia" w:hint="eastAsia"/>
        </w:rPr>
        <w:t>艺龙之后，这个态势已经出现，往后可以将用户的归属行为与企业的战略行为合并进行扩展讨</w:t>
      </w:r>
      <w:r w:rsidR="001D7647" w:rsidRPr="008D468C">
        <w:rPr>
          <w:rFonts w:asciiTheme="minorEastAsia" w:hAnsiTheme="minorEastAsia" w:hint="eastAsia"/>
        </w:rPr>
        <w:t>论，</w:t>
      </w:r>
      <w:r w:rsidR="001D7647" w:rsidRPr="001D7647">
        <w:rPr>
          <w:rFonts w:asciiTheme="minorEastAsia" w:hAnsiTheme="minorEastAsia" w:hint="eastAsia"/>
        </w:rPr>
        <w:t>并纳入实施战略时的交易成本，</w:t>
      </w:r>
      <w:r w:rsidR="001D7647" w:rsidRPr="008D468C">
        <w:rPr>
          <w:rFonts w:asciiTheme="minorEastAsia" w:hAnsiTheme="minorEastAsia" w:hint="eastAsia"/>
        </w:rPr>
        <w:t>将有助于更好地理解产业的真实情况。</w:t>
      </w:r>
    </w:p>
    <w:p w14:paraId="1D71CFD0" w14:textId="68E3B7BA" w:rsidR="002C06C3" w:rsidRPr="00B95E72" w:rsidRDefault="001D7647" w:rsidP="00B95E72">
      <w:pPr>
        <w:pStyle w:val="af"/>
        <w:ind w:firstLine="480"/>
        <w:rPr>
          <w:rFonts w:asciiTheme="minorEastAsia" w:eastAsiaTheme="minorEastAsia" w:hAnsiTheme="minorEastAsia"/>
        </w:rPr>
      </w:pPr>
      <w:r w:rsidRPr="001D7647">
        <w:rPr>
          <w:rFonts w:asciiTheme="minorEastAsia" w:hAnsiTheme="minorEastAsia" w:hint="eastAsia"/>
        </w:rPr>
        <w:t>三、由于消费者效用不可得之原因，本文仅利用单边用户的情况及基本线型函数推</w:t>
      </w:r>
      <w:proofErr w:type="gramStart"/>
      <w:r w:rsidRPr="001D7647">
        <w:rPr>
          <w:rFonts w:asciiTheme="minorEastAsia" w:hAnsiTheme="minorEastAsia" w:hint="eastAsia"/>
        </w:rPr>
        <w:t>得网络</w:t>
      </w:r>
      <w:proofErr w:type="gramEnd"/>
      <w:r w:rsidRPr="001D7647">
        <w:rPr>
          <w:rFonts w:asciiTheme="minorEastAsia" w:hAnsiTheme="minorEastAsia" w:hint="eastAsia"/>
        </w:rPr>
        <w:t>效应之数值，以及为降低仿真的复杂度，将各</w:t>
      </w:r>
      <w:r w:rsidR="009808E8">
        <w:rPr>
          <w:rFonts w:asciiTheme="minorEastAsia" w:hAnsiTheme="minorEastAsia" w:hint="eastAsia"/>
        </w:rPr>
        <w:t>参数进行简化</w:t>
      </w:r>
      <w:r w:rsidRPr="001D7647">
        <w:rPr>
          <w:rFonts w:asciiTheme="minorEastAsia" w:hAnsiTheme="minorEastAsia" w:hint="eastAsia"/>
        </w:rPr>
        <w:t>。其中之合理性有待商榷，因此若往后有机会进一步修正前提假设，使分析更能切合现实产业状况。</w:t>
      </w:r>
      <w:bookmarkEnd w:id="357"/>
      <w:r w:rsidRPr="00B95E72">
        <w:rPr>
          <w:rFonts w:asciiTheme="minorEastAsia" w:eastAsiaTheme="minorEastAsia" w:hAnsiTheme="minorEastAsia" w:hint="eastAsia"/>
        </w:rPr>
        <w:t xml:space="preserve"> </w:t>
      </w:r>
    </w:p>
    <w:p w14:paraId="019841B3" w14:textId="4B45A195" w:rsidR="00AE480C" w:rsidRDefault="00AE480C">
      <w:pPr>
        <w:widowControl/>
        <w:jc w:val="left"/>
      </w:pPr>
      <w:r>
        <w:br w:type="page"/>
      </w:r>
    </w:p>
    <w:p w14:paraId="491D1C9C" w14:textId="253655B5" w:rsidR="007D3537" w:rsidRPr="00D71571" w:rsidRDefault="00932E67" w:rsidP="00F61750">
      <w:pPr>
        <w:pStyle w:val="1"/>
        <w:jc w:val="center"/>
        <w:rPr>
          <w:rFonts w:ascii="黑体" w:eastAsiaTheme="minorEastAsia" w:hAnsi="黑体"/>
          <w:b w:val="0"/>
          <w:sz w:val="32"/>
          <w:szCs w:val="32"/>
        </w:rPr>
      </w:pPr>
      <w:bookmarkStart w:id="391" w:name="_Toc432531402"/>
      <w:bookmarkStart w:id="392" w:name="OLE_LINK160"/>
      <w:bookmarkStart w:id="393" w:name="OLE_LINK161"/>
      <w:r w:rsidRPr="00F61750">
        <w:rPr>
          <w:rFonts w:ascii="黑体" w:eastAsia="黑体" w:hAnsi="黑体" w:hint="eastAsia"/>
          <w:b w:val="0"/>
          <w:sz w:val="32"/>
          <w:szCs w:val="32"/>
        </w:rPr>
        <w:lastRenderedPageBreak/>
        <w:t>参考文献</w:t>
      </w:r>
      <w:bookmarkEnd w:id="391"/>
    </w:p>
    <w:p w14:paraId="3C87AFF9" w14:textId="00D261BF" w:rsidR="004260E8" w:rsidRDefault="004260E8" w:rsidP="00CB4F4A">
      <w:pPr>
        <w:spacing w:before="60" w:line="320" w:lineRule="exact"/>
        <w:ind w:left="420" w:hangingChars="200" w:hanging="420"/>
        <w:rPr>
          <w:szCs w:val="21"/>
        </w:rPr>
      </w:pPr>
      <w:r>
        <w:rPr>
          <w:rFonts w:hint="eastAsia"/>
          <w:szCs w:val="21"/>
        </w:rPr>
        <w:t>纪汉霖</w:t>
      </w:r>
      <w:r>
        <w:rPr>
          <w:rFonts w:hint="eastAsia"/>
          <w:szCs w:val="21"/>
        </w:rPr>
        <w:t xml:space="preserve">. </w:t>
      </w:r>
      <w:bookmarkStart w:id="394" w:name="OLE_LINK98"/>
      <w:bookmarkStart w:id="395" w:name="OLE_LINK99"/>
      <w:bookmarkStart w:id="396" w:name="OLE_LINK100"/>
      <w:r w:rsidR="006826B0">
        <w:rPr>
          <w:szCs w:val="21"/>
        </w:rPr>
        <w:t xml:space="preserve">2006. </w:t>
      </w:r>
      <w:r>
        <w:rPr>
          <w:rFonts w:hint="eastAsia"/>
          <w:szCs w:val="21"/>
        </w:rPr>
        <w:t>双边市场定价策略研究</w:t>
      </w:r>
      <w:bookmarkEnd w:id="394"/>
      <w:bookmarkEnd w:id="395"/>
      <w:bookmarkEnd w:id="396"/>
      <w:r w:rsidR="008761A5">
        <w:rPr>
          <w:rFonts w:hint="eastAsia"/>
          <w:szCs w:val="21"/>
        </w:rPr>
        <w:t>[D].</w:t>
      </w:r>
      <w:r>
        <w:rPr>
          <w:szCs w:val="21"/>
        </w:rPr>
        <w:t xml:space="preserve"> </w:t>
      </w:r>
      <w:r>
        <w:rPr>
          <w:szCs w:val="21"/>
        </w:rPr>
        <w:t>复旦大学</w:t>
      </w:r>
      <w:r w:rsidR="006826B0">
        <w:rPr>
          <w:rFonts w:eastAsiaTheme="minorEastAsia"/>
          <w:szCs w:val="21"/>
        </w:rPr>
        <w:t>.</w:t>
      </w:r>
    </w:p>
    <w:p w14:paraId="66E872FB" w14:textId="21FC914A" w:rsidR="004260E8" w:rsidRDefault="00107822" w:rsidP="00CB4F4A">
      <w:pPr>
        <w:spacing w:before="60" w:line="320" w:lineRule="exact"/>
        <w:ind w:left="420" w:hangingChars="200" w:hanging="420"/>
        <w:rPr>
          <w:szCs w:val="21"/>
        </w:rPr>
      </w:pPr>
      <w:proofErr w:type="gramStart"/>
      <w:r>
        <w:rPr>
          <w:rFonts w:hint="eastAsia"/>
          <w:szCs w:val="21"/>
        </w:rPr>
        <w:t>程贵孙</w:t>
      </w:r>
      <w:proofErr w:type="gramEnd"/>
      <w:r>
        <w:rPr>
          <w:rFonts w:hint="eastAsia"/>
          <w:szCs w:val="21"/>
        </w:rPr>
        <w:t xml:space="preserve">. </w:t>
      </w:r>
      <w:r w:rsidR="006826B0">
        <w:rPr>
          <w:szCs w:val="21"/>
        </w:rPr>
        <w:t xml:space="preserve">2007. </w:t>
      </w:r>
      <w:r>
        <w:rPr>
          <w:rFonts w:hint="eastAsia"/>
          <w:szCs w:val="21"/>
        </w:rPr>
        <w:t>基于双边市场理论的传媒产业运行机制与竞争</w:t>
      </w:r>
      <w:r w:rsidR="00FF7B2F">
        <w:rPr>
          <w:rFonts w:hint="eastAsia"/>
          <w:szCs w:val="21"/>
        </w:rPr>
        <w:t>规制研究</w:t>
      </w:r>
      <w:r w:rsidR="008761A5">
        <w:rPr>
          <w:szCs w:val="21"/>
        </w:rPr>
        <w:t>[D].</w:t>
      </w:r>
      <w:r w:rsidR="00FF7B2F">
        <w:rPr>
          <w:szCs w:val="21"/>
        </w:rPr>
        <w:t xml:space="preserve"> </w:t>
      </w:r>
      <w:r w:rsidR="00FF7B2F">
        <w:rPr>
          <w:szCs w:val="21"/>
        </w:rPr>
        <w:t>上海交通大学</w:t>
      </w:r>
      <w:r w:rsidR="00E977F0">
        <w:rPr>
          <w:rFonts w:eastAsiaTheme="minorEastAsia"/>
          <w:szCs w:val="21"/>
        </w:rPr>
        <w:t>.</w:t>
      </w:r>
      <w:r w:rsidR="00FF7B2F">
        <w:rPr>
          <w:rFonts w:hint="eastAsia"/>
          <w:szCs w:val="21"/>
        </w:rPr>
        <w:t xml:space="preserve"> </w:t>
      </w:r>
    </w:p>
    <w:p w14:paraId="3C9F4034" w14:textId="000AE2F6" w:rsidR="00FF7B2F" w:rsidRDefault="00FF7B2F" w:rsidP="00CB4F4A">
      <w:pPr>
        <w:spacing w:before="60" w:line="320" w:lineRule="exact"/>
        <w:ind w:left="420" w:hangingChars="200" w:hanging="420"/>
        <w:rPr>
          <w:szCs w:val="21"/>
        </w:rPr>
      </w:pPr>
      <w:r>
        <w:rPr>
          <w:szCs w:val="21"/>
        </w:rPr>
        <w:t>曾娜</w:t>
      </w:r>
      <w:r>
        <w:rPr>
          <w:rFonts w:hint="eastAsia"/>
          <w:szCs w:val="21"/>
        </w:rPr>
        <w:t>.</w:t>
      </w:r>
      <w:r w:rsidR="006826B0">
        <w:rPr>
          <w:szCs w:val="21"/>
        </w:rPr>
        <w:t xml:space="preserve"> 2008.</w:t>
      </w:r>
      <w:r>
        <w:rPr>
          <w:rFonts w:hint="eastAsia"/>
          <w:szCs w:val="21"/>
        </w:rPr>
        <w:t xml:space="preserve"> </w:t>
      </w:r>
      <w:r>
        <w:rPr>
          <w:rFonts w:hint="eastAsia"/>
          <w:szCs w:val="21"/>
        </w:rPr>
        <w:t>双边市场平台定价策略研究</w:t>
      </w:r>
      <w:r w:rsidR="008761A5">
        <w:rPr>
          <w:szCs w:val="21"/>
        </w:rPr>
        <w:t>[D].</w:t>
      </w:r>
      <w:r>
        <w:rPr>
          <w:szCs w:val="21"/>
        </w:rPr>
        <w:t xml:space="preserve"> </w:t>
      </w:r>
      <w:r>
        <w:rPr>
          <w:szCs w:val="21"/>
        </w:rPr>
        <w:t>重庆大学</w:t>
      </w:r>
      <w:r w:rsidR="006826B0">
        <w:rPr>
          <w:rFonts w:eastAsiaTheme="minorEastAsia"/>
          <w:szCs w:val="21"/>
        </w:rPr>
        <w:t>.</w:t>
      </w:r>
    </w:p>
    <w:p w14:paraId="47003767" w14:textId="604DE1E5" w:rsidR="00FF7B2F" w:rsidRDefault="00B96F69" w:rsidP="00CB4F4A">
      <w:pPr>
        <w:spacing w:before="60" w:line="320" w:lineRule="exact"/>
        <w:ind w:left="420" w:hangingChars="200" w:hanging="420"/>
        <w:rPr>
          <w:szCs w:val="21"/>
        </w:rPr>
      </w:pPr>
      <w:proofErr w:type="gramStart"/>
      <w:r>
        <w:rPr>
          <w:szCs w:val="21"/>
        </w:rPr>
        <w:t>李泉</w:t>
      </w:r>
      <w:proofErr w:type="gramEnd"/>
      <w:r>
        <w:rPr>
          <w:rFonts w:hint="eastAsia"/>
          <w:szCs w:val="21"/>
        </w:rPr>
        <w:t xml:space="preserve">. </w:t>
      </w:r>
      <w:r w:rsidR="006826B0">
        <w:rPr>
          <w:szCs w:val="21"/>
        </w:rPr>
        <w:t xml:space="preserve">2008. </w:t>
      </w:r>
      <w:r>
        <w:rPr>
          <w:rFonts w:hint="eastAsia"/>
          <w:szCs w:val="21"/>
        </w:rPr>
        <w:t>双边市场价格理论及其产业应用研究：以软件产业为例</w:t>
      </w:r>
      <w:r w:rsidR="008761A5">
        <w:rPr>
          <w:szCs w:val="21"/>
        </w:rPr>
        <w:t>[D].</w:t>
      </w:r>
      <w:r>
        <w:rPr>
          <w:szCs w:val="21"/>
        </w:rPr>
        <w:t xml:space="preserve"> </w:t>
      </w:r>
      <w:r>
        <w:rPr>
          <w:szCs w:val="21"/>
        </w:rPr>
        <w:t>上海交通大学</w:t>
      </w:r>
      <w:r w:rsidR="00E977F0">
        <w:rPr>
          <w:rFonts w:eastAsiaTheme="minorEastAsia"/>
          <w:szCs w:val="21"/>
        </w:rPr>
        <w:t>.</w:t>
      </w:r>
    </w:p>
    <w:p w14:paraId="3CA39A55" w14:textId="6863B55B" w:rsidR="0008415F" w:rsidRPr="0008415F" w:rsidRDefault="0008415F" w:rsidP="00CB4F4A">
      <w:pPr>
        <w:spacing w:before="60" w:line="320" w:lineRule="exact"/>
        <w:ind w:left="420" w:hangingChars="200" w:hanging="420"/>
        <w:rPr>
          <w:szCs w:val="21"/>
        </w:rPr>
      </w:pPr>
      <w:r w:rsidRPr="0008415F">
        <w:rPr>
          <w:rFonts w:hint="eastAsia"/>
          <w:szCs w:val="21"/>
        </w:rPr>
        <w:t>纪汉霖</w:t>
      </w:r>
      <w:r w:rsidR="006826B0">
        <w:rPr>
          <w:rFonts w:hint="eastAsia"/>
          <w:szCs w:val="21"/>
        </w:rPr>
        <w:t>,</w:t>
      </w:r>
      <w:r w:rsidR="000216CD">
        <w:rPr>
          <w:szCs w:val="21"/>
        </w:rPr>
        <w:t xml:space="preserve"> </w:t>
      </w:r>
      <w:r w:rsidRPr="0008415F">
        <w:rPr>
          <w:rFonts w:hint="eastAsia"/>
          <w:szCs w:val="21"/>
        </w:rPr>
        <w:t>管锡展</w:t>
      </w:r>
      <w:r>
        <w:rPr>
          <w:szCs w:val="21"/>
        </w:rPr>
        <w:t>.</w:t>
      </w:r>
      <w:r w:rsidRPr="0008415F">
        <w:rPr>
          <w:rFonts w:hint="eastAsia"/>
          <w:szCs w:val="21"/>
        </w:rPr>
        <w:t xml:space="preserve"> </w:t>
      </w:r>
      <w:r w:rsidR="006826B0">
        <w:rPr>
          <w:szCs w:val="21"/>
        </w:rPr>
        <w:t xml:space="preserve">2008. </w:t>
      </w:r>
      <w:r w:rsidRPr="0008415F">
        <w:rPr>
          <w:rFonts w:hint="eastAsia"/>
          <w:szCs w:val="21"/>
        </w:rPr>
        <w:t>纵向一体化结构下的双边市场定价策略</w:t>
      </w:r>
      <w:r w:rsidRPr="0008415F">
        <w:rPr>
          <w:rFonts w:hint="eastAsia"/>
          <w:szCs w:val="21"/>
        </w:rPr>
        <w:t xml:space="preserve">[J]. </w:t>
      </w:r>
      <w:r w:rsidRPr="0008415F">
        <w:rPr>
          <w:rFonts w:hint="eastAsia"/>
          <w:szCs w:val="21"/>
        </w:rPr>
        <w:t>系统工程理论与实践</w:t>
      </w:r>
      <w:r w:rsidR="006826B0">
        <w:rPr>
          <w:rFonts w:eastAsiaTheme="minorEastAsia" w:hint="eastAsia"/>
          <w:szCs w:val="21"/>
        </w:rPr>
        <w:t>,</w:t>
      </w:r>
      <w:r w:rsidR="000216CD">
        <w:rPr>
          <w:szCs w:val="21"/>
        </w:rPr>
        <w:t xml:space="preserve"> </w:t>
      </w:r>
      <w:r w:rsidRPr="0008415F">
        <w:rPr>
          <w:rFonts w:hint="eastAsia"/>
          <w:szCs w:val="21"/>
        </w:rPr>
        <w:t>28</w:t>
      </w:r>
      <w:r w:rsidR="000216CD">
        <w:rPr>
          <w:rFonts w:hint="eastAsia"/>
          <w:szCs w:val="21"/>
        </w:rPr>
        <w:t>(</w:t>
      </w:r>
      <w:r w:rsidRPr="0008415F">
        <w:rPr>
          <w:rFonts w:hint="eastAsia"/>
          <w:szCs w:val="21"/>
        </w:rPr>
        <w:t>9</w:t>
      </w:r>
      <w:r w:rsidR="000216CD">
        <w:rPr>
          <w:rFonts w:hint="eastAsia"/>
          <w:szCs w:val="21"/>
        </w:rPr>
        <w:t>):</w:t>
      </w:r>
      <w:r w:rsidRPr="0008415F">
        <w:rPr>
          <w:rFonts w:hint="eastAsia"/>
          <w:szCs w:val="21"/>
        </w:rPr>
        <w:t>52-58</w:t>
      </w:r>
    </w:p>
    <w:p w14:paraId="4B588A8D" w14:textId="660EC950" w:rsidR="00B96F69" w:rsidRDefault="00B96F69" w:rsidP="00CB4F4A">
      <w:pPr>
        <w:spacing w:before="60" w:line="320" w:lineRule="exact"/>
        <w:ind w:left="420" w:hangingChars="200" w:hanging="420"/>
        <w:rPr>
          <w:szCs w:val="21"/>
        </w:rPr>
      </w:pPr>
      <w:r>
        <w:rPr>
          <w:szCs w:val="21"/>
        </w:rPr>
        <w:t>张良卫</w:t>
      </w:r>
      <w:r>
        <w:rPr>
          <w:rFonts w:hint="eastAsia"/>
          <w:szCs w:val="21"/>
        </w:rPr>
        <w:t xml:space="preserve">. </w:t>
      </w:r>
      <w:r w:rsidR="006826B0">
        <w:rPr>
          <w:szCs w:val="21"/>
        </w:rPr>
        <w:t xml:space="preserve">2009. </w:t>
      </w:r>
      <w:r>
        <w:rPr>
          <w:rFonts w:hint="eastAsia"/>
          <w:szCs w:val="21"/>
        </w:rPr>
        <w:t>基于双边市场理论的即时通讯行业</w:t>
      </w:r>
      <w:r w:rsidR="000971FC">
        <w:rPr>
          <w:rFonts w:hint="eastAsia"/>
          <w:szCs w:val="21"/>
        </w:rPr>
        <w:t>网络效应</w:t>
      </w:r>
      <w:r>
        <w:rPr>
          <w:rFonts w:hint="eastAsia"/>
          <w:szCs w:val="21"/>
        </w:rPr>
        <w:t>研究</w:t>
      </w:r>
      <w:bookmarkStart w:id="397" w:name="OLE_LINK94"/>
      <w:bookmarkStart w:id="398" w:name="OLE_LINK95"/>
      <w:r w:rsidR="008761A5">
        <w:rPr>
          <w:szCs w:val="21"/>
        </w:rPr>
        <w:t>[D].</w:t>
      </w:r>
      <w:r>
        <w:rPr>
          <w:szCs w:val="21"/>
        </w:rPr>
        <w:t xml:space="preserve"> </w:t>
      </w:r>
      <w:bookmarkEnd w:id="397"/>
      <w:bookmarkEnd w:id="398"/>
      <w:r>
        <w:rPr>
          <w:szCs w:val="21"/>
        </w:rPr>
        <w:t>上海交通大学</w:t>
      </w:r>
      <w:r w:rsidR="00E977F0">
        <w:rPr>
          <w:rFonts w:eastAsiaTheme="minorEastAsia"/>
          <w:szCs w:val="21"/>
        </w:rPr>
        <w:t>.</w:t>
      </w:r>
    </w:p>
    <w:p w14:paraId="13F8D220" w14:textId="7BBB934C" w:rsidR="00B96F69" w:rsidRDefault="00B96F69" w:rsidP="00CB4F4A">
      <w:pPr>
        <w:spacing w:before="60" w:line="320" w:lineRule="exact"/>
        <w:ind w:left="420" w:hangingChars="200" w:hanging="420"/>
        <w:rPr>
          <w:szCs w:val="21"/>
        </w:rPr>
      </w:pPr>
      <w:r>
        <w:rPr>
          <w:szCs w:val="21"/>
        </w:rPr>
        <w:t>董志辉</w:t>
      </w:r>
      <w:r>
        <w:rPr>
          <w:rFonts w:hint="eastAsia"/>
          <w:szCs w:val="21"/>
        </w:rPr>
        <w:t>.</w:t>
      </w:r>
      <w:r w:rsidR="006826B0">
        <w:rPr>
          <w:szCs w:val="21"/>
        </w:rPr>
        <w:t xml:space="preserve"> 2009.</w:t>
      </w:r>
      <w:r>
        <w:rPr>
          <w:rFonts w:hint="eastAsia"/>
          <w:szCs w:val="21"/>
        </w:rPr>
        <w:t xml:space="preserve"> </w:t>
      </w:r>
      <w:r>
        <w:rPr>
          <w:rFonts w:hint="eastAsia"/>
          <w:szCs w:val="21"/>
        </w:rPr>
        <w:t>基于双边市场理论的社交网站研究</w:t>
      </w:r>
      <w:r w:rsidR="008761A5">
        <w:rPr>
          <w:szCs w:val="21"/>
        </w:rPr>
        <w:t xml:space="preserve">[D]. </w:t>
      </w:r>
      <w:r>
        <w:rPr>
          <w:szCs w:val="21"/>
        </w:rPr>
        <w:t>厦门大学</w:t>
      </w:r>
      <w:r w:rsidR="00E977F0">
        <w:rPr>
          <w:rFonts w:eastAsiaTheme="minorEastAsia"/>
          <w:szCs w:val="21"/>
        </w:rPr>
        <w:t>.</w:t>
      </w:r>
      <w:r w:rsidR="006826B0">
        <w:rPr>
          <w:rFonts w:hint="eastAsia"/>
          <w:szCs w:val="21"/>
        </w:rPr>
        <w:t xml:space="preserve"> </w:t>
      </w:r>
    </w:p>
    <w:p w14:paraId="69447ABC" w14:textId="433B6BA3" w:rsidR="006826B0" w:rsidRPr="006826B0" w:rsidRDefault="006826B0" w:rsidP="00CB4F4A">
      <w:pPr>
        <w:spacing w:before="60" w:line="320" w:lineRule="exact"/>
        <w:ind w:left="420" w:hangingChars="200" w:hanging="420"/>
        <w:rPr>
          <w:rFonts w:eastAsiaTheme="minorEastAsia"/>
          <w:szCs w:val="21"/>
        </w:rPr>
      </w:pPr>
      <w:r w:rsidRPr="006826B0">
        <w:rPr>
          <w:rFonts w:hint="eastAsia"/>
          <w:szCs w:val="21"/>
        </w:rPr>
        <w:t>纪汉霖</w:t>
      </w:r>
      <w:r>
        <w:rPr>
          <w:rFonts w:eastAsiaTheme="minorEastAsia" w:hint="eastAsia"/>
          <w:szCs w:val="21"/>
        </w:rPr>
        <w:t>,</w:t>
      </w:r>
      <w:r>
        <w:rPr>
          <w:rFonts w:eastAsiaTheme="minorEastAsia"/>
          <w:szCs w:val="21"/>
        </w:rPr>
        <w:t xml:space="preserve"> </w:t>
      </w:r>
      <w:r w:rsidRPr="006826B0">
        <w:rPr>
          <w:rFonts w:hint="eastAsia"/>
          <w:szCs w:val="21"/>
        </w:rPr>
        <w:t>张永庆</w:t>
      </w:r>
      <w:r w:rsidRPr="006826B0">
        <w:rPr>
          <w:rFonts w:hint="eastAsia"/>
          <w:szCs w:val="21"/>
        </w:rPr>
        <w:t xml:space="preserve">. </w:t>
      </w:r>
      <w:r>
        <w:rPr>
          <w:szCs w:val="21"/>
        </w:rPr>
        <w:t xml:space="preserve">2009. </w:t>
      </w:r>
      <w:r w:rsidRPr="006826B0">
        <w:rPr>
          <w:rFonts w:hint="eastAsia"/>
          <w:szCs w:val="21"/>
        </w:rPr>
        <w:t>用户多归属条件下的双边市场平台竞争策略</w:t>
      </w:r>
      <w:r w:rsidRPr="006826B0">
        <w:rPr>
          <w:rFonts w:hint="eastAsia"/>
          <w:szCs w:val="21"/>
        </w:rPr>
        <w:t xml:space="preserve">[J]. </w:t>
      </w:r>
      <w:r w:rsidRPr="006826B0">
        <w:rPr>
          <w:rFonts w:hint="eastAsia"/>
          <w:szCs w:val="21"/>
        </w:rPr>
        <w:t>经济问题探索</w:t>
      </w:r>
      <w:r>
        <w:rPr>
          <w:rFonts w:eastAsiaTheme="minorEastAsia" w:hint="eastAsia"/>
          <w:szCs w:val="21"/>
        </w:rPr>
        <w:t>,</w:t>
      </w:r>
      <w:r>
        <w:rPr>
          <w:rFonts w:eastAsiaTheme="minorEastAsia"/>
          <w:szCs w:val="21"/>
        </w:rPr>
        <w:t xml:space="preserve"> </w:t>
      </w:r>
      <w:r w:rsidRPr="006826B0">
        <w:rPr>
          <w:rFonts w:hint="eastAsia"/>
          <w:szCs w:val="21"/>
        </w:rPr>
        <w:t>2009</w:t>
      </w:r>
      <w:r>
        <w:rPr>
          <w:rFonts w:eastAsiaTheme="minorEastAsia" w:hint="eastAsia"/>
          <w:szCs w:val="21"/>
        </w:rPr>
        <w:t>(</w:t>
      </w:r>
      <w:r w:rsidRPr="006826B0">
        <w:rPr>
          <w:rFonts w:hint="eastAsia"/>
          <w:szCs w:val="21"/>
        </w:rPr>
        <w:t>05</w:t>
      </w:r>
      <w:r>
        <w:rPr>
          <w:rFonts w:eastAsiaTheme="minorEastAsia" w:hint="eastAsia"/>
          <w:szCs w:val="21"/>
        </w:rPr>
        <w:t>)</w:t>
      </w:r>
    </w:p>
    <w:p w14:paraId="41109AB3" w14:textId="0BC53BF3" w:rsidR="00B96F69" w:rsidRDefault="00B96F69" w:rsidP="00CB4F4A">
      <w:pPr>
        <w:spacing w:before="60" w:line="320" w:lineRule="exact"/>
        <w:ind w:left="420" w:hangingChars="200" w:hanging="420"/>
        <w:rPr>
          <w:szCs w:val="21"/>
        </w:rPr>
      </w:pPr>
      <w:r>
        <w:rPr>
          <w:szCs w:val="21"/>
        </w:rPr>
        <w:t>张凯</w:t>
      </w:r>
      <w:r>
        <w:rPr>
          <w:rFonts w:hint="eastAsia"/>
          <w:szCs w:val="21"/>
        </w:rPr>
        <w:t xml:space="preserve">. </w:t>
      </w:r>
      <w:r w:rsidR="006826B0">
        <w:rPr>
          <w:szCs w:val="21"/>
        </w:rPr>
        <w:t xml:space="preserve">2010. </w:t>
      </w:r>
      <w:r>
        <w:rPr>
          <w:rFonts w:hint="eastAsia"/>
          <w:szCs w:val="21"/>
        </w:rPr>
        <w:t>双边市场中平台企业的非价格竞争策略研究</w:t>
      </w:r>
      <w:bookmarkStart w:id="399" w:name="OLE_LINK96"/>
      <w:bookmarkStart w:id="400" w:name="OLE_LINK97"/>
      <w:r w:rsidR="008761A5">
        <w:rPr>
          <w:szCs w:val="21"/>
        </w:rPr>
        <w:t>[D].</w:t>
      </w:r>
      <w:r>
        <w:rPr>
          <w:szCs w:val="21"/>
        </w:rPr>
        <w:t xml:space="preserve"> </w:t>
      </w:r>
      <w:bookmarkEnd w:id="399"/>
      <w:bookmarkEnd w:id="400"/>
      <w:r>
        <w:rPr>
          <w:szCs w:val="21"/>
        </w:rPr>
        <w:t>哈尔滨工业大学</w:t>
      </w:r>
      <w:r w:rsidR="00E977F0">
        <w:rPr>
          <w:rFonts w:eastAsiaTheme="minorEastAsia"/>
          <w:szCs w:val="21"/>
        </w:rPr>
        <w:t>.</w:t>
      </w:r>
    </w:p>
    <w:p w14:paraId="0127AD07" w14:textId="4587F4C0" w:rsidR="0008415F" w:rsidRDefault="0008415F" w:rsidP="001C1225">
      <w:pPr>
        <w:spacing w:before="60" w:line="320" w:lineRule="exact"/>
        <w:ind w:left="420" w:hangingChars="200" w:hanging="420"/>
        <w:rPr>
          <w:szCs w:val="21"/>
        </w:rPr>
      </w:pPr>
      <w:r>
        <w:rPr>
          <w:szCs w:val="21"/>
        </w:rPr>
        <w:t>王娜</w:t>
      </w:r>
      <w:r>
        <w:rPr>
          <w:rFonts w:hint="eastAsia"/>
          <w:szCs w:val="21"/>
        </w:rPr>
        <w:t xml:space="preserve">. </w:t>
      </w:r>
      <w:r w:rsidR="006826B0">
        <w:rPr>
          <w:szCs w:val="21"/>
        </w:rPr>
        <w:t xml:space="preserve">2011. </w:t>
      </w:r>
      <w:r>
        <w:rPr>
          <w:rFonts w:hint="eastAsia"/>
          <w:szCs w:val="21"/>
        </w:rPr>
        <w:t>双边平台企业价格策略研究</w:t>
      </w:r>
      <w:r w:rsidR="008761A5">
        <w:rPr>
          <w:szCs w:val="21"/>
        </w:rPr>
        <w:t>[D].</w:t>
      </w:r>
      <w:r>
        <w:rPr>
          <w:szCs w:val="21"/>
        </w:rPr>
        <w:t xml:space="preserve"> </w:t>
      </w:r>
      <w:r>
        <w:rPr>
          <w:szCs w:val="21"/>
        </w:rPr>
        <w:t>武汉大学</w:t>
      </w:r>
      <w:r w:rsidR="00E977F0">
        <w:rPr>
          <w:rFonts w:eastAsiaTheme="minorEastAsia"/>
          <w:szCs w:val="21"/>
        </w:rPr>
        <w:t xml:space="preserve">. </w:t>
      </w:r>
    </w:p>
    <w:p w14:paraId="61D73428" w14:textId="15FA7C87" w:rsidR="001C1225" w:rsidRPr="001C1225" w:rsidRDefault="001C1225" w:rsidP="001C1225">
      <w:pPr>
        <w:spacing w:before="60" w:line="320" w:lineRule="exact"/>
        <w:ind w:left="420" w:hangingChars="200" w:hanging="420"/>
        <w:rPr>
          <w:szCs w:val="21"/>
        </w:rPr>
      </w:pPr>
      <w:r w:rsidRPr="001C1225">
        <w:rPr>
          <w:rFonts w:hint="eastAsia"/>
          <w:szCs w:val="21"/>
        </w:rPr>
        <w:t>纪汉霖</w:t>
      </w:r>
      <w:r w:rsidRPr="001C1225">
        <w:rPr>
          <w:rFonts w:hint="eastAsia"/>
          <w:szCs w:val="21"/>
        </w:rPr>
        <w:t xml:space="preserve">. </w:t>
      </w:r>
      <w:r w:rsidR="006826B0">
        <w:rPr>
          <w:szCs w:val="21"/>
        </w:rPr>
        <w:t xml:space="preserve">2011. </w:t>
      </w:r>
      <w:r w:rsidRPr="001C1225">
        <w:rPr>
          <w:rFonts w:hint="eastAsia"/>
          <w:szCs w:val="21"/>
        </w:rPr>
        <w:t>用户部分多归属条件下的双边市场定价策略</w:t>
      </w:r>
      <w:r w:rsidRPr="001C1225">
        <w:rPr>
          <w:rFonts w:hint="eastAsia"/>
          <w:szCs w:val="21"/>
        </w:rPr>
        <w:t xml:space="preserve">[J]. </w:t>
      </w:r>
      <w:r w:rsidRPr="001C1225">
        <w:rPr>
          <w:rFonts w:hint="eastAsia"/>
          <w:szCs w:val="21"/>
        </w:rPr>
        <w:t>系统工程理论与实践</w:t>
      </w:r>
      <w:r w:rsidR="006826B0">
        <w:rPr>
          <w:rFonts w:eastAsiaTheme="minorEastAsia"/>
          <w:szCs w:val="21"/>
        </w:rPr>
        <w:t>,</w:t>
      </w:r>
      <w:r w:rsidR="00E977F0">
        <w:rPr>
          <w:rFonts w:eastAsiaTheme="minorEastAsia"/>
          <w:szCs w:val="21"/>
        </w:rPr>
        <w:t xml:space="preserve"> </w:t>
      </w:r>
      <w:r w:rsidRPr="001C1225">
        <w:rPr>
          <w:rFonts w:hint="eastAsia"/>
          <w:szCs w:val="21"/>
        </w:rPr>
        <w:t>31</w:t>
      </w:r>
      <w:r w:rsidR="001E05B4">
        <w:rPr>
          <w:rFonts w:eastAsiaTheme="minorEastAsia" w:hint="eastAsia"/>
          <w:szCs w:val="21"/>
        </w:rPr>
        <w:t>(</w:t>
      </w:r>
      <w:r w:rsidRPr="001C1225">
        <w:rPr>
          <w:rFonts w:hint="eastAsia"/>
          <w:szCs w:val="21"/>
        </w:rPr>
        <w:t>1</w:t>
      </w:r>
      <w:r w:rsidR="001E05B4">
        <w:rPr>
          <w:rFonts w:eastAsiaTheme="minorEastAsia" w:hint="eastAsia"/>
          <w:szCs w:val="21"/>
        </w:rPr>
        <w:t>):</w:t>
      </w:r>
      <w:r w:rsidRPr="001C1225">
        <w:rPr>
          <w:rFonts w:hint="eastAsia"/>
          <w:szCs w:val="21"/>
        </w:rPr>
        <w:t>75-83</w:t>
      </w:r>
    </w:p>
    <w:p w14:paraId="3AEE8F8F" w14:textId="233DEF27" w:rsidR="006826B0" w:rsidRPr="000216CD" w:rsidRDefault="006826B0" w:rsidP="006826B0">
      <w:pPr>
        <w:spacing w:before="60" w:line="320" w:lineRule="exact"/>
        <w:ind w:left="420" w:hangingChars="200" w:hanging="420"/>
        <w:rPr>
          <w:szCs w:val="21"/>
        </w:rPr>
      </w:pPr>
      <w:r>
        <w:rPr>
          <w:rFonts w:hint="eastAsia"/>
          <w:szCs w:val="21"/>
        </w:rPr>
        <w:t>张凯</w:t>
      </w:r>
      <w:r>
        <w:rPr>
          <w:rFonts w:hint="eastAsia"/>
          <w:szCs w:val="21"/>
        </w:rPr>
        <w:t xml:space="preserve">. </w:t>
      </w:r>
      <w:r>
        <w:rPr>
          <w:szCs w:val="21"/>
        </w:rPr>
        <w:t xml:space="preserve">2013. </w:t>
      </w:r>
      <w:r w:rsidRPr="000216CD">
        <w:rPr>
          <w:rFonts w:hint="eastAsia"/>
          <w:szCs w:val="21"/>
        </w:rPr>
        <w:t>存在水平差异化的多寡头双边平台企业竞争研究</w:t>
      </w:r>
      <w:r w:rsidRPr="000216CD">
        <w:rPr>
          <w:rFonts w:hint="eastAsia"/>
          <w:szCs w:val="21"/>
        </w:rPr>
        <w:t xml:space="preserve">[J]. </w:t>
      </w:r>
      <w:r w:rsidRPr="000216CD">
        <w:rPr>
          <w:rFonts w:hint="eastAsia"/>
          <w:szCs w:val="21"/>
        </w:rPr>
        <w:t>运筹与管理</w:t>
      </w:r>
      <w:r>
        <w:rPr>
          <w:szCs w:val="21"/>
        </w:rPr>
        <w:t>, 2013</w:t>
      </w:r>
      <w:r>
        <w:rPr>
          <w:rFonts w:hint="eastAsia"/>
          <w:szCs w:val="21"/>
        </w:rPr>
        <w:t>(</w:t>
      </w:r>
      <w:r w:rsidRPr="000216CD">
        <w:rPr>
          <w:rFonts w:hint="eastAsia"/>
          <w:szCs w:val="21"/>
        </w:rPr>
        <w:t>02</w:t>
      </w:r>
      <w:r>
        <w:rPr>
          <w:szCs w:val="21"/>
        </w:rPr>
        <w:t>):</w:t>
      </w:r>
      <w:r w:rsidRPr="000216CD">
        <w:rPr>
          <w:rFonts w:hint="eastAsia"/>
          <w:szCs w:val="21"/>
        </w:rPr>
        <w:t>249-255</w:t>
      </w:r>
    </w:p>
    <w:p w14:paraId="0D76BDB5" w14:textId="1A0C677D" w:rsidR="0008415F" w:rsidRPr="0008415F" w:rsidRDefault="0008415F" w:rsidP="00CB4F4A">
      <w:pPr>
        <w:spacing w:before="60" w:line="320" w:lineRule="exact"/>
        <w:ind w:left="420" w:hangingChars="200" w:hanging="420"/>
        <w:rPr>
          <w:szCs w:val="21"/>
        </w:rPr>
      </w:pPr>
      <w:proofErr w:type="gramStart"/>
      <w:r>
        <w:rPr>
          <w:szCs w:val="21"/>
        </w:rPr>
        <w:t>陈剑越</w:t>
      </w:r>
      <w:proofErr w:type="gramEnd"/>
      <w:r>
        <w:rPr>
          <w:rFonts w:hint="eastAsia"/>
          <w:szCs w:val="21"/>
        </w:rPr>
        <w:t>.</w:t>
      </w:r>
      <w:r w:rsidR="006826B0">
        <w:rPr>
          <w:szCs w:val="21"/>
        </w:rPr>
        <w:t xml:space="preserve"> 2014.</w:t>
      </w:r>
      <w:r>
        <w:rPr>
          <w:rFonts w:hint="eastAsia"/>
          <w:szCs w:val="21"/>
        </w:rPr>
        <w:t xml:space="preserve"> </w:t>
      </w:r>
      <w:bookmarkStart w:id="401" w:name="OLE_LINK101"/>
      <w:r>
        <w:rPr>
          <w:rFonts w:hint="eastAsia"/>
          <w:szCs w:val="21"/>
        </w:rPr>
        <w:t>双边市场平台企业定价机制研究</w:t>
      </w:r>
      <w:bookmarkEnd w:id="401"/>
      <w:r w:rsidR="008761A5">
        <w:rPr>
          <w:szCs w:val="21"/>
        </w:rPr>
        <w:t>[D].</w:t>
      </w:r>
      <w:r>
        <w:rPr>
          <w:szCs w:val="21"/>
        </w:rPr>
        <w:t xml:space="preserve"> </w:t>
      </w:r>
      <w:r>
        <w:rPr>
          <w:szCs w:val="21"/>
        </w:rPr>
        <w:t>南京理工大学</w:t>
      </w:r>
      <w:r w:rsidR="00E977F0">
        <w:rPr>
          <w:rFonts w:eastAsiaTheme="minorEastAsia"/>
          <w:szCs w:val="21"/>
        </w:rPr>
        <w:t>.</w:t>
      </w:r>
    </w:p>
    <w:p w14:paraId="6366F670" w14:textId="688BC818" w:rsidR="00437E11" w:rsidRDefault="00437E11" w:rsidP="005478E1">
      <w:pPr>
        <w:spacing w:before="60" w:line="320" w:lineRule="exact"/>
        <w:ind w:left="420" w:hangingChars="200" w:hanging="420"/>
      </w:pPr>
      <w:bookmarkStart w:id="402" w:name="OLE_LINK107"/>
      <w:bookmarkStart w:id="403" w:name="OLE_LINK108"/>
      <w:r w:rsidRPr="00E300E0">
        <w:rPr>
          <w:rFonts w:hint="eastAsia"/>
        </w:rPr>
        <w:t>艾瑞咨询</w:t>
      </w:r>
      <w:r>
        <w:rPr>
          <w:rFonts w:hint="eastAsia"/>
        </w:rPr>
        <w:t>.</w:t>
      </w:r>
      <w:r>
        <w:t xml:space="preserve"> </w:t>
      </w:r>
      <w:r w:rsidRPr="00E300E0">
        <w:t>2014</w:t>
      </w:r>
      <w:r>
        <w:rPr>
          <w:rFonts w:hint="eastAsia"/>
        </w:rPr>
        <w:t>年中国在线旅游行业年度监测报告</w:t>
      </w:r>
      <w:r>
        <w:rPr>
          <w:rFonts w:hint="eastAsia"/>
        </w:rPr>
        <w:t xml:space="preserve">. </w:t>
      </w:r>
      <w:r>
        <w:t>2014.</w:t>
      </w:r>
    </w:p>
    <w:p w14:paraId="04AF6379" w14:textId="55883FA5" w:rsidR="00E31D93" w:rsidRPr="00E31D93" w:rsidRDefault="00E31D93" w:rsidP="005478E1">
      <w:pPr>
        <w:spacing w:before="60" w:line="320" w:lineRule="exact"/>
        <w:ind w:left="420" w:hangingChars="200" w:hanging="420"/>
        <w:rPr>
          <w:szCs w:val="21"/>
        </w:rPr>
      </w:pPr>
      <w:proofErr w:type="gramStart"/>
      <w:r w:rsidRPr="00E31D93">
        <w:rPr>
          <w:rFonts w:hint="eastAsia"/>
          <w:szCs w:val="21"/>
        </w:rPr>
        <w:t>陈威如</w:t>
      </w:r>
      <w:proofErr w:type="gramEnd"/>
      <w:r w:rsidRPr="00E31D93">
        <w:rPr>
          <w:szCs w:val="21"/>
        </w:rPr>
        <w:t xml:space="preserve">, </w:t>
      </w:r>
      <w:r w:rsidRPr="00E31D93">
        <w:rPr>
          <w:rFonts w:hint="eastAsia"/>
          <w:szCs w:val="21"/>
        </w:rPr>
        <w:t>余卓轩</w:t>
      </w:r>
      <w:r w:rsidRPr="00E31D93">
        <w:rPr>
          <w:szCs w:val="21"/>
        </w:rPr>
        <w:t xml:space="preserve">. </w:t>
      </w:r>
      <w:r w:rsidRPr="00E31D93">
        <w:rPr>
          <w:rFonts w:hint="eastAsia"/>
          <w:szCs w:val="21"/>
        </w:rPr>
        <w:t>平台革命</w:t>
      </w:r>
      <w:r w:rsidRPr="00E31D93">
        <w:rPr>
          <w:szCs w:val="21"/>
        </w:rPr>
        <w:t xml:space="preserve">. </w:t>
      </w:r>
      <w:r w:rsidRPr="00E31D93">
        <w:rPr>
          <w:rFonts w:hint="eastAsia"/>
          <w:szCs w:val="21"/>
        </w:rPr>
        <w:t>台湾</w:t>
      </w:r>
      <w:r w:rsidRPr="00E31D93">
        <w:rPr>
          <w:szCs w:val="21"/>
        </w:rPr>
        <w:t>:</w:t>
      </w:r>
      <w:r w:rsidRPr="00E31D93">
        <w:rPr>
          <w:rFonts w:hint="eastAsia"/>
          <w:szCs w:val="21"/>
        </w:rPr>
        <w:t>商周出版</w:t>
      </w:r>
      <w:r w:rsidRPr="00E31D93">
        <w:rPr>
          <w:szCs w:val="21"/>
        </w:rPr>
        <w:t>. 2014</w:t>
      </w:r>
      <w:r w:rsidR="00437E11">
        <w:rPr>
          <w:szCs w:val="21"/>
        </w:rPr>
        <w:t>.</w:t>
      </w:r>
    </w:p>
    <w:p w14:paraId="3E3A165F" w14:textId="72E0D02E" w:rsidR="009456AC" w:rsidRPr="009456AC" w:rsidRDefault="009456AC" w:rsidP="005478E1">
      <w:pPr>
        <w:spacing w:before="60" w:line="320" w:lineRule="exact"/>
        <w:ind w:left="420" w:hangingChars="200" w:hanging="420"/>
        <w:rPr>
          <w:szCs w:val="21"/>
        </w:rPr>
      </w:pPr>
      <w:r w:rsidRPr="009456AC">
        <w:rPr>
          <w:rFonts w:hint="eastAsia"/>
          <w:szCs w:val="21"/>
        </w:rPr>
        <w:t>中国互联网络信息中心</w:t>
      </w:r>
      <w:r w:rsidRPr="009456AC">
        <w:rPr>
          <w:szCs w:val="21"/>
        </w:rPr>
        <w:t xml:space="preserve">. </w:t>
      </w:r>
      <w:r w:rsidRPr="009456AC">
        <w:rPr>
          <w:rFonts w:hint="eastAsia"/>
          <w:szCs w:val="21"/>
        </w:rPr>
        <w:t>中国互联网络发展状况统计报告</w:t>
      </w:r>
      <w:r w:rsidRPr="009456AC">
        <w:rPr>
          <w:szCs w:val="21"/>
        </w:rPr>
        <w:t>. 2015.</w:t>
      </w:r>
    </w:p>
    <w:bookmarkEnd w:id="358"/>
    <w:bookmarkEnd w:id="359"/>
    <w:bookmarkEnd w:id="392"/>
    <w:bookmarkEnd w:id="393"/>
    <w:p w14:paraId="7FE41B1A" w14:textId="46EA87B9" w:rsidR="002F77DF" w:rsidRDefault="002F77DF" w:rsidP="005478E1">
      <w:pPr>
        <w:spacing w:before="60" w:line="320" w:lineRule="exact"/>
        <w:ind w:left="420" w:hangingChars="200" w:hanging="420"/>
      </w:pPr>
      <w:r w:rsidRPr="002F77DF">
        <w:t>Salop</w:t>
      </w:r>
      <w:r>
        <w:t xml:space="preserve">, </w:t>
      </w:r>
      <w:r w:rsidRPr="002F77DF">
        <w:t>S</w:t>
      </w:r>
      <w:r>
        <w:t>.</w:t>
      </w:r>
      <w:r w:rsidRPr="002F77DF">
        <w:t>C</w:t>
      </w:r>
      <w:r>
        <w:t xml:space="preserve">. 1979. </w:t>
      </w:r>
      <w:proofErr w:type="gramStart"/>
      <w:r>
        <w:t>Monopolistic Competition with O</w:t>
      </w:r>
      <w:r w:rsidRPr="002F77DF">
        <w:t xml:space="preserve">utside </w:t>
      </w:r>
      <w:r>
        <w:t>G</w:t>
      </w:r>
      <w:r w:rsidRPr="002F77DF">
        <w:t>oods</w:t>
      </w:r>
      <w:r>
        <w:t>.</w:t>
      </w:r>
      <w:proofErr w:type="gramEnd"/>
      <w:r>
        <w:t xml:space="preserve"> </w:t>
      </w:r>
      <w:r w:rsidRPr="002F77DF">
        <w:t>Bell Journal of Economics</w:t>
      </w:r>
      <w:r>
        <w:t xml:space="preserve">, </w:t>
      </w:r>
      <w:r w:rsidRPr="002F77DF">
        <w:t>10</w:t>
      </w:r>
      <w:r>
        <w:rPr>
          <w:rFonts w:hint="eastAsia"/>
        </w:rPr>
        <w:t>(</w:t>
      </w:r>
      <w:r w:rsidRPr="002F77DF">
        <w:t>1</w:t>
      </w:r>
      <w:r>
        <w:rPr>
          <w:rFonts w:hint="eastAsia"/>
        </w:rPr>
        <w:t>):</w:t>
      </w:r>
      <w:r w:rsidRPr="002F77DF">
        <w:t>141-156</w:t>
      </w:r>
      <w:r>
        <w:t>.</w:t>
      </w:r>
    </w:p>
    <w:p w14:paraId="02E1011C" w14:textId="4B8904EA" w:rsidR="003B7656" w:rsidRDefault="003B7656" w:rsidP="003B7656">
      <w:pPr>
        <w:spacing w:before="60" w:line="320" w:lineRule="exact"/>
        <w:ind w:left="420" w:hangingChars="200" w:hanging="420"/>
      </w:pPr>
      <w:r w:rsidRPr="003B7656">
        <w:t>Katz</w:t>
      </w:r>
      <w:r>
        <w:rPr>
          <w:rFonts w:hint="eastAsia"/>
        </w:rPr>
        <w:t>.</w:t>
      </w:r>
      <w:r>
        <w:t xml:space="preserve"> M.L.</w:t>
      </w:r>
      <w:proofErr w:type="gramStart"/>
      <w:r>
        <w:t>;</w:t>
      </w:r>
      <w:r w:rsidRPr="003B7656">
        <w:t>Shapiro</w:t>
      </w:r>
      <w:proofErr w:type="gramEnd"/>
      <w:r>
        <w:t xml:space="preserve">. C. 1985. </w:t>
      </w:r>
      <w:proofErr w:type="gramStart"/>
      <w:r>
        <w:t>Network Externalities, Competition, and C</w:t>
      </w:r>
      <w:r w:rsidRPr="003B7656">
        <w:t>ompatibility</w:t>
      </w:r>
      <w:r>
        <w:t>.</w:t>
      </w:r>
      <w:proofErr w:type="gramEnd"/>
      <w:r>
        <w:t xml:space="preserve"> The American Economic Review, 75(3):424-440.</w:t>
      </w:r>
    </w:p>
    <w:p w14:paraId="12C7436D" w14:textId="55DCF33B" w:rsidR="00FF7B2F" w:rsidRPr="005478E1" w:rsidRDefault="009709FA" w:rsidP="005478E1">
      <w:pPr>
        <w:spacing w:before="60" w:line="320" w:lineRule="exact"/>
        <w:ind w:left="420" w:hangingChars="200" w:hanging="420"/>
      </w:pPr>
      <w:proofErr w:type="gramStart"/>
      <w:r w:rsidRPr="005478E1">
        <w:t>Economides</w:t>
      </w:r>
      <w:r>
        <w:t xml:space="preserve">, </w:t>
      </w:r>
      <w:r w:rsidR="005478E1" w:rsidRPr="005478E1">
        <w:rPr>
          <w:rFonts w:hint="eastAsia"/>
        </w:rPr>
        <w:t>N.;</w:t>
      </w:r>
      <w:r w:rsidR="005478E1" w:rsidRPr="005478E1">
        <w:t xml:space="preserve"> </w:t>
      </w:r>
      <w:r w:rsidRPr="005478E1">
        <w:t>Salop</w:t>
      </w:r>
      <w:r>
        <w:t>,</w:t>
      </w:r>
      <w:r w:rsidRPr="005478E1">
        <w:t xml:space="preserve"> </w:t>
      </w:r>
      <w:r>
        <w:t>S.C.</w:t>
      </w:r>
      <w:r w:rsidR="005478E1" w:rsidRPr="005478E1">
        <w:t xml:space="preserve"> 1992</w:t>
      </w:r>
      <w:bookmarkEnd w:id="402"/>
      <w:bookmarkEnd w:id="403"/>
      <w:r w:rsidR="005478E1" w:rsidRPr="005478E1">
        <w:t>.</w:t>
      </w:r>
      <w:proofErr w:type="gramEnd"/>
      <w:r w:rsidR="005478E1" w:rsidRPr="005478E1">
        <w:t xml:space="preserve"> Competition and integration among complements, and network market structure. </w:t>
      </w:r>
      <w:r>
        <w:t>Journal of Industrial Economics,</w:t>
      </w:r>
      <w:r w:rsidR="005478E1" w:rsidRPr="005478E1">
        <w:t xml:space="preserve"> </w:t>
      </w:r>
      <w:proofErr w:type="gramStart"/>
      <w:r w:rsidR="005478E1" w:rsidRPr="005478E1">
        <w:t>XL(</w:t>
      </w:r>
      <w:proofErr w:type="gramEnd"/>
      <w:r w:rsidR="005478E1" w:rsidRPr="005478E1">
        <w:t>1):105-123</w:t>
      </w:r>
      <w:r w:rsidR="00DF43C2">
        <w:t>.</w:t>
      </w:r>
    </w:p>
    <w:p w14:paraId="30C51927" w14:textId="56F11FAE" w:rsidR="001D5002" w:rsidRPr="001D5002" w:rsidRDefault="001D5002" w:rsidP="008C664E">
      <w:pPr>
        <w:ind w:left="440" w:hanging="440"/>
        <w:rPr>
          <w:rFonts w:eastAsiaTheme="minorEastAsia"/>
          <w:lang w:eastAsia="zh-TW"/>
        </w:rPr>
      </w:pPr>
      <w:proofErr w:type="gramStart"/>
      <w:r>
        <w:rPr>
          <w:rFonts w:hint="eastAsia"/>
        </w:rPr>
        <w:t>C</w:t>
      </w:r>
      <w:r>
        <w:rPr>
          <w:rFonts w:eastAsiaTheme="minorEastAsia" w:hint="eastAsia"/>
          <w:lang w:eastAsia="zh-TW"/>
        </w:rPr>
        <w:t>aillaud, B.;</w:t>
      </w:r>
      <w:r>
        <w:rPr>
          <w:rFonts w:eastAsiaTheme="minorEastAsia"/>
          <w:lang w:eastAsia="zh-TW"/>
        </w:rPr>
        <w:t xml:space="preserve"> Jullien, B.; 2003.</w:t>
      </w:r>
      <w:proofErr w:type="gramEnd"/>
      <w:r>
        <w:rPr>
          <w:rFonts w:eastAsiaTheme="minorEastAsia"/>
          <w:lang w:eastAsia="zh-TW"/>
        </w:rPr>
        <w:t xml:space="preserve"> Chicken &amp; Egg: Competition among Intermediation Service Providers. RAND Journal of Economics, 4(2):309-328.</w:t>
      </w:r>
    </w:p>
    <w:p w14:paraId="5F035E6D" w14:textId="1FDE9171" w:rsidR="00A84C97" w:rsidRDefault="00A84C97" w:rsidP="008C664E">
      <w:pPr>
        <w:ind w:left="440" w:hanging="440"/>
      </w:pPr>
      <w:r w:rsidRPr="00DF43C2">
        <w:t>Evans</w:t>
      </w:r>
      <w:r>
        <w:t>,</w:t>
      </w:r>
      <w:r w:rsidRPr="00DF43C2">
        <w:t xml:space="preserve"> D</w:t>
      </w:r>
      <w:r>
        <w:t>.</w:t>
      </w:r>
      <w:r w:rsidRPr="00DF43C2">
        <w:t>S</w:t>
      </w:r>
      <w:r>
        <w:t xml:space="preserve">. 2003a. </w:t>
      </w:r>
      <w:proofErr w:type="gramStart"/>
      <w:r>
        <w:t>The Antitrust Economics of Multi-Sided Platform Markets.</w:t>
      </w:r>
      <w:proofErr w:type="gramEnd"/>
      <w:r>
        <w:t xml:space="preserve"> Yale Journal on Regulation, 20(2):325-382.</w:t>
      </w:r>
    </w:p>
    <w:p w14:paraId="70C2EB43" w14:textId="26928BA1" w:rsidR="00DF43C2" w:rsidRDefault="009709FA" w:rsidP="008C664E">
      <w:pPr>
        <w:ind w:left="440" w:hanging="440"/>
      </w:pPr>
      <w:r w:rsidRPr="00DF43C2">
        <w:t>Evans</w:t>
      </w:r>
      <w:r>
        <w:t>,</w:t>
      </w:r>
      <w:r w:rsidRPr="00DF43C2">
        <w:t xml:space="preserve"> </w:t>
      </w:r>
      <w:r w:rsidR="00DF43C2" w:rsidRPr="00DF43C2">
        <w:t>D</w:t>
      </w:r>
      <w:r>
        <w:t>.</w:t>
      </w:r>
      <w:r w:rsidR="00DF43C2" w:rsidRPr="00DF43C2">
        <w:t>S</w:t>
      </w:r>
      <w:r w:rsidR="00DF43C2">
        <w:t>. 2003</w:t>
      </w:r>
      <w:r w:rsidR="00A84C97">
        <w:rPr>
          <w:rFonts w:eastAsiaTheme="minorEastAsia" w:hint="eastAsia"/>
          <w:lang w:eastAsia="zh-TW"/>
        </w:rPr>
        <w:t>b</w:t>
      </w:r>
      <w:r w:rsidR="00DF43C2">
        <w:t xml:space="preserve">. </w:t>
      </w:r>
      <w:proofErr w:type="gramStart"/>
      <w:r w:rsidR="00DF43C2">
        <w:t>Some Empirical Aspects of Multi-sided Platform Industries.</w:t>
      </w:r>
      <w:proofErr w:type="gramEnd"/>
      <w:r w:rsidR="00DF43C2">
        <w:t xml:space="preserve"> </w:t>
      </w:r>
      <w:r w:rsidR="00DF43C2" w:rsidRPr="00DF43C2">
        <w:t>Review of Network Economics</w:t>
      </w:r>
      <w:r w:rsidR="00FA14FE">
        <w:t>,</w:t>
      </w:r>
      <w:r w:rsidR="00DF43C2">
        <w:t xml:space="preserve"> 2(3):191-209.</w:t>
      </w:r>
    </w:p>
    <w:p w14:paraId="021830B8" w14:textId="4EE4C565" w:rsidR="008C664E" w:rsidRDefault="00FA14FE" w:rsidP="008C664E">
      <w:pPr>
        <w:ind w:left="440" w:hanging="440"/>
      </w:pPr>
      <w:proofErr w:type="gramStart"/>
      <w:r>
        <w:t xml:space="preserve">Rochet, </w:t>
      </w:r>
      <w:r w:rsidR="008C664E">
        <w:t>J</w:t>
      </w:r>
      <w:r>
        <w:t>.C</w:t>
      </w:r>
      <w:r w:rsidR="008C664E">
        <w:t>.;</w:t>
      </w:r>
      <w:r>
        <w:t xml:space="preserve"> Tirole, </w:t>
      </w:r>
      <w:r w:rsidR="008C664E">
        <w:t>J.</w:t>
      </w:r>
      <w:r>
        <w:t xml:space="preserve"> </w:t>
      </w:r>
      <w:r w:rsidR="008C664E">
        <w:t>2003.</w:t>
      </w:r>
      <w:proofErr w:type="gramEnd"/>
      <w:r w:rsidR="008C664E">
        <w:t xml:space="preserve"> </w:t>
      </w:r>
      <w:proofErr w:type="gramStart"/>
      <w:r w:rsidR="008C664E">
        <w:t>Platform Competition in Two-Sided Markets.</w:t>
      </w:r>
      <w:proofErr w:type="gramEnd"/>
      <w:r w:rsidR="008C664E">
        <w:t xml:space="preserve"> Journal of the European Economic Association</w:t>
      </w:r>
      <w:r>
        <w:t>,</w:t>
      </w:r>
      <w:r w:rsidR="008C664E">
        <w:t xml:space="preserve"> 1(4):990–1029. </w:t>
      </w:r>
    </w:p>
    <w:p w14:paraId="7FAADD96" w14:textId="25A30124" w:rsidR="00680B68" w:rsidRPr="00680B68" w:rsidRDefault="00680B68" w:rsidP="008C664E">
      <w:pPr>
        <w:ind w:left="440" w:hanging="440"/>
        <w:rPr>
          <w:rFonts w:ascii="Times-Roman" w:hAnsi="Times-Roman" w:hint="eastAsia"/>
          <w:color w:val="010101"/>
          <w:sz w:val="22"/>
          <w:szCs w:val="22"/>
        </w:rPr>
      </w:pPr>
      <w:bookmarkStart w:id="404" w:name="OLE_LINK138"/>
      <w:bookmarkStart w:id="405" w:name="OLE_LINK139"/>
      <w:proofErr w:type="gramStart"/>
      <w:r>
        <w:rPr>
          <w:rFonts w:ascii="Times-Roman" w:hAnsi="Times-Roman"/>
          <w:color w:val="010101"/>
          <w:sz w:val="22"/>
          <w:szCs w:val="22"/>
        </w:rPr>
        <w:t xml:space="preserve">Armstrong, M.; </w:t>
      </w:r>
      <w:r w:rsidRPr="008A5C2F">
        <w:rPr>
          <w:rFonts w:ascii="Times-Roman" w:hAnsi="Times-Roman"/>
          <w:color w:val="010101"/>
          <w:sz w:val="22"/>
          <w:szCs w:val="22"/>
        </w:rPr>
        <w:t>Wright</w:t>
      </w:r>
      <w:r>
        <w:rPr>
          <w:rFonts w:ascii="Times-Roman" w:hAnsi="Times-Roman"/>
          <w:color w:val="010101"/>
          <w:sz w:val="22"/>
          <w:szCs w:val="22"/>
        </w:rPr>
        <w:t>, J. 200</w:t>
      </w:r>
      <w:r w:rsidRPr="00680B68">
        <w:rPr>
          <w:rFonts w:ascii="Times-Roman" w:hAnsi="Times-Roman" w:hint="eastAsia"/>
          <w:color w:val="010101"/>
          <w:sz w:val="22"/>
          <w:szCs w:val="22"/>
        </w:rPr>
        <w:t>4.</w:t>
      </w:r>
      <w:proofErr w:type="gramEnd"/>
      <w:r>
        <w:rPr>
          <w:rFonts w:asciiTheme="minorEastAsia" w:eastAsiaTheme="minorEastAsia" w:hAnsiTheme="minorEastAsia" w:hint="eastAsia"/>
          <w:color w:val="010101"/>
          <w:sz w:val="22"/>
          <w:szCs w:val="22"/>
          <w:lang w:eastAsia="zh-TW"/>
        </w:rPr>
        <w:t xml:space="preserve"> </w:t>
      </w:r>
      <w:r>
        <w:rPr>
          <w:rFonts w:ascii="Times-Roman" w:hAnsi="Times-Roman"/>
          <w:color w:val="010101"/>
          <w:sz w:val="22"/>
          <w:szCs w:val="22"/>
        </w:rPr>
        <w:t xml:space="preserve">Two-sided </w:t>
      </w:r>
      <w:r w:rsidRPr="00680B68">
        <w:rPr>
          <w:rFonts w:ascii="Times-Roman" w:hAnsi="Times-Roman" w:hint="eastAsia"/>
          <w:color w:val="010101"/>
          <w:sz w:val="22"/>
          <w:szCs w:val="22"/>
        </w:rPr>
        <w:t>M</w:t>
      </w:r>
      <w:r>
        <w:rPr>
          <w:rFonts w:ascii="Times-Roman" w:hAnsi="Times-Roman"/>
          <w:color w:val="010101"/>
          <w:sz w:val="22"/>
          <w:szCs w:val="22"/>
        </w:rPr>
        <w:t xml:space="preserve">arkets with </w:t>
      </w:r>
      <w:r w:rsidRPr="00680B68">
        <w:rPr>
          <w:rFonts w:ascii="Times-Roman" w:hAnsi="Times-Roman" w:hint="eastAsia"/>
          <w:color w:val="010101"/>
          <w:sz w:val="22"/>
          <w:szCs w:val="22"/>
        </w:rPr>
        <w:t>M</w:t>
      </w:r>
      <w:r>
        <w:rPr>
          <w:rFonts w:ascii="Times-Roman" w:hAnsi="Times-Roman"/>
          <w:color w:val="010101"/>
          <w:sz w:val="22"/>
          <w:szCs w:val="22"/>
        </w:rPr>
        <w:t xml:space="preserve">ultihoming and </w:t>
      </w:r>
      <w:r w:rsidRPr="00680B68">
        <w:rPr>
          <w:rFonts w:ascii="Times-Roman" w:hAnsi="Times-Roman" w:hint="eastAsia"/>
          <w:color w:val="010101"/>
          <w:sz w:val="22"/>
          <w:szCs w:val="22"/>
        </w:rPr>
        <w:t>E</w:t>
      </w:r>
      <w:r>
        <w:rPr>
          <w:rFonts w:ascii="Times-Roman" w:hAnsi="Times-Roman"/>
          <w:color w:val="010101"/>
          <w:sz w:val="22"/>
          <w:szCs w:val="22"/>
        </w:rPr>
        <w:t xml:space="preserve">xclusive </w:t>
      </w:r>
      <w:r w:rsidRPr="00680B68">
        <w:rPr>
          <w:rFonts w:ascii="Times-Roman" w:hAnsi="Times-Roman" w:hint="eastAsia"/>
          <w:color w:val="010101"/>
          <w:sz w:val="22"/>
          <w:szCs w:val="22"/>
        </w:rPr>
        <w:t>D</w:t>
      </w:r>
      <w:r w:rsidRPr="00680B68">
        <w:rPr>
          <w:rFonts w:ascii="Times-Roman" w:hAnsi="Times-Roman"/>
          <w:color w:val="010101"/>
          <w:sz w:val="22"/>
          <w:szCs w:val="22"/>
        </w:rPr>
        <w:t>ealing</w:t>
      </w:r>
      <w:r w:rsidRPr="00680B68">
        <w:rPr>
          <w:rFonts w:ascii="Times-Roman" w:hAnsi="Times-Roman" w:hint="eastAsia"/>
          <w:color w:val="010101"/>
          <w:sz w:val="22"/>
          <w:szCs w:val="22"/>
        </w:rPr>
        <w:t xml:space="preserve">. </w:t>
      </w:r>
      <w:proofErr w:type="gramStart"/>
      <w:r w:rsidRPr="00680B68">
        <w:rPr>
          <w:rFonts w:ascii="Times-Roman" w:hAnsi="Times-Roman"/>
          <w:color w:val="010101"/>
          <w:sz w:val="22"/>
          <w:szCs w:val="22"/>
        </w:rPr>
        <w:t>IDEI Working Paper Diw</w:t>
      </w:r>
      <w:r>
        <w:rPr>
          <w:rFonts w:ascii="Times-Roman" w:hAnsi="Times-Roman"/>
          <w:color w:val="010101"/>
          <w:sz w:val="22"/>
          <w:szCs w:val="22"/>
        </w:rPr>
        <w:t>.</w:t>
      </w:r>
      <w:proofErr w:type="gramEnd"/>
    </w:p>
    <w:p w14:paraId="109CC058" w14:textId="443A1E76" w:rsidR="00B72E85" w:rsidRDefault="00FA14FE" w:rsidP="008C664E">
      <w:pPr>
        <w:ind w:left="440" w:hanging="440"/>
      </w:pPr>
      <w:proofErr w:type="gramStart"/>
      <w:r>
        <w:t>Rochet, J.C.; Tirole, J.</w:t>
      </w:r>
      <w:bookmarkEnd w:id="404"/>
      <w:bookmarkEnd w:id="405"/>
      <w:r w:rsidR="00B72E85">
        <w:t xml:space="preserve"> 2004.</w:t>
      </w:r>
      <w:proofErr w:type="gramEnd"/>
      <w:r w:rsidR="00B72E85">
        <w:t xml:space="preserve"> </w:t>
      </w:r>
      <w:bookmarkStart w:id="406" w:name="OLE_LINK113"/>
      <w:r w:rsidR="00B72E85" w:rsidRPr="00B72E85">
        <w:t xml:space="preserve">Two-sided </w:t>
      </w:r>
      <w:r w:rsidR="00B72E85">
        <w:t>Markets</w:t>
      </w:r>
      <w:r w:rsidR="00B72E85">
        <w:rPr>
          <w:rFonts w:hint="eastAsia"/>
        </w:rPr>
        <w:t>:</w:t>
      </w:r>
      <w:r w:rsidR="00B72E85">
        <w:t xml:space="preserve"> </w:t>
      </w:r>
      <w:r w:rsidR="00E31D93">
        <w:t>A</w:t>
      </w:r>
      <w:r w:rsidR="00B72E85">
        <w:t>n O</w:t>
      </w:r>
      <w:r w:rsidR="00B72E85" w:rsidRPr="00B72E85">
        <w:t>verview</w:t>
      </w:r>
      <w:bookmarkEnd w:id="406"/>
      <w:r w:rsidR="003C0AD2">
        <w:t xml:space="preserve">. </w:t>
      </w:r>
      <w:proofErr w:type="gramStart"/>
      <w:r w:rsidR="00FF3091">
        <w:t>M</w:t>
      </w:r>
      <w:r w:rsidR="003C0AD2">
        <w:t>imeo.</w:t>
      </w:r>
      <w:proofErr w:type="gramEnd"/>
    </w:p>
    <w:p w14:paraId="75CE856B" w14:textId="6C92E202" w:rsidR="00FF3091" w:rsidRDefault="00FF3091" w:rsidP="00AA06AD">
      <w:pPr>
        <w:spacing w:before="60" w:line="320" w:lineRule="exact"/>
        <w:ind w:left="420" w:hangingChars="200" w:hanging="420"/>
        <w:rPr>
          <w:rFonts w:eastAsiaTheme="minorEastAsia"/>
          <w:lang w:eastAsia="zh-TW"/>
        </w:rPr>
      </w:pPr>
      <w:r>
        <w:rPr>
          <w:rFonts w:eastAsiaTheme="minorEastAsia" w:hint="eastAsia"/>
          <w:lang w:eastAsia="zh-TW"/>
        </w:rPr>
        <w:t xml:space="preserve">Roson, R. 2004. </w:t>
      </w:r>
      <w:proofErr w:type="gramStart"/>
      <w:r>
        <w:rPr>
          <w:rFonts w:eastAsiaTheme="minorEastAsia" w:hint="eastAsia"/>
          <w:lang w:eastAsia="zh-TW"/>
        </w:rPr>
        <w:t>Two-sided Market.</w:t>
      </w:r>
      <w:proofErr w:type="gramEnd"/>
      <w:r>
        <w:rPr>
          <w:rFonts w:eastAsiaTheme="minorEastAsia" w:hint="eastAsia"/>
          <w:lang w:eastAsia="zh-TW"/>
        </w:rPr>
        <w:t xml:space="preserve"> </w:t>
      </w:r>
      <w:proofErr w:type="gramStart"/>
      <w:r>
        <w:rPr>
          <w:rFonts w:eastAsiaTheme="minorEastAsia"/>
          <w:lang w:eastAsia="zh-TW"/>
        </w:rPr>
        <w:t>Mimeo.</w:t>
      </w:r>
      <w:proofErr w:type="gramEnd"/>
      <w:r>
        <w:rPr>
          <w:rFonts w:eastAsiaTheme="minorEastAsia"/>
          <w:lang w:eastAsia="zh-TW"/>
        </w:rPr>
        <w:t xml:space="preserve"> Dipartiment di Scienze Economiche Universit’a Ca’ Focari di Venezia, (2004):1-38.</w:t>
      </w:r>
    </w:p>
    <w:p w14:paraId="3F804C72" w14:textId="5546294A" w:rsidR="00E25D41" w:rsidRPr="00E25D41" w:rsidRDefault="00E25D41" w:rsidP="00AA06AD">
      <w:pPr>
        <w:spacing w:before="60" w:line="320" w:lineRule="exact"/>
        <w:ind w:left="420" w:hangingChars="200" w:hanging="420"/>
        <w:rPr>
          <w:rFonts w:eastAsiaTheme="minorEastAsia"/>
          <w:lang w:eastAsia="zh-TW"/>
        </w:rPr>
      </w:pPr>
      <w:r>
        <w:rPr>
          <w:rFonts w:eastAsiaTheme="minorEastAsia" w:hint="eastAsia"/>
          <w:lang w:eastAsia="zh-TW"/>
        </w:rPr>
        <w:lastRenderedPageBreak/>
        <w:t xml:space="preserve">Rysman, M. 2004. Competition </w:t>
      </w:r>
      <w:proofErr w:type="gramStart"/>
      <w:r>
        <w:rPr>
          <w:rFonts w:eastAsiaTheme="minorEastAsia" w:hint="eastAsia"/>
          <w:lang w:eastAsia="zh-TW"/>
        </w:rPr>
        <w:t>Between</w:t>
      </w:r>
      <w:proofErr w:type="gramEnd"/>
      <w:r>
        <w:rPr>
          <w:rFonts w:eastAsiaTheme="minorEastAsia" w:hint="eastAsia"/>
          <w:lang w:eastAsia="zh-TW"/>
        </w:rPr>
        <w:t xml:space="preserve"> Network</w:t>
      </w:r>
      <w:r>
        <w:rPr>
          <w:rFonts w:eastAsiaTheme="minorEastAsia"/>
          <w:lang w:eastAsia="zh-TW"/>
        </w:rPr>
        <w:t>: A Study of the Market for Yellow Page. Review of Economic Studies, 20</w:t>
      </w:r>
      <w:r w:rsidR="00680B68">
        <w:rPr>
          <w:rFonts w:eastAsiaTheme="minorEastAsia" w:hint="eastAsia"/>
          <w:lang w:eastAsia="zh-TW"/>
        </w:rPr>
        <w:t>0</w:t>
      </w:r>
      <w:r>
        <w:rPr>
          <w:rFonts w:eastAsiaTheme="minorEastAsia"/>
          <w:lang w:eastAsia="zh-TW"/>
        </w:rPr>
        <w:t>4(71):483-512.</w:t>
      </w:r>
    </w:p>
    <w:p w14:paraId="3599D841" w14:textId="7F53BB37" w:rsidR="00AA06AD" w:rsidRDefault="00FA14FE" w:rsidP="00AA06AD">
      <w:pPr>
        <w:spacing w:before="60" w:line="320" w:lineRule="exact"/>
        <w:ind w:left="420" w:hangingChars="200" w:hanging="420"/>
      </w:pPr>
      <w:r>
        <w:t>Wright, J.</w:t>
      </w:r>
      <w:r w:rsidR="00AA06AD">
        <w:t xml:space="preserve"> 2004. </w:t>
      </w:r>
      <w:proofErr w:type="gramStart"/>
      <w:r w:rsidR="00AA06AD">
        <w:t>One-sided Logic in Two-sided Markets.</w:t>
      </w:r>
      <w:proofErr w:type="gramEnd"/>
      <w:r w:rsidR="00AA06AD" w:rsidRPr="00AA06AD">
        <w:t xml:space="preserve"> Review of Network Economics</w:t>
      </w:r>
      <w:r>
        <w:t>,</w:t>
      </w:r>
      <w:r w:rsidR="00AA06AD" w:rsidRPr="00AA06AD">
        <w:t xml:space="preserve"> </w:t>
      </w:r>
      <w:r w:rsidR="00AA06AD">
        <w:t>3(1):44-64</w:t>
      </w:r>
      <w:r w:rsidR="00DF43C2">
        <w:t>.</w:t>
      </w:r>
    </w:p>
    <w:p w14:paraId="7D6C01EC" w14:textId="5CD0CCC2" w:rsidR="00613364" w:rsidRDefault="00613364" w:rsidP="005478E1">
      <w:pPr>
        <w:spacing w:before="60" w:line="320" w:lineRule="exact"/>
        <w:ind w:left="420" w:hangingChars="200" w:hanging="420"/>
      </w:pPr>
      <w:bookmarkStart w:id="407" w:name="OLE_LINK136"/>
      <w:bookmarkStart w:id="408" w:name="OLE_LINK137"/>
      <w:r w:rsidRPr="00DF43C2">
        <w:t>Evans</w:t>
      </w:r>
      <w:bookmarkEnd w:id="407"/>
      <w:bookmarkEnd w:id="408"/>
      <w:r w:rsidR="00FA14FE">
        <w:t xml:space="preserve">, </w:t>
      </w:r>
      <w:proofErr w:type="gramStart"/>
      <w:r w:rsidR="00FA14FE">
        <w:t>DS.</w:t>
      </w:r>
      <w:r>
        <w:t>;</w:t>
      </w:r>
      <w:proofErr w:type="gramEnd"/>
      <w:r>
        <w:t xml:space="preserve"> </w:t>
      </w:r>
      <w:r w:rsidRPr="00613364">
        <w:t>Schmalensee</w:t>
      </w:r>
      <w:r w:rsidR="00FA14FE">
        <w:t>, R.</w:t>
      </w:r>
      <w:r>
        <w:t xml:space="preserve"> 2005. </w:t>
      </w:r>
      <w:bookmarkStart w:id="409" w:name="OLE_LINK134"/>
      <w:bookmarkStart w:id="410" w:name="OLE_LINK135"/>
      <w:r>
        <w:t>The Industrial O</w:t>
      </w:r>
      <w:r w:rsidRPr="00613364">
        <w:t xml:space="preserve">rganization of </w:t>
      </w:r>
      <w:r>
        <w:t>Markets with Two-sided P</w:t>
      </w:r>
      <w:r w:rsidRPr="00613364">
        <w:t>latforms</w:t>
      </w:r>
      <w:bookmarkEnd w:id="409"/>
      <w:bookmarkEnd w:id="410"/>
      <w:r>
        <w:t>.</w:t>
      </w:r>
      <w:r w:rsidRPr="00613364">
        <w:t xml:space="preserve"> </w:t>
      </w:r>
      <w:proofErr w:type="gramStart"/>
      <w:r w:rsidRPr="00613364">
        <w:t>NBER working paper</w:t>
      </w:r>
      <w:r w:rsidR="00FA14FE">
        <w:rPr>
          <w:rFonts w:hint="eastAsia"/>
        </w:rPr>
        <w:t>,</w:t>
      </w:r>
      <w:r w:rsidR="008761A5">
        <w:rPr>
          <w:rFonts w:hint="eastAsia"/>
        </w:rPr>
        <w:t xml:space="preserve"> </w:t>
      </w:r>
      <w:r w:rsidRPr="00613364">
        <w:t>1603</w:t>
      </w:r>
      <w:r w:rsidR="008761A5">
        <w:t>.</w:t>
      </w:r>
      <w:proofErr w:type="gramEnd"/>
    </w:p>
    <w:p w14:paraId="63CD6F0D" w14:textId="4EEFD180" w:rsidR="008761A5" w:rsidRDefault="00FA14FE" w:rsidP="005478E1">
      <w:pPr>
        <w:spacing w:before="60" w:line="320" w:lineRule="exact"/>
        <w:ind w:left="420" w:hangingChars="200" w:hanging="420"/>
      </w:pPr>
      <w:r w:rsidRPr="00DF43C2">
        <w:t>Evans</w:t>
      </w:r>
      <w:r>
        <w:t>, DS.</w:t>
      </w:r>
      <w:r w:rsidR="008761A5">
        <w:t xml:space="preserve"> 2005. </w:t>
      </w:r>
      <w:r w:rsidR="008761A5" w:rsidRPr="008761A5">
        <w:t xml:space="preserve">The </w:t>
      </w:r>
      <w:r w:rsidR="00146DF8">
        <w:t>A</w:t>
      </w:r>
      <w:r w:rsidR="008761A5" w:rsidRPr="008761A5">
        <w:t xml:space="preserve">ntitrust </w:t>
      </w:r>
      <w:r w:rsidR="00146DF8">
        <w:t>E</w:t>
      </w:r>
      <w:r w:rsidR="008761A5" w:rsidRPr="008761A5">
        <w:t xml:space="preserve">conomics of </w:t>
      </w:r>
      <w:r w:rsidR="00146DF8">
        <w:t>T</w:t>
      </w:r>
      <w:r w:rsidR="008761A5" w:rsidRPr="008761A5">
        <w:t xml:space="preserve">wo-sided </w:t>
      </w:r>
      <w:r w:rsidR="00146DF8">
        <w:t>M</w:t>
      </w:r>
      <w:r w:rsidR="008761A5" w:rsidRPr="008761A5">
        <w:t>arkets</w:t>
      </w:r>
      <w:r w:rsidR="008761A5">
        <w:rPr>
          <w:rFonts w:hint="eastAsia"/>
        </w:rPr>
        <w:t>.</w:t>
      </w:r>
      <w:r w:rsidR="008761A5">
        <w:t xml:space="preserve"> </w:t>
      </w:r>
      <w:r w:rsidR="008761A5" w:rsidRPr="008761A5">
        <w:t>AEI-Brookings Joint Center working paper</w:t>
      </w:r>
      <w:r>
        <w:rPr>
          <w:rFonts w:hint="eastAsia"/>
        </w:rPr>
        <w:t>,</w:t>
      </w:r>
      <w:r w:rsidR="008761A5" w:rsidRPr="008761A5">
        <w:rPr>
          <w:rFonts w:hint="eastAsia"/>
        </w:rPr>
        <w:t xml:space="preserve"> </w:t>
      </w:r>
      <w:r w:rsidR="008761A5">
        <w:t>02(</w:t>
      </w:r>
      <w:r w:rsidR="008761A5" w:rsidRPr="008761A5">
        <w:t>3</w:t>
      </w:r>
      <w:r w:rsidR="008761A5">
        <w:t>)</w:t>
      </w:r>
    </w:p>
    <w:p w14:paraId="24BFB473" w14:textId="77777777" w:rsidR="00FA14FE" w:rsidRDefault="00FA14FE" w:rsidP="00FA14FE">
      <w:pPr>
        <w:ind w:left="440" w:hanging="440"/>
      </w:pPr>
      <w:proofErr w:type="gramStart"/>
      <w:r w:rsidRPr="001E05B4">
        <w:t>Economides</w:t>
      </w:r>
      <w:r>
        <w:t>, N</w:t>
      </w:r>
      <w:r>
        <w:rPr>
          <w:rFonts w:asciiTheme="minorEastAsia" w:eastAsiaTheme="minorEastAsia" w:hAnsiTheme="minorEastAsia" w:hint="eastAsia"/>
          <w:lang w:eastAsia="zh-TW"/>
        </w:rPr>
        <w:t>.</w:t>
      </w:r>
      <w:r>
        <w:rPr>
          <w:rFonts w:eastAsiaTheme="minorEastAsia" w:hint="eastAsia"/>
          <w:lang w:eastAsia="zh-TW"/>
        </w:rPr>
        <w:t>;</w:t>
      </w:r>
      <w:r w:rsidRPr="001E05B4">
        <w:t> Katsamakas</w:t>
      </w:r>
      <w:r>
        <w:t>, E. 2005.</w:t>
      </w:r>
      <w:proofErr w:type="gramEnd"/>
      <w:r>
        <w:t xml:space="preserve"> </w:t>
      </w:r>
      <w:r w:rsidRPr="001E05B4">
        <w:t xml:space="preserve">Linux vs. Windows: A </w:t>
      </w:r>
      <w:r>
        <w:t>C</w:t>
      </w:r>
      <w:r w:rsidRPr="001E05B4">
        <w:t xml:space="preserve">omparison of </w:t>
      </w:r>
      <w:r>
        <w:t>A</w:t>
      </w:r>
      <w:r w:rsidRPr="001E05B4">
        <w:t xml:space="preserve">pplication and </w:t>
      </w:r>
      <w:r>
        <w:t>P</w:t>
      </w:r>
      <w:r w:rsidRPr="001E05B4">
        <w:t xml:space="preserve">latform </w:t>
      </w:r>
      <w:r>
        <w:t>I</w:t>
      </w:r>
      <w:r w:rsidRPr="001E05B4">
        <w:t xml:space="preserve">nnovation </w:t>
      </w:r>
      <w:r>
        <w:t>I</w:t>
      </w:r>
      <w:r w:rsidRPr="001E05B4">
        <w:t xml:space="preserve">ncentives for </w:t>
      </w:r>
      <w:r>
        <w:t>O</w:t>
      </w:r>
      <w:r w:rsidRPr="001E05B4">
        <w:t xml:space="preserve">pen </w:t>
      </w:r>
      <w:r>
        <w:t>S</w:t>
      </w:r>
      <w:r w:rsidRPr="001E05B4">
        <w:t xml:space="preserve">ource and </w:t>
      </w:r>
      <w:r>
        <w:t>P</w:t>
      </w:r>
      <w:r w:rsidRPr="001E05B4">
        <w:t xml:space="preserve">roprietary </w:t>
      </w:r>
      <w:r>
        <w:t>S</w:t>
      </w:r>
      <w:r w:rsidRPr="001E05B4">
        <w:t xml:space="preserve">oftware </w:t>
      </w:r>
      <w:r>
        <w:t>P</w:t>
      </w:r>
      <w:r w:rsidRPr="001E05B4">
        <w:t>latforms</w:t>
      </w:r>
      <w:r>
        <w:t xml:space="preserve">. </w:t>
      </w:r>
      <w:proofErr w:type="gramStart"/>
      <w:r>
        <w:t>New York University Law and Economics Working Papers, 32.</w:t>
      </w:r>
      <w:proofErr w:type="gramEnd"/>
    </w:p>
    <w:p w14:paraId="115BC17F" w14:textId="75F57586" w:rsidR="005478E1" w:rsidRDefault="005478E1" w:rsidP="005478E1">
      <w:pPr>
        <w:spacing w:before="60" w:line="320" w:lineRule="exact"/>
        <w:ind w:left="420" w:hangingChars="200" w:hanging="420"/>
      </w:pPr>
      <w:proofErr w:type="gramStart"/>
      <w:r w:rsidRPr="005478E1">
        <w:t>Parker</w:t>
      </w:r>
      <w:r w:rsidR="00FA14FE">
        <w:t>, G</w:t>
      </w:r>
      <w:r>
        <w:t>.</w:t>
      </w:r>
      <w:r w:rsidR="00FA14FE">
        <w:t>G.</w:t>
      </w:r>
      <w:r>
        <w:t>;</w:t>
      </w:r>
      <w:r w:rsidR="00FA14FE">
        <w:t xml:space="preserve"> </w:t>
      </w:r>
      <w:r w:rsidRPr="005478E1">
        <w:t>Van Alstyne</w:t>
      </w:r>
      <w:r w:rsidR="00FA14FE">
        <w:t>,</w:t>
      </w:r>
      <w:r>
        <w:t xml:space="preserve"> </w:t>
      </w:r>
      <w:r w:rsidR="00FA14FE" w:rsidRPr="005478E1">
        <w:t>M</w:t>
      </w:r>
      <w:r w:rsidR="00FA14FE">
        <w:t>.</w:t>
      </w:r>
      <w:r w:rsidR="00FA14FE" w:rsidRPr="005478E1">
        <w:t>W</w:t>
      </w:r>
      <w:r w:rsidR="00FA14FE">
        <w:t xml:space="preserve">. </w:t>
      </w:r>
      <w:r>
        <w:t>2005.</w:t>
      </w:r>
      <w:proofErr w:type="gramEnd"/>
      <w:r>
        <w:t xml:space="preserve"> Two-Sided Network Effects: A Theory of Information Product Design. </w:t>
      </w:r>
      <w:r w:rsidRPr="005478E1">
        <w:t>Management Science</w:t>
      </w:r>
      <w:r w:rsidR="00FA14FE">
        <w:t xml:space="preserve">, </w:t>
      </w:r>
      <w:r>
        <w:t>51(10):1494-1504</w:t>
      </w:r>
      <w:r w:rsidR="00DF43C2">
        <w:t>.</w:t>
      </w:r>
    </w:p>
    <w:p w14:paraId="15FE0CDD" w14:textId="77777777" w:rsidR="00C04232" w:rsidRDefault="008761A5" w:rsidP="00C04232">
      <w:pPr>
        <w:ind w:left="440" w:hanging="440"/>
      </w:pPr>
      <w:proofErr w:type="gramStart"/>
      <w:r w:rsidRPr="008761A5">
        <w:t>Roson</w:t>
      </w:r>
      <w:r w:rsidR="00FA14FE">
        <w:t>, R</w:t>
      </w:r>
      <w:r>
        <w:t>. 2005</w:t>
      </w:r>
      <w:r w:rsidR="00163ABE">
        <w:t>a</w:t>
      </w:r>
      <w:r>
        <w:t>.</w:t>
      </w:r>
      <w:proofErr w:type="gramEnd"/>
      <w:r>
        <w:t xml:space="preserve"> </w:t>
      </w:r>
      <w:proofErr w:type="gramStart"/>
      <w:r w:rsidRPr="008761A5">
        <w:t xml:space="preserve">Platform </w:t>
      </w:r>
      <w:r w:rsidR="00146DF8">
        <w:t>Competition with Endogenous M</w:t>
      </w:r>
      <w:r w:rsidRPr="008761A5">
        <w:t>ulti-homing</w:t>
      </w:r>
      <w:r>
        <w:rPr>
          <w:rFonts w:hint="eastAsia"/>
        </w:rPr>
        <w:t>.</w:t>
      </w:r>
      <w:proofErr w:type="gramEnd"/>
      <w:r>
        <w:t xml:space="preserve"> </w:t>
      </w:r>
      <w:proofErr w:type="gramStart"/>
      <w:r w:rsidRPr="008761A5">
        <w:t>FEEM working paper</w:t>
      </w:r>
      <w:r>
        <w:rPr>
          <w:rFonts w:hint="eastAsia"/>
        </w:rPr>
        <w:t>.</w:t>
      </w:r>
      <w:proofErr w:type="gramEnd"/>
      <w:r>
        <w:t xml:space="preserve"> </w:t>
      </w:r>
      <w:r w:rsidRPr="008761A5">
        <w:t>20</w:t>
      </w:r>
      <w:r w:rsidR="00C04232">
        <w:rPr>
          <w:rFonts w:asciiTheme="minorEastAsia" w:eastAsiaTheme="minorEastAsia" w:hAnsiTheme="minorEastAsia" w:hint="eastAsia"/>
          <w:lang w:eastAsia="zh-TW"/>
        </w:rPr>
        <w:t>.</w:t>
      </w:r>
    </w:p>
    <w:p w14:paraId="428A4520" w14:textId="4E40254B" w:rsidR="00163ABE" w:rsidRPr="001E05B4" w:rsidRDefault="00163ABE" w:rsidP="00C04232">
      <w:pPr>
        <w:ind w:left="440" w:hanging="440"/>
      </w:pPr>
      <w:proofErr w:type="gramStart"/>
      <w:r w:rsidRPr="008761A5">
        <w:t>Roson</w:t>
      </w:r>
      <w:r>
        <w:t>, R. 2005b.</w:t>
      </w:r>
      <w:proofErr w:type="gramEnd"/>
      <w:r>
        <w:t xml:space="preserve"> Auctions in a Two-sided Network: The Market fot Meal Voucher Services. Network and Spatial Economics, 5(1):339-350.</w:t>
      </w:r>
    </w:p>
    <w:p w14:paraId="660A319F" w14:textId="77777777" w:rsidR="00FA14FE" w:rsidRDefault="00FA14FE" w:rsidP="00FA14FE">
      <w:pPr>
        <w:spacing w:before="60" w:line="320" w:lineRule="exact"/>
        <w:ind w:left="440" w:hangingChars="200" w:hanging="440"/>
        <w:rPr>
          <w:rFonts w:ascii="Times-Roman" w:hAnsi="Times-Roman" w:hint="eastAsia"/>
          <w:color w:val="010101"/>
          <w:sz w:val="22"/>
          <w:szCs w:val="22"/>
        </w:rPr>
      </w:pPr>
      <w:r>
        <w:rPr>
          <w:rFonts w:ascii="Times-Roman" w:hAnsi="Times-Roman"/>
          <w:color w:val="010101"/>
          <w:sz w:val="22"/>
          <w:szCs w:val="22"/>
        </w:rPr>
        <w:t xml:space="preserve">Armstrong, M. 2006. </w:t>
      </w:r>
      <w:proofErr w:type="gramStart"/>
      <w:r>
        <w:rPr>
          <w:rFonts w:ascii="Times-Roman" w:hAnsi="Times-Roman"/>
          <w:color w:val="010101"/>
          <w:sz w:val="22"/>
          <w:szCs w:val="22"/>
        </w:rPr>
        <w:t>Competition in Two-sided Markets.</w:t>
      </w:r>
      <w:proofErr w:type="gramEnd"/>
      <w:r>
        <w:rPr>
          <w:rFonts w:ascii="Times-Roman" w:hAnsi="Times-Roman"/>
          <w:color w:val="010101"/>
          <w:sz w:val="22"/>
          <w:szCs w:val="22"/>
        </w:rPr>
        <w:t xml:space="preserve"> </w:t>
      </w:r>
      <w:r w:rsidRPr="00F93F05">
        <w:rPr>
          <w:rFonts w:ascii="Times-Roman" w:hAnsi="Times-Roman"/>
          <w:color w:val="010101"/>
          <w:sz w:val="22"/>
          <w:szCs w:val="22"/>
        </w:rPr>
        <w:t>RAND Journal of Economics</w:t>
      </w:r>
      <w:r>
        <w:rPr>
          <w:rFonts w:ascii="Times-Roman" w:hAnsi="Times-Roman"/>
          <w:color w:val="010101"/>
          <w:sz w:val="22"/>
          <w:szCs w:val="22"/>
        </w:rPr>
        <w:t>, 37(3):668-691.</w:t>
      </w:r>
    </w:p>
    <w:p w14:paraId="419A93AA" w14:textId="730D565E" w:rsidR="00DF0757" w:rsidRPr="00DF0757" w:rsidRDefault="00DF0757" w:rsidP="00B351DB">
      <w:pPr>
        <w:spacing w:before="60" w:line="320" w:lineRule="exact"/>
        <w:ind w:left="440" w:hangingChars="200" w:hanging="440"/>
        <w:rPr>
          <w:rFonts w:ascii="Times-Roman" w:eastAsiaTheme="minorEastAsia" w:hAnsi="Times-Roman" w:hint="eastAsia"/>
          <w:color w:val="010101"/>
          <w:sz w:val="22"/>
          <w:szCs w:val="22"/>
          <w:lang w:eastAsia="zh-TW"/>
        </w:rPr>
      </w:pPr>
      <w:proofErr w:type="gramStart"/>
      <w:r>
        <w:rPr>
          <w:rFonts w:ascii="Times-Roman" w:eastAsiaTheme="minorEastAsia" w:hAnsi="Times-Roman" w:hint="eastAsia"/>
          <w:color w:val="010101"/>
          <w:sz w:val="22"/>
          <w:szCs w:val="22"/>
          <w:lang w:eastAsia="zh-TW"/>
        </w:rPr>
        <w:t>Chakravorit, S.; Roson, R. 2006.</w:t>
      </w:r>
      <w:proofErr w:type="gramEnd"/>
      <w:r>
        <w:rPr>
          <w:rFonts w:ascii="Times-Roman" w:eastAsiaTheme="minorEastAsia" w:hAnsi="Times-Roman" w:hint="eastAsia"/>
          <w:color w:val="010101"/>
          <w:sz w:val="22"/>
          <w:szCs w:val="22"/>
          <w:lang w:eastAsia="zh-TW"/>
        </w:rPr>
        <w:t xml:space="preserve"> Platform Competition in Two-sided Markets: The Case of Payment Network. </w:t>
      </w:r>
      <w:r>
        <w:rPr>
          <w:rFonts w:ascii="Times-Roman" w:eastAsiaTheme="minorEastAsia" w:hAnsi="Times-Roman"/>
          <w:color w:val="010101"/>
          <w:sz w:val="22"/>
          <w:szCs w:val="22"/>
          <w:lang w:eastAsia="zh-TW"/>
        </w:rPr>
        <w:t>Review of Network Economics, 5(1):118-142.</w:t>
      </w:r>
    </w:p>
    <w:p w14:paraId="2969328C" w14:textId="2A10CA41" w:rsidR="009709FA" w:rsidRDefault="009709FA" w:rsidP="00B351DB">
      <w:pPr>
        <w:spacing w:before="60" w:line="320" w:lineRule="exact"/>
        <w:ind w:left="440" w:hangingChars="200" w:hanging="440"/>
        <w:rPr>
          <w:rFonts w:ascii="Times-Roman" w:hAnsi="Times-Roman" w:hint="eastAsia"/>
          <w:color w:val="010101"/>
          <w:sz w:val="22"/>
          <w:szCs w:val="22"/>
        </w:rPr>
      </w:pPr>
      <w:proofErr w:type="gramStart"/>
      <w:r w:rsidRPr="009709FA">
        <w:rPr>
          <w:rFonts w:ascii="Times-Roman" w:hAnsi="Times-Roman"/>
          <w:color w:val="010101"/>
          <w:sz w:val="22"/>
          <w:szCs w:val="22"/>
        </w:rPr>
        <w:t>Doganoglu</w:t>
      </w:r>
      <w:r w:rsidR="00FA14FE">
        <w:rPr>
          <w:rFonts w:ascii="Times-Roman" w:hAnsi="Times-Roman"/>
          <w:color w:val="010101"/>
          <w:sz w:val="22"/>
          <w:szCs w:val="22"/>
        </w:rPr>
        <w:t>, T.;</w:t>
      </w:r>
      <w:r w:rsidRPr="009709FA">
        <w:rPr>
          <w:rFonts w:ascii="Times-Roman" w:hAnsi="Times-Roman" w:hint="eastAsia"/>
          <w:color w:val="010101"/>
          <w:sz w:val="22"/>
          <w:szCs w:val="22"/>
        </w:rPr>
        <w:t xml:space="preserve"> </w:t>
      </w:r>
      <w:r w:rsidRPr="009709FA">
        <w:rPr>
          <w:rFonts w:ascii="Times-Roman" w:hAnsi="Times-Roman"/>
          <w:color w:val="010101"/>
          <w:sz w:val="22"/>
          <w:szCs w:val="22"/>
        </w:rPr>
        <w:t>Wright</w:t>
      </w:r>
      <w:r w:rsidR="00FA14FE">
        <w:rPr>
          <w:rFonts w:ascii="Times-Roman" w:hAnsi="Times-Roman"/>
          <w:color w:val="010101"/>
          <w:sz w:val="22"/>
          <w:szCs w:val="22"/>
        </w:rPr>
        <w:t>,</w:t>
      </w:r>
      <w:r w:rsidRPr="009709FA">
        <w:rPr>
          <w:rFonts w:ascii="Times-Roman" w:hAnsi="Times-Roman"/>
          <w:color w:val="010101"/>
          <w:sz w:val="22"/>
          <w:szCs w:val="22"/>
        </w:rPr>
        <w:t xml:space="preserve"> J</w:t>
      </w:r>
      <w:r w:rsidR="00FA14FE">
        <w:rPr>
          <w:rFonts w:ascii="Times-Roman" w:hAnsi="Times-Roman"/>
          <w:color w:val="010101"/>
          <w:sz w:val="22"/>
          <w:szCs w:val="22"/>
        </w:rPr>
        <w:t>. 2006.</w:t>
      </w:r>
      <w:proofErr w:type="gramEnd"/>
      <w:r w:rsidRPr="009709FA">
        <w:rPr>
          <w:rFonts w:ascii="Times-Roman" w:hAnsi="Times-Roman"/>
          <w:color w:val="010101"/>
          <w:sz w:val="22"/>
          <w:szCs w:val="22"/>
        </w:rPr>
        <w:t xml:space="preserve"> </w:t>
      </w:r>
      <w:proofErr w:type="gramStart"/>
      <w:r w:rsidRPr="009709FA">
        <w:rPr>
          <w:rFonts w:ascii="Times-Roman" w:hAnsi="Times-Roman"/>
          <w:color w:val="010101"/>
          <w:sz w:val="22"/>
          <w:szCs w:val="22"/>
        </w:rPr>
        <w:t xml:space="preserve">Multi-homing and </w:t>
      </w:r>
      <w:r w:rsidR="00FA14FE">
        <w:rPr>
          <w:rFonts w:ascii="Times-Roman" w:hAnsi="Times-Roman"/>
          <w:color w:val="010101"/>
          <w:sz w:val="22"/>
          <w:szCs w:val="22"/>
        </w:rPr>
        <w:t>C</w:t>
      </w:r>
      <w:r w:rsidRPr="009709FA">
        <w:rPr>
          <w:rFonts w:ascii="Times-Roman" w:hAnsi="Times-Roman"/>
          <w:color w:val="010101"/>
          <w:sz w:val="22"/>
          <w:szCs w:val="22"/>
        </w:rPr>
        <w:t>ompatibility</w:t>
      </w:r>
      <w:r w:rsidR="00FA14FE">
        <w:rPr>
          <w:rFonts w:ascii="Times-Roman" w:hAnsi="Times-Roman" w:hint="eastAsia"/>
          <w:color w:val="010101"/>
          <w:sz w:val="22"/>
          <w:szCs w:val="22"/>
        </w:rPr>
        <w:t>.</w:t>
      </w:r>
      <w:proofErr w:type="gramEnd"/>
      <w:r w:rsidR="00FA14FE">
        <w:rPr>
          <w:rFonts w:ascii="Times-Roman" w:hAnsi="Times-Roman"/>
          <w:color w:val="010101"/>
          <w:sz w:val="22"/>
          <w:szCs w:val="22"/>
        </w:rPr>
        <w:t xml:space="preserve"> </w:t>
      </w:r>
      <w:r w:rsidRPr="009709FA">
        <w:rPr>
          <w:rFonts w:ascii="Times-Roman" w:hAnsi="Times-Roman"/>
          <w:color w:val="010101"/>
          <w:sz w:val="22"/>
          <w:szCs w:val="22"/>
        </w:rPr>
        <w:t>International Journal of Organization</w:t>
      </w:r>
      <w:r w:rsidR="00FA14FE">
        <w:rPr>
          <w:rFonts w:ascii="Times-Roman" w:hAnsi="Times-Roman" w:hint="eastAsia"/>
          <w:color w:val="010101"/>
          <w:sz w:val="22"/>
          <w:szCs w:val="22"/>
        </w:rPr>
        <w:t>,</w:t>
      </w:r>
      <w:r w:rsidRPr="009709FA">
        <w:rPr>
          <w:rFonts w:ascii="Times-Roman" w:hAnsi="Times-Roman" w:hint="eastAsia"/>
          <w:color w:val="010101"/>
          <w:sz w:val="22"/>
          <w:szCs w:val="22"/>
        </w:rPr>
        <w:t xml:space="preserve"> </w:t>
      </w:r>
      <w:r w:rsidRPr="009709FA">
        <w:rPr>
          <w:rFonts w:ascii="Times-Roman" w:hAnsi="Times-Roman"/>
          <w:color w:val="010101"/>
          <w:sz w:val="22"/>
          <w:szCs w:val="22"/>
        </w:rPr>
        <w:t>24</w:t>
      </w:r>
      <w:r w:rsidRPr="009709FA">
        <w:rPr>
          <w:rFonts w:ascii="Times-Roman" w:hAnsi="Times-Roman" w:hint="eastAsia"/>
          <w:color w:val="010101"/>
          <w:sz w:val="22"/>
          <w:szCs w:val="22"/>
        </w:rPr>
        <w:t>(</w:t>
      </w:r>
      <w:r w:rsidRPr="009709FA">
        <w:rPr>
          <w:rFonts w:ascii="Times-Roman" w:hAnsi="Times-Roman"/>
          <w:color w:val="010101"/>
          <w:sz w:val="22"/>
          <w:szCs w:val="22"/>
        </w:rPr>
        <w:t>1</w:t>
      </w:r>
      <w:r w:rsidRPr="009709FA">
        <w:rPr>
          <w:rFonts w:ascii="Times-Roman" w:hAnsi="Times-Roman" w:hint="eastAsia"/>
          <w:color w:val="010101"/>
          <w:sz w:val="22"/>
          <w:szCs w:val="22"/>
        </w:rPr>
        <w:t>)</w:t>
      </w:r>
      <w:r w:rsidR="00FA14FE">
        <w:rPr>
          <w:rFonts w:ascii="Times-Roman" w:hAnsi="Times-Roman"/>
          <w:color w:val="010101"/>
          <w:sz w:val="22"/>
          <w:szCs w:val="22"/>
        </w:rPr>
        <w:t>:</w:t>
      </w:r>
      <w:r w:rsidRPr="009709FA">
        <w:rPr>
          <w:rFonts w:ascii="Times-Roman" w:hAnsi="Times-Roman"/>
          <w:color w:val="010101"/>
          <w:sz w:val="22"/>
          <w:szCs w:val="22"/>
        </w:rPr>
        <w:t>45-67</w:t>
      </w:r>
    </w:p>
    <w:p w14:paraId="515A56DF" w14:textId="77777777" w:rsidR="00FA14FE" w:rsidRPr="004C3FD7" w:rsidRDefault="00FA14FE" w:rsidP="00FA14FE">
      <w:pPr>
        <w:ind w:left="440" w:hanging="440"/>
      </w:pPr>
      <w:r>
        <w:t xml:space="preserve">Rochet, J.C.; Tirole, J. 2006 Two-Sided Markets: A Progress Report. </w:t>
      </w:r>
      <w:proofErr w:type="gramStart"/>
      <w:r w:rsidRPr="00F93F05">
        <w:rPr>
          <w:rFonts w:ascii="Times-Roman" w:hAnsi="Times-Roman"/>
          <w:color w:val="010101"/>
          <w:sz w:val="22"/>
          <w:szCs w:val="22"/>
        </w:rPr>
        <w:t xml:space="preserve">RAND </w:t>
      </w:r>
      <w:r>
        <w:t>Journal of Economics.</w:t>
      </w:r>
      <w:proofErr w:type="gramEnd"/>
      <w:r>
        <w:t xml:space="preserve"> 37(3):645-667.</w:t>
      </w:r>
    </w:p>
    <w:p w14:paraId="1E0DB34A" w14:textId="252F9BF9" w:rsidR="008A5C2F" w:rsidRDefault="00FA14FE" w:rsidP="00B351DB">
      <w:pPr>
        <w:spacing w:before="60" w:line="320" w:lineRule="exact"/>
        <w:ind w:left="440" w:hangingChars="200" w:hanging="440"/>
        <w:rPr>
          <w:rFonts w:ascii="Times-Roman" w:hAnsi="Times-Roman" w:hint="eastAsia"/>
          <w:color w:val="010101"/>
          <w:sz w:val="22"/>
          <w:szCs w:val="22"/>
        </w:rPr>
      </w:pPr>
      <w:bookmarkStart w:id="411" w:name="OLE_LINK183"/>
      <w:bookmarkStart w:id="412" w:name="OLE_LINK184"/>
      <w:proofErr w:type="gramStart"/>
      <w:r>
        <w:rPr>
          <w:rFonts w:ascii="Times-Roman" w:hAnsi="Times-Roman"/>
          <w:color w:val="010101"/>
          <w:sz w:val="22"/>
          <w:szCs w:val="22"/>
        </w:rPr>
        <w:t>Armstrong, M</w:t>
      </w:r>
      <w:r w:rsidR="008A5C2F">
        <w:rPr>
          <w:rFonts w:ascii="Times-Roman" w:hAnsi="Times-Roman"/>
          <w:color w:val="010101"/>
          <w:sz w:val="22"/>
          <w:szCs w:val="22"/>
        </w:rPr>
        <w:t>.;</w:t>
      </w:r>
      <w:r>
        <w:rPr>
          <w:rFonts w:ascii="Times-Roman" w:hAnsi="Times-Roman"/>
          <w:color w:val="010101"/>
          <w:sz w:val="22"/>
          <w:szCs w:val="22"/>
        </w:rPr>
        <w:t xml:space="preserve"> </w:t>
      </w:r>
      <w:r w:rsidR="008A5C2F" w:rsidRPr="008A5C2F">
        <w:rPr>
          <w:rFonts w:ascii="Times-Roman" w:hAnsi="Times-Roman"/>
          <w:color w:val="010101"/>
          <w:sz w:val="22"/>
          <w:szCs w:val="22"/>
        </w:rPr>
        <w:t>Wright</w:t>
      </w:r>
      <w:r>
        <w:rPr>
          <w:rFonts w:ascii="Times-Roman" w:hAnsi="Times-Roman"/>
          <w:color w:val="010101"/>
          <w:sz w:val="22"/>
          <w:szCs w:val="22"/>
        </w:rPr>
        <w:t>, J</w:t>
      </w:r>
      <w:r w:rsidR="008A5C2F">
        <w:rPr>
          <w:rFonts w:ascii="Times-Roman" w:hAnsi="Times-Roman"/>
          <w:color w:val="010101"/>
          <w:sz w:val="22"/>
          <w:szCs w:val="22"/>
        </w:rPr>
        <w:t>. 200</w:t>
      </w:r>
      <w:bookmarkEnd w:id="411"/>
      <w:bookmarkEnd w:id="412"/>
      <w:r w:rsidR="008A5C2F">
        <w:rPr>
          <w:rFonts w:ascii="Times-Roman" w:hAnsi="Times-Roman"/>
          <w:color w:val="010101"/>
          <w:sz w:val="22"/>
          <w:szCs w:val="22"/>
        </w:rPr>
        <w:t>7.</w:t>
      </w:r>
      <w:proofErr w:type="gramEnd"/>
      <w:r w:rsidR="008A5C2F" w:rsidRPr="008A5C2F">
        <w:t xml:space="preserve"> </w:t>
      </w:r>
      <w:proofErr w:type="gramStart"/>
      <w:r w:rsidR="008A5C2F" w:rsidRPr="008A5C2F">
        <w:rPr>
          <w:rFonts w:ascii="Times-Roman" w:hAnsi="Times-Roman"/>
          <w:color w:val="010101"/>
          <w:sz w:val="22"/>
          <w:szCs w:val="22"/>
        </w:rPr>
        <w:t xml:space="preserve">Two-sided </w:t>
      </w:r>
      <w:r w:rsidR="008A5C2F">
        <w:rPr>
          <w:rFonts w:ascii="Times-Roman" w:hAnsi="Times-Roman"/>
          <w:color w:val="010101"/>
          <w:sz w:val="22"/>
          <w:szCs w:val="22"/>
        </w:rPr>
        <w:t>Markets, Competitive Bottlenecks and Exclusive C</w:t>
      </w:r>
      <w:r w:rsidR="008A5C2F" w:rsidRPr="008A5C2F">
        <w:rPr>
          <w:rFonts w:ascii="Times-Roman" w:hAnsi="Times-Roman"/>
          <w:color w:val="010101"/>
          <w:sz w:val="22"/>
          <w:szCs w:val="22"/>
        </w:rPr>
        <w:t>ontracts</w:t>
      </w:r>
      <w:r w:rsidR="008A5C2F">
        <w:rPr>
          <w:rFonts w:ascii="Times-Roman" w:hAnsi="Times-Roman"/>
          <w:color w:val="010101"/>
          <w:sz w:val="22"/>
          <w:szCs w:val="22"/>
        </w:rPr>
        <w:t>.</w:t>
      </w:r>
      <w:proofErr w:type="gramEnd"/>
      <w:r w:rsidR="008A5C2F">
        <w:rPr>
          <w:rFonts w:ascii="Times-Roman" w:hAnsi="Times-Roman"/>
          <w:color w:val="010101"/>
          <w:sz w:val="22"/>
          <w:szCs w:val="22"/>
        </w:rPr>
        <w:t xml:space="preserve">  </w:t>
      </w:r>
      <w:r w:rsidR="008A5C2F" w:rsidRPr="008A5C2F">
        <w:rPr>
          <w:rFonts w:ascii="Times-Roman" w:hAnsi="Times-Roman"/>
          <w:color w:val="010101"/>
          <w:sz w:val="22"/>
          <w:szCs w:val="22"/>
        </w:rPr>
        <w:t>Economic Theory</w:t>
      </w:r>
      <w:r>
        <w:rPr>
          <w:rFonts w:ascii="Times-Roman" w:hAnsi="Times-Roman"/>
          <w:color w:val="010101"/>
          <w:sz w:val="22"/>
          <w:szCs w:val="22"/>
        </w:rPr>
        <w:t>,</w:t>
      </w:r>
      <w:r w:rsidR="008A5C2F" w:rsidRPr="008A5C2F">
        <w:rPr>
          <w:rFonts w:ascii="Times-Roman" w:hAnsi="Times-Roman"/>
          <w:color w:val="010101"/>
          <w:sz w:val="22"/>
          <w:szCs w:val="22"/>
        </w:rPr>
        <w:t xml:space="preserve"> 32 (2)</w:t>
      </w:r>
      <w:r w:rsidR="008A5C2F">
        <w:rPr>
          <w:rFonts w:ascii="Times-Roman" w:hAnsi="Times-Roman"/>
          <w:color w:val="010101"/>
          <w:sz w:val="22"/>
          <w:szCs w:val="22"/>
        </w:rPr>
        <w:t>:</w:t>
      </w:r>
      <w:r w:rsidR="008A5C2F" w:rsidRPr="008A5C2F">
        <w:rPr>
          <w:rFonts w:ascii="Times-Roman" w:hAnsi="Times-Roman"/>
          <w:color w:val="010101"/>
          <w:sz w:val="22"/>
          <w:szCs w:val="22"/>
        </w:rPr>
        <w:t>353-380</w:t>
      </w:r>
      <w:r w:rsidR="008A5C2F">
        <w:rPr>
          <w:rFonts w:ascii="Times-Roman" w:hAnsi="Times-Roman"/>
          <w:color w:val="010101"/>
          <w:sz w:val="22"/>
          <w:szCs w:val="22"/>
        </w:rPr>
        <w:t>.</w:t>
      </w:r>
    </w:p>
    <w:p w14:paraId="7782C0C8" w14:textId="45A621B2" w:rsidR="008761A5" w:rsidRDefault="008761A5" w:rsidP="00B351DB">
      <w:pPr>
        <w:spacing w:before="60" w:line="320" w:lineRule="exact"/>
        <w:ind w:left="440" w:hangingChars="200" w:hanging="440"/>
        <w:rPr>
          <w:rFonts w:ascii="Times-Roman" w:hAnsi="Times-Roman" w:hint="eastAsia"/>
          <w:color w:val="010101"/>
          <w:sz w:val="22"/>
          <w:szCs w:val="22"/>
        </w:rPr>
      </w:pPr>
      <w:r w:rsidRPr="008761A5">
        <w:rPr>
          <w:rFonts w:ascii="Times-Roman" w:hAnsi="Times-Roman"/>
          <w:color w:val="010101"/>
          <w:sz w:val="22"/>
          <w:szCs w:val="22"/>
        </w:rPr>
        <w:t>Loertscher</w:t>
      </w:r>
      <w:r w:rsidR="00FA14FE">
        <w:rPr>
          <w:rFonts w:ascii="Times-Roman" w:hAnsi="Times-Roman"/>
          <w:color w:val="010101"/>
          <w:sz w:val="22"/>
          <w:szCs w:val="22"/>
        </w:rPr>
        <w:t>, S</w:t>
      </w:r>
      <w:r>
        <w:rPr>
          <w:rFonts w:ascii="Times-Roman" w:hAnsi="Times-Roman"/>
          <w:color w:val="010101"/>
          <w:sz w:val="22"/>
          <w:szCs w:val="22"/>
        </w:rPr>
        <w:t xml:space="preserve">. 2007. </w:t>
      </w:r>
      <w:proofErr w:type="gramStart"/>
      <w:r w:rsidRPr="008761A5">
        <w:rPr>
          <w:rFonts w:ascii="Times-Roman" w:hAnsi="Times-Roman"/>
          <w:color w:val="010101"/>
          <w:sz w:val="22"/>
          <w:szCs w:val="22"/>
        </w:rPr>
        <w:t>Horizontally differentiated market makers</w:t>
      </w:r>
      <w:r>
        <w:rPr>
          <w:rFonts w:ascii="Times-Roman" w:hAnsi="Times-Roman" w:hint="eastAsia"/>
          <w:color w:val="010101"/>
          <w:sz w:val="22"/>
          <w:szCs w:val="22"/>
        </w:rPr>
        <w:t>.</w:t>
      </w:r>
      <w:proofErr w:type="gramEnd"/>
      <w:r w:rsidRPr="008761A5">
        <w:rPr>
          <w:rFonts w:ascii="Times-Roman" w:hAnsi="Times-Roman"/>
          <w:color w:val="010101"/>
          <w:sz w:val="22"/>
          <w:szCs w:val="22"/>
        </w:rPr>
        <w:t xml:space="preserve"> Journal of Economics </w:t>
      </w:r>
      <w:r>
        <w:rPr>
          <w:rFonts w:ascii="Times-Roman" w:hAnsi="Times-Roman" w:hint="eastAsia"/>
          <w:color w:val="010101"/>
          <w:sz w:val="22"/>
          <w:szCs w:val="22"/>
        </w:rPr>
        <w:t>&amp;</w:t>
      </w:r>
      <w:r w:rsidRPr="008761A5">
        <w:rPr>
          <w:rFonts w:ascii="Times-Roman" w:hAnsi="Times-Roman"/>
          <w:color w:val="010101"/>
          <w:sz w:val="22"/>
          <w:szCs w:val="22"/>
        </w:rPr>
        <w:t xml:space="preserve"> Management Strategy</w:t>
      </w:r>
      <w:r w:rsidR="00FA14FE">
        <w:rPr>
          <w:rFonts w:ascii="Times-Roman" w:hAnsi="Times-Roman" w:hint="eastAsia"/>
          <w:color w:val="010101"/>
          <w:sz w:val="22"/>
          <w:szCs w:val="22"/>
        </w:rPr>
        <w:t>,</w:t>
      </w:r>
      <w:r>
        <w:rPr>
          <w:rFonts w:ascii="Times-Roman" w:hAnsi="Times-Roman"/>
          <w:color w:val="010101"/>
          <w:sz w:val="22"/>
          <w:szCs w:val="22"/>
        </w:rPr>
        <w:t xml:space="preserve"> </w:t>
      </w:r>
      <w:r w:rsidRPr="008761A5">
        <w:rPr>
          <w:rFonts w:ascii="Times-Roman" w:hAnsi="Times-Roman"/>
          <w:color w:val="010101"/>
          <w:sz w:val="22"/>
          <w:szCs w:val="22"/>
        </w:rPr>
        <w:t>16</w:t>
      </w:r>
      <w:r w:rsidRPr="008761A5">
        <w:rPr>
          <w:rFonts w:ascii="Times-Roman" w:hAnsi="Times-Roman" w:hint="eastAsia"/>
          <w:color w:val="010101"/>
          <w:sz w:val="22"/>
          <w:szCs w:val="22"/>
        </w:rPr>
        <w:t>(</w:t>
      </w:r>
      <w:r w:rsidRPr="008761A5">
        <w:rPr>
          <w:rFonts w:ascii="Times-Roman" w:hAnsi="Times-Roman"/>
          <w:color w:val="010101"/>
          <w:sz w:val="22"/>
          <w:szCs w:val="22"/>
        </w:rPr>
        <w:t>4</w:t>
      </w:r>
      <w:r>
        <w:rPr>
          <w:rFonts w:ascii="Times-Roman" w:hAnsi="Times-Roman" w:hint="eastAsia"/>
          <w:color w:val="010101"/>
          <w:sz w:val="22"/>
          <w:szCs w:val="22"/>
        </w:rPr>
        <w:t>):</w:t>
      </w:r>
      <w:r w:rsidRPr="008761A5">
        <w:rPr>
          <w:rFonts w:ascii="Times-Roman" w:hAnsi="Times-Roman"/>
          <w:color w:val="010101"/>
          <w:sz w:val="22"/>
          <w:szCs w:val="22"/>
        </w:rPr>
        <w:t>793-825</w:t>
      </w:r>
      <w:r>
        <w:rPr>
          <w:rFonts w:ascii="Times-Roman" w:hAnsi="Times-Roman"/>
          <w:color w:val="010101"/>
          <w:sz w:val="22"/>
          <w:szCs w:val="22"/>
        </w:rPr>
        <w:t>.</w:t>
      </w:r>
    </w:p>
    <w:p w14:paraId="787E167D" w14:textId="411020B4" w:rsidR="00A87B5D" w:rsidRDefault="00A87B5D" w:rsidP="00B351DB">
      <w:pPr>
        <w:spacing w:before="60" w:line="320" w:lineRule="exact"/>
        <w:ind w:left="440" w:hangingChars="200" w:hanging="440"/>
        <w:rPr>
          <w:rFonts w:ascii="Times-Roman" w:hAnsi="Times-Roman" w:hint="eastAsia"/>
          <w:color w:val="010101"/>
          <w:sz w:val="22"/>
          <w:szCs w:val="22"/>
        </w:rPr>
      </w:pPr>
      <w:proofErr w:type="gramStart"/>
      <w:r w:rsidRPr="00A87B5D">
        <w:rPr>
          <w:rFonts w:ascii="Times-Roman" w:hAnsi="Times-Roman"/>
          <w:color w:val="010101"/>
          <w:sz w:val="22"/>
          <w:szCs w:val="22"/>
        </w:rPr>
        <w:t>Alexandrov</w:t>
      </w:r>
      <w:r w:rsidR="00FA14FE">
        <w:rPr>
          <w:rFonts w:ascii="Times-Roman" w:hAnsi="Times-Roman"/>
          <w:color w:val="010101"/>
          <w:sz w:val="22"/>
          <w:szCs w:val="22"/>
        </w:rPr>
        <w:t>, A</w:t>
      </w:r>
      <w:r>
        <w:rPr>
          <w:rFonts w:ascii="Times-Roman" w:hAnsi="Times-Roman"/>
          <w:color w:val="010101"/>
          <w:sz w:val="22"/>
          <w:szCs w:val="22"/>
        </w:rPr>
        <w:t>.;</w:t>
      </w:r>
      <w:r w:rsidR="00FA14FE">
        <w:rPr>
          <w:rFonts w:ascii="Times-Roman" w:hAnsi="Times-Roman"/>
          <w:color w:val="010101"/>
          <w:sz w:val="22"/>
          <w:szCs w:val="22"/>
        </w:rPr>
        <w:t xml:space="preserve"> </w:t>
      </w:r>
      <w:r w:rsidRPr="00A87B5D">
        <w:rPr>
          <w:rFonts w:ascii="Times-Roman" w:hAnsi="Times-Roman"/>
          <w:color w:val="010101"/>
          <w:sz w:val="22"/>
          <w:szCs w:val="22"/>
        </w:rPr>
        <w:t>Deltas</w:t>
      </w:r>
      <w:r w:rsidR="00FA14FE">
        <w:rPr>
          <w:rFonts w:ascii="Times-Roman" w:hAnsi="Times-Roman"/>
          <w:color w:val="010101"/>
          <w:sz w:val="22"/>
          <w:szCs w:val="22"/>
        </w:rPr>
        <w:t>, G</w:t>
      </w:r>
      <w:r>
        <w:rPr>
          <w:rFonts w:ascii="Times-Roman" w:hAnsi="Times-Roman"/>
          <w:color w:val="010101"/>
          <w:sz w:val="22"/>
          <w:szCs w:val="22"/>
        </w:rPr>
        <w:t xml:space="preserve">.; </w:t>
      </w:r>
      <w:r w:rsidRPr="00A87B5D">
        <w:rPr>
          <w:rFonts w:ascii="Times-Roman" w:hAnsi="Times-Roman"/>
          <w:color w:val="010101"/>
          <w:sz w:val="22"/>
          <w:szCs w:val="22"/>
        </w:rPr>
        <w:t>Spulber</w:t>
      </w:r>
      <w:r w:rsidR="00FA14FE">
        <w:rPr>
          <w:rFonts w:ascii="Times-Roman" w:hAnsi="Times-Roman"/>
          <w:color w:val="010101"/>
          <w:sz w:val="22"/>
          <w:szCs w:val="22"/>
        </w:rPr>
        <w:t>, D.F</w:t>
      </w:r>
      <w:r>
        <w:rPr>
          <w:rFonts w:ascii="Times-Roman" w:hAnsi="Times-Roman"/>
          <w:color w:val="010101"/>
          <w:sz w:val="22"/>
          <w:szCs w:val="22"/>
        </w:rPr>
        <w:t>. 2008.</w:t>
      </w:r>
      <w:proofErr w:type="gramEnd"/>
      <w:r>
        <w:rPr>
          <w:rFonts w:ascii="Times-Roman" w:hAnsi="Times-Roman"/>
          <w:color w:val="010101"/>
          <w:sz w:val="22"/>
          <w:szCs w:val="22"/>
        </w:rPr>
        <w:t xml:space="preserve"> </w:t>
      </w:r>
      <w:proofErr w:type="gramStart"/>
      <w:r w:rsidRPr="00A87B5D">
        <w:rPr>
          <w:rFonts w:ascii="Times-Roman" w:hAnsi="Times-Roman"/>
          <w:color w:val="010101"/>
          <w:sz w:val="22"/>
          <w:szCs w:val="22"/>
        </w:rPr>
        <w:t xml:space="preserve">Oligopolistic </w:t>
      </w:r>
      <w:r>
        <w:rPr>
          <w:rFonts w:ascii="Times-Roman" w:hAnsi="Times-Roman"/>
          <w:color w:val="010101"/>
          <w:sz w:val="22"/>
          <w:szCs w:val="22"/>
        </w:rPr>
        <w:t>C</w:t>
      </w:r>
      <w:r w:rsidRPr="00A87B5D">
        <w:rPr>
          <w:rFonts w:ascii="Times-Roman" w:hAnsi="Times-Roman"/>
          <w:color w:val="010101"/>
          <w:sz w:val="22"/>
          <w:szCs w:val="22"/>
        </w:rPr>
        <w:t xml:space="preserve">ompetition in </w:t>
      </w:r>
      <w:r>
        <w:rPr>
          <w:rFonts w:ascii="Times-Roman" w:hAnsi="Times-Roman"/>
          <w:color w:val="010101"/>
          <w:sz w:val="22"/>
          <w:szCs w:val="22"/>
        </w:rPr>
        <w:t>T</w:t>
      </w:r>
      <w:r w:rsidRPr="00A87B5D">
        <w:rPr>
          <w:rFonts w:ascii="Times-Roman" w:hAnsi="Times-Roman"/>
          <w:color w:val="010101"/>
          <w:sz w:val="22"/>
          <w:szCs w:val="22"/>
        </w:rPr>
        <w:t xml:space="preserve">wo-sided </w:t>
      </w:r>
      <w:r>
        <w:rPr>
          <w:rFonts w:ascii="Times-Roman" w:hAnsi="Times-Roman"/>
          <w:color w:val="010101"/>
          <w:sz w:val="22"/>
          <w:szCs w:val="22"/>
        </w:rPr>
        <w:t>M</w:t>
      </w:r>
      <w:r w:rsidRPr="00A87B5D">
        <w:rPr>
          <w:rFonts w:ascii="Times-Roman" w:hAnsi="Times-Roman"/>
          <w:color w:val="010101"/>
          <w:sz w:val="22"/>
          <w:szCs w:val="22"/>
        </w:rPr>
        <w:t>arkets</w:t>
      </w:r>
      <w:r>
        <w:rPr>
          <w:rFonts w:ascii="Times-Roman" w:hAnsi="Times-Roman" w:hint="eastAsia"/>
          <w:color w:val="010101"/>
          <w:sz w:val="22"/>
          <w:szCs w:val="22"/>
        </w:rPr>
        <w:t>.</w:t>
      </w:r>
      <w:proofErr w:type="gramEnd"/>
      <w:r>
        <w:rPr>
          <w:rFonts w:ascii="Times-Roman" w:hAnsi="Times-Roman"/>
          <w:color w:val="010101"/>
          <w:sz w:val="22"/>
          <w:szCs w:val="22"/>
        </w:rPr>
        <w:t xml:space="preserve"> </w:t>
      </w:r>
      <w:proofErr w:type="gramStart"/>
      <w:r w:rsidRPr="00A87B5D">
        <w:rPr>
          <w:rFonts w:ascii="Times-Roman" w:hAnsi="Times-Roman"/>
          <w:color w:val="010101"/>
          <w:sz w:val="22"/>
          <w:szCs w:val="22"/>
        </w:rPr>
        <w:t>Simon School working paper</w:t>
      </w:r>
      <w:r w:rsidR="00FA14FE">
        <w:rPr>
          <w:rFonts w:ascii="Times-Roman" w:hAnsi="Times-Roman"/>
          <w:color w:val="010101"/>
          <w:sz w:val="22"/>
          <w:szCs w:val="22"/>
        </w:rPr>
        <w:t>,</w:t>
      </w:r>
      <w:r>
        <w:rPr>
          <w:rFonts w:ascii="Times-Roman" w:hAnsi="Times-Roman"/>
          <w:color w:val="010101"/>
          <w:sz w:val="22"/>
          <w:szCs w:val="22"/>
        </w:rPr>
        <w:t xml:space="preserve"> </w:t>
      </w:r>
      <w:r w:rsidRPr="00A87B5D">
        <w:rPr>
          <w:rFonts w:ascii="Times-Roman" w:hAnsi="Times-Roman"/>
          <w:color w:val="010101"/>
          <w:sz w:val="22"/>
          <w:szCs w:val="22"/>
        </w:rPr>
        <w:t>FR07-12</w:t>
      </w:r>
      <w:r>
        <w:rPr>
          <w:rFonts w:ascii="Times-Roman" w:hAnsi="Times-Roman" w:hint="eastAsia"/>
          <w:color w:val="010101"/>
          <w:sz w:val="22"/>
          <w:szCs w:val="22"/>
        </w:rPr>
        <w:t>.</w:t>
      </w:r>
      <w:proofErr w:type="gramEnd"/>
    </w:p>
    <w:p w14:paraId="27146CB9" w14:textId="7741F06B" w:rsidR="008761A5" w:rsidRDefault="008761A5" w:rsidP="00B351DB">
      <w:pPr>
        <w:spacing w:before="60" w:line="320" w:lineRule="exact"/>
        <w:ind w:left="440" w:hangingChars="200" w:hanging="440"/>
        <w:rPr>
          <w:rFonts w:ascii="Times-Roman" w:hAnsi="Times-Roman" w:hint="eastAsia"/>
          <w:color w:val="010101"/>
          <w:sz w:val="22"/>
          <w:szCs w:val="22"/>
        </w:rPr>
      </w:pPr>
      <w:proofErr w:type="gramStart"/>
      <w:r w:rsidRPr="008761A5">
        <w:rPr>
          <w:rFonts w:ascii="Times-Roman" w:hAnsi="Times-Roman"/>
          <w:color w:val="010101"/>
          <w:sz w:val="22"/>
          <w:szCs w:val="22"/>
        </w:rPr>
        <w:t>Anderson</w:t>
      </w:r>
      <w:r w:rsidR="00FA14FE">
        <w:rPr>
          <w:rFonts w:ascii="Times-Roman" w:hAnsi="Times-Roman"/>
          <w:color w:val="010101"/>
          <w:sz w:val="22"/>
          <w:szCs w:val="22"/>
        </w:rPr>
        <w:t>, R.M</w:t>
      </w:r>
      <w:r>
        <w:rPr>
          <w:rFonts w:ascii="Times-Roman" w:hAnsi="Times-Roman"/>
          <w:color w:val="010101"/>
          <w:sz w:val="22"/>
          <w:szCs w:val="22"/>
        </w:rPr>
        <w:t>.;</w:t>
      </w:r>
      <w:r w:rsidRPr="008761A5">
        <w:rPr>
          <w:rFonts w:ascii="Times-Roman" w:hAnsi="Times-Roman" w:hint="eastAsia"/>
          <w:color w:val="010101"/>
          <w:sz w:val="22"/>
          <w:szCs w:val="22"/>
        </w:rPr>
        <w:t xml:space="preserve"> </w:t>
      </w:r>
      <w:r w:rsidRPr="008761A5">
        <w:rPr>
          <w:rFonts w:ascii="Times-Roman" w:hAnsi="Times-Roman"/>
          <w:color w:val="010101"/>
          <w:sz w:val="22"/>
          <w:szCs w:val="22"/>
        </w:rPr>
        <w:t>Ellison</w:t>
      </w:r>
      <w:r w:rsidR="00FA14FE">
        <w:rPr>
          <w:rFonts w:ascii="Times-Roman" w:hAnsi="Times-Roman"/>
          <w:color w:val="010101"/>
          <w:sz w:val="22"/>
          <w:szCs w:val="22"/>
        </w:rPr>
        <w:t>, G</w:t>
      </w:r>
      <w:r>
        <w:rPr>
          <w:rFonts w:ascii="Times-Roman" w:hAnsi="Times-Roman"/>
          <w:color w:val="010101"/>
          <w:sz w:val="22"/>
          <w:szCs w:val="22"/>
        </w:rPr>
        <w:t xml:space="preserve">.; </w:t>
      </w:r>
      <w:r w:rsidRPr="008761A5">
        <w:rPr>
          <w:rFonts w:ascii="Times-Roman" w:hAnsi="Times-Roman"/>
          <w:color w:val="010101"/>
          <w:sz w:val="22"/>
          <w:szCs w:val="22"/>
        </w:rPr>
        <w:t>Fudenberg</w:t>
      </w:r>
      <w:r w:rsidR="00FA14FE">
        <w:rPr>
          <w:rFonts w:ascii="Times-Roman" w:hAnsi="Times-Roman"/>
          <w:color w:val="010101"/>
          <w:sz w:val="22"/>
          <w:szCs w:val="22"/>
        </w:rPr>
        <w:t>, D</w:t>
      </w:r>
      <w:r>
        <w:rPr>
          <w:rFonts w:ascii="Times-Roman" w:hAnsi="Times-Roman"/>
          <w:color w:val="010101"/>
          <w:sz w:val="22"/>
          <w:szCs w:val="22"/>
        </w:rPr>
        <w:t>. 2008.</w:t>
      </w:r>
      <w:proofErr w:type="gramEnd"/>
      <w:r>
        <w:rPr>
          <w:rFonts w:ascii="Times-Roman" w:hAnsi="Times-Roman"/>
          <w:color w:val="010101"/>
          <w:sz w:val="22"/>
          <w:szCs w:val="22"/>
        </w:rPr>
        <w:t xml:space="preserve"> </w:t>
      </w:r>
      <w:proofErr w:type="gramStart"/>
      <w:r w:rsidRPr="008761A5">
        <w:rPr>
          <w:rFonts w:ascii="Times-Roman" w:hAnsi="Times-Roman"/>
          <w:color w:val="010101"/>
          <w:sz w:val="22"/>
          <w:szCs w:val="22"/>
        </w:rPr>
        <w:t xml:space="preserve">Location </w:t>
      </w:r>
      <w:r>
        <w:rPr>
          <w:rFonts w:ascii="Times-Roman" w:hAnsi="Times-Roman"/>
          <w:color w:val="010101"/>
          <w:sz w:val="22"/>
          <w:szCs w:val="22"/>
        </w:rPr>
        <w:t>C</w:t>
      </w:r>
      <w:r w:rsidRPr="008761A5">
        <w:rPr>
          <w:rFonts w:ascii="Times-Roman" w:hAnsi="Times-Roman"/>
          <w:color w:val="010101"/>
          <w:sz w:val="22"/>
          <w:szCs w:val="22"/>
        </w:rPr>
        <w:t xml:space="preserve">hoice in </w:t>
      </w:r>
      <w:r>
        <w:rPr>
          <w:rFonts w:ascii="Times-Roman" w:hAnsi="Times-Roman"/>
          <w:color w:val="010101"/>
          <w:sz w:val="22"/>
          <w:szCs w:val="22"/>
        </w:rPr>
        <w:t>T</w:t>
      </w:r>
      <w:r w:rsidRPr="008761A5">
        <w:rPr>
          <w:rFonts w:ascii="Times-Roman" w:hAnsi="Times-Roman"/>
          <w:color w:val="010101"/>
          <w:sz w:val="22"/>
          <w:szCs w:val="22"/>
        </w:rPr>
        <w:t xml:space="preserve">wo-sided </w:t>
      </w:r>
      <w:r>
        <w:rPr>
          <w:rFonts w:ascii="Times-Roman" w:hAnsi="Times-Roman"/>
          <w:color w:val="010101"/>
          <w:sz w:val="22"/>
          <w:szCs w:val="22"/>
        </w:rPr>
        <w:t>M</w:t>
      </w:r>
      <w:r w:rsidRPr="008761A5">
        <w:rPr>
          <w:rFonts w:ascii="Times-Roman" w:hAnsi="Times-Roman"/>
          <w:color w:val="010101"/>
          <w:sz w:val="22"/>
          <w:szCs w:val="22"/>
        </w:rPr>
        <w:t xml:space="preserve">arkets with </w:t>
      </w:r>
      <w:r>
        <w:rPr>
          <w:rFonts w:ascii="Times-Roman" w:hAnsi="Times-Roman"/>
          <w:color w:val="010101"/>
          <w:sz w:val="22"/>
          <w:szCs w:val="22"/>
        </w:rPr>
        <w:t>I</w:t>
      </w:r>
      <w:r w:rsidRPr="008761A5">
        <w:rPr>
          <w:rFonts w:ascii="Times-Roman" w:hAnsi="Times-Roman"/>
          <w:color w:val="010101"/>
          <w:sz w:val="22"/>
          <w:szCs w:val="22"/>
        </w:rPr>
        <w:t xml:space="preserve">ndivisible </w:t>
      </w:r>
      <w:r w:rsidR="00146DF8">
        <w:rPr>
          <w:rFonts w:ascii="Times-Roman" w:hAnsi="Times-Roman"/>
          <w:color w:val="010101"/>
          <w:sz w:val="22"/>
          <w:szCs w:val="22"/>
        </w:rPr>
        <w:t>A</w:t>
      </w:r>
      <w:r w:rsidRPr="008761A5">
        <w:rPr>
          <w:rFonts w:ascii="Times-Roman" w:hAnsi="Times-Roman"/>
          <w:color w:val="010101"/>
          <w:sz w:val="22"/>
          <w:szCs w:val="22"/>
        </w:rPr>
        <w:t>gents</w:t>
      </w:r>
      <w:r w:rsidR="00146DF8">
        <w:rPr>
          <w:rFonts w:ascii="Times-Roman" w:hAnsi="Times-Roman" w:hint="eastAsia"/>
          <w:color w:val="010101"/>
          <w:sz w:val="22"/>
          <w:szCs w:val="22"/>
        </w:rPr>
        <w:t>.</w:t>
      </w:r>
      <w:proofErr w:type="gramEnd"/>
      <w:r w:rsidRPr="008761A5">
        <w:rPr>
          <w:rFonts w:ascii="Times-Roman" w:hAnsi="Times-Roman"/>
          <w:color w:val="010101"/>
          <w:sz w:val="22"/>
          <w:szCs w:val="22"/>
        </w:rPr>
        <w:t xml:space="preserve"> </w:t>
      </w:r>
      <w:proofErr w:type="gramStart"/>
      <w:r w:rsidRPr="008761A5">
        <w:rPr>
          <w:rFonts w:ascii="Times-Roman" w:hAnsi="Times-Roman"/>
          <w:color w:val="010101"/>
          <w:sz w:val="22"/>
          <w:szCs w:val="22"/>
        </w:rPr>
        <w:t>HIER working</w:t>
      </w:r>
      <w:r w:rsidR="00146DF8">
        <w:rPr>
          <w:rFonts w:ascii="Times-Roman" w:hAnsi="Times-Roman"/>
          <w:color w:val="010101"/>
          <w:sz w:val="22"/>
          <w:szCs w:val="22"/>
        </w:rPr>
        <w:t xml:space="preserve"> </w:t>
      </w:r>
      <w:r w:rsidRPr="008761A5">
        <w:rPr>
          <w:rFonts w:ascii="Times-Roman" w:hAnsi="Times-Roman"/>
          <w:color w:val="010101"/>
          <w:sz w:val="22"/>
          <w:szCs w:val="22"/>
        </w:rPr>
        <w:t>paper</w:t>
      </w:r>
      <w:r w:rsidR="00FA14FE">
        <w:rPr>
          <w:rFonts w:ascii="Times-Roman" w:hAnsi="Times-Roman" w:hint="eastAsia"/>
          <w:color w:val="010101"/>
          <w:sz w:val="22"/>
          <w:szCs w:val="22"/>
        </w:rPr>
        <w:t>,</w:t>
      </w:r>
      <w:r w:rsidR="00146DF8">
        <w:rPr>
          <w:rFonts w:ascii="Times-Roman" w:hAnsi="Times-Roman"/>
          <w:color w:val="010101"/>
          <w:sz w:val="22"/>
          <w:szCs w:val="22"/>
        </w:rPr>
        <w:t xml:space="preserve"> </w:t>
      </w:r>
      <w:r w:rsidRPr="008761A5">
        <w:rPr>
          <w:rFonts w:ascii="Times-Roman" w:hAnsi="Times-Roman"/>
          <w:color w:val="010101"/>
          <w:sz w:val="22"/>
          <w:szCs w:val="22"/>
        </w:rPr>
        <w:t>2056</w:t>
      </w:r>
      <w:r w:rsidR="00146DF8">
        <w:rPr>
          <w:rFonts w:ascii="Times-Roman" w:hAnsi="Times-Roman"/>
          <w:color w:val="010101"/>
          <w:sz w:val="22"/>
          <w:szCs w:val="22"/>
        </w:rPr>
        <w:t>.</w:t>
      </w:r>
      <w:proofErr w:type="gramEnd"/>
    </w:p>
    <w:p w14:paraId="692F2F0A" w14:textId="165A35C2" w:rsidR="0018631F" w:rsidRDefault="0018631F" w:rsidP="00B351DB">
      <w:pPr>
        <w:spacing w:before="60" w:line="320" w:lineRule="exact"/>
        <w:ind w:left="440" w:hangingChars="200" w:hanging="440"/>
        <w:rPr>
          <w:rFonts w:ascii="Times-Roman" w:hAnsi="Times-Roman" w:hint="eastAsia"/>
          <w:color w:val="010101"/>
          <w:sz w:val="22"/>
          <w:szCs w:val="22"/>
        </w:rPr>
      </w:pPr>
      <w:r>
        <w:rPr>
          <w:rFonts w:ascii="Times-Roman" w:hAnsi="Times-Roman"/>
          <w:color w:val="010101"/>
          <w:sz w:val="22"/>
          <w:szCs w:val="22"/>
        </w:rPr>
        <w:t>Derdenger, T. 2008. Vertical Integration and Two-sided M</w:t>
      </w:r>
      <w:r w:rsidRPr="0018631F">
        <w:rPr>
          <w:rFonts w:ascii="Times-Roman" w:hAnsi="Times-Roman"/>
          <w:color w:val="010101"/>
          <w:sz w:val="22"/>
          <w:szCs w:val="22"/>
        </w:rPr>
        <w:t>a</w:t>
      </w:r>
      <w:r>
        <w:rPr>
          <w:rFonts w:ascii="Times-Roman" w:hAnsi="Times-Roman"/>
          <w:color w:val="010101"/>
          <w:sz w:val="22"/>
          <w:szCs w:val="22"/>
        </w:rPr>
        <w:t>rket Pricing: Evidence from the Video Game Industr</w:t>
      </w:r>
      <w:r w:rsidRPr="0018631F">
        <w:rPr>
          <w:rFonts w:ascii="Times-Roman" w:hAnsi="Times-Roman"/>
          <w:color w:val="010101"/>
          <w:sz w:val="22"/>
          <w:szCs w:val="22"/>
        </w:rPr>
        <w:t>y</w:t>
      </w:r>
      <w:r>
        <w:rPr>
          <w:rFonts w:ascii="Times-Roman" w:hAnsi="Times-Roman"/>
          <w:color w:val="010101"/>
          <w:sz w:val="22"/>
          <w:szCs w:val="22"/>
        </w:rPr>
        <w:t xml:space="preserve">. </w:t>
      </w:r>
      <w:proofErr w:type="gramStart"/>
      <w:r>
        <w:rPr>
          <w:rFonts w:ascii="Times-Roman" w:hAnsi="Times-Roman"/>
          <w:color w:val="010101"/>
          <w:sz w:val="22"/>
          <w:szCs w:val="22"/>
        </w:rPr>
        <w:t>IDEI w</w:t>
      </w:r>
      <w:r w:rsidRPr="0018631F">
        <w:rPr>
          <w:rFonts w:ascii="Times-Roman" w:hAnsi="Times-Roman"/>
          <w:color w:val="010101"/>
          <w:sz w:val="22"/>
          <w:szCs w:val="22"/>
        </w:rPr>
        <w:t>orking paper</w:t>
      </w:r>
      <w:r>
        <w:rPr>
          <w:rFonts w:ascii="Times-Roman" w:hAnsi="Times-Roman"/>
          <w:color w:val="010101"/>
          <w:sz w:val="22"/>
          <w:szCs w:val="22"/>
        </w:rPr>
        <w:t>.</w:t>
      </w:r>
      <w:proofErr w:type="gramEnd"/>
    </w:p>
    <w:p w14:paraId="4AEF359A" w14:textId="6DDCB705" w:rsidR="00B351DB" w:rsidRDefault="00F93F05" w:rsidP="00B351DB">
      <w:pPr>
        <w:spacing w:before="60" w:line="320" w:lineRule="exact"/>
        <w:ind w:left="440" w:hangingChars="200" w:hanging="440"/>
        <w:rPr>
          <w:rFonts w:ascii="Times-Roman" w:hAnsi="Times-Roman" w:hint="eastAsia"/>
          <w:color w:val="010101"/>
          <w:sz w:val="22"/>
          <w:szCs w:val="22"/>
        </w:rPr>
      </w:pPr>
      <w:proofErr w:type="gramStart"/>
      <w:r>
        <w:rPr>
          <w:rFonts w:ascii="Times-Roman" w:hAnsi="Times-Roman"/>
          <w:color w:val="010101"/>
          <w:sz w:val="22"/>
          <w:szCs w:val="22"/>
        </w:rPr>
        <w:t>Eisenmann</w:t>
      </w:r>
      <w:r w:rsidR="00FA14FE">
        <w:rPr>
          <w:rFonts w:ascii="Times-Roman" w:hAnsi="Times-Roman"/>
          <w:color w:val="010101"/>
          <w:sz w:val="22"/>
          <w:szCs w:val="22"/>
        </w:rPr>
        <w:t>, T</w:t>
      </w:r>
      <w:r w:rsidR="00B351DB">
        <w:rPr>
          <w:rFonts w:ascii="Times-Roman" w:hAnsi="Times-Roman"/>
          <w:color w:val="010101"/>
          <w:sz w:val="22"/>
          <w:szCs w:val="22"/>
        </w:rPr>
        <w:t>.</w:t>
      </w:r>
      <w:r>
        <w:rPr>
          <w:rFonts w:ascii="Times-Roman" w:hAnsi="Times-Roman"/>
          <w:color w:val="010101"/>
          <w:sz w:val="22"/>
          <w:szCs w:val="22"/>
        </w:rPr>
        <w:t>; Hagiu</w:t>
      </w:r>
      <w:r w:rsidR="00FA14FE">
        <w:rPr>
          <w:rFonts w:ascii="Times-Roman" w:hAnsi="Times-Roman"/>
          <w:color w:val="010101"/>
          <w:sz w:val="22"/>
          <w:szCs w:val="22"/>
        </w:rPr>
        <w:t>, A</w:t>
      </w:r>
      <w:r>
        <w:rPr>
          <w:rFonts w:ascii="Times-Roman" w:hAnsi="Times-Roman"/>
          <w:color w:val="010101"/>
          <w:sz w:val="22"/>
          <w:szCs w:val="22"/>
        </w:rPr>
        <w:t>. 2008.</w:t>
      </w:r>
      <w:proofErr w:type="gramEnd"/>
      <w:r>
        <w:rPr>
          <w:rFonts w:ascii="Times-Roman" w:hAnsi="Times-Roman"/>
          <w:color w:val="010101"/>
          <w:sz w:val="22"/>
          <w:szCs w:val="22"/>
        </w:rPr>
        <w:t xml:space="preserve"> </w:t>
      </w:r>
      <w:proofErr w:type="gramStart"/>
      <w:r>
        <w:rPr>
          <w:rFonts w:ascii="Times-Roman" w:hAnsi="Times-Roman"/>
          <w:color w:val="010101"/>
          <w:sz w:val="22"/>
          <w:szCs w:val="22"/>
        </w:rPr>
        <w:t>S</w:t>
      </w:r>
      <w:bookmarkStart w:id="413" w:name="OLE_LINK104"/>
      <w:r>
        <w:rPr>
          <w:rFonts w:ascii="Times-Roman" w:hAnsi="Times-Roman"/>
          <w:color w:val="010101"/>
          <w:sz w:val="22"/>
          <w:szCs w:val="22"/>
        </w:rPr>
        <w:t xml:space="preserve">taging </w:t>
      </w:r>
      <w:r w:rsidR="00146DF8">
        <w:rPr>
          <w:rFonts w:ascii="Times-Roman" w:hAnsi="Times-Roman"/>
          <w:color w:val="010101"/>
          <w:sz w:val="22"/>
          <w:szCs w:val="22"/>
        </w:rPr>
        <w:t>T</w:t>
      </w:r>
      <w:r>
        <w:rPr>
          <w:rFonts w:ascii="Times-Roman" w:hAnsi="Times-Roman"/>
          <w:color w:val="010101"/>
          <w:sz w:val="22"/>
          <w:szCs w:val="22"/>
        </w:rPr>
        <w:t xml:space="preserve">wo-sided </w:t>
      </w:r>
      <w:r w:rsidR="00146DF8">
        <w:rPr>
          <w:rFonts w:ascii="Times-Roman" w:hAnsi="Times-Roman"/>
          <w:color w:val="010101"/>
          <w:sz w:val="22"/>
          <w:szCs w:val="22"/>
        </w:rPr>
        <w:t>P</w:t>
      </w:r>
      <w:r>
        <w:rPr>
          <w:rFonts w:ascii="Times-Roman" w:hAnsi="Times-Roman"/>
          <w:color w:val="010101"/>
          <w:sz w:val="22"/>
          <w:szCs w:val="22"/>
        </w:rPr>
        <w:t>latforms.</w:t>
      </w:r>
      <w:bookmarkEnd w:id="413"/>
      <w:proofErr w:type="gramEnd"/>
      <w:r>
        <w:rPr>
          <w:rFonts w:ascii="Times-Roman" w:hAnsi="Times-Roman"/>
          <w:color w:val="010101"/>
          <w:sz w:val="22"/>
          <w:szCs w:val="22"/>
        </w:rPr>
        <w:t xml:space="preserve"> </w:t>
      </w:r>
      <w:proofErr w:type="gramStart"/>
      <w:r w:rsidR="00B351DB" w:rsidRPr="00B351DB">
        <w:rPr>
          <w:rFonts w:ascii="Times-Roman" w:hAnsi="Times-Roman"/>
          <w:color w:val="010101"/>
          <w:sz w:val="22"/>
          <w:szCs w:val="22"/>
        </w:rPr>
        <w:t>Harvard Business School Background Note</w:t>
      </w:r>
      <w:r w:rsidR="00FA14FE">
        <w:rPr>
          <w:rFonts w:ascii="Times-Roman" w:hAnsi="Times-Roman"/>
          <w:color w:val="010101"/>
          <w:sz w:val="22"/>
          <w:szCs w:val="22"/>
        </w:rPr>
        <w:t xml:space="preserve">, </w:t>
      </w:r>
      <w:r w:rsidR="00B351DB" w:rsidRPr="00B351DB">
        <w:rPr>
          <w:rFonts w:ascii="Times-Roman" w:hAnsi="Times-Roman"/>
          <w:color w:val="010101"/>
          <w:sz w:val="22"/>
          <w:szCs w:val="22"/>
        </w:rPr>
        <w:t>808-004</w:t>
      </w:r>
      <w:r w:rsidR="00B351DB">
        <w:rPr>
          <w:rFonts w:ascii="Times-Roman" w:hAnsi="Times-Roman"/>
          <w:color w:val="010101"/>
          <w:sz w:val="22"/>
          <w:szCs w:val="22"/>
        </w:rPr>
        <w:t>.</w:t>
      </w:r>
      <w:proofErr w:type="gramEnd"/>
      <w:r w:rsidR="00B351DB" w:rsidRPr="00B351DB">
        <w:rPr>
          <w:rFonts w:ascii="Times-Roman" w:hAnsi="Times-Roman"/>
          <w:color w:val="010101"/>
          <w:sz w:val="22"/>
          <w:szCs w:val="22"/>
        </w:rPr>
        <w:t xml:space="preserve"> </w:t>
      </w:r>
    </w:p>
    <w:p w14:paraId="04C2FF4C" w14:textId="77777777" w:rsidR="00FA14FE" w:rsidRDefault="00FA14FE" w:rsidP="00FA14FE">
      <w:pPr>
        <w:spacing w:before="60" w:line="320" w:lineRule="exact"/>
        <w:ind w:left="440" w:hangingChars="200" w:hanging="440"/>
        <w:rPr>
          <w:rFonts w:ascii="Times-Roman" w:hAnsi="Times-Roman" w:hint="eastAsia"/>
          <w:color w:val="010101"/>
          <w:sz w:val="22"/>
          <w:szCs w:val="22"/>
        </w:rPr>
      </w:pPr>
      <w:proofErr w:type="gramStart"/>
      <w:r w:rsidRPr="00921A6A">
        <w:rPr>
          <w:rFonts w:ascii="Times-Roman" w:hAnsi="Times-Roman"/>
          <w:color w:val="010101"/>
          <w:sz w:val="22"/>
          <w:szCs w:val="22"/>
        </w:rPr>
        <w:t>Jullien</w:t>
      </w:r>
      <w:r>
        <w:rPr>
          <w:rFonts w:ascii="Times-Roman" w:hAnsi="Times-Roman"/>
          <w:color w:val="010101"/>
          <w:sz w:val="22"/>
          <w:szCs w:val="22"/>
        </w:rPr>
        <w:t>, B. 2008.</w:t>
      </w:r>
      <w:proofErr w:type="gramEnd"/>
      <w:r>
        <w:rPr>
          <w:rFonts w:ascii="Times-Roman" w:hAnsi="Times-Roman"/>
          <w:color w:val="010101"/>
          <w:sz w:val="22"/>
          <w:szCs w:val="22"/>
        </w:rPr>
        <w:t xml:space="preserve"> </w:t>
      </w:r>
      <w:proofErr w:type="gramStart"/>
      <w:r w:rsidRPr="00921A6A">
        <w:rPr>
          <w:rFonts w:ascii="Times-Roman" w:hAnsi="Times-Roman"/>
          <w:color w:val="010101"/>
          <w:sz w:val="22"/>
          <w:szCs w:val="22"/>
        </w:rPr>
        <w:t xml:space="preserve">Price </w:t>
      </w:r>
      <w:r>
        <w:rPr>
          <w:rFonts w:ascii="Times-Roman" w:hAnsi="Times-Roman"/>
          <w:color w:val="010101"/>
          <w:sz w:val="22"/>
          <w:szCs w:val="22"/>
        </w:rPr>
        <w:t>S</w:t>
      </w:r>
      <w:r w:rsidRPr="00921A6A">
        <w:rPr>
          <w:rFonts w:ascii="Times-Roman" w:hAnsi="Times-Roman"/>
          <w:color w:val="010101"/>
          <w:sz w:val="22"/>
          <w:szCs w:val="22"/>
        </w:rPr>
        <w:t xml:space="preserve">kewness and </w:t>
      </w:r>
      <w:r>
        <w:rPr>
          <w:rFonts w:ascii="Times-Roman" w:hAnsi="Times-Roman"/>
          <w:color w:val="010101"/>
          <w:sz w:val="22"/>
          <w:szCs w:val="22"/>
        </w:rPr>
        <w:t>C</w:t>
      </w:r>
      <w:r w:rsidRPr="00921A6A">
        <w:rPr>
          <w:rFonts w:ascii="Times-Roman" w:hAnsi="Times-Roman"/>
          <w:color w:val="010101"/>
          <w:sz w:val="22"/>
          <w:szCs w:val="22"/>
        </w:rPr>
        <w:t xml:space="preserve">ompetition in </w:t>
      </w:r>
      <w:r>
        <w:rPr>
          <w:rFonts w:ascii="Times-Roman" w:hAnsi="Times-Roman"/>
          <w:color w:val="010101"/>
          <w:sz w:val="22"/>
          <w:szCs w:val="22"/>
        </w:rPr>
        <w:t>M</w:t>
      </w:r>
      <w:r w:rsidRPr="00921A6A">
        <w:rPr>
          <w:rFonts w:ascii="Times-Roman" w:hAnsi="Times-Roman"/>
          <w:color w:val="010101"/>
          <w:sz w:val="22"/>
          <w:szCs w:val="22"/>
        </w:rPr>
        <w:t xml:space="preserve">ulti-sided </w:t>
      </w:r>
      <w:r>
        <w:rPr>
          <w:rFonts w:ascii="Times-Roman" w:hAnsi="Times-Roman"/>
          <w:color w:val="010101"/>
          <w:sz w:val="22"/>
          <w:szCs w:val="22"/>
        </w:rPr>
        <w:t>M</w:t>
      </w:r>
      <w:r w:rsidRPr="00921A6A">
        <w:rPr>
          <w:rFonts w:ascii="Times-Roman" w:hAnsi="Times-Roman"/>
          <w:color w:val="010101"/>
          <w:sz w:val="22"/>
          <w:szCs w:val="22"/>
        </w:rPr>
        <w:t>arkets</w:t>
      </w:r>
      <w:r>
        <w:rPr>
          <w:rFonts w:ascii="Times-Roman" w:hAnsi="Times-Roman" w:hint="eastAsia"/>
          <w:color w:val="010101"/>
          <w:sz w:val="22"/>
          <w:szCs w:val="22"/>
        </w:rPr>
        <w:t>.</w:t>
      </w:r>
      <w:proofErr w:type="gramEnd"/>
      <w:r>
        <w:rPr>
          <w:rFonts w:ascii="Times-Roman" w:hAnsi="Times-Roman"/>
          <w:color w:val="010101"/>
          <w:sz w:val="22"/>
          <w:szCs w:val="22"/>
        </w:rPr>
        <w:t xml:space="preserve"> </w:t>
      </w:r>
      <w:proofErr w:type="gramStart"/>
      <w:r w:rsidRPr="00921A6A">
        <w:rPr>
          <w:rFonts w:ascii="Times-Roman" w:hAnsi="Times-Roman"/>
          <w:color w:val="010101"/>
          <w:sz w:val="22"/>
          <w:szCs w:val="22"/>
        </w:rPr>
        <w:t>IDEI working paper</w:t>
      </w:r>
      <w:r>
        <w:rPr>
          <w:rFonts w:ascii="Times-Roman" w:hAnsi="Times-Roman" w:hint="eastAsia"/>
          <w:color w:val="010101"/>
          <w:sz w:val="22"/>
          <w:szCs w:val="22"/>
        </w:rPr>
        <w:t>.</w:t>
      </w:r>
      <w:proofErr w:type="gramEnd"/>
      <w:r w:rsidRPr="00921A6A">
        <w:rPr>
          <w:rFonts w:ascii="Times-Roman" w:hAnsi="Times-Roman" w:hint="eastAsia"/>
          <w:color w:val="010101"/>
          <w:sz w:val="22"/>
          <w:szCs w:val="22"/>
        </w:rPr>
        <w:t xml:space="preserve"> </w:t>
      </w:r>
      <w:r w:rsidRPr="00921A6A">
        <w:rPr>
          <w:rFonts w:ascii="Times-Roman" w:hAnsi="Times-Roman"/>
          <w:color w:val="010101"/>
          <w:sz w:val="22"/>
          <w:szCs w:val="22"/>
        </w:rPr>
        <w:t>504</w:t>
      </w:r>
      <w:r>
        <w:rPr>
          <w:rFonts w:ascii="Times-Roman" w:hAnsi="Times-Roman"/>
          <w:color w:val="010101"/>
          <w:sz w:val="22"/>
          <w:szCs w:val="22"/>
        </w:rPr>
        <w:t>.</w:t>
      </w:r>
    </w:p>
    <w:p w14:paraId="50CB4143" w14:textId="2DA68244" w:rsidR="00DF43C2" w:rsidRDefault="00DF43C2" w:rsidP="00DF43C2">
      <w:pPr>
        <w:spacing w:before="60" w:line="320" w:lineRule="exact"/>
        <w:ind w:left="440" w:hangingChars="200" w:hanging="440"/>
        <w:rPr>
          <w:rFonts w:ascii="Times-Roman" w:hAnsi="Times-Roman" w:hint="eastAsia"/>
          <w:color w:val="010101"/>
          <w:sz w:val="22"/>
          <w:szCs w:val="22"/>
        </w:rPr>
      </w:pPr>
      <w:r w:rsidRPr="00DF43C2">
        <w:rPr>
          <w:rFonts w:ascii="Times-Roman" w:hAnsi="Times-Roman"/>
          <w:color w:val="010101"/>
          <w:sz w:val="22"/>
          <w:szCs w:val="22"/>
        </w:rPr>
        <w:t>Rysman</w:t>
      </w:r>
      <w:r w:rsidR="00FA14FE">
        <w:rPr>
          <w:rFonts w:ascii="Times-Roman" w:hAnsi="Times-Roman"/>
          <w:color w:val="010101"/>
          <w:sz w:val="22"/>
          <w:szCs w:val="22"/>
        </w:rPr>
        <w:t>, M</w:t>
      </w:r>
      <w:r>
        <w:rPr>
          <w:rFonts w:ascii="Times-Roman" w:hAnsi="Times-Roman"/>
          <w:color w:val="010101"/>
          <w:sz w:val="22"/>
          <w:szCs w:val="22"/>
        </w:rPr>
        <w:t xml:space="preserve">. 2009. </w:t>
      </w:r>
      <w:proofErr w:type="gramStart"/>
      <w:r>
        <w:t>The Economics of Two-Sided Markets.</w:t>
      </w:r>
      <w:proofErr w:type="gramEnd"/>
      <w:r>
        <w:t xml:space="preserve"> </w:t>
      </w:r>
      <w:r w:rsidRPr="00DF43C2">
        <w:rPr>
          <w:rFonts w:ascii="Times-Roman" w:hAnsi="Times-Roman"/>
          <w:color w:val="010101"/>
          <w:sz w:val="22"/>
          <w:szCs w:val="22"/>
        </w:rPr>
        <w:t>J</w:t>
      </w:r>
      <w:r>
        <w:rPr>
          <w:rFonts w:ascii="Times-Roman" w:hAnsi="Times-Roman"/>
          <w:color w:val="010101"/>
          <w:sz w:val="22"/>
          <w:szCs w:val="22"/>
        </w:rPr>
        <w:t>ournal of Econ</w:t>
      </w:r>
      <w:r w:rsidR="00FA14FE">
        <w:rPr>
          <w:rFonts w:ascii="Times-Roman" w:hAnsi="Times-Roman"/>
          <w:color w:val="010101"/>
          <w:sz w:val="22"/>
          <w:szCs w:val="22"/>
        </w:rPr>
        <w:t>omic Perspectives,</w:t>
      </w:r>
      <w:r>
        <w:rPr>
          <w:rFonts w:ascii="Times-Roman" w:hAnsi="Times-Roman"/>
          <w:color w:val="010101"/>
          <w:sz w:val="22"/>
          <w:szCs w:val="22"/>
        </w:rPr>
        <w:t xml:space="preserve"> 23</w:t>
      </w:r>
      <w:r>
        <w:rPr>
          <w:rFonts w:ascii="Times-Roman" w:hAnsi="Times-Roman" w:hint="eastAsia"/>
          <w:color w:val="010101"/>
          <w:sz w:val="22"/>
          <w:szCs w:val="22"/>
        </w:rPr>
        <w:t>(3):125-143</w:t>
      </w:r>
      <w:r>
        <w:rPr>
          <w:rFonts w:ascii="Times-Roman" w:hAnsi="Times-Roman"/>
          <w:color w:val="010101"/>
          <w:sz w:val="22"/>
          <w:szCs w:val="22"/>
        </w:rPr>
        <w:t>.</w:t>
      </w:r>
    </w:p>
    <w:p w14:paraId="5740F800" w14:textId="61D49AC5" w:rsidR="008761A5" w:rsidRDefault="004C3FD7" w:rsidP="00B351DB">
      <w:pPr>
        <w:spacing w:before="60" w:line="320" w:lineRule="exact"/>
        <w:ind w:left="440" w:hangingChars="200" w:hanging="440"/>
      </w:pPr>
      <w:proofErr w:type="gramStart"/>
      <w:r w:rsidRPr="004C3FD7">
        <w:rPr>
          <w:rFonts w:ascii="Times-Roman" w:hAnsi="Times-Roman"/>
          <w:color w:val="010101"/>
          <w:sz w:val="22"/>
          <w:szCs w:val="22"/>
        </w:rPr>
        <w:t>Hagiu</w:t>
      </w:r>
      <w:r w:rsidR="00FA14FE">
        <w:rPr>
          <w:rFonts w:ascii="Times-Roman" w:hAnsi="Times-Roman"/>
          <w:color w:val="010101"/>
          <w:sz w:val="22"/>
          <w:szCs w:val="22"/>
        </w:rPr>
        <w:t xml:space="preserve">, A.; </w:t>
      </w:r>
      <w:r w:rsidRPr="004C3FD7">
        <w:rPr>
          <w:rFonts w:ascii="Times-Roman" w:hAnsi="Times-Roman"/>
          <w:color w:val="010101"/>
          <w:sz w:val="22"/>
          <w:szCs w:val="22"/>
        </w:rPr>
        <w:t>Wright</w:t>
      </w:r>
      <w:r w:rsidR="00FA14FE">
        <w:rPr>
          <w:rFonts w:ascii="Times-Roman" w:hAnsi="Times-Roman"/>
          <w:color w:val="010101"/>
          <w:sz w:val="22"/>
          <w:szCs w:val="22"/>
        </w:rPr>
        <w:t>, J</w:t>
      </w:r>
      <w:r w:rsidRPr="004C3FD7">
        <w:rPr>
          <w:rFonts w:ascii="Times-Roman" w:hAnsi="Times-Roman"/>
          <w:color w:val="010101"/>
          <w:sz w:val="22"/>
          <w:szCs w:val="22"/>
        </w:rPr>
        <w:t>. 2011.</w:t>
      </w:r>
      <w:proofErr w:type="gramEnd"/>
      <w:r w:rsidRPr="004C3FD7">
        <w:rPr>
          <w:rFonts w:ascii="Times-Roman" w:hAnsi="Times-Roman"/>
          <w:color w:val="010101"/>
          <w:sz w:val="22"/>
          <w:szCs w:val="22"/>
        </w:rPr>
        <w:t xml:space="preserve"> </w:t>
      </w:r>
      <w:bookmarkStart w:id="414" w:name="OLE_LINK105"/>
      <w:bookmarkStart w:id="415" w:name="OLE_LINK106"/>
      <w:r w:rsidRPr="004C3FD7">
        <w:rPr>
          <w:rFonts w:ascii="Times-Roman" w:hAnsi="Times-Roman"/>
          <w:color w:val="010101"/>
          <w:sz w:val="22"/>
          <w:szCs w:val="22"/>
        </w:rPr>
        <w:t>Multi-Sided Platforms</w:t>
      </w:r>
      <w:bookmarkEnd w:id="414"/>
      <w:bookmarkEnd w:id="415"/>
      <w:r w:rsidRPr="004C3FD7">
        <w:rPr>
          <w:rFonts w:ascii="Times-Roman" w:hAnsi="Times-Roman"/>
          <w:color w:val="010101"/>
          <w:sz w:val="22"/>
          <w:szCs w:val="22"/>
        </w:rPr>
        <w:t>, Harvard Working Paper</w:t>
      </w:r>
      <w:r w:rsidR="00FA14FE">
        <w:rPr>
          <w:rFonts w:ascii="Times-Roman" w:hAnsi="Times-Roman"/>
          <w:color w:val="010101"/>
          <w:sz w:val="22"/>
          <w:szCs w:val="22"/>
        </w:rPr>
        <w:t>,</w:t>
      </w:r>
      <w:r w:rsidRPr="004C3FD7">
        <w:rPr>
          <w:rFonts w:ascii="Times-Roman" w:hAnsi="Times-Roman"/>
          <w:color w:val="010101"/>
          <w:sz w:val="22"/>
          <w:szCs w:val="22"/>
        </w:rPr>
        <w:t xml:space="preserve"> 12-024</w:t>
      </w:r>
      <w:r w:rsidRPr="004C3FD7">
        <w:t xml:space="preserve">. </w:t>
      </w:r>
    </w:p>
    <w:p w14:paraId="61BF007E" w14:textId="77777777" w:rsidR="008761A5" w:rsidRDefault="008761A5">
      <w:pPr>
        <w:widowControl/>
        <w:jc w:val="left"/>
      </w:pPr>
      <w:r>
        <w:br w:type="page"/>
      </w:r>
    </w:p>
    <w:p w14:paraId="2541674D" w14:textId="42F74A72" w:rsidR="003545F7" w:rsidRPr="003545F7" w:rsidRDefault="00932E67" w:rsidP="003545F7">
      <w:pPr>
        <w:pStyle w:val="1"/>
        <w:jc w:val="center"/>
        <w:rPr>
          <w:rFonts w:ascii="黑体" w:eastAsia="黑体" w:hAnsi="黑体"/>
          <w:b w:val="0"/>
          <w:sz w:val="32"/>
          <w:szCs w:val="32"/>
        </w:rPr>
      </w:pPr>
      <w:bookmarkStart w:id="416" w:name="_Toc432531404"/>
      <w:r w:rsidRPr="003545F7">
        <w:rPr>
          <w:rFonts w:ascii="黑体" w:eastAsia="黑体" w:hAnsi="黑体" w:hint="eastAsia"/>
          <w:b w:val="0"/>
          <w:sz w:val="32"/>
          <w:szCs w:val="32"/>
        </w:rPr>
        <w:lastRenderedPageBreak/>
        <w:t>致谢</w:t>
      </w:r>
      <w:bookmarkEnd w:id="416"/>
    </w:p>
    <w:p w14:paraId="5924CB37" w14:textId="4B1F2F8D" w:rsidR="003545F7" w:rsidRDefault="00932E67" w:rsidP="00891A8F">
      <w:pPr>
        <w:spacing w:line="400" w:lineRule="exact"/>
        <w:ind w:firstLineChars="177" w:firstLine="425"/>
        <w:rPr>
          <w:rFonts w:ascii="宋体" w:hAnsi="宋体"/>
          <w:sz w:val="24"/>
        </w:rPr>
      </w:pPr>
      <w:r w:rsidRPr="002D2A4C">
        <w:rPr>
          <w:rFonts w:ascii="宋体" w:hAnsi="宋体" w:hint="eastAsia"/>
          <w:sz w:val="24"/>
        </w:rPr>
        <w:t>本论文是在</w:t>
      </w:r>
      <w:r w:rsidRPr="00BD285B">
        <w:rPr>
          <w:rFonts w:ascii="PMingLiU" w:hAnsi="PMingLiU" w:hint="eastAsia"/>
          <w:sz w:val="24"/>
        </w:rPr>
        <w:t>李杰</w:t>
      </w:r>
      <w:r w:rsidRPr="002D2A4C">
        <w:rPr>
          <w:rFonts w:ascii="宋体" w:hAnsi="宋体" w:hint="eastAsia"/>
          <w:sz w:val="24"/>
        </w:rPr>
        <w:t>老师的悉心指导下完成的。</w:t>
      </w:r>
      <w:r w:rsidRPr="00BD285B">
        <w:rPr>
          <w:rFonts w:ascii="PMingLiU" w:hAnsi="PMingLiU" w:hint="eastAsia"/>
          <w:sz w:val="24"/>
        </w:rPr>
        <w:t>李杰</w:t>
      </w:r>
      <w:r w:rsidRPr="002D2A4C">
        <w:rPr>
          <w:rFonts w:ascii="宋体" w:hAnsi="宋体" w:hint="eastAsia"/>
          <w:sz w:val="24"/>
        </w:rPr>
        <w:t>老师作为一名优秀的、经验丰富的教师，在</w:t>
      </w:r>
      <w:r w:rsidR="00A015CB" w:rsidRPr="002D2A4C">
        <w:rPr>
          <w:rFonts w:ascii="宋体" w:hAnsi="宋体" w:hint="eastAsia"/>
          <w:sz w:val="24"/>
        </w:rPr>
        <w:t>整个论文实验和论文写作过程中，对我进行了耐心的指导和帮助，提出严格要求，为我答疑解惑，鼓励我大胆创新</w:t>
      </w:r>
      <w:r w:rsidR="00A015CB">
        <w:rPr>
          <w:rFonts w:ascii="宋体" w:hAnsi="宋体" w:hint="eastAsia"/>
          <w:sz w:val="24"/>
        </w:rPr>
        <w:t>。同时李老师像母亲一般，在我离开台湾来到大陆求学的过程中</w:t>
      </w:r>
      <w:r w:rsidR="00A015CB" w:rsidRPr="00A015CB">
        <w:rPr>
          <w:rFonts w:ascii="宋体" w:hAnsi="宋体" w:hint="eastAsia"/>
          <w:sz w:val="24"/>
        </w:rPr>
        <w:t>谆谆教诲</w:t>
      </w:r>
      <w:r w:rsidR="00A015CB">
        <w:rPr>
          <w:rFonts w:ascii="宋体" w:hAnsi="宋体" w:hint="eastAsia"/>
          <w:sz w:val="24"/>
        </w:rPr>
        <w:t>，</w:t>
      </w:r>
      <w:r w:rsidR="00A015CB" w:rsidRPr="002D2A4C">
        <w:rPr>
          <w:rFonts w:ascii="宋体" w:hAnsi="宋体" w:hint="eastAsia"/>
          <w:sz w:val="24"/>
        </w:rPr>
        <w:t>使我在这一段宝</w:t>
      </w:r>
      <w:r w:rsidR="00CC3EDB" w:rsidRPr="002D2A4C">
        <w:rPr>
          <w:rFonts w:ascii="宋体" w:hAnsi="宋体" w:hint="eastAsia"/>
          <w:sz w:val="24"/>
        </w:rPr>
        <w:t>贵的时光</w:t>
      </w:r>
      <w:r w:rsidR="00CC3EDB" w:rsidRPr="00A015CB">
        <w:rPr>
          <w:rFonts w:ascii="宋体" w:hAnsi="宋体" w:hint="eastAsia"/>
          <w:sz w:val="24"/>
        </w:rPr>
        <w:t>里</w:t>
      </w:r>
      <w:r w:rsidR="00CC3EDB" w:rsidRPr="002D2A4C">
        <w:rPr>
          <w:rFonts w:ascii="宋体" w:hAnsi="宋体" w:hint="eastAsia"/>
          <w:sz w:val="24"/>
        </w:rPr>
        <w:t>既</w:t>
      </w:r>
      <w:r w:rsidR="00CC3EDB" w:rsidRPr="00CC3EDB">
        <w:rPr>
          <w:rFonts w:asciiTheme="minorEastAsia" w:hAnsiTheme="minorEastAsia" w:hint="eastAsia"/>
          <w:sz w:val="24"/>
        </w:rPr>
        <w:t>学</w:t>
      </w:r>
      <w:proofErr w:type="gramStart"/>
      <w:r w:rsidR="00CC3EDB" w:rsidRPr="00CC3EDB">
        <w:rPr>
          <w:rFonts w:asciiTheme="minorEastAsia" w:hAnsiTheme="minorEastAsia" w:hint="eastAsia"/>
          <w:sz w:val="24"/>
        </w:rPr>
        <w:t>涯</w:t>
      </w:r>
      <w:proofErr w:type="gramEnd"/>
      <w:r w:rsidR="00CC3EDB" w:rsidRPr="00CC3EDB">
        <w:rPr>
          <w:rFonts w:asciiTheme="minorEastAsia" w:hAnsiTheme="minorEastAsia" w:hint="eastAsia"/>
          <w:sz w:val="24"/>
        </w:rPr>
        <w:t>上</w:t>
      </w:r>
      <w:r w:rsidR="00CC3EDB" w:rsidRPr="002D2A4C">
        <w:rPr>
          <w:rFonts w:ascii="宋体" w:hAnsi="宋体" w:hint="eastAsia"/>
          <w:sz w:val="24"/>
        </w:rPr>
        <w:t>增长</w:t>
      </w:r>
      <w:r w:rsidR="00A015CB" w:rsidRPr="002D2A4C">
        <w:rPr>
          <w:rFonts w:ascii="宋体" w:hAnsi="宋体" w:hint="eastAsia"/>
          <w:sz w:val="24"/>
        </w:rPr>
        <w:t>了知识、开阔了视野、</w:t>
      </w:r>
      <w:r w:rsidR="00CC3EDB" w:rsidRPr="002D2A4C">
        <w:rPr>
          <w:rFonts w:ascii="宋体" w:hAnsi="宋体" w:hint="eastAsia"/>
          <w:sz w:val="24"/>
        </w:rPr>
        <w:t>培养了良好的</w:t>
      </w:r>
      <w:r w:rsidR="00CC3EDB">
        <w:rPr>
          <w:rFonts w:ascii="宋体" w:hAnsi="宋体" w:hint="eastAsia"/>
          <w:sz w:val="24"/>
        </w:rPr>
        <w:t>学习态度</w:t>
      </w:r>
      <w:r w:rsidR="00CC3EDB" w:rsidRPr="002D2A4C">
        <w:rPr>
          <w:rFonts w:ascii="宋体" w:hAnsi="宋体" w:hint="eastAsia"/>
          <w:sz w:val="24"/>
        </w:rPr>
        <w:t>，又</w:t>
      </w:r>
      <w:r w:rsidR="00CC3EDB" w:rsidRPr="00CC3EDB">
        <w:rPr>
          <w:rFonts w:asciiTheme="minorEastAsia" w:hAnsiTheme="minorEastAsia" w:hint="eastAsia"/>
          <w:sz w:val="24"/>
        </w:rPr>
        <w:t>在生涯中</w:t>
      </w:r>
      <w:r w:rsidR="00CC3EDB" w:rsidRPr="002D2A4C">
        <w:rPr>
          <w:rFonts w:ascii="宋体" w:hAnsi="宋体" w:hint="eastAsia"/>
          <w:sz w:val="24"/>
        </w:rPr>
        <w:t>锻炼了心态和</w:t>
      </w:r>
      <w:r w:rsidR="00CC3EDB" w:rsidRPr="00CC3EDB">
        <w:rPr>
          <w:rFonts w:asciiTheme="minorEastAsia" w:hAnsiTheme="minorEastAsia" w:hint="eastAsia"/>
          <w:sz w:val="24"/>
        </w:rPr>
        <w:t>做人</w:t>
      </w:r>
      <w:r w:rsidR="00CC3EDB" w:rsidRPr="00A015CB">
        <w:rPr>
          <w:rFonts w:asciiTheme="minorEastAsia" w:hAnsiTheme="minorEastAsia" w:hint="eastAsia"/>
          <w:sz w:val="24"/>
        </w:rPr>
        <w:t>做事的</w:t>
      </w:r>
      <w:r w:rsidR="00CC3EDB">
        <w:rPr>
          <w:rFonts w:ascii="宋体" w:hAnsi="宋体" w:hint="eastAsia"/>
          <w:sz w:val="24"/>
        </w:rPr>
        <w:t>态度</w:t>
      </w:r>
      <w:r w:rsidR="00CC3EDB" w:rsidRPr="002D2A4C">
        <w:rPr>
          <w:rFonts w:ascii="宋体" w:hAnsi="宋体" w:hint="eastAsia"/>
          <w:sz w:val="24"/>
        </w:rPr>
        <w:t>。在此，我向我的指导老师</w:t>
      </w:r>
      <w:r w:rsidR="00CC3EDB" w:rsidRPr="00A015CB">
        <w:rPr>
          <w:rFonts w:asciiTheme="minorEastAsia" w:hAnsiTheme="minorEastAsia" w:hint="eastAsia"/>
          <w:sz w:val="24"/>
        </w:rPr>
        <w:t>毫无保留地教导与</w:t>
      </w:r>
      <w:r w:rsidR="00CC3EDB" w:rsidRPr="00CC3EDB">
        <w:rPr>
          <w:rFonts w:asciiTheme="minorEastAsia" w:hAnsiTheme="minorEastAsia" w:hint="eastAsia"/>
          <w:sz w:val="24"/>
        </w:rPr>
        <w:t>疼惜</w:t>
      </w:r>
      <w:r w:rsidR="00CC3EDB" w:rsidRPr="002D2A4C">
        <w:rPr>
          <w:rFonts w:ascii="宋体" w:hAnsi="宋体" w:hint="eastAsia"/>
          <w:sz w:val="24"/>
        </w:rPr>
        <w:t>表示最诚</w:t>
      </w:r>
      <w:r w:rsidRPr="002D2A4C">
        <w:rPr>
          <w:rFonts w:ascii="宋体" w:hAnsi="宋体" w:hint="eastAsia"/>
          <w:sz w:val="24"/>
        </w:rPr>
        <w:t>挚的谢意！</w:t>
      </w:r>
    </w:p>
    <w:p w14:paraId="7394D970" w14:textId="44E843CC" w:rsidR="00342D7D" w:rsidRDefault="00F55011" w:rsidP="00891A8F">
      <w:pPr>
        <w:spacing w:line="400" w:lineRule="exact"/>
        <w:ind w:firstLineChars="177" w:firstLine="425"/>
        <w:rPr>
          <w:rFonts w:ascii="宋体" w:hAnsi="宋体"/>
          <w:sz w:val="24"/>
        </w:rPr>
      </w:pPr>
      <w:r w:rsidRPr="00F55011">
        <w:rPr>
          <w:rFonts w:asciiTheme="minorEastAsia" w:hAnsiTheme="minorEastAsia" w:hint="eastAsia"/>
          <w:sz w:val="24"/>
        </w:rPr>
        <w:t>其次，感谢一路陪着我、带领我一起学习的伙伴们：张勇、张皎娟、李雪鹏、吴恩宇、段婧、张景和</w:t>
      </w:r>
      <w:r w:rsidR="00CC3EDB" w:rsidRPr="00F55011">
        <w:rPr>
          <w:rFonts w:asciiTheme="minorEastAsia" w:hAnsiTheme="minorEastAsia" w:hint="eastAsia"/>
          <w:sz w:val="24"/>
        </w:rPr>
        <w:t>王越；陪着我想家的家佳</w:t>
      </w:r>
      <w:r w:rsidR="00CC3EDB" w:rsidRPr="00CC3EDB">
        <w:rPr>
          <w:rFonts w:asciiTheme="minorEastAsia" w:hAnsiTheme="minorEastAsia" w:hint="eastAsia"/>
          <w:sz w:val="24"/>
        </w:rPr>
        <w:t>、</w:t>
      </w:r>
      <w:proofErr w:type="gramStart"/>
      <w:r w:rsidR="00CC3EDB" w:rsidRPr="00F55011">
        <w:rPr>
          <w:rFonts w:asciiTheme="minorEastAsia" w:hAnsiTheme="minorEastAsia" w:hint="eastAsia"/>
          <w:sz w:val="24"/>
        </w:rPr>
        <w:t>芝宁</w:t>
      </w:r>
      <w:r w:rsidR="00CC3EDB" w:rsidRPr="00CC3EDB">
        <w:rPr>
          <w:rFonts w:asciiTheme="minorEastAsia" w:hAnsiTheme="minorEastAsia" w:hint="eastAsia"/>
          <w:sz w:val="24"/>
        </w:rPr>
        <w:t>与</w:t>
      </w:r>
      <w:proofErr w:type="gramEnd"/>
      <w:r w:rsidR="00CC3EDB" w:rsidRPr="00CC3EDB">
        <w:rPr>
          <w:rFonts w:asciiTheme="minorEastAsia" w:hAnsiTheme="minorEastAsia" w:hint="eastAsia"/>
          <w:sz w:val="24"/>
        </w:rPr>
        <w:t>华忆</w:t>
      </w:r>
      <w:r w:rsidR="00CC3EDB" w:rsidRPr="00F55011">
        <w:rPr>
          <w:rFonts w:asciiTheme="minorEastAsia" w:hAnsiTheme="minorEastAsia" w:hint="eastAsia"/>
          <w:sz w:val="24"/>
        </w:rPr>
        <w:t>；同期在上海一起求学的</w:t>
      </w:r>
      <w:proofErr w:type="gramStart"/>
      <w:r w:rsidR="00CC3EDB" w:rsidRPr="00F55011">
        <w:rPr>
          <w:rFonts w:asciiTheme="minorEastAsia" w:hAnsiTheme="minorEastAsia" w:hint="eastAsia"/>
          <w:sz w:val="24"/>
        </w:rPr>
        <w:t>滢臻</w:t>
      </w:r>
      <w:proofErr w:type="gramEnd"/>
      <w:r w:rsidR="00CC3EDB" w:rsidRPr="00F55011">
        <w:rPr>
          <w:rFonts w:asciiTheme="minorEastAsia" w:hAnsiTheme="minorEastAsia" w:hint="eastAsia"/>
          <w:sz w:val="24"/>
        </w:rPr>
        <w:t>以及大学挚友宜</w:t>
      </w:r>
      <w:proofErr w:type="gramStart"/>
      <w:r w:rsidR="00CC3EDB" w:rsidRPr="00F55011">
        <w:rPr>
          <w:rFonts w:asciiTheme="minorEastAsia" w:hAnsiTheme="minorEastAsia" w:hint="eastAsia"/>
          <w:sz w:val="24"/>
        </w:rPr>
        <w:t>雯</w:t>
      </w:r>
      <w:proofErr w:type="gramEnd"/>
      <w:r w:rsidR="00CC3EDB" w:rsidRPr="00CC3EDB">
        <w:rPr>
          <w:rFonts w:asciiTheme="minorEastAsia" w:hAnsiTheme="minorEastAsia" w:hint="eastAsia"/>
          <w:sz w:val="24"/>
        </w:rPr>
        <w:t>、</w:t>
      </w:r>
      <w:r w:rsidR="00CC3EDB" w:rsidRPr="00F55011">
        <w:rPr>
          <w:rFonts w:asciiTheme="minorEastAsia" w:hAnsiTheme="minorEastAsia" w:hint="eastAsia"/>
          <w:sz w:val="24"/>
        </w:rPr>
        <w:t>佩</w:t>
      </w:r>
      <w:proofErr w:type="gramStart"/>
      <w:r w:rsidR="00CC3EDB" w:rsidRPr="00F55011">
        <w:rPr>
          <w:rFonts w:asciiTheme="minorEastAsia" w:hAnsiTheme="minorEastAsia" w:hint="eastAsia"/>
          <w:sz w:val="24"/>
        </w:rPr>
        <w:t>璇</w:t>
      </w:r>
      <w:proofErr w:type="gramEnd"/>
      <w:r w:rsidR="00CC3EDB" w:rsidRPr="00CC3EDB">
        <w:rPr>
          <w:rFonts w:asciiTheme="minorEastAsia" w:hAnsiTheme="minorEastAsia" w:hint="eastAsia"/>
          <w:sz w:val="24"/>
        </w:rPr>
        <w:t>及郁婷</w:t>
      </w:r>
      <w:r w:rsidR="00CC3EDB" w:rsidRPr="00F55011">
        <w:rPr>
          <w:rFonts w:asciiTheme="minorEastAsia" w:hAnsiTheme="minorEastAsia" w:hint="eastAsia"/>
          <w:sz w:val="24"/>
        </w:rPr>
        <w:t>。在我困顿迷惘之际，因为</w:t>
      </w:r>
      <w:r w:rsidR="00CC3EDB">
        <w:rPr>
          <w:rFonts w:asciiTheme="minorEastAsia" w:eastAsiaTheme="minorEastAsia" w:hAnsiTheme="minorEastAsia" w:hint="eastAsia"/>
          <w:sz w:val="24"/>
        </w:rPr>
        <w:t>有</w:t>
      </w:r>
      <w:r w:rsidR="00CC3EDB" w:rsidRPr="00F55011">
        <w:rPr>
          <w:rFonts w:asciiTheme="minorEastAsia" w:hAnsiTheme="minorEastAsia" w:hint="eastAsia"/>
          <w:sz w:val="24"/>
        </w:rPr>
        <w:t>你们的帮助与陪伴，让我更</w:t>
      </w:r>
      <w:r w:rsidR="00CC3EDB">
        <w:rPr>
          <w:rFonts w:asciiTheme="minorEastAsia" w:eastAsiaTheme="minorEastAsia" w:hAnsiTheme="minorEastAsia" w:hint="eastAsia"/>
          <w:sz w:val="24"/>
        </w:rPr>
        <w:t>能</w:t>
      </w:r>
      <w:r w:rsidR="00CC3EDB" w:rsidRPr="00F55011">
        <w:rPr>
          <w:rFonts w:asciiTheme="minorEastAsia" w:hAnsiTheme="minorEastAsia" w:hint="eastAsia"/>
          <w:sz w:val="24"/>
        </w:rPr>
        <w:t>学着以自己的优势去学习我所不足的事情</w:t>
      </w:r>
      <w:r w:rsidR="00CC3EDB" w:rsidRPr="00CC3EDB">
        <w:rPr>
          <w:rFonts w:asciiTheme="minorEastAsia" w:hAnsiTheme="minorEastAsia" w:hint="eastAsia"/>
          <w:sz w:val="24"/>
        </w:rPr>
        <w:t>、思考以往所不曾想过的东西</w:t>
      </w:r>
      <w:r w:rsidR="00CC3EDB" w:rsidRPr="00F55011">
        <w:rPr>
          <w:rFonts w:asciiTheme="minorEastAsia" w:hAnsiTheme="minorEastAsia" w:hint="eastAsia"/>
          <w:sz w:val="24"/>
        </w:rPr>
        <w:t>，</w:t>
      </w:r>
      <w:r w:rsidRPr="00F55011">
        <w:rPr>
          <w:rFonts w:asciiTheme="minorEastAsia" w:hAnsiTheme="minorEastAsia" w:hint="eastAsia"/>
          <w:sz w:val="24"/>
        </w:rPr>
        <w:t>与你们一起奋发向上。这段日子因为有你们而感到幸福，也获益良多！</w:t>
      </w:r>
    </w:p>
    <w:p w14:paraId="041E02B2" w14:textId="67A370FC" w:rsidR="00F55011" w:rsidRDefault="00C757D2" w:rsidP="00891A8F">
      <w:pPr>
        <w:spacing w:line="400" w:lineRule="exact"/>
        <w:ind w:firstLineChars="177" w:firstLine="425"/>
        <w:rPr>
          <w:rFonts w:ascii="宋体" w:hAnsi="宋体"/>
          <w:sz w:val="24"/>
        </w:rPr>
      </w:pPr>
      <w:r w:rsidRPr="00C757D2">
        <w:rPr>
          <w:rFonts w:asciiTheme="minorEastAsia" w:hAnsiTheme="minorEastAsia" w:hint="eastAsia"/>
          <w:sz w:val="24"/>
        </w:rPr>
        <w:t>再次，要感谢我</w:t>
      </w:r>
      <w:r w:rsidR="00CC3EDB" w:rsidRPr="00C757D2">
        <w:rPr>
          <w:rFonts w:asciiTheme="minorEastAsia" w:hAnsiTheme="minorEastAsia" w:hint="eastAsia"/>
          <w:sz w:val="24"/>
        </w:rPr>
        <w:t>的家人们支持我的求学之路，从小到大都未离开过家、在学区内上学，第一次离你们</w:t>
      </w:r>
      <w:r w:rsidR="00016092" w:rsidRPr="00C757D2">
        <w:rPr>
          <w:rFonts w:asciiTheme="minorEastAsia" w:hAnsiTheme="minorEastAsia" w:hint="eastAsia"/>
          <w:sz w:val="24"/>
        </w:rPr>
        <w:t>这么远，</w:t>
      </w:r>
      <w:r w:rsidR="00016092" w:rsidRPr="00CC3EDB">
        <w:rPr>
          <w:rFonts w:asciiTheme="minorEastAsia" w:hAnsiTheme="minorEastAsia" w:hint="eastAsia"/>
          <w:sz w:val="24"/>
        </w:rPr>
        <w:t>尤其在家里最需要帮助的时候，</w:t>
      </w:r>
      <w:r w:rsidR="00016092" w:rsidRPr="00C757D2">
        <w:rPr>
          <w:rFonts w:asciiTheme="minorEastAsia" w:hAnsiTheme="minorEastAsia" w:hint="eastAsia"/>
          <w:sz w:val="24"/>
        </w:rPr>
        <w:t>你们的不舍、关心、支持，是我一路以来持续努力的动力，</w:t>
      </w:r>
      <w:r w:rsidR="00016092" w:rsidRPr="00016092">
        <w:rPr>
          <w:rFonts w:asciiTheme="minorEastAsia" w:hAnsiTheme="minorEastAsia" w:hint="eastAsia"/>
          <w:sz w:val="24"/>
        </w:rPr>
        <w:t>并以此文献给我在远离家乡的过程中到天堂当天使的外公，</w:t>
      </w:r>
      <w:r w:rsidR="00016092" w:rsidRPr="00C757D2">
        <w:rPr>
          <w:rFonts w:asciiTheme="minorEastAsia" w:hAnsiTheme="minorEastAsia" w:hint="eastAsia"/>
          <w:sz w:val="24"/>
        </w:rPr>
        <w:t>没有你们，没有今天的我</w:t>
      </w:r>
      <w:r w:rsidR="00016092" w:rsidRPr="00016092">
        <w:rPr>
          <w:rFonts w:asciiTheme="minorEastAsia" w:hAnsiTheme="minorEastAsia" w:hint="eastAsia"/>
          <w:sz w:val="24"/>
        </w:rPr>
        <w:t>，谢谢你们作为我心灵的港湾，我所爱你的家人！</w:t>
      </w:r>
    </w:p>
    <w:p w14:paraId="6C98BC01" w14:textId="241E33A7" w:rsidR="003545F7" w:rsidRDefault="00C757D2" w:rsidP="00342D7D">
      <w:pPr>
        <w:spacing w:line="400" w:lineRule="exact"/>
        <w:ind w:firstLineChars="177" w:firstLine="425"/>
        <w:rPr>
          <w:szCs w:val="21"/>
        </w:rPr>
      </w:pPr>
      <w:r w:rsidRPr="00C757D2">
        <w:rPr>
          <w:rFonts w:asciiTheme="minorEastAsia" w:hAnsiTheme="minorEastAsia" w:hint="eastAsia"/>
          <w:sz w:val="24"/>
        </w:rPr>
        <w:t>最后，感谢各位评审老师在百忙中抽出时间参与评审！</w:t>
      </w:r>
      <w:r w:rsidR="003545F7">
        <w:rPr>
          <w:szCs w:val="21"/>
        </w:rPr>
        <w:br w:type="page"/>
      </w:r>
    </w:p>
    <w:p w14:paraId="3A7154AB" w14:textId="67356C1C" w:rsidR="00F24EF5" w:rsidRPr="003545F7" w:rsidRDefault="00932E67" w:rsidP="003545F7">
      <w:pPr>
        <w:pStyle w:val="1"/>
        <w:jc w:val="center"/>
        <w:rPr>
          <w:rFonts w:ascii="黑体" w:eastAsia="黑体" w:hAnsi="黑体"/>
          <w:b w:val="0"/>
          <w:sz w:val="32"/>
          <w:szCs w:val="32"/>
        </w:rPr>
      </w:pPr>
      <w:bookmarkStart w:id="417" w:name="_Toc432531405"/>
      <w:r w:rsidRPr="00891A8F">
        <w:rPr>
          <w:rFonts w:ascii="黑体" w:eastAsia="黑体" w:hAnsi="黑体" w:hint="eastAsia"/>
          <w:b w:val="0"/>
          <w:sz w:val="32"/>
          <w:szCs w:val="32"/>
        </w:rPr>
        <w:lastRenderedPageBreak/>
        <w:t>北京大学学位论文原创性声明和使用授权说明</w:t>
      </w:r>
      <w:bookmarkEnd w:id="417"/>
    </w:p>
    <w:p w14:paraId="28CA09F3" w14:textId="483F20A5" w:rsidR="00891A8F" w:rsidRDefault="00932E67" w:rsidP="00891A8F">
      <w:pPr>
        <w:jc w:val="center"/>
        <w:rPr>
          <w:b/>
          <w:sz w:val="28"/>
        </w:rPr>
      </w:pPr>
      <w:r>
        <w:rPr>
          <w:rFonts w:hint="eastAsia"/>
          <w:b/>
          <w:sz w:val="28"/>
        </w:rPr>
        <w:t>原创性声明</w:t>
      </w:r>
    </w:p>
    <w:p w14:paraId="69EC8358" w14:textId="77777777" w:rsidR="00891A8F" w:rsidRDefault="00891A8F" w:rsidP="00891A8F">
      <w:pPr>
        <w:jc w:val="center"/>
        <w:rPr>
          <w:b/>
          <w:sz w:val="18"/>
          <w:szCs w:val="18"/>
        </w:rPr>
      </w:pPr>
    </w:p>
    <w:p w14:paraId="3177BF88" w14:textId="24CCA0AE" w:rsidR="00891A8F" w:rsidRDefault="00932E67"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59FB81D9" w14:textId="77777777" w:rsidR="00891A8F" w:rsidRDefault="00891A8F" w:rsidP="00891A8F">
      <w:pPr>
        <w:spacing w:line="360" w:lineRule="auto"/>
        <w:rPr>
          <w:sz w:val="24"/>
        </w:rPr>
      </w:pPr>
    </w:p>
    <w:p w14:paraId="20B13993" w14:textId="0BEB4319" w:rsidR="00891A8F" w:rsidRDefault="00932E67" w:rsidP="00891A8F">
      <w:pPr>
        <w:spacing w:line="360" w:lineRule="auto"/>
        <w:ind w:firstLineChars="1050" w:firstLine="2520"/>
        <w:rPr>
          <w:sz w:val="24"/>
        </w:rPr>
      </w:pPr>
      <w:r>
        <w:rPr>
          <w:rFonts w:hint="eastAsia"/>
          <w:sz w:val="24"/>
        </w:rPr>
        <w:t>论文作者签名：</w:t>
      </w:r>
      <w:r>
        <w:rPr>
          <w:sz w:val="24"/>
        </w:rPr>
        <w:t xml:space="preserve">          </w:t>
      </w:r>
      <w:r>
        <w:rPr>
          <w:rFonts w:hint="eastAsia"/>
          <w:sz w:val="24"/>
        </w:rPr>
        <w:t>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14:paraId="49FA8AC7" w14:textId="77777777" w:rsidR="00891A8F" w:rsidRDefault="00891A8F" w:rsidP="00891A8F">
      <w:pPr>
        <w:spacing w:line="360" w:lineRule="auto"/>
        <w:jc w:val="center"/>
        <w:rPr>
          <w:b/>
          <w:sz w:val="28"/>
          <w:szCs w:val="28"/>
        </w:rPr>
      </w:pPr>
    </w:p>
    <w:p w14:paraId="2BAACDFC" w14:textId="69504EF7" w:rsidR="00891A8F" w:rsidRDefault="00932E67" w:rsidP="00891A8F">
      <w:pPr>
        <w:jc w:val="center"/>
        <w:rPr>
          <w:b/>
          <w:sz w:val="28"/>
          <w:szCs w:val="28"/>
        </w:rPr>
      </w:pPr>
      <w:r>
        <w:rPr>
          <w:rFonts w:hint="eastAsia"/>
          <w:b/>
          <w:sz w:val="28"/>
          <w:szCs w:val="28"/>
        </w:rPr>
        <w:t>学位论文使用授权说明</w:t>
      </w:r>
    </w:p>
    <w:p w14:paraId="52AD0048" w14:textId="3FA7F861" w:rsidR="00891A8F" w:rsidRPr="005C73C2" w:rsidRDefault="00932E67"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51F0ABC9" w14:textId="77777777" w:rsidR="00891A8F" w:rsidRDefault="00891A8F" w:rsidP="00891A8F">
      <w:pPr>
        <w:spacing w:line="360" w:lineRule="auto"/>
        <w:rPr>
          <w:b/>
          <w:szCs w:val="21"/>
        </w:rPr>
      </w:pPr>
    </w:p>
    <w:p w14:paraId="18FB31DD" w14:textId="091EC668" w:rsidR="00891A8F" w:rsidRDefault="00932E67" w:rsidP="00891A8F">
      <w:pPr>
        <w:spacing w:line="360" w:lineRule="auto"/>
        <w:ind w:firstLineChars="245" w:firstLine="588"/>
        <w:rPr>
          <w:sz w:val="24"/>
        </w:rPr>
      </w:pPr>
      <w:r>
        <w:rPr>
          <w:rFonts w:hint="eastAsia"/>
          <w:sz w:val="24"/>
        </w:rPr>
        <w:t>本人完全了解北京大学关于收集、保存、使用学位论文的规定，即：</w:t>
      </w:r>
    </w:p>
    <w:p w14:paraId="77B497B7" w14:textId="630544F0" w:rsidR="00891A8F" w:rsidRDefault="00932E67" w:rsidP="00891A8F">
      <w:pPr>
        <w:numPr>
          <w:ilvl w:val="0"/>
          <w:numId w:val="6"/>
        </w:numPr>
        <w:spacing w:line="360" w:lineRule="auto"/>
        <w:rPr>
          <w:sz w:val="24"/>
        </w:rPr>
      </w:pPr>
      <w:r>
        <w:rPr>
          <w:rFonts w:hint="eastAsia"/>
          <w:sz w:val="24"/>
        </w:rPr>
        <w:t>按照学校要求提交学位论文的印刷本和电子版本；</w:t>
      </w:r>
    </w:p>
    <w:p w14:paraId="662D3CAB" w14:textId="5F6ED139" w:rsidR="00891A8F" w:rsidRDefault="00932E67"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14:paraId="707D4941" w14:textId="4E2AB838" w:rsidR="00891A8F" w:rsidRDefault="00932E67" w:rsidP="00891A8F">
      <w:pPr>
        <w:numPr>
          <w:ilvl w:val="0"/>
          <w:numId w:val="6"/>
        </w:numPr>
        <w:spacing w:line="360" w:lineRule="auto"/>
        <w:rPr>
          <w:sz w:val="24"/>
        </w:rPr>
      </w:pPr>
      <w:r>
        <w:rPr>
          <w:rFonts w:hint="eastAsia"/>
          <w:sz w:val="24"/>
        </w:rPr>
        <w:t>学校可以采用影印、缩印、数字化或其它复制手段保存论文；</w:t>
      </w:r>
    </w:p>
    <w:p w14:paraId="11703A5A" w14:textId="36A806C9" w:rsidR="00891A8F" w:rsidRPr="005C73C2" w:rsidRDefault="00932E67"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sz w:val="24"/>
        </w:rPr>
        <w:t>/</w:t>
      </w:r>
      <w:r w:rsidRPr="005C73C2">
        <w:rPr>
          <w:rFonts w:hint="eastAsia"/>
          <w:sz w:val="24"/>
        </w:rPr>
        <w:t>□两年</w:t>
      </w:r>
      <w:r w:rsidRPr="005C73C2">
        <w:rPr>
          <w:sz w:val="24"/>
        </w:rPr>
        <w:t>/</w:t>
      </w:r>
      <w:r w:rsidRPr="005C73C2">
        <w:rPr>
          <w:rFonts w:hint="eastAsia"/>
          <w:sz w:val="24"/>
        </w:rPr>
        <w:t>□三年以后，在校园网上全文发布。</w:t>
      </w:r>
    </w:p>
    <w:p w14:paraId="197B4C5D" w14:textId="77777777" w:rsidR="00891A8F" w:rsidRDefault="00891A8F" w:rsidP="00891A8F">
      <w:pPr>
        <w:ind w:firstLineChars="800" w:firstLine="1920"/>
        <w:rPr>
          <w:sz w:val="24"/>
        </w:rPr>
      </w:pPr>
    </w:p>
    <w:p w14:paraId="2A2D5212" w14:textId="4C6766E9" w:rsidR="00891A8F" w:rsidRDefault="00932E67" w:rsidP="00891A8F">
      <w:pPr>
        <w:ind w:firstLineChars="800" w:firstLine="1920"/>
        <w:rPr>
          <w:sz w:val="24"/>
        </w:rPr>
      </w:pPr>
      <w:r>
        <w:rPr>
          <w:rFonts w:hint="eastAsia"/>
          <w:sz w:val="24"/>
        </w:rPr>
        <w:t>（保密论文在解密后遵守此规定）</w:t>
      </w:r>
    </w:p>
    <w:p w14:paraId="27B23E8D" w14:textId="77777777" w:rsidR="00891A8F" w:rsidRDefault="00891A8F" w:rsidP="00891A8F">
      <w:pPr>
        <w:ind w:firstLine="570"/>
        <w:rPr>
          <w:sz w:val="24"/>
        </w:rPr>
      </w:pPr>
    </w:p>
    <w:p w14:paraId="7C168208" w14:textId="77777777" w:rsidR="00891A8F" w:rsidRDefault="00891A8F" w:rsidP="00891A8F">
      <w:pPr>
        <w:ind w:firstLine="570"/>
        <w:rPr>
          <w:sz w:val="24"/>
        </w:rPr>
      </w:pPr>
    </w:p>
    <w:p w14:paraId="068772CF" w14:textId="77777777" w:rsidR="00891A8F" w:rsidRDefault="00891A8F" w:rsidP="00891A8F">
      <w:pPr>
        <w:ind w:firstLine="570"/>
        <w:rPr>
          <w:sz w:val="24"/>
        </w:rPr>
      </w:pPr>
    </w:p>
    <w:p w14:paraId="154C1318" w14:textId="109DA0AF" w:rsidR="00891A8F" w:rsidRDefault="00932E67" w:rsidP="00891A8F">
      <w:pPr>
        <w:spacing w:line="480" w:lineRule="auto"/>
        <w:ind w:firstLineChars="1000" w:firstLine="2400"/>
        <w:rPr>
          <w:sz w:val="24"/>
        </w:rPr>
      </w:pPr>
      <w:r>
        <w:rPr>
          <w:rFonts w:hint="eastAsia"/>
          <w:sz w:val="24"/>
        </w:rPr>
        <w:t>论文作者签名：</w:t>
      </w:r>
      <w:r>
        <w:rPr>
          <w:sz w:val="24"/>
        </w:rPr>
        <w:t xml:space="preserve">         </w:t>
      </w:r>
      <w:r>
        <w:rPr>
          <w:rFonts w:hint="eastAsia"/>
          <w:sz w:val="24"/>
        </w:rPr>
        <w:t>导师签名：</w:t>
      </w:r>
      <w:r w:rsidR="00891A8F">
        <w:rPr>
          <w:rFonts w:hint="eastAsia"/>
          <w:sz w:val="24"/>
        </w:rPr>
        <w:t xml:space="preserve">           </w:t>
      </w:r>
    </w:p>
    <w:p w14:paraId="080D7B99" w14:textId="313A60B5" w:rsidR="00307725" w:rsidRPr="00891A8F" w:rsidRDefault="00932E67" w:rsidP="00307725">
      <w:pPr>
        <w:autoSpaceDE w:val="0"/>
        <w:autoSpaceDN w:val="0"/>
        <w:adjustRightInd w:val="0"/>
        <w:jc w:val="left"/>
        <w:rPr>
          <w:rFonts w:ascii="宋体" w:hAnsi="宋体"/>
          <w:sz w:val="24"/>
        </w:rPr>
      </w:pPr>
      <w:r>
        <w:rPr>
          <w:rFonts w:hint="eastAsia"/>
          <w:sz w:val="24"/>
        </w:rPr>
        <w:t>日期：</w:t>
      </w:r>
      <w:r>
        <w:rPr>
          <w:sz w:val="24"/>
        </w:rPr>
        <w:t xml:space="preserve">     </w:t>
      </w:r>
      <w:r>
        <w:rPr>
          <w:rFonts w:hint="eastAsia"/>
          <w:sz w:val="24"/>
        </w:rPr>
        <w:t>年</w:t>
      </w:r>
      <w:r>
        <w:rPr>
          <w:sz w:val="24"/>
        </w:rPr>
        <w:t xml:space="preserve">   </w:t>
      </w:r>
      <w:r>
        <w:rPr>
          <w:rFonts w:hint="eastAsia"/>
          <w:sz w:val="24"/>
        </w:rPr>
        <w:t>月</w:t>
      </w:r>
      <w:r>
        <w:rPr>
          <w:sz w:val="24"/>
        </w:rPr>
        <w:t xml:space="preserve">   </w:t>
      </w:r>
      <w:r>
        <w:rPr>
          <w:rFonts w:hint="eastAsia"/>
          <w:sz w:val="24"/>
        </w:rPr>
        <w:t>日</w:t>
      </w:r>
    </w:p>
    <w:p w14:paraId="2285336C" w14:textId="51F09CEF" w:rsidR="003545F7" w:rsidRPr="00891A8F" w:rsidRDefault="003545F7" w:rsidP="001E5743">
      <w:pPr>
        <w:spacing w:line="400" w:lineRule="atLeast"/>
        <w:jc w:val="center"/>
        <w:rPr>
          <w:rFonts w:ascii="宋体" w:hAnsi="宋体"/>
          <w:sz w:val="24"/>
        </w:rPr>
      </w:pPr>
    </w:p>
    <w:sectPr w:rsidR="003545F7" w:rsidRPr="00891A8F" w:rsidSect="00D064C6">
      <w:footerReference w:type="default" r:id="rId35"/>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934924" w14:textId="77777777" w:rsidR="006A2CF6" w:rsidRDefault="006A2CF6" w:rsidP="00DF10DF">
      <w:r>
        <w:separator/>
      </w:r>
    </w:p>
  </w:endnote>
  <w:endnote w:type="continuationSeparator" w:id="0">
    <w:p w14:paraId="571A0BAA" w14:textId="77777777" w:rsidR="006A2CF6" w:rsidRDefault="006A2CF6"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Times-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幼圆">
    <w:altName w:val="Arial Unicode MS"/>
    <w:panose1 w:val="0201050906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仿宋">
    <w:altName w:val="Arial Unicode MS"/>
    <w:panose1 w:val="02010609060101010101"/>
    <w:charset w:val="86"/>
    <w:family w:val="modern"/>
    <w:pitch w:val="fixed"/>
    <w:sig w:usb0="800002BF" w:usb1="38CF7CFA" w:usb2="00000016" w:usb3="00000000" w:csb0="00040001" w:csb1="00000000"/>
  </w:font>
  <w:font w:name="E-BZ+ZFUI3J-2">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455ED2" w14:textId="4C1DD813" w:rsidR="001D719A" w:rsidRDefault="001D719A">
    <w:pPr>
      <w:pStyle w:val="a6"/>
      <w:jc w:val="center"/>
    </w:pPr>
    <w:r>
      <w:fldChar w:fldCharType="begin"/>
    </w:r>
    <w:r>
      <w:instrText>PAGE   \* MERGEFORMAT</w:instrText>
    </w:r>
    <w:r>
      <w:fldChar w:fldCharType="separate"/>
    </w:r>
    <w:r w:rsidRPr="007D7B25">
      <w:rPr>
        <w:noProof/>
        <w:lang w:val="zh-CN"/>
      </w:rPr>
      <w:t>2</w:t>
    </w:r>
    <w:r>
      <w:fldChar w:fldCharType="end"/>
    </w:r>
  </w:p>
  <w:p w14:paraId="7753920D" w14:textId="77777777" w:rsidR="001D719A" w:rsidRDefault="001D719A">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D859F3" w14:textId="77777777" w:rsidR="001D719A" w:rsidRDefault="001D719A">
    <w:pPr>
      <w:pStyle w:val="a6"/>
      <w:jc w:val="center"/>
    </w:pPr>
  </w:p>
  <w:p w14:paraId="64FFC266" w14:textId="77777777" w:rsidR="001D719A" w:rsidRDefault="001D719A">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238EEA" w14:textId="77777777" w:rsidR="001D719A" w:rsidRDefault="001D719A">
    <w:pPr>
      <w:pStyle w:val="a6"/>
      <w:jc w:val="center"/>
    </w:pPr>
  </w:p>
  <w:p w14:paraId="242E6DF8" w14:textId="77777777" w:rsidR="001D719A" w:rsidRDefault="001D719A">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60A663" w14:textId="0B577110" w:rsidR="001D719A" w:rsidRDefault="001D719A">
    <w:pPr>
      <w:pStyle w:val="a6"/>
      <w:jc w:val="center"/>
    </w:pPr>
    <w:r>
      <w:fldChar w:fldCharType="begin"/>
    </w:r>
    <w:r>
      <w:instrText>PAGE   \* MERGEFORMAT</w:instrText>
    </w:r>
    <w:r>
      <w:fldChar w:fldCharType="separate"/>
    </w:r>
    <w:r w:rsidR="00AA1500" w:rsidRPr="00AA1500">
      <w:rPr>
        <w:noProof/>
        <w:lang w:val="zh-CN"/>
      </w:rPr>
      <w:t>54</w:t>
    </w:r>
    <w:r>
      <w:fldChar w:fldCharType="end"/>
    </w:r>
  </w:p>
  <w:p w14:paraId="63DBE7A0" w14:textId="77777777" w:rsidR="001D719A" w:rsidRDefault="001D719A">
    <w:pPr>
      <w:pStyle w:val="a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3779FC" w14:textId="70D7C824" w:rsidR="001D719A" w:rsidRDefault="001D719A">
    <w:pPr>
      <w:pStyle w:val="a6"/>
      <w:jc w:val="center"/>
    </w:pPr>
    <w:r>
      <w:fldChar w:fldCharType="begin"/>
    </w:r>
    <w:r>
      <w:instrText>PAGE   \* MERGEFORMAT</w:instrText>
    </w:r>
    <w:r>
      <w:fldChar w:fldCharType="separate"/>
    </w:r>
    <w:r w:rsidR="00D5794C" w:rsidRPr="00D5794C">
      <w:rPr>
        <w:noProof/>
        <w:lang w:val="zh-CN"/>
      </w:rPr>
      <w:t>V</w:t>
    </w:r>
    <w:r>
      <w:fldChar w:fldCharType="end"/>
    </w:r>
  </w:p>
  <w:p w14:paraId="304F649B" w14:textId="77777777" w:rsidR="001D719A" w:rsidRDefault="001D719A">
    <w:pPr>
      <w:pStyle w:val="a6"/>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2FD868" w14:textId="49882F8B" w:rsidR="001D719A" w:rsidRDefault="001D719A">
    <w:pPr>
      <w:pStyle w:val="a6"/>
      <w:jc w:val="center"/>
    </w:pPr>
    <w:r>
      <w:fldChar w:fldCharType="begin"/>
    </w:r>
    <w:r>
      <w:instrText>PAGE   \* MERGEFORMAT</w:instrText>
    </w:r>
    <w:r>
      <w:fldChar w:fldCharType="separate"/>
    </w:r>
    <w:r w:rsidR="00AA1500" w:rsidRPr="00AA1500">
      <w:rPr>
        <w:noProof/>
        <w:lang w:val="zh-CN"/>
      </w:rPr>
      <w:t>53</w:t>
    </w:r>
    <w:r>
      <w:fldChar w:fldCharType="end"/>
    </w:r>
  </w:p>
  <w:p w14:paraId="5E8E03CB" w14:textId="77777777" w:rsidR="001D719A" w:rsidRDefault="001D719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C98331" w14:textId="77777777" w:rsidR="006A2CF6" w:rsidRDefault="006A2CF6" w:rsidP="00DF10DF">
      <w:r>
        <w:separator/>
      </w:r>
    </w:p>
  </w:footnote>
  <w:footnote w:type="continuationSeparator" w:id="0">
    <w:p w14:paraId="53631EC8" w14:textId="77777777" w:rsidR="006A2CF6" w:rsidRDefault="006A2CF6" w:rsidP="00DF10DF">
      <w:r>
        <w:continuationSeparator/>
      </w:r>
    </w:p>
  </w:footnote>
  <w:footnote w:id="1">
    <w:p w14:paraId="5B7F09A5" w14:textId="77777777" w:rsidR="001D719A" w:rsidRPr="004E7402" w:rsidRDefault="001D719A" w:rsidP="003B7656">
      <w:pPr>
        <w:pStyle w:val="a8"/>
        <w:ind w:firstLine="270"/>
      </w:pPr>
      <w:r w:rsidRPr="004E7402">
        <w:rPr>
          <w:rStyle w:val="a9"/>
          <w:vertAlign w:val="baseline"/>
        </w:rPr>
        <w:footnoteRef/>
      </w:r>
      <w:r w:rsidRPr="004E7402">
        <w:t xml:space="preserve"> </w:t>
      </w:r>
      <w:r w:rsidRPr="004E7402">
        <w:rPr>
          <w:rFonts w:hint="eastAsia"/>
        </w:rPr>
        <w:t>由诺贝尔经济学奖得主罗</w:t>
      </w:r>
      <w:proofErr w:type="gramStart"/>
      <w:r w:rsidRPr="004E7402">
        <w:rPr>
          <w:rFonts w:hint="eastAsia"/>
        </w:rPr>
        <w:t>讷</w:t>
      </w:r>
      <w:proofErr w:type="gramEnd"/>
      <w:r w:rsidRPr="004E7402">
        <w:rPr>
          <w:rFonts w:hint="eastAsia"/>
        </w:rPr>
        <w:t>德·哈里·科斯</w:t>
      </w:r>
      <w:r w:rsidRPr="004E7402">
        <w:t>(Ronald H. Coase)</w:t>
      </w:r>
      <w:r w:rsidRPr="004E7402">
        <w:rPr>
          <w:rFonts w:hint="eastAsia"/>
        </w:rPr>
        <w:t>提出，较为通俗的解释是：在交易费用为零和对产权充分界定并加以实施的条件下，外部性因素不会引起资源的不当配置。因为在此场合，当事人</w:t>
      </w:r>
      <w:r w:rsidRPr="004E7402">
        <w:t>(</w:t>
      </w:r>
      <w:r w:rsidRPr="004E7402">
        <w:rPr>
          <w:rFonts w:hint="eastAsia"/>
        </w:rPr>
        <w:t>外部性因素的生产者和消费者</w:t>
      </w:r>
      <w:r w:rsidRPr="004E7402">
        <w:t>)</w:t>
      </w:r>
      <w:r w:rsidRPr="004E7402">
        <w:rPr>
          <w:rFonts w:hint="eastAsia"/>
        </w:rPr>
        <w:t>将受一种市场里的驱使去就互惠互利的交易进行谈判，也就是说，是外部性因素内部化。</w:t>
      </w:r>
    </w:p>
  </w:footnote>
  <w:footnote w:id="2">
    <w:p w14:paraId="539D00D8" w14:textId="58DE0BED" w:rsidR="001D719A" w:rsidRPr="00B65192" w:rsidRDefault="001D719A" w:rsidP="00B65192">
      <w:pPr>
        <w:pStyle w:val="a8"/>
        <w:ind w:firstLine="270"/>
        <w:rPr>
          <w:rFonts w:eastAsiaTheme="minorEastAsia"/>
        </w:rPr>
      </w:pPr>
      <w:r>
        <w:rPr>
          <w:rStyle w:val="a9"/>
        </w:rPr>
        <w:footnoteRef/>
      </w:r>
      <w:r>
        <w:t xml:space="preserve"> </w:t>
      </w:r>
      <w:r w:rsidRPr="00B65192">
        <w:rPr>
          <w:rFonts w:hint="eastAsia"/>
        </w:rPr>
        <w:t>赢者通吃表示市场中第一名与第二名间有较大的差距。通常市场领先者会拥有四至六成、甚至更多的占有率。</w:t>
      </w:r>
    </w:p>
  </w:footnote>
  <w:footnote w:id="3">
    <w:p w14:paraId="148EFB33" w14:textId="6340FEB5" w:rsidR="001D719A" w:rsidRPr="00685A8A" w:rsidRDefault="001D719A" w:rsidP="002344AD">
      <w:pPr>
        <w:pStyle w:val="a8"/>
        <w:ind w:firstLine="270"/>
        <w:rPr>
          <w:rFonts w:eastAsiaTheme="minorEastAsia"/>
        </w:rPr>
      </w:pPr>
      <w:r w:rsidRPr="00685A8A">
        <w:rPr>
          <w:rStyle w:val="a9"/>
        </w:rPr>
        <w:footnoteRef/>
      </w:r>
      <w:r w:rsidRPr="00685A8A">
        <w:rPr>
          <w:rFonts w:hint="eastAsia"/>
        </w:rPr>
        <w:t>多归属</w:t>
      </w:r>
      <w:r w:rsidRPr="002B2D58">
        <w:rPr>
          <w:rFonts w:asciiTheme="minorEastAsia" w:hAnsiTheme="minorEastAsia" w:hint="eastAsia"/>
        </w:rPr>
        <w:t>用户的利益是指用户在</w:t>
      </w:r>
      <w:r>
        <w:rPr>
          <w:rFonts w:hint="eastAsia"/>
        </w:rPr>
        <w:t>支出与收益之间进行衡量</w:t>
      </w:r>
      <w:r w:rsidRPr="002B2D58">
        <w:rPr>
          <w:rFonts w:asciiTheme="minorEastAsia" w:hAnsiTheme="minorEastAsia" w:hint="eastAsia"/>
        </w:rPr>
        <w:t>，</w:t>
      </w:r>
      <w:r w:rsidRPr="00685A8A">
        <w:rPr>
          <w:rFonts w:hint="eastAsia"/>
        </w:rPr>
        <w:t>多归属收益是指用户在多个平台上交易后，可以扩大另一边可交易用户的范围，提高交易的成功率和效率。如果平台对用户只按照交易次数收费，则会助长用户的</w:t>
      </w:r>
      <w:r>
        <w:rPr>
          <w:rFonts w:hint="eastAsia"/>
        </w:rPr>
        <w:t>多归属行为，因为用户在进行多归属行为时，并不会造成其额外的成本</w:t>
      </w:r>
      <w:r w:rsidRPr="00685A8A">
        <w:rPr>
          <w:rFonts w:hint="eastAsia"/>
        </w:rPr>
        <w:t>。</w:t>
      </w:r>
    </w:p>
  </w:footnote>
  <w:footnote w:id="4">
    <w:p w14:paraId="1C7D15CC" w14:textId="64027205" w:rsidR="001D719A" w:rsidRPr="00F43B27" w:rsidRDefault="001D719A" w:rsidP="00C92D18">
      <w:pPr>
        <w:pStyle w:val="a8"/>
        <w:ind w:firstLine="270"/>
      </w:pPr>
      <w:r>
        <w:rPr>
          <w:rStyle w:val="a9"/>
        </w:rPr>
        <w:footnoteRef/>
      </w:r>
      <w:r w:rsidRPr="005E1B6D">
        <w:rPr>
          <w:rFonts w:hint="eastAsia"/>
        </w:rPr>
        <w:t>市场交易规模是指在线旅游服务的提供方通过在线或者</w:t>
      </w:r>
      <w:r w:rsidRPr="005E1B6D">
        <w:t>Call Center</w:t>
      </w:r>
      <w:r w:rsidRPr="005E1B6D">
        <w:rPr>
          <w:rFonts w:hint="eastAsia"/>
        </w:rPr>
        <w:t>预订</w:t>
      </w:r>
      <w:proofErr w:type="gramStart"/>
      <w:r w:rsidRPr="005E1B6D">
        <w:rPr>
          <w:rFonts w:hint="eastAsia"/>
        </w:rPr>
        <w:t>并交易</w:t>
      </w:r>
      <w:proofErr w:type="gramEnd"/>
      <w:r w:rsidRPr="005E1B6D">
        <w:rPr>
          <w:rFonts w:hint="eastAsia"/>
        </w:rPr>
        <w:t>成功的机票、酒店与度假等所有旅游产品的价值总额，包括上游供货商的网络直销和第三方在线代理商</w:t>
      </w:r>
      <w:r w:rsidRPr="005E1B6D">
        <w:t>(OTA)</w:t>
      </w:r>
      <w:r w:rsidRPr="005E1B6D">
        <w:rPr>
          <w:rFonts w:hint="eastAsia"/>
        </w:rPr>
        <w:t>的网络分销</w:t>
      </w:r>
      <w:r>
        <w:rPr>
          <w:rFonts w:hint="eastAsia"/>
        </w:rPr>
        <w:t>。</w:t>
      </w:r>
    </w:p>
  </w:footnote>
  <w:footnote w:id="5">
    <w:p w14:paraId="7B002E84" w14:textId="3D5E4178" w:rsidR="001D719A" w:rsidRDefault="001D719A">
      <w:pPr>
        <w:pStyle w:val="a8"/>
        <w:ind w:firstLine="270"/>
      </w:pPr>
      <w:r>
        <w:rPr>
          <w:rStyle w:val="a9"/>
        </w:rPr>
        <w:footnoteRef/>
      </w:r>
      <w:r>
        <w:rPr>
          <w:rFonts w:hint="eastAsia"/>
        </w:rPr>
        <w:t>市场营</w:t>
      </w:r>
      <w:proofErr w:type="gramStart"/>
      <w:r>
        <w:rPr>
          <w:rFonts w:hint="eastAsia"/>
        </w:rPr>
        <w:t>收规模</w:t>
      </w:r>
      <w:r w:rsidRPr="005E1B6D">
        <w:rPr>
          <w:rFonts w:hint="eastAsia"/>
        </w:rPr>
        <w:t>专指</w:t>
      </w:r>
      <w:proofErr w:type="gramEnd"/>
      <w:r w:rsidRPr="005E1B6D">
        <w:rPr>
          <w:rFonts w:hint="eastAsia"/>
        </w:rPr>
        <w:t>第三方在线旅游服务代理商在网络旅游资源分销过程中所获得的分销佣金提成及其他旅游服务收入。</w:t>
      </w:r>
    </w:p>
  </w:footnote>
  <w:footnote w:id="6">
    <w:p w14:paraId="367333F1" w14:textId="77777777" w:rsidR="001D719A" w:rsidRPr="00E54186" w:rsidRDefault="001D719A" w:rsidP="00C92D18">
      <w:pPr>
        <w:pStyle w:val="a8"/>
        <w:ind w:firstLine="270"/>
        <w:rPr>
          <w:rFonts w:eastAsiaTheme="minorEastAsia"/>
        </w:rPr>
      </w:pPr>
      <w:r>
        <w:rPr>
          <w:rStyle w:val="a9"/>
        </w:rPr>
        <w:footnoteRef/>
      </w:r>
      <w:r>
        <w:t xml:space="preserve"> </w:t>
      </w:r>
      <w:r w:rsidRPr="00DA1C9D">
        <w:rPr>
          <w:rFonts w:hint="eastAsia"/>
        </w:rPr>
        <w:t>根据</w:t>
      </w:r>
      <w:r w:rsidRPr="00DA1C9D">
        <w:t>Google Double Click</w:t>
      </w:r>
      <w:r>
        <w:rPr>
          <w:rFonts w:hint="eastAsia"/>
        </w:rPr>
        <w:t>数据，以全球旅游网站的独立用户数量进行排名</w:t>
      </w:r>
      <w:r w:rsidRPr="00DA1C9D">
        <w:rPr>
          <w:rFonts w:asciiTheme="minorEastAsia" w:hAnsiTheme="minorEastAsia" w:hint="eastAsia"/>
        </w:rPr>
        <w:t>。</w:t>
      </w:r>
    </w:p>
  </w:footnote>
  <w:footnote w:id="7">
    <w:p w14:paraId="7C9C6656" w14:textId="77777777" w:rsidR="001D719A" w:rsidRPr="0019134A" w:rsidRDefault="001D719A" w:rsidP="00C92D18">
      <w:pPr>
        <w:pStyle w:val="a8"/>
        <w:ind w:firstLine="270"/>
      </w:pPr>
      <w:r>
        <w:rPr>
          <w:rStyle w:val="a9"/>
        </w:rPr>
        <w:footnoteRef/>
      </w:r>
      <w:r>
        <w:t xml:space="preserve"> </w:t>
      </w:r>
      <w:r w:rsidRPr="0019134A">
        <w:t>CPC</w:t>
      </w:r>
      <w:r w:rsidRPr="0019134A">
        <w:rPr>
          <w:rFonts w:hint="eastAsia"/>
        </w:rPr>
        <w:t>是一种点击付费广告，根据广告被点击的次数收费。如关键词广告一般采用这种定价模式，比较典型的有</w:t>
      </w:r>
      <w:r w:rsidRPr="0019134A">
        <w:t>Google</w:t>
      </w:r>
      <w:r w:rsidRPr="0019134A">
        <w:rPr>
          <w:rFonts w:hint="eastAsia"/>
        </w:rPr>
        <w:t>广告联盟的</w:t>
      </w:r>
      <w:r w:rsidRPr="0019134A">
        <w:t>AdSense for Content</w:t>
      </w:r>
      <w:r w:rsidRPr="0019134A">
        <w:rPr>
          <w:rFonts w:hint="eastAsia"/>
        </w:rPr>
        <w:t>和百度联盟的百度竞价广告。</w:t>
      </w:r>
    </w:p>
  </w:footnote>
  <w:footnote w:id="8">
    <w:p w14:paraId="170EDD84" w14:textId="77777777" w:rsidR="001D719A" w:rsidRPr="0081620A" w:rsidRDefault="001D719A" w:rsidP="00C92D18">
      <w:pPr>
        <w:pStyle w:val="a8"/>
        <w:ind w:firstLine="270"/>
        <w:rPr>
          <w:rFonts w:eastAsia="PMingLiU"/>
        </w:rPr>
      </w:pPr>
      <w:r>
        <w:rPr>
          <w:rStyle w:val="a9"/>
        </w:rPr>
        <w:footnoteRef/>
      </w:r>
      <w:r>
        <w:t xml:space="preserve"> </w:t>
      </w:r>
      <w:r w:rsidRPr="0019134A">
        <w:t>CPT</w:t>
      </w:r>
      <w:r>
        <w:rPr>
          <w:rFonts w:hint="eastAsia"/>
        </w:rPr>
        <w:t>是一种以时间来计费的广告，国内很多的网站</w:t>
      </w:r>
      <w:r w:rsidRPr="0019134A">
        <w:rPr>
          <w:rFonts w:hint="eastAsia"/>
        </w:rPr>
        <w:t>按照“一个月多少钱”这种固定收费模式来收费的，这种广告形式很粗糙，无法保障客户的利益。但是</w:t>
      </w:r>
      <w:r w:rsidRPr="0019134A">
        <w:t>CPT</w:t>
      </w:r>
      <w:r w:rsidRPr="0019134A">
        <w:rPr>
          <w:rFonts w:hint="eastAsia"/>
        </w:rPr>
        <w:t>是一种很省心的广告，能给你的网站、</w:t>
      </w:r>
      <w:proofErr w:type="gramStart"/>
      <w:r w:rsidRPr="0019134A">
        <w:rPr>
          <w:rFonts w:hint="eastAsia"/>
        </w:rPr>
        <w:t>博客带来</w:t>
      </w:r>
      <w:proofErr w:type="gramEnd"/>
      <w:r w:rsidRPr="0019134A">
        <w:rPr>
          <w:rFonts w:hint="eastAsia"/>
        </w:rPr>
        <w:t>稳定的收入。阿里妈妈的按周计费广告和门户网站的包月广告都属于这种</w:t>
      </w:r>
      <w:r w:rsidRPr="0019134A">
        <w:t>CPT</w:t>
      </w:r>
      <w:r w:rsidRPr="0019134A">
        <w:rPr>
          <w:rFonts w:hint="eastAsia"/>
        </w:rPr>
        <w:t>广告。</w:t>
      </w:r>
    </w:p>
  </w:footnote>
  <w:footnote w:id="9">
    <w:p w14:paraId="3054D690" w14:textId="77777777" w:rsidR="001D719A" w:rsidRPr="00623985" w:rsidRDefault="001D719A" w:rsidP="00C92D18">
      <w:pPr>
        <w:pStyle w:val="a8"/>
        <w:ind w:firstLine="270"/>
        <w:rPr>
          <w:rFonts w:eastAsiaTheme="minorEastAsia"/>
        </w:rPr>
      </w:pPr>
      <w:r>
        <w:rPr>
          <w:rStyle w:val="a9"/>
        </w:rPr>
        <w:footnoteRef/>
      </w:r>
      <w:r w:rsidRPr="007E1778">
        <w:rPr>
          <w:rFonts w:asciiTheme="minorEastAsia" w:hAnsiTheme="minorEastAsia"/>
        </w:rPr>
        <w:t xml:space="preserve"> </w:t>
      </w:r>
      <w:r w:rsidRPr="00623985">
        <w:rPr>
          <w:rFonts w:asciiTheme="minorEastAsia" w:hAnsiTheme="minorEastAsia" w:hint="eastAsia"/>
        </w:rPr>
        <w:t>根据</w:t>
      </w:r>
      <w:r>
        <w:t xml:space="preserve"> </w:t>
      </w:r>
      <w:r w:rsidRPr="00DA1C9D">
        <w:t>Google Double Click</w:t>
      </w:r>
      <w:r w:rsidRPr="00623985">
        <w:rPr>
          <w:rFonts w:asciiTheme="minorEastAsia" w:hAnsiTheme="minorEastAsia" w:hint="eastAsia"/>
        </w:rPr>
        <w:t>数据</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8494EE" w14:textId="77777777" w:rsidR="001D719A" w:rsidRPr="009E6929" w:rsidRDefault="001D719A" w:rsidP="009E6929"/>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0EAFCE" w14:textId="37C8115A" w:rsidR="001D719A" w:rsidRDefault="001D719A" w:rsidP="009C606C">
    <w:pPr>
      <w:pStyle w:val="a5"/>
    </w:pPr>
    <w:r>
      <w:rPr>
        <w:rFonts w:hint="eastAsia"/>
      </w:rPr>
      <w:t>北京大学硕士学位论文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6ECDDF" w14:textId="499B9311" w:rsidR="001D719A" w:rsidRPr="0066430A" w:rsidRDefault="001D719A" w:rsidP="009C606C">
    <w:pPr>
      <w:pStyle w:val="a5"/>
      <w:rPr>
        <w:rFonts w:ascii="宋体" w:hAnsi="宋体"/>
        <w:sz w:val="21"/>
        <w:szCs w:val="21"/>
        <w:lang w:eastAsia="zh-TW"/>
      </w:rPr>
    </w:pPr>
    <w:r w:rsidRPr="0066430A">
      <w:rPr>
        <w:rFonts w:ascii="宋体" w:hAnsi="宋体"/>
        <w:sz w:val="21"/>
        <w:szCs w:val="21"/>
      </w:rPr>
      <w:fldChar w:fldCharType="begin"/>
    </w:r>
    <w:r w:rsidRPr="0066430A">
      <w:rPr>
        <w:rFonts w:ascii="宋体" w:hAnsi="宋体"/>
        <w:sz w:val="21"/>
        <w:szCs w:val="21"/>
        <w:lang w:eastAsia="zh-TW"/>
      </w:rPr>
      <w:instrText xml:space="preserve"> STYLEREF  "标题 1"  \* MERGEFORMAT </w:instrText>
    </w:r>
    <w:r w:rsidRPr="0066430A">
      <w:rPr>
        <w:rFonts w:ascii="宋体" w:hAnsi="宋体"/>
        <w:sz w:val="21"/>
        <w:szCs w:val="21"/>
      </w:rPr>
      <w:fldChar w:fldCharType="separate"/>
    </w:r>
    <w:r w:rsidR="00AA1500" w:rsidRPr="00AA1500">
      <w:rPr>
        <w:rFonts w:ascii="宋体" w:eastAsia="PMingLiU" w:hAnsi="宋体"/>
        <w:b/>
        <w:bCs/>
        <w:noProof/>
        <w:sz w:val="21"/>
        <w:szCs w:val="21"/>
        <w:lang w:eastAsia="zh-TW"/>
      </w:rPr>
      <w:t>第二章　相关理论及文献综述</w:t>
    </w:r>
    <w:r w:rsidRPr="0066430A">
      <w:rPr>
        <w:rFonts w:ascii="宋体" w:hAnsi="宋体"/>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0061A"/>
    <w:multiLevelType w:val="hybridMultilevel"/>
    <w:tmpl w:val="E260FC78"/>
    <w:lvl w:ilvl="0" w:tplc="A9803906">
      <w:start w:val="1"/>
      <w:numFmt w:val="taiwaneseCountingThousand"/>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
    <w:nsid w:val="1F897975"/>
    <w:multiLevelType w:val="hybridMultilevel"/>
    <w:tmpl w:val="8DD0D7C6"/>
    <w:lvl w:ilvl="0" w:tplc="C174F97C">
      <w:start w:val="1"/>
      <w:numFmt w:val="taiwaneseCountingThousand"/>
      <w:lvlText w:val="%1、"/>
      <w:lvlJc w:val="left"/>
      <w:pPr>
        <w:ind w:left="845" w:hanging="42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nsid w:val="22780378"/>
    <w:multiLevelType w:val="hybridMultilevel"/>
    <w:tmpl w:val="253A9756"/>
    <w:lvl w:ilvl="0" w:tplc="2E446604">
      <w:start w:val="1"/>
      <w:numFmt w:val="upperLetter"/>
      <w:lvlText w:val="%1."/>
      <w:lvlJc w:val="left"/>
      <w:pPr>
        <w:ind w:left="360" w:hanging="360"/>
      </w:pPr>
      <w:rPr>
        <w:rFonts w:ascii="Times-Roman" w:hAnsi="Times-Roman" w:hint="default"/>
        <w:color w:val="010101"/>
        <w:sz w:val="22"/>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4">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5">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6">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7">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59B7D57"/>
    <w:multiLevelType w:val="hybridMultilevel"/>
    <w:tmpl w:val="3A6EF3F2"/>
    <w:lvl w:ilvl="0" w:tplc="1EFC0D6C">
      <w:start w:val="1"/>
      <w:numFmt w:val="taiwaneseCountingThousand"/>
      <w:lvlText w:val="%1、"/>
      <w:lvlJc w:val="left"/>
      <w:pPr>
        <w:ind w:left="875" w:hanging="450"/>
      </w:pPr>
      <w:rPr>
        <w:rFonts w:asciiTheme="minorEastAsia" w:eastAsiaTheme="minorEastAsia" w:hAnsiTheme="minorEastAsia"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9">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4"/>
  </w:num>
  <w:num w:numId="2">
    <w:abstractNumId w:val="9"/>
  </w:num>
  <w:num w:numId="3">
    <w:abstractNumId w:val="6"/>
  </w:num>
  <w:num w:numId="4">
    <w:abstractNumId w:val="7"/>
  </w:num>
  <w:num w:numId="5">
    <w:abstractNumId w:val="3"/>
  </w:num>
  <w:num w:numId="6">
    <w:abstractNumId w:val="5"/>
  </w:num>
  <w:num w:numId="7">
    <w:abstractNumId w:val="1"/>
  </w:num>
  <w:num w:numId="8">
    <w:abstractNumId w:val="8"/>
  </w:num>
  <w:num w:numId="9">
    <w:abstractNumId w:val="0"/>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grammar="clean"/>
  <w:trackRevision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A42F6CF-A316-4B16-AA61-4191D42DC0F6}" w:val=" ADDIN NE.Ref.{0A42F6CF-A316-4B16-AA61-4191D42DC0F6}&lt;Citation&gt;&lt;Group&gt;&lt;References&gt;&lt;Item&gt;&lt;ID&gt;48&lt;/ID&gt;&lt;UID&gt;{DE9E9BE0-3ECC-4DBA-8E2F-97C7E552D4FC}&lt;/UID&gt;&lt;Title&gt;基于产业链的在线旅游代理商发展研究&lt;/Title&gt;&lt;Template&gt;Thesis&lt;/Template&gt;&lt;Star&gt;0&lt;/Star&gt;&lt;Tag&gt;3&lt;/Tag&gt;&lt;Author&gt;侯建娜&lt;/Author&gt;&lt;Year&gt;2011&lt;/Year&gt;&lt;Details&gt;&lt;_accessed&gt;60701295&lt;/_accessed&gt;&lt;_created&gt;60585144&lt;/_created&gt;&lt;_db_provider&gt;CNKI&lt;/_db_provider&gt;&lt;_keywords&gt;产业链;在线旅游;代理商;携程&lt;/_keywords&gt;&lt;_modified&gt;60701307&lt;/_modified&gt;&lt;_publisher&gt;上海师范大学&lt;/_publisher&gt;&lt;_tertiary_author&gt;张文建&lt;/_tertiary_author&gt;&lt;_type_work&gt;硕士&lt;/_type_work&gt;&lt;_url&gt;http://www.cnki.net/kcms/download.aspx?filename=FZnTuh3bshnQyR0coJTMjpWU00Ec5czVOFWS3NHb01GcR92RS10Mz4mbrFXO5IVcV1WR38mdPlXRjtGbEFTOYBVZwNlMyNUUpB1ZIFmUHVjY1V3aRRTNYJ2VPhVW1IDdqh0QzUVVwQXMZJHexoEeiF1V3MDWrlGM&amp;amp;dflag=nhdown&amp;amp;tablename=CMFD2011 全文链接_x000d__x000a_&lt;/_url&gt;&lt;_translated_author&gt;Hou, Jianna&lt;/_translated_author&gt;&lt;/Details&gt;&lt;Extra&gt;&lt;DBUID&gt;{D847AD9E-CCEB-4B5E-AEE6-92F4034F0C3B}&lt;/DBUID&gt;&lt;/Extra&gt;&lt;/Item&gt;&lt;/References&gt;&lt;/Group&gt;&lt;/Citation&gt;_x000a_"/>
    <w:docVar w:name="NE.Ref{3032C787-6DBB-42EE-AA5A-9DEEB0FAF2FF}" w:val=" ADDIN NE.Ref.{3032C787-6DBB-42EE-AA5A-9DEEB0FAF2FF}&lt;Citation&gt;&lt;Group&gt;&lt;References&gt;&lt;Item&gt;&lt;ID&gt;190&lt;/ID&gt;&lt;UID&gt;{D4CB6DF9-2EAD-4182-9385-591008F6C540}&lt;/UID&gt;&lt;Title&gt;我国在线旅游预订的渠道冲突及应对策略研究&lt;/Title&gt;&lt;Template&gt;Thesis&lt;/Template&gt;&lt;Star&gt;0&lt;/Star&gt;&lt;Tag&gt;1&lt;/Tag&gt;&lt;Author&gt;查艳华&lt;/Author&gt;&lt;Year&gt;2010&lt;/Year&gt;&lt;Details&gt;&lt;_created&gt;60698150&lt;/_created&gt;&lt;_db_provider&gt;CNKI&lt;/_db_provider&gt;&lt;_keywords&gt;在线旅游预订;渠道冲突;应对策略;博弈&lt;/_keywords&gt;&lt;_modified&gt;60701293&lt;/_modified&gt;&lt;_publisher&gt;华东师范大学&lt;/_publisher&gt;&lt;_tertiary_author&gt;冯学钢; 吴文智&lt;/_tertiary_author&gt;&lt;_type_work&gt;硕士&lt;/_type_work&gt;&lt;_url&gt;http://www.cnki.net/kcms/download.aspx?filename=zVWM1kXVrhjZOlUZMh2aUVFSalXOSFEdzI2SZ5Gc3FVSpJFarJXSi5WZYNTMrhHZZZVbTN1YwN3bVl3ct1maFBTQihndrI1V1VjSIB3aaxGMvlja0ZnU182NDticqJWTrg1YuxGa4p0dX1kd1ElRZRVT3FWewcES&amp;amp;dflag=nhdown&amp;amp;tablename=CMFD2011 全文链接_x000d__x000a_&lt;/_url&gt;&lt;_accessed&gt;60701290&lt;/_accessed&gt;&lt;_label&gt;平台行為&lt;/_label&gt;&lt;_translated_author&gt;Cha, Yanhua&lt;/_translated_author&gt;&lt;/Details&gt;&lt;Extra&gt;&lt;DBUID&gt;{D847AD9E-CCEB-4B5E-AEE6-92F4034F0C3B}&lt;/DBUID&gt;&lt;/Extra&gt;&lt;/Item&gt;&lt;/References&gt;&lt;/Group&gt;&lt;/Citation&gt;_x000a_"/>
    <w:docVar w:name="NE.Ref{4E71E9E4-F6A4-4A57-B315-3CC07D51AE1E}" w:val=" ADDIN NE.Ref.{4E71E9E4-F6A4-4A57-B315-3CC07D51AE1E}&lt;Citation&gt;&lt;Group&gt;&lt;References&gt;&lt;Item&gt;&lt;ID&gt;91&lt;/ID&gt;&lt;UID&gt;{63D17CD9-728B-4AF8-B436-C801E39595A4}&lt;/UID&gt;&lt;Title&gt;基于双边市场理论的平台厂商定价与竞争策略研究&lt;/Title&gt;&lt;Template&gt;Thesis&lt;/Template&gt;&lt;Star&gt;0&lt;/Star&gt;&lt;Tag&gt;4&lt;/Tag&gt;&lt;Author&gt;尹龙&lt;/Author&gt;&lt;Year&gt;2011&lt;/Year&gt;&lt;Details&gt;&lt;_accessed&gt;60612442&lt;/_accessed&gt;&lt;_created&gt;60596021&lt;/_created&gt;&lt;_db_provider&gt;CNKI&lt;/_db_provider&gt;&lt;_keywords&gt;双边市场;平台厂商;交叉网络外部性;多平台接入&lt;/_keywords&gt;&lt;_modified&gt;60615479&lt;/_modified&gt;&lt;_publisher&gt;哈尔滨商业大学&lt;/_publisher&gt;&lt;_tertiary_author&gt;曲振涛&lt;/_tertiary_author&gt;&lt;_type_work&gt;硕士&lt;/_type_work&gt;&lt;_url&gt;http://www.cnki.net/kcms/download.aspx?filename=oV2bnZnUjVVea5UMstEchtGNudENZVDN3N3MNd2LGhzbihUW20kSVllU5M0LL12dWVFdJZnVkVndONmZ6Rna2tGdjlzMqpWdtVlYzhUWQZnUUNGMLJUVqFWdQNzQo9yL0sGRrVXOadjNDpWN28GNhZFOz50QZhTd&amp;amp;dflag=nhdown&amp;amp;tablename=CMFD2012 全文链接_x000d__x000a_&lt;/_url&gt;&lt;_label&gt;產業應用&lt;/_label&gt;&lt;_translated_author&gt;Yin, Long&lt;/_translated_author&gt;&lt;/Details&gt;&lt;Extra&gt;&lt;DBUID&gt;{D847AD9E-CCEB-4B5E-AEE6-92F4034F0C3B}&lt;/DBUID&gt;&lt;/Extra&gt;&lt;/Item&gt;&lt;/References&gt;&lt;/Group&gt;&lt;Group&gt;&lt;References&gt;&lt;Item&gt;&lt;ID&gt;88&lt;/ID&gt;&lt;UID&gt;{18E7C894-D698-45AF-9319-710660B3BBC3}&lt;/UID&gt;&lt;Title&gt;双边平台企业价格策略研究&lt;/Title&gt;&lt;Template&gt;Thesis&lt;/Template&gt;&lt;Star&gt;1&lt;/Star&gt;&lt;Tag&gt;5&lt;/Tag&gt;&lt;Author&gt;王娜&lt;/Author&gt;&lt;Year&gt;2011&lt;/Year&gt;&lt;Details&gt;&lt;_accessed&gt;60613460&lt;/_accessed&gt;&lt;_created&gt;60596021&lt;/_created&gt;&lt;_db_provider&gt;CNKI&lt;/_db_provider&gt;&lt;_keywords&gt;双边平台企业;价格策略;差异化;专属与开放;视频游戏平台&lt;/_keywords&gt;&lt;_modified&gt;60615479&lt;/_modified&gt;&lt;_publisher&gt;武汉大学&lt;/_publisher&gt;&lt;_tertiary_author&gt;谭力文&lt;/_tertiary_author&gt;&lt;_type_work&gt;博士&lt;/_type_work&gt;&lt;_url&gt;http://www.cnki.net/kcms/download.aspx?filename=EOZFFM5tGSSt2Mi5mdtpFVx1me0MDRvZTQClXeoNFbRNFRHhEVLplNrMzQRJja5NTYxEUQQ1WcI92c=0TT0FER6NnYxQmTmN1dEdUNjlFcDF0dxhzLat2aPZTRVpmQBNHShNjM2R0V1pGaMhkUltiaUVDZv8&amp;amp;dflag=nhdown&amp;amp;tablename=CDFDLAST2012 全文链接_x000d__x000a_&lt;/_url&gt;&lt;_label&gt;產業應用&lt;/_label&gt;&lt;_translated_author&gt;Wang, Na&lt;/_translated_author&gt;&lt;/Details&gt;&lt;Extra&gt;&lt;DBUID&gt;{D847AD9E-CCEB-4B5E-AEE6-92F4034F0C3B}&lt;/DBUID&gt;&lt;/Extra&gt;&lt;/Item&gt;&lt;/References&gt;&lt;/Group&gt;&lt;/Citation&gt;_x000a_"/>
    <w:docVar w:name="NE.Ref{582B406F-C6D5-4D3E-A9B0-CB46F5C25347}" w:val=" ADDIN NE.Ref.{582B406F-C6D5-4D3E-A9B0-CB46F5C25347}&lt;Citation&gt;&lt;Group&gt;&lt;References&gt;&lt;Item&gt;&lt;ID&gt;34&lt;/ID&gt;&lt;UID&gt;{7BC3EAB3-74BA-4439-8A5E-E45736BE797B}&lt;/UID&gt;&lt;Title&gt;双边市场定价策略研究&lt;/Title&gt;&lt;Template&gt;Thesis&lt;/Template&gt;&lt;Star&gt;1&lt;/Star&gt;&lt;Tag&gt;5&lt;/Tag&gt;&lt;Author&gt;纪汉霖&lt;/Author&gt;&lt;Year&gt;2006&lt;/Year&gt;&lt;Details&gt;&lt;_accessed&gt;60843937&lt;/_accessed&gt;&lt;_created&gt;60584721&lt;/_created&gt;&lt;_db_provider&gt;CNKI&lt;/_db_provider&gt;&lt;_keywords&gt;双边市场;平台竞争;定价策略;定价方式;服务质量差异;纵向联盟;互联互通&lt;/_keywords&gt;&lt;_modified&gt;60712727&lt;/_modified&gt;&lt;_publisher&gt;复旦大学&lt;/_publisher&gt;&lt;_tertiary_author&gt;郁义鸿&lt;/_tertiary_author&gt;&lt;_type_work&gt;博士&lt;/_type_work&gt;&lt;_url&gt;http://www.cnki.net/kcms/download.aspx?filename=nb3g2c4pXM5tyb0M2NqJlQvljQFJ3R1lTRv5EOvU0S0MjM4J1RDJDTw1mcRtUYHZna4lWaDN3TGF2R=0DOOhkNEd2ckxUbzhVS38GcNJzSEN1dsdEOO5UdvoXQQh0c3QWWsJ1dzd1SilWcudHcOhkV30WWqN&amp;amp;dflag=nhdown&amp;amp;tablename=CDFD9908 全文链接_x000d__x000a_http://www.cnki.net/kcms/download.aspx?filename=VYxUDe4FUQHVGcOlkRrUDWaFWTTZ1b0l1NFl1VxAVY6ZmNm5ENolGdGVDW0MDSQdTN6BVaq90VRR3T=0DMPFEbt5UbHZnd2RmMj9yMJNmQJlXWQZXZDREe2sUYRVHe0pEa2UGOYhTanFVYlJVTIRkczknaVF&amp;amp;dflag=nhdown&amp;amp;tablename=CDFD9908 全文链接_x000d__x000a_&lt;/_url&gt;&lt;_translated_author&gt;Ji, Hanlin&lt;/_translated_author&gt;&lt;/Details&gt;&lt;Extra&gt;&lt;DBUID&gt;{D847AD9E-CCEB-4B5E-AEE6-92F4034F0C3B}&lt;/DBUID&gt;&lt;/Extra&gt;&lt;/Item&gt;&lt;/References&gt;&lt;/Group&gt;&lt;/Citation&gt;_x000a_"/>
    <w:docVar w:name="NE.Ref{5919D12D-5BA3-46B1-AE1D-6079E96C57EF}" w:val=" ADDIN NE.Ref.{5919D12D-5BA3-46B1-AE1D-6079E96C57EF}&lt;Citation&gt;&lt;Group&gt;&lt;References&gt;&lt;Item&gt;&lt;ID&gt;91&lt;/ID&gt;&lt;UID&gt;{63D17CD9-728B-4AF8-B436-C801E39595A4}&lt;/UID&gt;&lt;Title&gt;基于双边市场理论的平台厂商定价与竞争策略研究&lt;/Title&gt;&lt;Template&gt;Thesis&lt;/Template&gt;&lt;Star&gt;0&lt;/Star&gt;&lt;Tag&gt;4&lt;/Tag&gt;&lt;Author&gt;尹龙&lt;/Author&gt;&lt;Year&gt;2011&lt;/Year&gt;&lt;Details&gt;&lt;_accessed&gt;60612442&lt;/_accessed&gt;&lt;_created&gt;60596021&lt;/_created&gt;&lt;_db_provider&gt;CNKI&lt;/_db_provider&gt;&lt;_keywords&gt;双边市场;平台厂商;交叉网络外部性;多平台接入&lt;/_keywords&gt;&lt;_modified&gt;60615479&lt;/_modified&gt;&lt;_publisher&gt;哈尔滨商业大学&lt;/_publisher&gt;&lt;_tertiary_author&gt;曲振涛&lt;/_tertiary_author&gt;&lt;_type_work&gt;硕士&lt;/_type_work&gt;&lt;_url&gt;http://www.cnki.net/kcms/download.aspx?filename=oV2bnZnUjVVea5UMstEchtGNudENZVDN3N3MNd2LGhzbihUW20kSVllU5M0LL12dWVFdJZnVkVndONmZ6Rna2tGdjlzMqpWdtVlYzhUWQZnUUNGMLJUVqFWdQNzQo9yL0sGRrVXOadjNDpWN28GNhZFOz50QZhTd&amp;amp;dflag=nhdown&amp;amp;tablename=CMFD2012 全文链接_x000d__x000a_&lt;/_url&gt;&lt;_label&gt;產業應用&lt;/_label&gt;&lt;_translated_author&gt;Yin, Long&lt;/_translated_author&gt;&lt;/Details&gt;&lt;Extra&gt;&lt;DBUID&gt;{D847AD9E-CCEB-4B5E-AEE6-92F4034F0C3B}&lt;/DBUID&gt;&lt;/Extra&gt;&lt;/Item&gt;&lt;/References&gt;&lt;/Group&gt;&lt;/Citation&gt;_x000a_"/>
    <w:docVar w:name="NE.Ref{61A9E0AB-8DCC-4672-BEDF-46BEEF7D16BA}" w:val=" ADDIN NE.Ref.{61A9E0AB-8DCC-4672-BEDF-46BEEF7D16BA}&lt;Citation&gt;&lt;Group&gt;&lt;References&gt;&lt;Item&gt;&lt;ID&gt;34&lt;/ID&gt;&lt;UID&gt;{7BC3EAB3-74BA-4439-8A5E-E45736BE797B}&lt;/UID&gt;&lt;Title&gt;双边市场定价策略研究&lt;/Title&gt;&lt;Template&gt;Thesis&lt;/Template&gt;&lt;Star&gt;1&lt;/Star&gt;&lt;Tag&gt;5&lt;/Tag&gt;&lt;Author&gt;纪汉霖&lt;/Author&gt;&lt;Year&gt;2006&lt;/Year&gt;&lt;Details&gt;&lt;_accessed&gt;60843937&lt;/_accessed&gt;&lt;_created&gt;60584721&lt;/_created&gt;&lt;_db_provider&gt;CNKI&lt;/_db_provider&gt;&lt;_keywords&gt;双边市场;平台竞争;定价策略;定价方式;服务质量差异;纵向联盟;互联互通&lt;/_keywords&gt;&lt;_modified&gt;60712727&lt;/_modified&gt;&lt;_publisher&gt;复旦大学&lt;/_publisher&gt;&lt;_tertiary_author&gt;郁义鸿&lt;/_tertiary_author&gt;&lt;_type_work&gt;博士&lt;/_type_work&gt;&lt;_url&gt;http://www.cnki.net/kcms/download.aspx?filename=nb3g2c4pXM5tyb0M2NqJlQvljQFJ3R1lTRv5EOvU0S0MjM4J1RDJDTw1mcRtUYHZna4lWaDN3TGF2R=0DOOhkNEd2ckxUbzhVS38GcNJzSEN1dsdEOO5UdvoXQQh0c3QWWsJ1dzd1SilWcudHcOhkV30WWqN&amp;amp;dflag=nhdown&amp;amp;tablename=CDFD9908 全文链接_x000d__x000a_http://www.cnki.net/kcms/download.aspx?filename=VYxUDe4FUQHVGcOlkRrUDWaFWTTZ1b0l1NFl1VxAVY6ZmNm5ENolGdGVDW0MDSQdTN6BVaq90VRR3T=0DMPFEbt5UbHZnd2RmMj9yMJNmQJlXWQZXZDREe2sUYRVHe0pEa2UGOYhTanFVYlJVTIRkczknaVF&amp;amp;dflag=nhdown&amp;amp;tablename=CDFD9908 全文链接_x000d__x000a_&lt;/_url&gt;&lt;_translated_author&gt;Ji, Hanlin&lt;/_translated_author&gt;&lt;/Details&gt;&lt;Extra&gt;&lt;DBUID&gt;{D847AD9E-CCEB-4B5E-AEE6-92F4034F0C3B}&lt;/DBUID&gt;&lt;/Extra&gt;&lt;/Item&gt;&lt;/References&gt;&lt;/Group&gt;&lt;/Citation&gt;_x000a_"/>
    <w:docVar w:name="NE.Ref{85600428-3939-4BBC-87DC-A64091F13913}" w:val=" ADDIN NE.Ref.{85600428-3939-4BBC-87DC-A64091F13913}&lt;Citation&gt;&lt;Group&gt;&lt;References&gt;&lt;Item&gt;&lt;ID&gt;41&lt;/ID&gt;&lt;UID&gt;{3427A16F-6A2D-4797-8B85-20BD25AD009A}&lt;/UID&gt;&lt;Title&gt;我国银行卡市场的定价策略与福利分析&lt;/Title&gt;&lt;Template&gt;Thesis&lt;/Template&gt;&lt;Star&gt;0&lt;/Star&gt;&lt;Tag&gt;0&lt;/Tag&gt;&lt;Author&gt;纵凯&lt;/Author&gt;&lt;Year&gt;2012&lt;/Year&gt;&lt;Details&gt;&lt;_accessed&gt;60611661&lt;/_accessed&gt;&lt;_created&gt;60584955&lt;/_created&gt;&lt;_db_provider&gt;CNKI&lt;/_db_provider&gt;&lt;_keywords&gt;银行卡市场;双边市场;间接网络外部性;平台定价策略;福利分析&lt;/_keywords&gt;&lt;_modified&gt;60611661&lt;/_modified&gt;&lt;_publisher&gt;东北财经大学&lt;/_publisher&gt;&lt;_tertiary_author&gt;王玉霞&lt;/_tertiary_author&gt;&lt;_type_work&gt;博士&lt;/_type_work&gt;&lt;_url&gt;http://www.cnki.net/kcms/download.aspx?filename=kMWh0L2kGc5BlQzVja5hjSzBDVJZ0SXRzVv0mRplDRlZXaSJja4QHVjFTc1IXcZZVUvoEcvxWc4F2S=0TQDdldKlDVlVmQDdVM0Z3caJFRDV1R6VUaR5kTuVjcS5Wb3EldFZke4F0cmBHd0xWSLhUb0o3d3J&amp;amp;dflag=nhdown&amp;amp;tablename=CDFDLAST2013 全文链接_x000d__x000a_http://www.cnki.net/kcms/download.aspx?filename=nawF2d4Q0MGpXbtZ1Y2UWeztWSRNWOs1kcRl0c0djYX90b4pESspmbUx2VHpVYVNXS6VWahdGSOVHT=0zZwAjTDlHVzZEelh1S5ZHckRTcx0WYYpVe0RnMkJXazR1MBtUZ40EZT50T0MHR5Ald5NVY45UUWV&amp;amp;dflag=nhdown&amp;amp;tablename=CDFDLAST2013 全文链接_x000d__x000a_http://www.cnki.net/kcms/download.aspx?filename=nQxBzTp1EWipEUDdGZwRjbuFjY2gXaldERUx2YQ5WZZBlNXN0NTFTUKhnTRtSStlGZvF2bUFUWNdVa=0zdTxUWEhGatN1Znh2QvJEdmhkTWhTdxMGSXtURuV2UmljW1llQmVVNahFUnVzVTV0KtlnY1kFWsd&amp;amp;dflag=nhdown&amp;amp;tablename=CDFDLAST2013 全文链接_x000d__x000a_&lt;/_url&gt;&lt;_translated_author&gt;Zong, Kai&lt;/_translated_author&gt;&lt;/Details&gt;&lt;Extra&gt;&lt;DBUID&gt;{D847AD9E-CCEB-4B5E-AEE6-92F4034F0C3B}&lt;/DBUID&gt;&lt;/Extra&gt;&lt;/Item&gt;&lt;/References&gt;&lt;/Group&gt;&lt;/Citation&gt;_x000a_"/>
    <w:docVar w:name="NE.Ref{A25C391C-FF38-43B4-98CF-A4F214A1A602}" w:val=" ADDIN NE.Ref.{A25C391C-FF38-43B4-98CF-A4F214A1A602}&lt;Citation&gt;&lt;Group&gt;&lt;References&gt;&lt;Item&gt;&lt;ID&gt;34&lt;/ID&gt;&lt;UID&gt;{7BC3EAB3-74BA-4439-8A5E-E45736BE797B}&lt;/UID&gt;&lt;Title&gt;双边市场定价策略研究&lt;/Title&gt;&lt;Template&gt;Thesis&lt;/Template&gt;&lt;Star&gt;1&lt;/Star&gt;&lt;Tag&gt;0&lt;/Tag&gt;&lt;Author&gt;纪汉霖&lt;/Author&gt;&lt;Year&gt;2006&lt;/Year&gt;&lt;Details&gt;&lt;_accessed&gt;60613554&lt;/_accessed&gt;&lt;_created&gt;60584721&lt;/_created&gt;&lt;_db_provider&gt;CNKI&lt;/_db_provider&gt;&lt;_keywords&gt;双边市场;平台竞争;定价策略;定价方式;服务质量差异;纵向联盟;互联互通&lt;/_keywords&gt;&lt;_modified&gt;60615479&lt;/_modified&gt;&lt;_publisher&gt;复旦大学&lt;/_publisher&gt;&lt;_tertiary_author&gt;郁义鸿&lt;/_tertiary_author&gt;&lt;_type_work&gt;博士&lt;/_type_work&gt;&lt;_url&gt;http://www.cnki.net/kcms/download.aspx?filename=2dsx0TwFUSrckVFdGVGZFb44keDB1V5kWcORlTSdmSiVzYn50SBR1Nu10d2plQIdDbMBnYKZlSpl3U=0TTEd3ZlhmWTBHd3BXOycGdhl2LuRXe1gnYshVYql3KDhUc4dnWwZUZwE2U4tGdxZFaKRGMvRnN6N&amp;amp;dflag=nhdown&amp;amp;tablename=CDFD9908 全文链接_x000d__x000a_http://www.cnki.net/kcms/download.aspx?filename=nR4s0dPFmNZN3MJFXe3l0MBREVHFGZBFUTxYUS2J3N1lkZRx2TtNjQEZ0S2ZDc0c1aTJ2UBFFSHxUV=0zdTl1T1YEcQFHUXJVWzNlM4w2R0NXRrsSeipmbxYmbMJGa1cnN3c0UiJjVINWVTJWY1x0VYp2cSh&amp;amp;dflag=nhdown&amp;amp;tablename=CDFD9908 全文链接_x000d__x000a_http://www.cnki.net/kcms/download.aspx?filename=EOBpWTO1mNIpWUjJWOrhGWDpXTDxmaRZ0V1IUWrhUb5skaDpFSXtGNzQlT2hnUVpFdPJFSltWTVFkc=0zdJ9iTP5UVtZkVvkjei50RFVmW3J3dxtWYUpWbWdWZG5mURBVTXlle2UkS3N1TG1WQhlDN1d1Vi9&amp;amp;dflag=nhdown&amp;amp;tablename=CDFD9908 全文链接_x000d__x000a_&lt;/_url&gt;&lt;_translated_author&gt;Ji, Hanlin&lt;/_translated_author&gt;&lt;/Details&gt;&lt;Extra&gt;&lt;DBUID&gt;{D847AD9E-CCEB-4B5E-AEE6-92F4034F0C3B}&lt;/DBUID&gt;&lt;/Extra&gt;&lt;/Item&gt;&lt;/References&gt;&lt;/Group&gt;&lt;/Citation&gt;_x000a_"/>
    <w:docVar w:name="ne_docsoft" w:val="MSWord"/>
    <w:docVar w:name="ne_docversion" w:val="NoteExpress 2.0"/>
    <w:docVar w:name="ne_stylename" w:val="Numbered(multilingual)"/>
  </w:docVars>
  <w:rsids>
    <w:rsidRoot w:val="00E021F2"/>
    <w:rsid w:val="00002B30"/>
    <w:rsid w:val="0000465A"/>
    <w:rsid w:val="00007B7D"/>
    <w:rsid w:val="00010E8B"/>
    <w:rsid w:val="000128AB"/>
    <w:rsid w:val="00015334"/>
    <w:rsid w:val="00015DDE"/>
    <w:rsid w:val="00016092"/>
    <w:rsid w:val="00017958"/>
    <w:rsid w:val="00020204"/>
    <w:rsid w:val="00021616"/>
    <w:rsid w:val="000216CD"/>
    <w:rsid w:val="00023C28"/>
    <w:rsid w:val="00023DB7"/>
    <w:rsid w:val="000305E1"/>
    <w:rsid w:val="000317A7"/>
    <w:rsid w:val="00041977"/>
    <w:rsid w:val="000514DF"/>
    <w:rsid w:val="00053376"/>
    <w:rsid w:val="00053944"/>
    <w:rsid w:val="0005414B"/>
    <w:rsid w:val="00061FB8"/>
    <w:rsid w:val="00064AEA"/>
    <w:rsid w:val="00066F39"/>
    <w:rsid w:val="000675FB"/>
    <w:rsid w:val="00073A3F"/>
    <w:rsid w:val="00080D37"/>
    <w:rsid w:val="0008415F"/>
    <w:rsid w:val="000855E0"/>
    <w:rsid w:val="00086386"/>
    <w:rsid w:val="00096C85"/>
    <w:rsid w:val="00096DDE"/>
    <w:rsid w:val="000971FC"/>
    <w:rsid w:val="00097343"/>
    <w:rsid w:val="000A17D0"/>
    <w:rsid w:val="000A2957"/>
    <w:rsid w:val="000A3A36"/>
    <w:rsid w:val="000A76D2"/>
    <w:rsid w:val="000B0DF2"/>
    <w:rsid w:val="000B2B30"/>
    <w:rsid w:val="000B30E8"/>
    <w:rsid w:val="000B58F1"/>
    <w:rsid w:val="000B67D4"/>
    <w:rsid w:val="000B76F0"/>
    <w:rsid w:val="000B7D3D"/>
    <w:rsid w:val="000C01F9"/>
    <w:rsid w:val="000C1CAB"/>
    <w:rsid w:val="000C2253"/>
    <w:rsid w:val="000C2749"/>
    <w:rsid w:val="000C3B82"/>
    <w:rsid w:val="000C3D07"/>
    <w:rsid w:val="000C6195"/>
    <w:rsid w:val="000C6400"/>
    <w:rsid w:val="000D400A"/>
    <w:rsid w:val="000D504C"/>
    <w:rsid w:val="000D6890"/>
    <w:rsid w:val="000E3924"/>
    <w:rsid w:val="000E4561"/>
    <w:rsid w:val="000E45F3"/>
    <w:rsid w:val="000E4E61"/>
    <w:rsid w:val="000E4F11"/>
    <w:rsid w:val="000F0CFB"/>
    <w:rsid w:val="000F2789"/>
    <w:rsid w:val="000F2B8A"/>
    <w:rsid w:val="000F4481"/>
    <w:rsid w:val="000F4A6D"/>
    <w:rsid w:val="000F6182"/>
    <w:rsid w:val="000F7CCC"/>
    <w:rsid w:val="001025D5"/>
    <w:rsid w:val="001037FE"/>
    <w:rsid w:val="00104598"/>
    <w:rsid w:val="001075B5"/>
    <w:rsid w:val="00107822"/>
    <w:rsid w:val="00111F98"/>
    <w:rsid w:val="0011576F"/>
    <w:rsid w:val="00115BF4"/>
    <w:rsid w:val="00116D8D"/>
    <w:rsid w:val="00117705"/>
    <w:rsid w:val="00121F6C"/>
    <w:rsid w:val="001221E6"/>
    <w:rsid w:val="0012275D"/>
    <w:rsid w:val="001234AD"/>
    <w:rsid w:val="00126B10"/>
    <w:rsid w:val="00126E16"/>
    <w:rsid w:val="001307B6"/>
    <w:rsid w:val="00131083"/>
    <w:rsid w:val="0013272C"/>
    <w:rsid w:val="001334E6"/>
    <w:rsid w:val="00140F1C"/>
    <w:rsid w:val="00143018"/>
    <w:rsid w:val="00143454"/>
    <w:rsid w:val="00143AED"/>
    <w:rsid w:val="00146DF8"/>
    <w:rsid w:val="001508E7"/>
    <w:rsid w:val="001511FC"/>
    <w:rsid w:val="00151923"/>
    <w:rsid w:val="00152228"/>
    <w:rsid w:val="00154AD0"/>
    <w:rsid w:val="001565B7"/>
    <w:rsid w:val="00157418"/>
    <w:rsid w:val="00157C13"/>
    <w:rsid w:val="001607FF"/>
    <w:rsid w:val="00160FC1"/>
    <w:rsid w:val="001611D5"/>
    <w:rsid w:val="00163ABE"/>
    <w:rsid w:val="00171413"/>
    <w:rsid w:val="00176A1D"/>
    <w:rsid w:val="0017775A"/>
    <w:rsid w:val="0018631F"/>
    <w:rsid w:val="0019050D"/>
    <w:rsid w:val="0019134A"/>
    <w:rsid w:val="001968E5"/>
    <w:rsid w:val="00197A77"/>
    <w:rsid w:val="001A0145"/>
    <w:rsid w:val="001A1BE9"/>
    <w:rsid w:val="001A6932"/>
    <w:rsid w:val="001B7092"/>
    <w:rsid w:val="001C096E"/>
    <w:rsid w:val="001C1225"/>
    <w:rsid w:val="001C2516"/>
    <w:rsid w:val="001C28DC"/>
    <w:rsid w:val="001C2B16"/>
    <w:rsid w:val="001C301F"/>
    <w:rsid w:val="001C31FE"/>
    <w:rsid w:val="001C6F42"/>
    <w:rsid w:val="001C7EDA"/>
    <w:rsid w:val="001D0452"/>
    <w:rsid w:val="001D4952"/>
    <w:rsid w:val="001D5002"/>
    <w:rsid w:val="001D578E"/>
    <w:rsid w:val="001D61D7"/>
    <w:rsid w:val="001D719A"/>
    <w:rsid w:val="001D7334"/>
    <w:rsid w:val="001D7647"/>
    <w:rsid w:val="001D7CD3"/>
    <w:rsid w:val="001E0390"/>
    <w:rsid w:val="001E05B4"/>
    <w:rsid w:val="001E2B2A"/>
    <w:rsid w:val="001E2D30"/>
    <w:rsid w:val="001E4B54"/>
    <w:rsid w:val="001E5743"/>
    <w:rsid w:val="001F16C2"/>
    <w:rsid w:val="001F2D0D"/>
    <w:rsid w:val="001F30B3"/>
    <w:rsid w:val="001F6EEB"/>
    <w:rsid w:val="00202210"/>
    <w:rsid w:val="00202D89"/>
    <w:rsid w:val="00203139"/>
    <w:rsid w:val="00203663"/>
    <w:rsid w:val="002037A8"/>
    <w:rsid w:val="00204C17"/>
    <w:rsid w:val="002054B0"/>
    <w:rsid w:val="00205B5B"/>
    <w:rsid w:val="002060E2"/>
    <w:rsid w:val="00206AB7"/>
    <w:rsid w:val="00207795"/>
    <w:rsid w:val="00213DBA"/>
    <w:rsid w:val="00216138"/>
    <w:rsid w:val="002171E5"/>
    <w:rsid w:val="002175E2"/>
    <w:rsid w:val="00220D5D"/>
    <w:rsid w:val="00221E36"/>
    <w:rsid w:val="00221FC0"/>
    <w:rsid w:val="002244ED"/>
    <w:rsid w:val="00226661"/>
    <w:rsid w:val="00231034"/>
    <w:rsid w:val="00231A16"/>
    <w:rsid w:val="00233212"/>
    <w:rsid w:val="002344AD"/>
    <w:rsid w:val="00234719"/>
    <w:rsid w:val="00236D32"/>
    <w:rsid w:val="002371EE"/>
    <w:rsid w:val="0024326C"/>
    <w:rsid w:val="0024539A"/>
    <w:rsid w:val="002526EC"/>
    <w:rsid w:val="002561A2"/>
    <w:rsid w:val="002562E6"/>
    <w:rsid w:val="00257934"/>
    <w:rsid w:val="002601DC"/>
    <w:rsid w:val="002603D2"/>
    <w:rsid w:val="0026599B"/>
    <w:rsid w:val="00272FE0"/>
    <w:rsid w:val="00274029"/>
    <w:rsid w:val="00274BFA"/>
    <w:rsid w:val="00274EB2"/>
    <w:rsid w:val="002752B2"/>
    <w:rsid w:val="002779BC"/>
    <w:rsid w:val="00281690"/>
    <w:rsid w:val="00281736"/>
    <w:rsid w:val="00284D35"/>
    <w:rsid w:val="00285545"/>
    <w:rsid w:val="002873EA"/>
    <w:rsid w:val="00290C8E"/>
    <w:rsid w:val="00291F31"/>
    <w:rsid w:val="00292229"/>
    <w:rsid w:val="0029458F"/>
    <w:rsid w:val="00294C35"/>
    <w:rsid w:val="00295E72"/>
    <w:rsid w:val="00296095"/>
    <w:rsid w:val="002969B8"/>
    <w:rsid w:val="0029709C"/>
    <w:rsid w:val="002A0260"/>
    <w:rsid w:val="002A579C"/>
    <w:rsid w:val="002A58D1"/>
    <w:rsid w:val="002A7B4A"/>
    <w:rsid w:val="002B00F3"/>
    <w:rsid w:val="002B0F88"/>
    <w:rsid w:val="002B183E"/>
    <w:rsid w:val="002B2D58"/>
    <w:rsid w:val="002B2DC4"/>
    <w:rsid w:val="002C06C3"/>
    <w:rsid w:val="002C32EE"/>
    <w:rsid w:val="002C4CE3"/>
    <w:rsid w:val="002C5AD3"/>
    <w:rsid w:val="002C7357"/>
    <w:rsid w:val="002D0B47"/>
    <w:rsid w:val="002D0E67"/>
    <w:rsid w:val="002D2A4C"/>
    <w:rsid w:val="002D32C4"/>
    <w:rsid w:val="002D3FF2"/>
    <w:rsid w:val="002D52BE"/>
    <w:rsid w:val="002D733F"/>
    <w:rsid w:val="002D7B2C"/>
    <w:rsid w:val="002E1A24"/>
    <w:rsid w:val="002E2346"/>
    <w:rsid w:val="002E290D"/>
    <w:rsid w:val="002E2B98"/>
    <w:rsid w:val="002E5518"/>
    <w:rsid w:val="002E5A21"/>
    <w:rsid w:val="002E63C8"/>
    <w:rsid w:val="002E776A"/>
    <w:rsid w:val="002F5978"/>
    <w:rsid w:val="002F6299"/>
    <w:rsid w:val="002F7187"/>
    <w:rsid w:val="002F77DF"/>
    <w:rsid w:val="00307725"/>
    <w:rsid w:val="00310341"/>
    <w:rsid w:val="00310FAA"/>
    <w:rsid w:val="00312458"/>
    <w:rsid w:val="0031597F"/>
    <w:rsid w:val="00323438"/>
    <w:rsid w:val="003245FA"/>
    <w:rsid w:val="003252E5"/>
    <w:rsid w:val="00325885"/>
    <w:rsid w:val="00325A88"/>
    <w:rsid w:val="003335D1"/>
    <w:rsid w:val="00335C8A"/>
    <w:rsid w:val="00336745"/>
    <w:rsid w:val="00336908"/>
    <w:rsid w:val="00337C2F"/>
    <w:rsid w:val="00342D7D"/>
    <w:rsid w:val="00343BF9"/>
    <w:rsid w:val="00343DAF"/>
    <w:rsid w:val="0034455A"/>
    <w:rsid w:val="00344756"/>
    <w:rsid w:val="003451FC"/>
    <w:rsid w:val="003457EE"/>
    <w:rsid w:val="00351095"/>
    <w:rsid w:val="0035360A"/>
    <w:rsid w:val="003545F7"/>
    <w:rsid w:val="003554F4"/>
    <w:rsid w:val="0036714F"/>
    <w:rsid w:val="00375AB8"/>
    <w:rsid w:val="00375ADB"/>
    <w:rsid w:val="003761A3"/>
    <w:rsid w:val="00380705"/>
    <w:rsid w:val="00382879"/>
    <w:rsid w:val="00382FC4"/>
    <w:rsid w:val="0038460D"/>
    <w:rsid w:val="003857A4"/>
    <w:rsid w:val="00386923"/>
    <w:rsid w:val="00391E07"/>
    <w:rsid w:val="003942A8"/>
    <w:rsid w:val="00397189"/>
    <w:rsid w:val="003A22F9"/>
    <w:rsid w:val="003A518B"/>
    <w:rsid w:val="003A6D6E"/>
    <w:rsid w:val="003A6FC8"/>
    <w:rsid w:val="003A7487"/>
    <w:rsid w:val="003B2A75"/>
    <w:rsid w:val="003B51EC"/>
    <w:rsid w:val="003B6B06"/>
    <w:rsid w:val="003B6FD8"/>
    <w:rsid w:val="003B7656"/>
    <w:rsid w:val="003C013D"/>
    <w:rsid w:val="003C0AD2"/>
    <w:rsid w:val="003C40CF"/>
    <w:rsid w:val="003C7A0C"/>
    <w:rsid w:val="003D0A0D"/>
    <w:rsid w:val="003D1B47"/>
    <w:rsid w:val="003D666D"/>
    <w:rsid w:val="003D6A68"/>
    <w:rsid w:val="003D7BFE"/>
    <w:rsid w:val="003E035B"/>
    <w:rsid w:val="003E678D"/>
    <w:rsid w:val="003E7DA8"/>
    <w:rsid w:val="003F3CFC"/>
    <w:rsid w:val="003F3DE7"/>
    <w:rsid w:val="003F448D"/>
    <w:rsid w:val="003F5A49"/>
    <w:rsid w:val="003F6A76"/>
    <w:rsid w:val="00401537"/>
    <w:rsid w:val="00402E41"/>
    <w:rsid w:val="004036D9"/>
    <w:rsid w:val="00405465"/>
    <w:rsid w:val="00405ACD"/>
    <w:rsid w:val="00405CEF"/>
    <w:rsid w:val="00407A8A"/>
    <w:rsid w:val="004119C9"/>
    <w:rsid w:val="00412413"/>
    <w:rsid w:val="0041385A"/>
    <w:rsid w:val="00413CD5"/>
    <w:rsid w:val="0041415A"/>
    <w:rsid w:val="00417C0B"/>
    <w:rsid w:val="00425411"/>
    <w:rsid w:val="004257F3"/>
    <w:rsid w:val="004260E8"/>
    <w:rsid w:val="00426E40"/>
    <w:rsid w:val="004307D4"/>
    <w:rsid w:val="00432C06"/>
    <w:rsid w:val="00435CBC"/>
    <w:rsid w:val="00436566"/>
    <w:rsid w:val="00437BF5"/>
    <w:rsid w:val="00437E11"/>
    <w:rsid w:val="00440BE7"/>
    <w:rsid w:val="0044117B"/>
    <w:rsid w:val="004419E0"/>
    <w:rsid w:val="00442BBE"/>
    <w:rsid w:val="00444DAA"/>
    <w:rsid w:val="00444FE2"/>
    <w:rsid w:val="00450CBF"/>
    <w:rsid w:val="00451082"/>
    <w:rsid w:val="00452C97"/>
    <w:rsid w:val="004576AB"/>
    <w:rsid w:val="00460881"/>
    <w:rsid w:val="00461FCE"/>
    <w:rsid w:val="004621C5"/>
    <w:rsid w:val="00463297"/>
    <w:rsid w:val="0046475B"/>
    <w:rsid w:val="004657BB"/>
    <w:rsid w:val="00466C43"/>
    <w:rsid w:val="00467361"/>
    <w:rsid w:val="004719EF"/>
    <w:rsid w:val="004756C1"/>
    <w:rsid w:val="00476C37"/>
    <w:rsid w:val="00481209"/>
    <w:rsid w:val="00481710"/>
    <w:rsid w:val="00483725"/>
    <w:rsid w:val="004838BC"/>
    <w:rsid w:val="00484F21"/>
    <w:rsid w:val="00486FAE"/>
    <w:rsid w:val="00491998"/>
    <w:rsid w:val="004922EE"/>
    <w:rsid w:val="0049270E"/>
    <w:rsid w:val="004927F0"/>
    <w:rsid w:val="0049409D"/>
    <w:rsid w:val="004948E4"/>
    <w:rsid w:val="00495E6F"/>
    <w:rsid w:val="00495F30"/>
    <w:rsid w:val="00496E66"/>
    <w:rsid w:val="00497AC0"/>
    <w:rsid w:val="004A13F9"/>
    <w:rsid w:val="004A2198"/>
    <w:rsid w:val="004A363B"/>
    <w:rsid w:val="004A48A3"/>
    <w:rsid w:val="004A52D7"/>
    <w:rsid w:val="004B188E"/>
    <w:rsid w:val="004B5BCB"/>
    <w:rsid w:val="004B7397"/>
    <w:rsid w:val="004C1A17"/>
    <w:rsid w:val="004C3FCD"/>
    <w:rsid w:val="004C3FD7"/>
    <w:rsid w:val="004C5A12"/>
    <w:rsid w:val="004C7C68"/>
    <w:rsid w:val="004C7C85"/>
    <w:rsid w:val="004C7DC0"/>
    <w:rsid w:val="004D0314"/>
    <w:rsid w:val="004D09DC"/>
    <w:rsid w:val="004D0D9D"/>
    <w:rsid w:val="004D10EB"/>
    <w:rsid w:val="004D15E0"/>
    <w:rsid w:val="004D1B7D"/>
    <w:rsid w:val="004D5BB4"/>
    <w:rsid w:val="004D711A"/>
    <w:rsid w:val="004E0E4A"/>
    <w:rsid w:val="004E2D8F"/>
    <w:rsid w:val="004E3A67"/>
    <w:rsid w:val="004E3EBF"/>
    <w:rsid w:val="004E5345"/>
    <w:rsid w:val="004E7402"/>
    <w:rsid w:val="004F2B2B"/>
    <w:rsid w:val="004F36CD"/>
    <w:rsid w:val="004F50F7"/>
    <w:rsid w:val="004F73B8"/>
    <w:rsid w:val="00510A7A"/>
    <w:rsid w:val="00511A16"/>
    <w:rsid w:val="005131C6"/>
    <w:rsid w:val="0051435D"/>
    <w:rsid w:val="00514DF2"/>
    <w:rsid w:val="00514E61"/>
    <w:rsid w:val="00515590"/>
    <w:rsid w:val="005165A3"/>
    <w:rsid w:val="005177C3"/>
    <w:rsid w:val="00520315"/>
    <w:rsid w:val="00524021"/>
    <w:rsid w:val="005243B9"/>
    <w:rsid w:val="0052792A"/>
    <w:rsid w:val="0053042C"/>
    <w:rsid w:val="0054072A"/>
    <w:rsid w:val="00541CA4"/>
    <w:rsid w:val="005474E4"/>
    <w:rsid w:val="005478E1"/>
    <w:rsid w:val="00547AEE"/>
    <w:rsid w:val="00547D74"/>
    <w:rsid w:val="00552359"/>
    <w:rsid w:val="0055354F"/>
    <w:rsid w:val="005535C4"/>
    <w:rsid w:val="005547A7"/>
    <w:rsid w:val="00556F90"/>
    <w:rsid w:val="00565CB3"/>
    <w:rsid w:val="00567EDC"/>
    <w:rsid w:val="005726E1"/>
    <w:rsid w:val="00573A0E"/>
    <w:rsid w:val="005741DE"/>
    <w:rsid w:val="00577654"/>
    <w:rsid w:val="005804B9"/>
    <w:rsid w:val="005813E4"/>
    <w:rsid w:val="00583551"/>
    <w:rsid w:val="00583738"/>
    <w:rsid w:val="0058472C"/>
    <w:rsid w:val="00584F9D"/>
    <w:rsid w:val="00585DF2"/>
    <w:rsid w:val="0058790B"/>
    <w:rsid w:val="00587B66"/>
    <w:rsid w:val="00592C6B"/>
    <w:rsid w:val="00595714"/>
    <w:rsid w:val="0059776D"/>
    <w:rsid w:val="005A1743"/>
    <w:rsid w:val="005A2E03"/>
    <w:rsid w:val="005A3627"/>
    <w:rsid w:val="005A3F51"/>
    <w:rsid w:val="005B0E11"/>
    <w:rsid w:val="005B33D0"/>
    <w:rsid w:val="005B5252"/>
    <w:rsid w:val="005B5E1C"/>
    <w:rsid w:val="005B63F2"/>
    <w:rsid w:val="005B67D2"/>
    <w:rsid w:val="005B73B2"/>
    <w:rsid w:val="005B7DA3"/>
    <w:rsid w:val="005C40C9"/>
    <w:rsid w:val="005C4F5E"/>
    <w:rsid w:val="005D1CE8"/>
    <w:rsid w:val="005D20E4"/>
    <w:rsid w:val="005D51ED"/>
    <w:rsid w:val="005D6B3E"/>
    <w:rsid w:val="005E0436"/>
    <w:rsid w:val="005E1B6D"/>
    <w:rsid w:val="005E5593"/>
    <w:rsid w:val="005E7672"/>
    <w:rsid w:val="005F1398"/>
    <w:rsid w:val="005F19CE"/>
    <w:rsid w:val="005F4355"/>
    <w:rsid w:val="005F57BC"/>
    <w:rsid w:val="005F5EF1"/>
    <w:rsid w:val="005F5F4C"/>
    <w:rsid w:val="005F6789"/>
    <w:rsid w:val="005F67F1"/>
    <w:rsid w:val="005F70D9"/>
    <w:rsid w:val="006027DA"/>
    <w:rsid w:val="00605EE3"/>
    <w:rsid w:val="00606185"/>
    <w:rsid w:val="006109E4"/>
    <w:rsid w:val="00610AC4"/>
    <w:rsid w:val="00611825"/>
    <w:rsid w:val="00613364"/>
    <w:rsid w:val="00613E21"/>
    <w:rsid w:val="006149E3"/>
    <w:rsid w:val="0061518D"/>
    <w:rsid w:val="006152E9"/>
    <w:rsid w:val="00623985"/>
    <w:rsid w:val="006260BB"/>
    <w:rsid w:val="00626396"/>
    <w:rsid w:val="00633039"/>
    <w:rsid w:val="006333D6"/>
    <w:rsid w:val="00635460"/>
    <w:rsid w:val="00636AD4"/>
    <w:rsid w:val="00640D2F"/>
    <w:rsid w:val="00643ED8"/>
    <w:rsid w:val="00644CA7"/>
    <w:rsid w:val="00645744"/>
    <w:rsid w:val="00645EFA"/>
    <w:rsid w:val="00646568"/>
    <w:rsid w:val="00646762"/>
    <w:rsid w:val="00650362"/>
    <w:rsid w:val="00650855"/>
    <w:rsid w:val="00652CB2"/>
    <w:rsid w:val="0065477D"/>
    <w:rsid w:val="0065529C"/>
    <w:rsid w:val="00657630"/>
    <w:rsid w:val="00660B3C"/>
    <w:rsid w:val="00662E43"/>
    <w:rsid w:val="0066430A"/>
    <w:rsid w:val="0066480E"/>
    <w:rsid w:val="00665450"/>
    <w:rsid w:val="00665E99"/>
    <w:rsid w:val="00666ED9"/>
    <w:rsid w:val="00673013"/>
    <w:rsid w:val="00673AA2"/>
    <w:rsid w:val="00676D75"/>
    <w:rsid w:val="006770A8"/>
    <w:rsid w:val="00677539"/>
    <w:rsid w:val="00680B68"/>
    <w:rsid w:val="006826B0"/>
    <w:rsid w:val="006852CC"/>
    <w:rsid w:val="00685A8A"/>
    <w:rsid w:val="00686200"/>
    <w:rsid w:val="00686652"/>
    <w:rsid w:val="0069003B"/>
    <w:rsid w:val="00693578"/>
    <w:rsid w:val="006952ED"/>
    <w:rsid w:val="006970E2"/>
    <w:rsid w:val="006A2CF6"/>
    <w:rsid w:val="006A7BE5"/>
    <w:rsid w:val="006B1144"/>
    <w:rsid w:val="006B1530"/>
    <w:rsid w:val="006B1769"/>
    <w:rsid w:val="006B4FE9"/>
    <w:rsid w:val="006C3B27"/>
    <w:rsid w:val="006C566E"/>
    <w:rsid w:val="006D160F"/>
    <w:rsid w:val="006D1D04"/>
    <w:rsid w:val="006D24D4"/>
    <w:rsid w:val="006D5D31"/>
    <w:rsid w:val="006D6A1F"/>
    <w:rsid w:val="006E0307"/>
    <w:rsid w:val="006E1A54"/>
    <w:rsid w:val="006E3B47"/>
    <w:rsid w:val="006E421A"/>
    <w:rsid w:val="006E5292"/>
    <w:rsid w:val="006E5528"/>
    <w:rsid w:val="006E74AE"/>
    <w:rsid w:val="006E78C3"/>
    <w:rsid w:val="006F0331"/>
    <w:rsid w:val="006F05F9"/>
    <w:rsid w:val="006F0ADE"/>
    <w:rsid w:val="006F0E37"/>
    <w:rsid w:val="006F27B6"/>
    <w:rsid w:val="006F5FFF"/>
    <w:rsid w:val="006F684B"/>
    <w:rsid w:val="007078DB"/>
    <w:rsid w:val="0071101D"/>
    <w:rsid w:val="00714BDF"/>
    <w:rsid w:val="00716165"/>
    <w:rsid w:val="007216DD"/>
    <w:rsid w:val="00722A1E"/>
    <w:rsid w:val="00722B3E"/>
    <w:rsid w:val="007236FA"/>
    <w:rsid w:val="00723D61"/>
    <w:rsid w:val="00724160"/>
    <w:rsid w:val="00724DAA"/>
    <w:rsid w:val="00726F65"/>
    <w:rsid w:val="00732D2B"/>
    <w:rsid w:val="00734229"/>
    <w:rsid w:val="00734336"/>
    <w:rsid w:val="00735AE1"/>
    <w:rsid w:val="00737111"/>
    <w:rsid w:val="007403A8"/>
    <w:rsid w:val="0074114D"/>
    <w:rsid w:val="00741298"/>
    <w:rsid w:val="007440F2"/>
    <w:rsid w:val="0074413A"/>
    <w:rsid w:val="0074568F"/>
    <w:rsid w:val="00746B50"/>
    <w:rsid w:val="007501BD"/>
    <w:rsid w:val="0075022C"/>
    <w:rsid w:val="00750D06"/>
    <w:rsid w:val="0075461D"/>
    <w:rsid w:val="007550C3"/>
    <w:rsid w:val="00756C95"/>
    <w:rsid w:val="00760448"/>
    <w:rsid w:val="007615CD"/>
    <w:rsid w:val="00763551"/>
    <w:rsid w:val="00766D8E"/>
    <w:rsid w:val="00767154"/>
    <w:rsid w:val="00781C7C"/>
    <w:rsid w:val="00784C7A"/>
    <w:rsid w:val="0078562D"/>
    <w:rsid w:val="0078600F"/>
    <w:rsid w:val="00787222"/>
    <w:rsid w:val="00795582"/>
    <w:rsid w:val="007A027C"/>
    <w:rsid w:val="007A0A9F"/>
    <w:rsid w:val="007A3B78"/>
    <w:rsid w:val="007A6360"/>
    <w:rsid w:val="007B17FD"/>
    <w:rsid w:val="007B2BC7"/>
    <w:rsid w:val="007B6CFF"/>
    <w:rsid w:val="007C24E2"/>
    <w:rsid w:val="007C2B45"/>
    <w:rsid w:val="007C54D4"/>
    <w:rsid w:val="007C5947"/>
    <w:rsid w:val="007C5B4B"/>
    <w:rsid w:val="007C6A3B"/>
    <w:rsid w:val="007D3537"/>
    <w:rsid w:val="007D38EA"/>
    <w:rsid w:val="007D52BB"/>
    <w:rsid w:val="007D6C31"/>
    <w:rsid w:val="007D7B25"/>
    <w:rsid w:val="007D7E21"/>
    <w:rsid w:val="007E1778"/>
    <w:rsid w:val="007E23F1"/>
    <w:rsid w:val="007E2F90"/>
    <w:rsid w:val="007E5124"/>
    <w:rsid w:val="007E625B"/>
    <w:rsid w:val="007E6DEA"/>
    <w:rsid w:val="007E7D84"/>
    <w:rsid w:val="007F041D"/>
    <w:rsid w:val="007F0CEE"/>
    <w:rsid w:val="007F193D"/>
    <w:rsid w:val="007F19E0"/>
    <w:rsid w:val="007F32B0"/>
    <w:rsid w:val="007F5843"/>
    <w:rsid w:val="008025EE"/>
    <w:rsid w:val="008041E0"/>
    <w:rsid w:val="008054B9"/>
    <w:rsid w:val="00805BD0"/>
    <w:rsid w:val="0080765B"/>
    <w:rsid w:val="008077EB"/>
    <w:rsid w:val="00810B64"/>
    <w:rsid w:val="00811081"/>
    <w:rsid w:val="00811B1A"/>
    <w:rsid w:val="00811F89"/>
    <w:rsid w:val="008133C5"/>
    <w:rsid w:val="0081539B"/>
    <w:rsid w:val="008156C9"/>
    <w:rsid w:val="0081620A"/>
    <w:rsid w:val="008176B9"/>
    <w:rsid w:val="008224E1"/>
    <w:rsid w:val="008237EA"/>
    <w:rsid w:val="00824EE9"/>
    <w:rsid w:val="00827BF2"/>
    <w:rsid w:val="008301E2"/>
    <w:rsid w:val="0083262C"/>
    <w:rsid w:val="008333F0"/>
    <w:rsid w:val="00835DDF"/>
    <w:rsid w:val="00840DA4"/>
    <w:rsid w:val="00841EAB"/>
    <w:rsid w:val="008431EF"/>
    <w:rsid w:val="008450DE"/>
    <w:rsid w:val="00845A30"/>
    <w:rsid w:val="00847052"/>
    <w:rsid w:val="00847F3A"/>
    <w:rsid w:val="00851886"/>
    <w:rsid w:val="008526F5"/>
    <w:rsid w:val="00857255"/>
    <w:rsid w:val="00861FF1"/>
    <w:rsid w:val="008627E8"/>
    <w:rsid w:val="008650AC"/>
    <w:rsid w:val="0086582E"/>
    <w:rsid w:val="00866430"/>
    <w:rsid w:val="0087126A"/>
    <w:rsid w:val="00871FF3"/>
    <w:rsid w:val="00872A91"/>
    <w:rsid w:val="00874F57"/>
    <w:rsid w:val="008761A5"/>
    <w:rsid w:val="00876B6D"/>
    <w:rsid w:val="00876BB4"/>
    <w:rsid w:val="00880836"/>
    <w:rsid w:val="00881FEF"/>
    <w:rsid w:val="00882CF6"/>
    <w:rsid w:val="00883B36"/>
    <w:rsid w:val="00884416"/>
    <w:rsid w:val="00885545"/>
    <w:rsid w:val="008907D4"/>
    <w:rsid w:val="00891A8F"/>
    <w:rsid w:val="00892506"/>
    <w:rsid w:val="008932CA"/>
    <w:rsid w:val="00896186"/>
    <w:rsid w:val="008970C4"/>
    <w:rsid w:val="008A1166"/>
    <w:rsid w:val="008A30DC"/>
    <w:rsid w:val="008A3738"/>
    <w:rsid w:val="008A382B"/>
    <w:rsid w:val="008A4DCA"/>
    <w:rsid w:val="008A50D3"/>
    <w:rsid w:val="008A5901"/>
    <w:rsid w:val="008A5C2F"/>
    <w:rsid w:val="008A6F19"/>
    <w:rsid w:val="008B010C"/>
    <w:rsid w:val="008B0A91"/>
    <w:rsid w:val="008B6102"/>
    <w:rsid w:val="008C45CF"/>
    <w:rsid w:val="008C664E"/>
    <w:rsid w:val="008D353D"/>
    <w:rsid w:val="008D468C"/>
    <w:rsid w:val="008D5A7D"/>
    <w:rsid w:val="008D684A"/>
    <w:rsid w:val="008E0C83"/>
    <w:rsid w:val="008E19B8"/>
    <w:rsid w:val="008E2603"/>
    <w:rsid w:val="008E3DE6"/>
    <w:rsid w:val="008E3DE7"/>
    <w:rsid w:val="008E4BB3"/>
    <w:rsid w:val="008F01AC"/>
    <w:rsid w:val="008F0C27"/>
    <w:rsid w:val="008F37F0"/>
    <w:rsid w:val="008F4F19"/>
    <w:rsid w:val="008F7A3E"/>
    <w:rsid w:val="008F7B22"/>
    <w:rsid w:val="00902A41"/>
    <w:rsid w:val="009045D7"/>
    <w:rsid w:val="0090506F"/>
    <w:rsid w:val="00906C98"/>
    <w:rsid w:val="00915774"/>
    <w:rsid w:val="00920327"/>
    <w:rsid w:val="00921A6A"/>
    <w:rsid w:val="00923232"/>
    <w:rsid w:val="009300BF"/>
    <w:rsid w:val="00930EEB"/>
    <w:rsid w:val="00930F46"/>
    <w:rsid w:val="00931A0B"/>
    <w:rsid w:val="00932E67"/>
    <w:rsid w:val="009331F6"/>
    <w:rsid w:val="00933BBB"/>
    <w:rsid w:val="00935F5A"/>
    <w:rsid w:val="009373B3"/>
    <w:rsid w:val="00937D1A"/>
    <w:rsid w:val="00940B80"/>
    <w:rsid w:val="009443F4"/>
    <w:rsid w:val="00944E04"/>
    <w:rsid w:val="009456AC"/>
    <w:rsid w:val="0095139A"/>
    <w:rsid w:val="009547BB"/>
    <w:rsid w:val="009572BA"/>
    <w:rsid w:val="009620F6"/>
    <w:rsid w:val="0096239D"/>
    <w:rsid w:val="00963F59"/>
    <w:rsid w:val="00964C10"/>
    <w:rsid w:val="0096682D"/>
    <w:rsid w:val="0096704C"/>
    <w:rsid w:val="00967376"/>
    <w:rsid w:val="0097027B"/>
    <w:rsid w:val="009709FA"/>
    <w:rsid w:val="00971F62"/>
    <w:rsid w:val="00973164"/>
    <w:rsid w:val="00973171"/>
    <w:rsid w:val="00973DDA"/>
    <w:rsid w:val="0097522F"/>
    <w:rsid w:val="0097799E"/>
    <w:rsid w:val="00977A0C"/>
    <w:rsid w:val="009802EE"/>
    <w:rsid w:val="009808E8"/>
    <w:rsid w:val="00980DAF"/>
    <w:rsid w:val="00981132"/>
    <w:rsid w:val="00981E2C"/>
    <w:rsid w:val="00985173"/>
    <w:rsid w:val="00986706"/>
    <w:rsid w:val="00987E80"/>
    <w:rsid w:val="00991050"/>
    <w:rsid w:val="0099179C"/>
    <w:rsid w:val="00992E21"/>
    <w:rsid w:val="00993461"/>
    <w:rsid w:val="0099353D"/>
    <w:rsid w:val="00993A69"/>
    <w:rsid w:val="009A078C"/>
    <w:rsid w:val="009A5F6B"/>
    <w:rsid w:val="009A75A4"/>
    <w:rsid w:val="009A7F6C"/>
    <w:rsid w:val="009B0636"/>
    <w:rsid w:val="009B2E5A"/>
    <w:rsid w:val="009B3833"/>
    <w:rsid w:val="009B60FE"/>
    <w:rsid w:val="009B7843"/>
    <w:rsid w:val="009C578A"/>
    <w:rsid w:val="009C606C"/>
    <w:rsid w:val="009C6423"/>
    <w:rsid w:val="009D0016"/>
    <w:rsid w:val="009D1351"/>
    <w:rsid w:val="009D3692"/>
    <w:rsid w:val="009D4484"/>
    <w:rsid w:val="009D46F4"/>
    <w:rsid w:val="009D4E7A"/>
    <w:rsid w:val="009D587D"/>
    <w:rsid w:val="009E1DD0"/>
    <w:rsid w:val="009E20E6"/>
    <w:rsid w:val="009E25BA"/>
    <w:rsid w:val="009E2814"/>
    <w:rsid w:val="009E2A63"/>
    <w:rsid w:val="009E31FF"/>
    <w:rsid w:val="009E3480"/>
    <w:rsid w:val="009E4ADA"/>
    <w:rsid w:val="009E5B53"/>
    <w:rsid w:val="009E6929"/>
    <w:rsid w:val="009E7594"/>
    <w:rsid w:val="009F09F2"/>
    <w:rsid w:val="009F4024"/>
    <w:rsid w:val="009F425D"/>
    <w:rsid w:val="009F5E3C"/>
    <w:rsid w:val="00A015CB"/>
    <w:rsid w:val="00A125BA"/>
    <w:rsid w:val="00A13B70"/>
    <w:rsid w:val="00A14092"/>
    <w:rsid w:val="00A160D2"/>
    <w:rsid w:val="00A20B72"/>
    <w:rsid w:val="00A247C7"/>
    <w:rsid w:val="00A25DDD"/>
    <w:rsid w:val="00A26A88"/>
    <w:rsid w:val="00A30AF0"/>
    <w:rsid w:val="00A328B6"/>
    <w:rsid w:val="00A33AAF"/>
    <w:rsid w:val="00A33DBA"/>
    <w:rsid w:val="00A40429"/>
    <w:rsid w:val="00A411FA"/>
    <w:rsid w:val="00A43B40"/>
    <w:rsid w:val="00A43D0D"/>
    <w:rsid w:val="00A46307"/>
    <w:rsid w:val="00A51004"/>
    <w:rsid w:val="00A51810"/>
    <w:rsid w:val="00A5269E"/>
    <w:rsid w:val="00A531B5"/>
    <w:rsid w:val="00A538A6"/>
    <w:rsid w:val="00A546C4"/>
    <w:rsid w:val="00A558DD"/>
    <w:rsid w:val="00A676C9"/>
    <w:rsid w:val="00A733CB"/>
    <w:rsid w:val="00A73A7B"/>
    <w:rsid w:val="00A74221"/>
    <w:rsid w:val="00A75746"/>
    <w:rsid w:val="00A7624F"/>
    <w:rsid w:val="00A762EB"/>
    <w:rsid w:val="00A819E5"/>
    <w:rsid w:val="00A82879"/>
    <w:rsid w:val="00A841D9"/>
    <w:rsid w:val="00A84C97"/>
    <w:rsid w:val="00A85EA4"/>
    <w:rsid w:val="00A86A4C"/>
    <w:rsid w:val="00A87B5D"/>
    <w:rsid w:val="00A87BFB"/>
    <w:rsid w:val="00A905AC"/>
    <w:rsid w:val="00A911A5"/>
    <w:rsid w:val="00A92070"/>
    <w:rsid w:val="00A92806"/>
    <w:rsid w:val="00A93AF0"/>
    <w:rsid w:val="00A941AF"/>
    <w:rsid w:val="00A94B8D"/>
    <w:rsid w:val="00A95846"/>
    <w:rsid w:val="00AA06AD"/>
    <w:rsid w:val="00AA1500"/>
    <w:rsid w:val="00AA1C8E"/>
    <w:rsid w:val="00AA1F58"/>
    <w:rsid w:val="00AA37FD"/>
    <w:rsid w:val="00AA3C50"/>
    <w:rsid w:val="00AA49FA"/>
    <w:rsid w:val="00AA6C44"/>
    <w:rsid w:val="00AA6EC8"/>
    <w:rsid w:val="00AA7394"/>
    <w:rsid w:val="00AB2631"/>
    <w:rsid w:val="00AB3EFC"/>
    <w:rsid w:val="00AB550B"/>
    <w:rsid w:val="00AC19E6"/>
    <w:rsid w:val="00AC1E34"/>
    <w:rsid w:val="00AC2369"/>
    <w:rsid w:val="00AC3AAE"/>
    <w:rsid w:val="00AC7833"/>
    <w:rsid w:val="00AD0BF8"/>
    <w:rsid w:val="00AD0D44"/>
    <w:rsid w:val="00AD2350"/>
    <w:rsid w:val="00AD28C6"/>
    <w:rsid w:val="00AD5CEE"/>
    <w:rsid w:val="00AD5ED7"/>
    <w:rsid w:val="00AD604D"/>
    <w:rsid w:val="00AE480C"/>
    <w:rsid w:val="00AE61FF"/>
    <w:rsid w:val="00AF1937"/>
    <w:rsid w:val="00AF20E7"/>
    <w:rsid w:val="00AF2FEF"/>
    <w:rsid w:val="00AF3578"/>
    <w:rsid w:val="00AF4A90"/>
    <w:rsid w:val="00AF664E"/>
    <w:rsid w:val="00AF6661"/>
    <w:rsid w:val="00B002D9"/>
    <w:rsid w:val="00B06245"/>
    <w:rsid w:val="00B06638"/>
    <w:rsid w:val="00B06D5E"/>
    <w:rsid w:val="00B1336C"/>
    <w:rsid w:val="00B160A8"/>
    <w:rsid w:val="00B162E3"/>
    <w:rsid w:val="00B25614"/>
    <w:rsid w:val="00B320FD"/>
    <w:rsid w:val="00B3397D"/>
    <w:rsid w:val="00B33E57"/>
    <w:rsid w:val="00B351DB"/>
    <w:rsid w:val="00B427AE"/>
    <w:rsid w:val="00B45A4B"/>
    <w:rsid w:val="00B51F78"/>
    <w:rsid w:val="00B56DB7"/>
    <w:rsid w:val="00B57198"/>
    <w:rsid w:val="00B64175"/>
    <w:rsid w:val="00B64670"/>
    <w:rsid w:val="00B65192"/>
    <w:rsid w:val="00B663C9"/>
    <w:rsid w:val="00B67A9C"/>
    <w:rsid w:val="00B7049F"/>
    <w:rsid w:val="00B715D7"/>
    <w:rsid w:val="00B71EBA"/>
    <w:rsid w:val="00B72E85"/>
    <w:rsid w:val="00B74F29"/>
    <w:rsid w:val="00B77EA8"/>
    <w:rsid w:val="00B8318F"/>
    <w:rsid w:val="00B86726"/>
    <w:rsid w:val="00B91F64"/>
    <w:rsid w:val="00B92B5D"/>
    <w:rsid w:val="00B938D8"/>
    <w:rsid w:val="00B95E72"/>
    <w:rsid w:val="00B96F69"/>
    <w:rsid w:val="00B972FF"/>
    <w:rsid w:val="00B979BD"/>
    <w:rsid w:val="00BA0273"/>
    <w:rsid w:val="00BA3919"/>
    <w:rsid w:val="00BA6654"/>
    <w:rsid w:val="00BA7156"/>
    <w:rsid w:val="00BB08CF"/>
    <w:rsid w:val="00BB2CBE"/>
    <w:rsid w:val="00BB4369"/>
    <w:rsid w:val="00BB4E01"/>
    <w:rsid w:val="00BB5371"/>
    <w:rsid w:val="00BB6461"/>
    <w:rsid w:val="00BB6EB6"/>
    <w:rsid w:val="00BC5AE1"/>
    <w:rsid w:val="00BC6A91"/>
    <w:rsid w:val="00BC7355"/>
    <w:rsid w:val="00BC78D8"/>
    <w:rsid w:val="00BD0CE9"/>
    <w:rsid w:val="00BD285B"/>
    <w:rsid w:val="00BD28D6"/>
    <w:rsid w:val="00BE4D41"/>
    <w:rsid w:val="00BE6C98"/>
    <w:rsid w:val="00BF0130"/>
    <w:rsid w:val="00BF4CE8"/>
    <w:rsid w:val="00BF6CCC"/>
    <w:rsid w:val="00C012E8"/>
    <w:rsid w:val="00C01CD2"/>
    <w:rsid w:val="00C0291C"/>
    <w:rsid w:val="00C04232"/>
    <w:rsid w:val="00C05826"/>
    <w:rsid w:val="00C064BC"/>
    <w:rsid w:val="00C119B6"/>
    <w:rsid w:val="00C11D8C"/>
    <w:rsid w:val="00C137C8"/>
    <w:rsid w:val="00C151E2"/>
    <w:rsid w:val="00C159F9"/>
    <w:rsid w:val="00C16EFE"/>
    <w:rsid w:val="00C17588"/>
    <w:rsid w:val="00C20854"/>
    <w:rsid w:val="00C210E6"/>
    <w:rsid w:val="00C2147D"/>
    <w:rsid w:val="00C21828"/>
    <w:rsid w:val="00C2212E"/>
    <w:rsid w:val="00C237AA"/>
    <w:rsid w:val="00C23E7C"/>
    <w:rsid w:val="00C23EE7"/>
    <w:rsid w:val="00C2492E"/>
    <w:rsid w:val="00C259EB"/>
    <w:rsid w:val="00C27EA5"/>
    <w:rsid w:val="00C31D2F"/>
    <w:rsid w:val="00C3240D"/>
    <w:rsid w:val="00C365EB"/>
    <w:rsid w:val="00C400AC"/>
    <w:rsid w:val="00C41819"/>
    <w:rsid w:val="00C41ABA"/>
    <w:rsid w:val="00C436AD"/>
    <w:rsid w:val="00C462B6"/>
    <w:rsid w:val="00C465FF"/>
    <w:rsid w:val="00C46839"/>
    <w:rsid w:val="00C508D6"/>
    <w:rsid w:val="00C50F1B"/>
    <w:rsid w:val="00C539A5"/>
    <w:rsid w:val="00C546FC"/>
    <w:rsid w:val="00C55AB1"/>
    <w:rsid w:val="00C60EC1"/>
    <w:rsid w:val="00C62A36"/>
    <w:rsid w:val="00C67592"/>
    <w:rsid w:val="00C707BC"/>
    <w:rsid w:val="00C707C0"/>
    <w:rsid w:val="00C715A2"/>
    <w:rsid w:val="00C71C24"/>
    <w:rsid w:val="00C72972"/>
    <w:rsid w:val="00C757D2"/>
    <w:rsid w:val="00C75960"/>
    <w:rsid w:val="00C81239"/>
    <w:rsid w:val="00C8438E"/>
    <w:rsid w:val="00C8478A"/>
    <w:rsid w:val="00C92AE9"/>
    <w:rsid w:val="00C92D18"/>
    <w:rsid w:val="00C92D56"/>
    <w:rsid w:val="00C9321E"/>
    <w:rsid w:val="00C93432"/>
    <w:rsid w:val="00C96C27"/>
    <w:rsid w:val="00CA3D12"/>
    <w:rsid w:val="00CA4C74"/>
    <w:rsid w:val="00CA584F"/>
    <w:rsid w:val="00CA5B22"/>
    <w:rsid w:val="00CA604C"/>
    <w:rsid w:val="00CA6176"/>
    <w:rsid w:val="00CB05FB"/>
    <w:rsid w:val="00CB0B5D"/>
    <w:rsid w:val="00CB1324"/>
    <w:rsid w:val="00CB1530"/>
    <w:rsid w:val="00CB23DD"/>
    <w:rsid w:val="00CB4F4A"/>
    <w:rsid w:val="00CB5EE7"/>
    <w:rsid w:val="00CB7008"/>
    <w:rsid w:val="00CB7D31"/>
    <w:rsid w:val="00CC103A"/>
    <w:rsid w:val="00CC3505"/>
    <w:rsid w:val="00CC3EDB"/>
    <w:rsid w:val="00CC774A"/>
    <w:rsid w:val="00CC7E7C"/>
    <w:rsid w:val="00CD33CE"/>
    <w:rsid w:val="00CD3722"/>
    <w:rsid w:val="00CD7F69"/>
    <w:rsid w:val="00CE042A"/>
    <w:rsid w:val="00CE0AC8"/>
    <w:rsid w:val="00CE34ED"/>
    <w:rsid w:val="00CE3F7F"/>
    <w:rsid w:val="00CE6446"/>
    <w:rsid w:val="00CE79DA"/>
    <w:rsid w:val="00CE7C9D"/>
    <w:rsid w:val="00CE7F60"/>
    <w:rsid w:val="00CF0E4F"/>
    <w:rsid w:val="00CF1044"/>
    <w:rsid w:val="00CF2958"/>
    <w:rsid w:val="00CF6FAA"/>
    <w:rsid w:val="00D002A4"/>
    <w:rsid w:val="00D02ABC"/>
    <w:rsid w:val="00D03CBD"/>
    <w:rsid w:val="00D03FAE"/>
    <w:rsid w:val="00D05D25"/>
    <w:rsid w:val="00D0604E"/>
    <w:rsid w:val="00D064C6"/>
    <w:rsid w:val="00D06DFE"/>
    <w:rsid w:val="00D076A0"/>
    <w:rsid w:val="00D079D9"/>
    <w:rsid w:val="00D12505"/>
    <w:rsid w:val="00D12B7F"/>
    <w:rsid w:val="00D15E0D"/>
    <w:rsid w:val="00D17AA7"/>
    <w:rsid w:val="00D20334"/>
    <w:rsid w:val="00D274D4"/>
    <w:rsid w:val="00D30D5C"/>
    <w:rsid w:val="00D32D36"/>
    <w:rsid w:val="00D3349D"/>
    <w:rsid w:val="00D3357C"/>
    <w:rsid w:val="00D47E31"/>
    <w:rsid w:val="00D52D72"/>
    <w:rsid w:val="00D5331B"/>
    <w:rsid w:val="00D5379D"/>
    <w:rsid w:val="00D53C0A"/>
    <w:rsid w:val="00D53FA9"/>
    <w:rsid w:val="00D57059"/>
    <w:rsid w:val="00D5794C"/>
    <w:rsid w:val="00D6078F"/>
    <w:rsid w:val="00D621E5"/>
    <w:rsid w:val="00D62DF5"/>
    <w:rsid w:val="00D64130"/>
    <w:rsid w:val="00D64BDA"/>
    <w:rsid w:val="00D664CD"/>
    <w:rsid w:val="00D67CBD"/>
    <w:rsid w:val="00D71571"/>
    <w:rsid w:val="00D71F7A"/>
    <w:rsid w:val="00D72573"/>
    <w:rsid w:val="00D727E4"/>
    <w:rsid w:val="00D72FB6"/>
    <w:rsid w:val="00D73AAC"/>
    <w:rsid w:val="00D74C59"/>
    <w:rsid w:val="00D80BD6"/>
    <w:rsid w:val="00D815A8"/>
    <w:rsid w:val="00D8437C"/>
    <w:rsid w:val="00D84A11"/>
    <w:rsid w:val="00D8678C"/>
    <w:rsid w:val="00D90F3A"/>
    <w:rsid w:val="00D936CF"/>
    <w:rsid w:val="00D94B89"/>
    <w:rsid w:val="00D95CCE"/>
    <w:rsid w:val="00D9681A"/>
    <w:rsid w:val="00D96A3D"/>
    <w:rsid w:val="00DA13A0"/>
    <w:rsid w:val="00DA1C9D"/>
    <w:rsid w:val="00DA433D"/>
    <w:rsid w:val="00DA4857"/>
    <w:rsid w:val="00DA56BD"/>
    <w:rsid w:val="00DA740B"/>
    <w:rsid w:val="00DA77AA"/>
    <w:rsid w:val="00DB4687"/>
    <w:rsid w:val="00DB5030"/>
    <w:rsid w:val="00DC0B3B"/>
    <w:rsid w:val="00DC32CC"/>
    <w:rsid w:val="00DC38D3"/>
    <w:rsid w:val="00DC3D19"/>
    <w:rsid w:val="00DC4225"/>
    <w:rsid w:val="00DC7BC6"/>
    <w:rsid w:val="00DD31B7"/>
    <w:rsid w:val="00DD3247"/>
    <w:rsid w:val="00DE079C"/>
    <w:rsid w:val="00DE264C"/>
    <w:rsid w:val="00DE6827"/>
    <w:rsid w:val="00DE68F1"/>
    <w:rsid w:val="00DE6FD8"/>
    <w:rsid w:val="00DF0043"/>
    <w:rsid w:val="00DF03C2"/>
    <w:rsid w:val="00DF0757"/>
    <w:rsid w:val="00DF10DF"/>
    <w:rsid w:val="00DF11C9"/>
    <w:rsid w:val="00DF24A2"/>
    <w:rsid w:val="00DF43C2"/>
    <w:rsid w:val="00DF5FFD"/>
    <w:rsid w:val="00DF7569"/>
    <w:rsid w:val="00DF7982"/>
    <w:rsid w:val="00DF79D3"/>
    <w:rsid w:val="00E021F2"/>
    <w:rsid w:val="00E02558"/>
    <w:rsid w:val="00E03687"/>
    <w:rsid w:val="00E04D6F"/>
    <w:rsid w:val="00E05757"/>
    <w:rsid w:val="00E10AE9"/>
    <w:rsid w:val="00E12CA7"/>
    <w:rsid w:val="00E15DCF"/>
    <w:rsid w:val="00E17CF8"/>
    <w:rsid w:val="00E21403"/>
    <w:rsid w:val="00E23C0F"/>
    <w:rsid w:val="00E25283"/>
    <w:rsid w:val="00E25D41"/>
    <w:rsid w:val="00E2611D"/>
    <w:rsid w:val="00E2627D"/>
    <w:rsid w:val="00E27FDB"/>
    <w:rsid w:val="00E300E0"/>
    <w:rsid w:val="00E30D10"/>
    <w:rsid w:val="00E30DDF"/>
    <w:rsid w:val="00E31D93"/>
    <w:rsid w:val="00E321C2"/>
    <w:rsid w:val="00E32641"/>
    <w:rsid w:val="00E3328B"/>
    <w:rsid w:val="00E347AB"/>
    <w:rsid w:val="00E34DC2"/>
    <w:rsid w:val="00E35C08"/>
    <w:rsid w:val="00E3751B"/>
    <w:rsid w:val="00E413C0"/>
    <w:rsid w:val="00E41B19"/>
    <w:rsid w:val="00E44454"/>
    <w:rsid w:val="00E476CD"/>
    <w:rsid w:val="00E507B8"/>
    <w:rsid w:val="00E508A3"/>
    <w:rsid w:val="00E52560"/>
    <w:rsid w:val="00E5363E"/>
    <w:rsid w:val="00E53A4D"/>
    <w:rsid w:val="00E54186"/>
    <w:rsid w:val="00E57092"/>
    <w:rsid w:val="00E57176"/>
    <w:rsid w:val="00E6325C"/>
    <w:rsid w:val="00E64352"/>
    <w:rsid w:val="00E67E21"/>
    <w:rsid w:val="00E726E4"/>
    <w:rsid w:val="00E72E6F"/>
    <w:rsid w:val="00E74B05"/>
    <w:rsid w:val="00E812D5"/>
    <w:rsid w:val="00E84849"/>
    <w:rsid w:val="00E84AF3"/>
    <w:rsid w:val="00E84B43"/>
    <w:rsid w:val="00E84B80"/>
    <w:rsid w:val="00E87D4C"/>
    <w:rsid w:val="00E953A3"/>
    <w:rsid w:val="00E9659E"/>
    <w:rsid w:val="00E973E2"/>
    <w:rsid w:val="00E977F0"/>
    <w:rsid w:val="00EA03CD"/>
    <w:rsid w:val="00EA181C"/>
    <w:rsid w:val="00EA3078"/>
    <w:rsid w:val="00EA3F54"/>
    <w:rsid w:val="00EA7EF2"/>
    <w:rsid w:val="00EA7EF6"/>
    <w:rsid w:val="00EB05C8"/>
    <w:rsid w:val="00EB10D9"/>
    <w:rsid w:val="00EB1E77"/>
    <w:rsid w:val="00EB2C12"/>
    <w:rsid w:val="00EB3243"/>
    <w:rsid w:val="00EB5594"/>
    <w:rsid w:val="00EB571B"/>
    <w:rsid w:val="00EB75EB"/>
    <w:rsid w:val="00EC4AC4"/>
    <w:rsid w:val="00EC6DBE"/>
    <w:rsid w:val="00EC7E35"/>
    <w:rsid w:val="00ED14E1"/>
    <w:rsid w:val="00ED697C"/>
    <w:rsid w:val="00EE0DC9"/>
    <w:rsid w:val="00EE3535"/>
    <w:rsid w:val="00EE51C8"/>
    <w:rsid w:val="00EE7097"/>
    <w:rsid w:val="00EF1461"/>
    <w:rsid w:val="00EF2E79"/>
    <w:rsid w:val="00EF442A"/>
    <w:rsid w:val="00EF756C"/>
    <w:rsid w:val="00F000B8"/>
    <w:rsid w:val="00F00EE3"/>
    <w:rsid w:val="00F02C21"/>
    <w:rsid w:val="00F07CA9"/>
    <w:rsid w:val="00F1053B"/>
    <w:rsid w:val="00F10813"/>
    <w:rsid w:val="00F10F8D"/>
    <w:rsid w:val="00F119CA"/>
    <w:rsid w:val="00F151FD"/>
    <w:rsid w:val="00F16858"/>
    <w:rsid w:val="00F16FE5"/>
    <w:rsid w:val="00F20461"/>
    <w:rsid w:val="00F21F4D"/>
    <w:rsid w:val="00F23FF1"/>
    <w:rsid w:val="00F246FA"/>
    <w:rsid w:val="00F24EF5"/>
    <w:rsid w:val="00F250F3"/>
    <w:rsid w:val="00F25709"/>
    <w:rsid w:val="00F33246"/>
    <w:rsid w:val="00F33848"/>
    <w:rsid w:val="00F37A8C"/>
    <w:rsid w:val="00F407BA"/>
    <w:rsid w:val="00F43B27"/>
    <w:rsid w:val="00F43F55"/>
    <w:rsid w:val="00F45CBC"/>
    <w:rsid w:val="00F55011"/>
    <w:rsid w:val="00F551F2"/>
    <w:rsid w:val="00F55E0E"/>
    <w:rsid w:val="00F600B2"/>
    <w:rsid w:val="00F60FE5"/>
    <w:rsid w:val="00F61750"/>
    <w:rsid w:val="00F622A7"/>
    <w:rsid w:val="00F67686"/>
    <w:rsid w:val="00F74670"/>
    <w:rsid w:val="00F74C7B"/>
    <w:rsid w:val="00F7660E"/>
    <w:rsid w:val="00F76E61"/>
    <w:rsid w:val="00F80742"/>
    <w:rsid w:val="00F8341F"/>
    <w:rsid w:val="00F841C2"/>
    <w:rsid w:val="00F85105"/>
    <w:rsid w:val="00F867D4"/>
    <w:rsid w:val="00F8746E"/>
    <w:rsid w:val="00F87C26"/>
    <w:rsid w:val="00F90ABD"/>
    <w:rsid w:val="00F93F05"/>
    <w:rsid w:val="00F94F42"/>
    <w:rsid w:val="00F97D7A"/>
    <w:rsid w:val="00FA14FE"/>
    <w:rsid w:val="00FA162C"/>
    <w:rsid w:val="00FA2A4B"/>
    <w:rsid w:val="00FA48CE"/>
    <w:rsid w:val="00FA7583"/>
    <w:rsid w:val="00FA7EC0"/>
    <w:rsid w:val="00FB10B3"/>
    <w:rsid w:val="00FB1918"/>
    <w:rsid w:val="00FC084F"/>
    <w:rsid w:val="00FC3B58"/>
    <w:rsid w:val="00FD0671"/>
    <w:rsid w:val="00FD0F7C"/>
    <w:rsid w:val="00FD3C87"/>
    <w:rsid w:val="00FD479A"/>
    <w:rsid w:val="00FD4CCA"/>
    <w:rsid w:val="00FD5029"/>
    <w:rsid w:val="00FE0172"/>
    <w:rsid w:val="00FE02F1"/>
    <w:rsid w:val="00FE0821"/>
    <w:rsid w:val="00FE3611"/>
    <w:rsid w:val="00FE4337"/>
    <w:rsid w:val="00FE4C8A"/>
    <w:rsid w:val="00FE6295"/>
    <w:rsid w:val="00FF1608"/>
    <w:rsid w:val="00FF3091"/>
    <w:rsid w:val="00FF38D0"/>
    <w:rsid w:val="00FF5654"/>
    <w:rsid w:val="00FF69CA"/>
    <w:rsid w:val="00FF70B1"/>
    <w:rsid w:val="00FF7B2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FB2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TW"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E021F2"/>
    <w:pPr>
      <w:widowControl w:val="0"/>
      <w:jc w:val="both"/>
    </w:pPr>
    <w:rPr>
      <w:rFonts w:ascii="Times New Roman" w:hAnsi="Times New Roman"/>
      <w:kern w:val="2"/>
      <w:sz w:val="21"/>
      <w:szCs w:val="24"/>
      <w:lang w:eastAsia="zh-CN"/>
    </w:rPr>
  </w:style>
  <w:style w:type="paragraph" w:styleId="1">
    <w:name w:val="heading 1"/>
    <w:basedOn w:val="a"/>
    <w:next w:val="a"/>
    <w:link w:val="1Char"/>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Char"/>
    <w:uiPriority w:val="9"/>
    <w:unhideWhenUsed/>
    <w:rsid w:val="005B63F2"/>
    <w:pPr>
      <w:keepNext/>
      <w:keepLines/>
      <w:spacing w:before="260" w:after="260" w:line="416" w:lineRule="auto"/>
      <w:outlineLvl w:val="1"/>
    </w:pPr>
    <w:rPr>
      <w:b/>
      <w:bCs/>
      <w:sz w:val="32"/>
      <w:szCs w:val="32"/>
    </w:rPr>
  </w:style>
  <w:style w:type="paragraph" w:styleId="3">
    <w:name w:val="heading 3"/>
    <w:basedOn w:val="a"/>
    <w:next w:val="a"/>
    <w:link w:val="3Char"/>
    <w:uiPriority w:val="9"/>
    <w:unhideWhenUsed/>
    <w:qFormat/>
    <w:rsid w:val="007D353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274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E021F2"/>
    <w:rPr>
      <w:rFonts w:ascii="Arial" w:eastAsia="宋体" w:hAnsi="Arial" w:cs="Times New Roman"/>
      <w:b/>
      <w:bCs/>
      <w:color w:val="000000"/>
      <w:kern w:val="44"/>
      <w:sz w:val="44"/>
      <w:szCs w:val="44"/>
    </w:rPr>
  </w:style>
  <w:style w:type="paragraph" w:styleId="a3">
    <w:name w:val="Plain Text"/>
    <w:basedOn w:val="a"/>
    <w:link w:val="Char"/>
    <w:rsid w:val="00E021F2"/>
    <w:rPr>
      <w:rFonts w:ascii="宋体" w:hAnsi="Courier New" w:cs="幼圆"/>
      <w:szCs w:val="21"/>
    </w:rPr>
  </w:style>
  <w:style w:type="character" w:customStyle="1" w:styleId="Char">
    <w:name w:val="纯文本 Char"/>
    <w:link w:val="a3"/>
    <w:rsid w:val="00E021F2"/>
    <w:rPr>
      <w:rFonts w:ascii="宋体" w:eastAsia="宋体" w:hAnsi="Courier New" w:cs="幼圆"/>
      <w:szCs w:val="21"/>
    </w:rPr>
  </w:style>
  <w:style w:type="paragraph" w:styleId="a4">
    <w:name w:val="Balloon Text"/>
    <w:basedOn w:val="a"/>
    <w:link w:val="Char0"/>
    <w:uiPriority w:val="99"/>
    <w:semiHidden/>
    <w:unhideWhenUsed/>
    <w:rsid w:val="00E021F2"/>
    <w:rPr>
      <w:sz w:val="18"/>
      <w:szCs w:val="18"/>
    </w:rPr>
  </w:style>
  <w:style w:type="character" w:customStyle="1" w:styleId="Char0">
    <w:name w:val="批注框文本 Char"/>
    <w:link w:val="a4"/>
    <w:uiPriority w:val="99"/>
    <w:semiHidden/>
    <w:rsid w:val="00E021F2"/>
    <w:rPr>
      <w:rFonts w:ascii="Times New Roman" w:eastAsia="宋体" w:hAnsi="Times New Roman" w:cs="Times New Roman"/>
      <w:sz w:val="18"/>
      <w:szCs w:val="18"/>
    </w:rPr>
  </w:style>
  <w:style w:type="paragraph" w:styleId="a5">
    <w:name w:val="header"/>
    <w:basedOn w:val="a"/>
    <w:link w:val="Char1"/>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Char1">
    <w:name w:val="页眉 Char"/>
    <w:link w:val="a5"/>
    <w:uiPriority w:val="99"/>
    <w:rsid w:val="00DF10DF"/>
    <w:rPr>
      <w:rFonts w:ascii="Times New Roman" w:eastAsia="宋体" w:hAnsi="Times New Roman" w:cs="Times New Roman"/>
      <w:sz w:val="18"/>
      <w:szCs w:val="18"/>
    </w:rPr>
  </w:style>
  <w:style w:type="paragraph" w:styleId="a6">
    <w:name w:val="footer"/>
    <w:basedOn w:val="a"/>
    <w:link w:val="Char2"/>
    <w:uiPriority w:val="99"/>
    <w:unhideWhenUsed/>
    <w:rsid w:val="00DF10DF"/>
    <w:pPr>
      <w:tabs>
        <w:tab w:val="center" w:pos="4153"/>
        <w:tab w:val="right" w:pos="8306"/>
      </w:tabs>
      <w:snapToGrid w:val="0"/>
      <w:jc w:val="left"/>
    </w:pPr>
    <w:rPr>
      <w:sz w:val="18"/>
      <w:szCs w:val="18"/>
    </w:rPr>
  </w:style>
  <w:style w:type="character" w:customStyle="1" w:styleId="Char2">
    <w:name w:val="页脚 Char"/>
    <w:link w:val="a6"/>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lang w:eastAsia="zh-CN"/>
    </w:rPr>
  </w:style>
  <w:style w:type="paragraph" w:styleId="a7">
    <w:name w:val="Date"/>
    <w:basedOn w:val="a"/>
    <w:next w:val="a"/>
    <w:link w:val="Char3"/>
    <w:uiPriority w:val="99"/>
    <w:semiHidden/>
    <w:unhideWhenUsed/>
    <w:rsid w:val="002B0F88"/>
    <w:pPr>
      <w:ind w:leftChars="2500" w:left="100"/>
    </w:pPr>
  </w:style>
  <w:style w:type="character" w:customStyle="1" w:styleId="Char3">
    <w:name w:val="日期 Char"/>
    <w:link w:val="a7"/>
    <w:uiPriority w:val="99"/>
    <w:semiHidden/>
    <w:rsid w:val="002B0F88"/>
    <w:rPr>
      <w:rFonts w:ascii="Times New Roman" w:eastAsia="宋体" w:hAnsi="Times New Roman" w:cs="Times New Roman"/>
      <w:szCs w:val="24"/>
    </w:rPr>
  </w:style>
  <w:style w:type="paragraph" w:styleId="a8">
    <w:name w:val="footnote text"/>
    <w:basedOn w:val="a"/>
    <w:link w:val="Char4"/>
    <w:uiPriority w:val="99"/>
    <w:unhideWhenUsed/>
    <w:qFormat/>
    <w:rsid w:val="004E7402"/>
    <w:pPr>
      <w:snapToGrid w:val="0"/>
      <w:ind w:firstLineChars="150" w:firstLine="150"/>
      <w:jc w:val="left"/>
    </w:pPr>
    <w:rPr>
      <w:sz w:val="18"/>
      <w:szCs w:val="18"/>
    </w:rPr>
  </w:style>
  <w:style w:type="character" w:customStyle="1" w:styleId="Char4">
    <w:name w:val="脚注文本 Char"/>
    <w:link w:val="a8"/>
    <w:uiPriority w:val="99"/>
    <w:rsid w:val="004E7402"/>
    <w:rPr>
      <w:rFonts w:ascii="Times New Roman" w:hAnsi="Times New Roman"/>
      <w:kern w:val="2"/>
      <w:sz w:val="18"/>
      <w:szCs w:val="18"/>
      <w:lang w:eastAsia="zh-CN"/>
    </w:rPr>
  </w:style>
  <w:style w:type="character" w:styleId="a9">
    <w:name w:val="footnote reference"/>
    <w:uiPriority w:val="99"/>
    <w:semiHidden/>
    <w:unhideWhenUsed/>
    <w:rsid w:val="00DE264C"/>
    <w:rPr>
      <w:vertAlign w:val="superscript"/>
    </w:rPr>
  </w:style>
  <w:style w:type="table" w:styleId="aa">
    <w:name w:val="Table Grid"/>
    <w:basedOn w:val="a1"/>
    <w:uiPriority w:val="3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417C0B"/>
    <w:pPr>
      <w:ind w:firstLineChars="200" w:firstLine="420"/>
    </w:pPr>
  </w:style>
  <w:style w:type="character" w:customStyle="1" w:styleId="2Char">
    <w:name w:val="标题 2 Char"/>
    <w:link w:val="2"/>
    <w:uiPriority w:val="9"/>
    <w:rsid w:val="005B63F2"/>
    <w:rPr>
      <w:rFonts w:ascii="Times New Roman" w:hAnsi="Times New Roman"/>
      <w:b/>
      <w:bCs/>
      <w:kern w:val="2"/>
      <w:sz w:val="32"/>
      <w:szCs w:val="32"/>
      <w:lang w:eastAsia="zh-CN"/>
    </w:rPr>
  </w:style>
  <w:style w:type="character" w:customStyle="1" w:styleId="3Char">
    <w:name w:val="标题 3 Char"/>
    <w:link w:val="3"/>
    <w:uiPriority w:val="9"/>
    <w:rsid w:val="007D3537"/>
    <w:rPr>
      <w:rFonts w:ascii="Times New Roman" w:eastAsia="宋体" w:hAnsi="Times New Roman" w:cs="Times New Roman"/>
      <w:b/>
      <w:bCs/>
      <w:sz w:val="32"/>
      <w:szCs w:val="32"/>
    </w:rPr>
  </w:style>
  <w:style w:type="character" w:styleId="ac">
    <w:name w:val="Hyperlink"/>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rsid w:val="0058790B"/>
    <w:pPr>
      <w:tabs>
        <w:tab w:val="right" w:leader="dot" w:pos="8948"/>
      </w:tabs>
      <w:spacing w:before="120" w:line="400" w:lineRule="exact"/>
    </w:pPr>
    <w:rPr>
      <w:rFonts w:ascii="黑体" w:eastAsia="黑体" w:hAnsi="黑体"/>
      <w:noProof/>
      <w:sz w:val="24"/>
    </w:rPr>
  </w:style>
  <w:style w:type="paragraph" w:styleId="20">
    <w:name w:val="toc 2"/>
    <w:basedOn w:val="a"/>
    <w:next w:val="a"/>
    <w:autoRedefine/>
    <w:uiPriority w:val="39"/>
    <w:unhideWhenUsed/>
    <w:rsid w:val="0058790B"/>
    <w:pPr>
      <w:tabs>
        <w:tab w:val="right" w:leader="dot" w:pos="8948"/>
      </w:tabs>
      <w:spacing w:line="400" w:lineRule="exact"/>
      <w:ind w:leftChars="134" w:left="281"/>
    </w:pPr>
  </w:style>
  <w:style w:type="paragraph" w:styleId="30">
    <w:name w:val="toc 3"/>
    <w:basedOn w:val="a"/>
    <w:next w:val="a"/>
    <w:autoRedefine/>
    <w:uiPriority w:val="39"/>
    <w:unhideWhenUsed/>
    <w:rsid w:val="00FF70B1"/>
    <w:pPr>
      <w:tabs>
        <w:tab w:val="right" w:leader="dot" w:pos="8948"/>
      </w:tabs>
      <w:spacing w:line="400" w:lineRule="exact"/>
      <w:ind w:leftChars="232" w:left="488" w:hanging="1"/>
    </w:pPr>
  </w:style>
  <w:style w:type="paragraph" w:customStyle="1" w:styleId="21">
    <w:name w:val="标题2"/>
    <w:basedOn w:val="2"/>
    <w:link w:val="22"/>
    <w:qFormat/>
    <w:rsid w:val="0058790B"/>
    <w:pPr>
      <w:spacing w:before="480" w:after="120" w:line="400" w:lineRule="exact"/>
    </w:pPr>
    <w:rPr>
      <w:rFonts w:eastAsia="黑体"/>
      <w:b w:val="0"/>
      <w:sz w:val="28"/>
      <w:szCs w:val="28"/>
    </w:rPr>
  </w:style>
  <w:style w:type="paragraph" w:customStyle="1" w:styleId="ad">
    <w:name w:val="图例"/>
    <w:basedOn w:val="a"/>
    <w:link w:val="ae"/>
    <w:qFormat/>
    <w:rsid w:val="00272FE0"/>
    <w:pPr>
      <w:spacing w:before="120" w:after="240"/>
      <w:jc w:val="center"/>
    </w:pPr>
    <w:rPr>
      <w:rFonts w:ascii="宋体" w:hAnsi="宋体"/>
      <w:sz w:val="22"/>
      <w:szCs w:val="22"/>
    </w:rPr>
  </w:style>
  <w:style w:type="character" w:customStyle="1" w:styleId="22">
    <w:name w:val="标题2 字元"/>
    <w:link w:val="21"/>
    <w:rsid w:val="0058790B"/>
    <w:rPr>
      <w:rFonts w:ascii="Times New Roman" w:eastAsia="黑体" w:hAnsi="Times New Roman"/>
      <w:bCs/>
      <w:kern w:val="2"/>
      <w:sz w:val="28"/>
      <w:szCs w:val="28"/>
      <w:lang w:eastAsia="zh-CN"/>
    </w:rPr>
  </w:style>
  <w:style w:type="paragraph" w:customStyle="1" w:styleId="af">
    <w:name w:val="内文"/>
    <w:basedOn w:val="a"/>
    <w:link w:val="af0"/>
    <w:qFormat/>
    <w:rsid w:val="00272FE0"/>
    <w:pPr>
      <w:spacing w:line="400" w:lineRule="exact"/>
      <w:ind w:firstLineChars="200" w:firstLine="200"/>
    </w:pPr>
    <w:rPr>
      <w:sz w:val="24"/>
    </w:rPr>
  </w:style>
  <w:style w:type="paragraph" w:customStyle="1" w:styleId="af1">
    <w:name w:val="表例"/>
    <w:basedOn w:val="a"/>
    <w:link w:val="af2"/>
    <w:qFormat/>
    <w:rsid w:val="00EC6DBE"/>
    <w:pPr>
      <w:spacing w:before="240" w:after="120"/>
      <w:jc w:val="center"/>
    </w:pPr>
    <w:rPr>
      <w:rFonts w:ascii="宋体" w:hAnsi="宋体"/>
      <w:sz w:val="22"/>
      <w:szCs w:val="22"/>
    </w:rPr>
  </w:style>
  <w:style w:type="paragraph" w:customStyle="1" w:styleId="11">
    <w:name w:val="标题1"/>
    <w:basedOn w:val="1"/>
    <w:link w:val="12"/>
    <w:qFormat/>
    <w:rsid w:val="0058790B"/>
    <w:pPr>
      <w:spacing w:before="480" w:after="360" w:line="240" w:lineRule="auto"/>
      <w:jc w:val="center"/>
    </w:pPr>
    <w:rPr>
      <w:rFonts w:ascii="黑体" w:eastAsia="黑体" w:hAnsi="黑体"/>
      <w:b w:val="0"/>
      <w:sz w:val="32"/>
      <w:szCs w:val="32"/>
    </w:rPr>
  </w:style>
  <w:style w:type="character" w:customStyle="1" w:styleId="af0">
    <w:name w:val="内文 字元"/>
    <w:link w:val="af"/>
    <w:rsid w:val="00272FE0"/>
    <w:rPr>
      <w:rFonts w:ascii="Times New Roman" w:hAnsi="Times New Roman"/>
      <w:kern w:val="2"/>
      <w:sz w:val="24"/>
      <w:szCs w:val="24"/>
      <w:lang w:eastAsia="zh-CN"/>
    </w:rPr>
  </w:style>
  <w:style w:type="paragraph" w:customStyle="1" w:styleId="31">
    <w:name w:val="标题3"/>
    <w:basedOn w:val="3"/>
    <w:link w:val="32"/>
    <w:qFormat/>
    <w:rsid w:val="001508E7"/>
    <w:pPr>
      <w:spacing w:before="240" w:after="120" w:line="400" w:lineRule="exact"/>
    </w:pPr>
    <w:rPr>
      <w:rFonts w:eastAsia="黑体"/>
      <w:b w:val="0"/>
      <w:sz w:val="26"/>
      <w:szCs w:val="26"/>
    </w:rPr>
  </w:style>
  <w:style w:type="character" w:customStyle="1" w:styleId="12">
    <w:name w:val="标题1 字元"/>
    <w:link w:val="11"/>
    <w:rsid w:val="0058790B"/>
    <w:rPr>
      <w:rFonts w:ascii="黑体" w:eastAsia="黑体" w:hAnsi="黑体"/>
      <w:bCs/>
      <w:color w:val="000000"/>
      <w:kern w:val="44"/>
      <w:sz w:val="32"/>
      <w:szCs w:val="32"/>
      <w:lang w:eastAsia="zh-CN"/>
    </w:rPr>
  </w:style>
  <w:style w:type="character" w:customStyle="1" w:styleId="ae">
    <w:name w:val="图例 字元"/>
    <w:link w:val="ad"/>
    <w:rsid w:val="00272FE0"/>
    <w:rPr>
      <w:rFonts w:ascii="宋体" w:hAnsi="宋体"/>
      <w:kern w:val="2"/>
      <w:sz w:val="22"/>
      <w:szCs w:val="22"/>
      <w:lang w:eastAsia="zh-CN"/>
    </w:rPr>
  </w:style>
  <w:style w:type="character" w:customStyle="1" w:styleId="32">
    <w:name w:val="标题3 字元"/>
    <w:link w:val="31"/>
    <w:rsid w:val="001508E7"/>
    <w:rPr>
      <w:rFonts w:ascii="Times New Roman" w:eastAsia="黑体" w:hAnsi="Times New Roman" w:cs="Times New Roman"/>
      <w:b w:val="0"/>
      <w:bCs/>
      <w:kern w:val="2"/>
      <w:sz w:val="26"/>
      <w:szCs w:val="26"/>
      <w:lang w:eastAsia="zh-CN"/>
    </w:rPr>
  </w:style>
  <w:style w:type="character" w:styleId="af3">
    <w:name w:val="annotation reference"/>
    <w:uiPriority w:val="99"/>
    <w:semiHidden/>
    <w:unhideWhenUsed/>
    <w:rsid w:val="00CB0B5D"/>
    <w:rPr>
      <w:sz w:val="18"/>
      <w:szCs w:val="18"/>
    </w:rPr>
  </w:style>
  <w:style w:type="character" w:customStyle="1" w:styleId="af2">
    <w:name w:val="表例 字元"/>
    <w:link w:val="af1"/>
    <w:rsid w:val="00EC6DBE"/>
    <w:rPr>
      <w:rFonts w:ascii="宋体" w:hAnsi="宋体"/>
      <w:kern w:val="2"/>
      <w:sz w:val="22"/>
      <w:szCs w:val="22"/>
      <w:lang w:eastAsia="zh-CN"/>
    </w:rPr>
  </w:style>
  <w:style w:type="paragraph" w:styleId="af4">
    <w:name w:val="annotation text"/>
    <w:basedOn w:val="a"/>
    <w:link w:val="Char5"/>
    <w:uiPriority w:val="99"/>
    <w:semiHidden/>
    <w:unhideWhenUsed/>
    <w:rsid w:val="00CB0B5D"/>
    <w:pPr>
      <w:jc w:val="left"/>
    </w:pPr>
  </w:style>
  <w:style w:type="character" w:customStyle="1" w:styleId="Char5">
    <w:name w:val="批注文字 Char"/>
    <w:link w:val="af4"/>
    <w:uiPriority w:val="99"/>
    <w:semiHidden/>
    <w:rsid w:val="00CB0B5D"/>
    <w:rPr>
      <w:rFonts w:ascii="Times New Roman" w:hAnsi="Times New Roman"/>
      <w:kern w:val="2"/>
      <w:sz w:val="21"/>
      <w:szCs w:val="24"/>
      <w:lang w:eastAsia="zh-CN"/>
    </w:rPr>
  </w:style>
  <w:style w:type="paragraph" w:styleId="af5">
    <w:name w:val="annotation subject"/>
    <w:basedOn w:val="af4"/>
    <w:next w:val="af4"/>
    <w:link w:val="Char6"/>
    <w:uiPriority w:val="99"/>
    <w:semiHidden/>
    <w:unhideWhenUsed/>
    <w:rsid w:val="00CB0B5D"/>
    <w:rPr>
      <w:b/>
      <w:bCs/>
    </w:rPr>
  </w:style>
  <w:style w:type="character" w:customStyle="1" w:styleId="Char6">
    <w:name w:val="批注主题 Char"/>
    <w:link w:val="af5"/>
    <w:uiPriority w:val="99"/>
    <w:semiHidden/>
    <w:rsid w:val="00CB0B5D"/>
    <w:rPr>
      <w:rFonts w:ascii="Times New Roman" w:hAnsi="Times New Roman"/>
      <w:b/>
      <w:bCs/>
      <w:kern w:val="2"/>
      <w:sz w:val="21"/>
      <w:szCs w:val="24"/>
      <w:lang w:eastAsia="zh-CN"/>
    </w:rPr>
  </w:style>
  <w:style w:type="paragraph" w:styleId="af6">
    <w:name w:val="Normal (Web)"/>
    <w:basedOn w:val="a"/>
    <w:uiPriority w:val="99"/>
    <w:semiHidden/>
    <w:unhideWhenUsed/>
    <w:rsid w:val="002D7B2C"/>
    <w:pPr>
      <w:widowControl/>
      <w:spacing w:before="100" w:beforeAutospacing="1" w:after="100" w:afterAutospacing="1"/>
      <w:jc w:val="left"/>
    </w:pPr>
    <w:rPr>
      <w:rFonts w:ascii="PMingLiU" w:eastAsia="PMingLiU" w:hAnsi="PMingLiU" w:cs="PMingLiU"/>
      <w:kern w:val="0"/>
      <w:sz w:val="24"/>
      <w:lang w:eastAsia="zh-TW"/>
    </w:rPr>
  </w:style>
  <w:style w:type="character" w:styleId="af7">
    <w:name w:val="Strong"/>
    <w:uiPriority w:val="22"/>
    <w:qFormat/>
    <w:rsid w:val="00D5331B"/>
    <w:rPr>
      <w:b/>
      <w:bCs/>
    </w:rPr>
  </w:style>
  <w:style w:type="paragraph" w:styleId="af8">
    <w:name w:val="endnote text"/>
    <w:basedOn w:val="a"/>
    <w:link w:val="Char7"/>
    <w:uiPriority w:val="99"/>
    <w:semiHidden/>
    <w:unhideWhenUsed/>
    <w:rsid w:val="0052792A"/>
    <w:pPr>
      <w:snapToGrid w:val="0"/>
      <w:jc w:val="left"/>
    </w:pPr>
  </w:style>
  <w:style w:type="character" w:customStyle="1" w:styleId="Char7">
    <w:name w:val="尾注文本 Char"/>
    <w:link w:val="af8"/>
    <w:uiPriority w:val="99"/>
    <w:semiHidden/>
    <w:rsid w:val="0052792A"/>
    <w:rPr>
      <w:rFonts w:ascii="Times New Roman" w:hAnsi="Times New Roman"/>
      <w:kern w:val="2"/>
      <w:sz w:val="21"/>
      <w:szCs w:val="24"/>
      <w:lang w:eastAsia="zh-CN"/>
    </w:rPr>
  </w:style>
  <w:style w:type="character" w:styleId="af9">
    <w:name w:val="endnote reference"/>
    <w:uiPriority w:val="99"/>
    <w:semiHidden/>
    <w:unhideWhenUsed/>
    <w:rsid w:val="0052792A"/>
    <w:rPr>
      <w:vertAlign w:val="superscript"/>
    </w:rPr>
  </w:style>
  <w:style w:type="paragraph" w:styleId="afa">
    <w:name w:val="table of figures"/>
    <w:basedOn w:val="a"/>
    <w:next w:val="a"/>
    <w:uiPriority w:val="99"/>
    <w:unhideWhenUsed/>
    <w:rsid w:val="00AC3AAE"/>
    <w:pPr>
      <w:ind w:left="420" w:hanging="420"/>
      <w:jc w:val="left"/>
    </w:pPr>
    <w:rPr>
      <w:rFonts w:asciiTheme="minorHAnsi" w:hAnsiTheme="minorHAnsi"/>
      <w:smallCaps/>
      <w:sz w:val="20"/>
      <w:szCs w:val="20"/>
    </w:rPr>
  </w:style>
  <w:style w:type="character" w:styleId="afb">
    <w:name w:val="Placeholder Text"/>
    <w:basedOn w:val="a0"/>
    <w:uiPriority w:val="99"/>
    <w:semiHidden/>
    <w:rsid w:val="00AB2631"/>
    <w:rPr>
      <w:color w:val="808080"/>
    </w:rPr>
  </w:style>
  <w:style w:type="character" w:styleId="afc">
    <w:name w:val="FollowedHyperlink"/>
    <w:basedOn w:val="a0"/>
    <w:uiPriority w:val="99"/>
    <w:semiHidden/>
    <w:unhideWhenUsed/>
    <w:rsid w:val="00231A16"/>
    <w:rPr>
      <w:color w:val="954F72" w:themeColor="followedHyperlink"/>
      <w:u w:val="single"/>
    </w:rPr>
  </w:style>
  <w:style w:type="table" w:customStyle="1" w:styleId="GridTable1Light">
    <w:name w:val="Grid Table 1 Light"/>
    <w:basedOn w:val="a1"/>
    <w:uiPriority w:val="46"/>
    <w:rsid w:val="00673AA2"/>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d">
    <w:name w:val="公式"/>
    <w:basedOn w:val="af"/>
    <w:link w:val="afe"/>
    <w:qFormat/>
    <w:rsid w:val="00CF1044"/>
    <w:pPr>
      <w:tabs>
        <w:tab w:val="left" w:pos="420"/>
        <w:tab w:val="center" w:pos="4410"/>
        <w:tab w:val="right" w:pos="8820"/>
      </w:tabs>
      <w:spacing w:before="120" w:after="120" w:line="240" w:lineRule="auto"/>
    </w:pPr>
    <w:rPr>
      <w:rFonts w:eastAsia="Times New Roman"/>
    </w:rPr>
  </w:style>
  <w:style w:type="character" w:customStyle="1" w:styleId="afe">
    <w:name w:val="公式 字元"/>
    <w:basedOn w:val="af0"/>
    <w:link w:val="afd"/>
    <w:rsid w:val="00CF1044"/>
    <w:rPr>
      <w:rFonts w:ascii="Times New Roman" w:eastAsia="Times New Roman" w:hAnsi="Times New Roman"/>
      <w:kern w:val="2"/>
      <w:sz w:val="24"/>
      <w:szCs w:val="24"/>
      <w:lang w:eastAsia="zh-CN"/>
    </w:rPr>
  </w:style>
  <w:style w:type="paragraph" w:customStyle="1" w:styleId="aff">
    <w:name w:val="表格內容"/>
    <w:basedOn w:val="af"/>
    <w:link w:val="aff0"/>
    <w:qFormat/>
    <w:rsid w:val="00D64130"/>
    <w:pPr>
      <w:spacing w:before="60" w:after="60" w:line="240" w:lineRule="auto"/>
      <w:ind w:firstLineChars="0" w:firstLine="0"/>
    </w:pPr>
    <w:rPr>
      <w:sz w:val="22"/>
      <w:szCs w:val="22"/>
    </w:rPr>
  </w:style>
  <w:style w:type="character" w:customStyle="1" w:styleId="aff0">
    <w:name w:val="表格內容 字元"/>
    <w:basedOn w:val="af0"/>
    <w:link w:val="aff"/>
    <w:rsid w:val="00D64130"/>
    <w:rPr>
      <w:rFonts w:ascii="Times New Roman" w:hAnsi="Times New Roman"/>
      <w:kern w:val="2"/>
      <w:sz w:val="22"/>
      <w:szCs w:val="22"/>
      <w:lang w:eastAsia="zh-CN"/>
    </w:rPr>
  </w:style>
  <w:style w:type="character" w:customStyle="1" w:styleId="content">
    <w:name w:val="content"/>
    <w:basedOn w:val="a0"/>
    <w:rsid w:val="005804B9"/>
  </w:style>
  <w:style w:type="paragraph" w:styleId="aff1">
    <w:name w:val="Quote"/>
    <w:basedOn w:val="a"/>
    <w:next w:val="a"/>
    <w:link w:val="Char8"/>
    <w:uiPriority w:val="29"/>
    <w:qFormat/>
    <w:rsid w:val="00E321C2"/>
    <w:pPr>
      <w:spacing w:before="200" w:after="160"/>
      <w:ind w:left="864" w:right="864"/>
      <w:jc w:val="center"/>
    </w:pPr>
    <w:rPr>
      <w:i/>
      <w:iCs/>
      <w:color w:val="404040" w:themeColor="text1" w:themeTint="BF"/>
    </w:rPr>
  </w:style>
  <w:style w:type="character" w:customStyle="1" w:styleId="Char8">
    <w:name w:val="引用 Char"/>
    <w:basedOn w:val="a0"/>
    <w:link w:val="aff1"/>
    <w:uiPriority w:val="29"/>
    <w:rsid w:val="00E321C2"/>
    <w:rPr>
      <w:rFonts w:ascii="Times New Roman" w:hAnsi="Times New Roman"/>
      <w:i/>
      <w:iCs/>
      <w:color w:val="404040" w:themeColor="text1" w:themeTint="BF"/>
      <w:kern w:val="2"/>
      <w:sz w:val="21"/>
      <w:szCs w:val="24"/>
      <w:lang w:eastAsia="zh-CN"/>
    </w:rPr>
  </w:style>
  <w:style w:type="table" w:customStyle="1" w:styleId="PlainTable3">
    <w:name w:val="Plain Table 3"/>
    <w:basedOn w:val="a1"/>
    <w:uiPriority w:val="43"/>
    <w:rsid w:val="000D400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
    <w:name w:val="Plain Table 2"/>
    <w:basedOn w:val="a1"/>
    <w:uiPriority w:val="42"/>
    <w:rsid w:val="006D5D31"/>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2">
    <w:name w:val="caption"/>
    <w:basedOn w:val="a"/>
    <w:next w:val="a"/>
    <w:uiPriority w:val="35"/>
    <w:unhideWhenUsed/>
    <w:qFormat/>
    <w:rsid w:val="00892506"/>
    <w:rPr>
      <w:sz w:val="20"/>
      <w:szCs w:val="20"/>
    </w:rPr>
  </w:style>
  <w:style w:type="paragraph" w:customStyle="1" w:styleId="aff3">
    <w:name w:val="表資料來源"/>
    <w:basedOn w:val="af"/>
    <w:rsid w:val="00B72E85"/>
    <w:pPr>
      <w:spacing w:before="120" w:after="240" w:line="240" w:lineRule="auto"/>
      <w:ind w:firstLineChars="0" w:firstLine="0"/>
    </w:pPr>
    <w:rPr>
      <w:sz w:val="21"/>
      <w:lang w:eastAsia="zh-TW"/>
    </w:rPr>
  </w:style>
  <w:style w:type="table" w:customStyle="1" w:styleId="310">
    <w:name w:val="純表格 31"/>
    <w:basedOn w:val="a1"/>
    <w:next w:val="PlainTable3"/>
    <w:uiPriority w:val="43"/>
    <w:rsid w:val="005F5EF1"/>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320">
    <w:name w:val="純表格 32"/>
    <w:basedOn w:val="a1"/>
    <w:next w:val="PlainTable3"/>
    <w:uiPriority w:val="43"/>
    <w:rsid w:val="005F5EF1"/>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f4">
    <w:name w:val="內文有式子"/>
    <w:basedOn w:val="af"/>
    <w:link w:val="aff5"/>
    <w:qFormat/>
    <w:rsid w:val="00CF1044"/>
    <w:pPr>
      <w:spacing w:before="60" w:after="60" w:line="240" w:lineRule="auto"/>
    </w:pPr>
  </w:style>
  <w:style w:type="character" w:customStyle="1" w:styleId="aff5">
    <w:name w:val="內文有式子 字元"/>
    <w:basedOn w:val="af0"/>
    <w:link w:val="aff4"/>
    <w:rsid w:val="00CF1044"/>
    <w:rPr>
      <w:rFonts w:ascii="Times New Roman" w:hAnsi="Times New Roman"/>
      <w:kern w:val="2"/>
      <w:sz w:val="24"/>
      <w:szCs w:val="24"/>
      <w:lang w:eastAsia="zh-CN"/>
    </w:rPr>
  </w:style>
  <w:style w:type="paragraph" w:customStyle="1" w:styleId="13">
    <w:name w:val="標題1"/>
    <w:basedOn w:val="11"/>
    <w:link w:val="14"/>
    <w:qFormat/>
    <w:rsid w:val="00C9321E"/>
  </w:style>
  <w:style w:type="paragraph" w:customStyle="1" w:styleId="aff6">
    <w:name w:val="序號"/>
    <w:basedOn w:val="afd"/>
    <w:link w:val="aff7"/>
    <w:qFormat/>
    <w:rsid w:val="00382FC4"/>
    <w:pPr>
      <w:ind w:firstLine="480"/>
    </w:pPr>
  </w:style>
  <w:style w:type="character" w:customStyle="1" w:styleId="14">
    <w:name w:val="標題1 字元"/>
    <w:basedOn w:val="12"/>
    <w:link w:val="13"/>
    <w:rsid w:val="00C9321E"/>
    <w:rPr>
      <w:rFonts w:ascii="黑体" w:eastAsia="黑体" w:hAnsi="黑体"/>
      <w:bCs/>
      <w:color w:val="000000"/>
      <w:kern w:val="44"/>
      <w:sz w:val="32"/>
      <w:szCs w:val="32"/>
      <w:lang w:eastAsia="zh-CN"/>
    </w:rPr>
  </w:style>
  <w:style w:type="character" w:customStyle="1" w:styleId="aff7">
    <w:name w:val="序號 字元"/>
    <w:basedOn w:val="afe"/>
    <w:link w:val="aff6"/>
    <w:rsid w:val="00382FC4"/>
    <w:rPr>
      <w:rFonts w:ascii="Times New Roman" w:eastAsia="Times New Roman" w:hAnsi="Times New Roman"/>
      <w:kern w:val="2"/>
      <w:sz w:val="24"/>
      <w:szCs w:val="24"/>
      <w:lang w:eastAsia="zh-CN"/>
    </w:rPr>
  </w:style>
  <w:style w:type="character" w:customStyle="1" w:styleId="4Char">
    <w:name w:val="标题 4 Char"/>
    <w:basedOn w:val="a0"/>
    <w:link w:val="4"/>
    <w:uiPriority w:val="9"/>
    <w:rsid w:val="000C2749"/>
    <w:rPr>
      <w:rFonts w:asciiTheme="majorHAnsi" w:eastAsiaTheme="majorEastAsia" w:hAnsiTheme="majorHAnsi" w:cstheme="majorBidi"/>
      <w:kern w:val="2"/>
      <w:sz w:val="36"/>
      <w:szCs w:val="36"/>
      <w:lang w:eastAsia="zh-CN"/>
    </w:rPr>
  </w:style>
  <w:style w:type="character" w:customStyle="1" w:styleId="aff8">
    <w:name w:val="式子 字元"/>
    <w:basedOn w:val="af0"/>
    <w:link w:val="aff9"/>
    <w:locked/>
    <w:rsid w:val="00666ED9"/>
    <w:rPr>
      <w:rFonts w:ascii="Cambria Math" w:eastAsia="Times New Roman" w:hAnsi="Cambria Math"/>
      <w:kern w:val="2"/>
      <w:sz w:val="24"/>
      <w:szCs w:val="24"/>
      <w:lang w:eastAsia="zh-CN"/>
    </w:rPr>
  </w:style>
  <w:style w:type="paragraph" w:customStyle="1" w:styleId="aff9">
    <w:name w:val="式子"/>
    <w:basedOn w:val="af"/>
    <w:link w:val="aff8"/>
    <w:qFormat/>
    <w:rsid w:val="00666ED9"/>
    <w:pPr>
      <w:spacing w:beforeLines="50" w:afterLines="50" w:line="240" w:lineRule="auto"/>
      <w:ind w:firstLineChars="177" w:firstLine="177"/>
    </w:pPr>
    <w:rPr>
      <w:rFonts w:ascii="Cambria Math" w:eastAsia="Times New Roman" w:hAnsi="Cambria Math"/>
    </w:rPr>
  </w:style>
  <w:style w:type="table" w:customStyle="1" w:styleId="PlainTable5">
    <w:name w:val="Plain Table 5"/>
    <w:basedOn w:val="a1"/>
    <w:uiPriority w:val="45"/>
    <w:rsid w:val="001A1B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4">
    <w:name w:val="Grid Table 1 Light Accent 4"/>
    <w:basedOn w:val="a1"/>
    <w:uiPriority w:val="46"/>
    <w:rsid w:val="00D64130"/>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Light">
    <w:name w:val="Grid Table Light"/>
    <w:basedOn w:val="a1"/>
    <w:uiPriority w:val="40"/>
    <w:rsid w:val="00D6413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TW"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0" w:unhideWhenUsed="0"/>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E021F2"/>
    <w:pPr>
      <w:widowControl w:val="0"/>
      <w:jc w:val="both"/>
    </w:pPr>
    <w:rPr>
      <w:rFonts w:ascii="Times New Roman" w:hAnsi="Times New Roman"/>
      <w:kern w:val="2"/>
      <w:sz w:val="21"/>
      <w:szCs w:val="24"/>
      <w:lang w:eastAsia="zh-CN"/>
    </w:rPr>
  </w:style>
  <w:style w:type="paragraph" w:styleId="1">
    <w:name w:val="heading 1"/>
    <w:basedOn w:val="a"/>
    <w:next w:val="a"/>
    <w:link w:val="1Char"/>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Char"/>
    <w:uiPriority w:val="9"/>
    <w:unhideWhenUsed/>
    <w:rsid w:val="005B63F2"/>
    <w:pPr>
      <w:keepNext/>
      <w:keepLines/>
      <w:spacing w:before="260" w:after="260" w:line="416" w:lineRule="auto"/>
      <w:outlineLvl w:val="1"/>
    </w:pPr>
    <w:rPr>
      <w:b/>
      <w:bCs/>
      <w:sz w:val="32"/>
      <w:szCs w:val="32"/>
    </w:rPr>
  </w:style>
  <w:style w:type="paragraph" w:styleId="3">
    <w:name w:val="heading 3"/>
    <w:basedOn w:val="a"/>
    <w:next w:val="a"/>
    <w:link w:val="3Char"/>
    <w:uiPriority w:val="9"/>
    <w:unhideWhenUsed/>
    <w:qFormat/>
    <w:rsid w:val="007D353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0C2749"/>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link w:val="1"/>
    <w:rsid w:val="00E021F2"/>
    <w:rPr>
      <w:rFonts w:ascii="Arial" w:eastAsia="宋体" w:hAnsi="Arial" w:cs="Times New Roman"/>
      <w:b/>
      <w:bCs/>
      <w:color w:val="000000"/>
      <w:kern w:val="44"/>
      <w:sz w:val="44"/>
      <w:szCs w:val="44"/>
    </w:rPr>
  </w:style>
  <w:style w:type="paragraph" w:styleId="a3">
    <w:name w:val="Plain Text"/>
    <w:basedOn w:val="a"/>
    <w:link w:val="Char"/>
    <w:rsid w:val="00E021F2"/>
    <w:rPr>
      <w:rFonts w:ascii="宋体" w:hAnsi="Courier New" w:cs="幼圆"/>
      <w:szCs w:val="21"/>
    </w:rPr>
  </w:style>
  <w:style w:type="character" w:customStyle="1" w:styleId="Char">
    <w:name w:val="纯文本 Char"/>
    <w:link w:val="a3"/>
    <w:rsid w:val="00E021F2"/>
    <w:rPr>
      <w:rFonts w:ascii="宋体" w:eastAsia="宋体" w:hAnsi="Courier New" w:cs="幼圆"/>
      <w:szCs w:val="21"/>
    </w:rPr>
  </w:style>
  <w:style w:type="paragraph" w:styleId="a4">
    <w:name w:val="Balloon Text"/>
    <w:basedOn w:val="a"/>
    <w:link w:val="Char0"/>
    <w:uiPriority w:val="99"/>
    <w:semiHidden/>
    <w:unhideWhenUsed/>
    <w:rsid w:val="00E021F2"/>
    <w:rPr>
      <w:sz w:val="18"/>
      <w:szCs w:val="18"/>
    </w:rPr>
  </w:style>
  <w:style w:type="character" w:customStyle="1" w:styleId="Char0">
    <w:name w:val="批注框文本 Char"/>
    <w:link w:val="a4"/>
    <w:uiPriority w:val="99"/>
    <w:semiHidden/>
    <w:rsid w:val="00E021F2"/>
    <w:rPr>
      <w:rFonts w:ascii="Times New Roman" w:eastAsia="宋体" w:hAnsi="Times New Roman" w:cs="Times New Roman"/>
      <w:sz w:val="18"/>
      <w:szCs w:val="18"/>
    </w:rPr>
  </w:style>
  <w:style w:type="paragraph" w:styleId="a5">
    <w:name w:val="header"/>
    <w:basedOn w:val="a"/>
    <w:link w:val="Char1"/>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Char1">
    <w:name w:val="页眉 Char"/>
    <w:link w:val="a5"/>
    <w:uiPriority w:val="99"/>
    <w:rsid w:val="00DF10DF"/>
    <w:rPr>
      <w:rFonts w:ascii="Times New Roman" w:eastAsia="宋体" w:hAnsi="Times New Roman" w:cs="Times New Roman"/>
      <w:sz w:val="18"/>
      <w:szCs w:val="18"/>
    </w:rPr>
  </w:style>
  <w:style w:type="paragraph" w:styleId="a6">
    <w:name w:val="footer"/>
    <w:basedOn w:val="a"/>
    <w:link w:val="Char2"/>
    <w:uiPriority w:val="99"/>
    <w:unhideWhenUsed/>
    <w:rsid w:val="00DF10DF"/>
    <w:pPr>
      <w:tabs>
        <w:tab w:val="center" w:pos="4153"/>
        <w:tab w:val="right" w:pos="8306"/>
      </w:tabs>
      <w:snapToGrid w:val="0"/>
      <w:jc w:val="left"/>
    </w:pPr>
    <w:rPr>
      <w:sz w:val="18"/>
      <w:szCs w:val="18"/>
    </w:rPr>
  </w:style>
  <w:style w:type="character" w:customStyle="1" w:styleId="Char2">
    <w:name w:val="页脚 Char"/>
    <w:link w:val="a6"/>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lang w:eastAsia="zh-CN"/>
    </w:rPr>
  </w:style>
  <w:style w:type="paragraph" w:styleId="a7">
    <w:name w:val="Date"/>
    <w:basedOn w:val="a"/>
    <w:next w:val="a"/>
    <w:link w:val="Char3"/>
    <w:uiPriority w:val="99"/>
    <w:semiHidden/>
    <w:unhideWhenUsed/>
    <w:rsid w:val="002B0F88"/>
    <w:pPr>
      <w:ind w:leftChars="2500" w:left="100"/>
    </w:pPr>
  </w:style>
  <w:style w:type="character" w:customStyle="1" w:styleId="Char3">
    <w:name w:val="日期 Char"/>
    <w:link w:val="a7"/>
    <w:uiPriority w:val="99"/>
    <w:semiHidden/>
    <w:rsid w:val="002B0F88"/>
    <w:rPr>
      <w:rFonts w:ascii="Times New Roman" w:eastAsia="宋体" w:hAnsi="Times New Roman" w:cs="Times New Roman"/>
      <w:szCs w:val="24"/>
    </w:rPr>
  </w:style>
  <w:style w:type="paragraph" w:styleId="a8">
    <w:name w:val="footnote text"/>
    <w:basedOn w:val="a"/>
    <w:link w:val="Char4"/>
    <w:uiPriority w:val="99"/>
    <w:unhideWhenUsed/>
    <w:qFormat/>
    <w:rsid w:val="004E7402"/>
    <w:pPr>
      <w:snapToGrid w:val="0"/>
      <w:ind w:firstLineChars="150" w:firstLine="150"/>
      <w:jc w:val="left"/>
    </w:pPr>
    <w:rPr>
      <w:sz w:val="18"/>
      <w:szCs w:val="18"/>
    </w:rPr>
  </w:style>
  <w:style w:type="character" w:customStyle="1" w:styleId="Char4">
    <w:name w:val="脚注文本 Char"/>
    <w:link w:val="a8"/>
    <w:uiPriority w:val="99"/>
    <w:rsid w:val="004E7402"/>
    <w:rPr>
      <w:rFonts w:ascii="Times New Roman" w:hAnsi="Times New Roman"/>
      <w:kern w:val="2"/>
      <w:sz w:val="18"/>
      <w:szCs w:val="18"/>
      <w:lang w:eastAsia="zh-CN"/>
    </w:rPr>
  </w:style>
  <w:style w:type="character" w:styleId="a9">
    <w:name w:val="footnote reference"/>
    <w:uiPriority w:val="99"/>
    <w:semiHidden/>
    <w:unhideWhenUsed/>
    <w:rsid w:val="00DE264C"/>
    <w:rPr>
      <w:vertAlign w:val="superscript"/>
    </w:rPr>
  </w:style>
  <w:style w:type="table" w:styleId="aa">
    <w:name w:val="Table Grid"/>
    <w:basedOn w:val="a1"/>
    <w:uiPriority w:val="39"/>
    <w:rsid w:val="00E214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List Paragraph"/>
    <w:basedOn w:val="a"/>
    <w:uiPriority w:val="34"/>
    <w:qFormat/>
    <w:rsid w:val="00417C0B"/>
    <w:pPr>
      <w:ind w:firstLineChars="200" w:firstLine="420"/>
    </w:pPr>
  </w:style>
  <w:style w:type="character" w:customStyle="1" w:styleId="2Char">
    <w:name w:val="标题 2 Char"/>
    <w:link w:val="2"/>
    <w:uiPriority w:val="9"/>
    <w:rsid w:val="005B63F2"/>
    <w:rPr>
      <w:rFonts w:ascii="Times New Roman" w:hAnsi="Times New Roman"/>
      <w:b/>
      <w:bCs/>
      <w:kern w:val="2"/>
      <w:sz w:val="32"/>
      <w:szCs w:val="32"/>
      <w:lang w:eastAsia="zh-CN"/>
    </w:rPr>
  </w:style>
  <w:style w:type="character" w:customStyle="1" w:styleId="3Char">
    <w:name w:val="标题 3 Char"/>
    <w:link w:val="3"/>
    <w:uiPriority w:val="9"/>
    <w:rsid w:val="007D3537"/>
    <w:rPr>
      <w:rFonts w:ascii="Times New Roman" w:eastAsia="宋体" w:hAnsi="Times New Roman" w:cs="Times New Roman"/>
      <w:b/>
      <w:bCs/>
      <w:sz w:val="32"/>
      <w:szCs w:val="32"/>
    </w:rPr>
  </w:style>
  <w:style w:type="character" w:styleId="ac">
    <w:name w:val="Hyperlink"/>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0">
    <w:name w:val="toc 1"/>
    <w:basedOn w:val="a"/>
    <w:next w:val="a"/>
    <w:autoRedefine/>
    <w:uiPriority w:val="39"/>
    <w:unhideWhenUsed/>
    <w:rsid w:val="0058790B"/>
    <w:pPr>
      <w:tabs>
        <w:tab w:val="right" w:leader="dot" w:pos="8948"/>
      </w:tabs>
      <w:spacing w:before="120" w:line="400" w:lineRule="exact"/>
    </w:pPr>
    <w:rPr>
      <w:rFonts w:ascii="黑体" w:eastAsia="黑体" w:hAnsi="黑体"/>
      <w:noProof/>
      <w:sz w:val="24"/>
    </w:rPr>
  </w:style>
  <w:style w:type="paragraph" w:styleId="20">
    <w:name w:val="toc 2"/>
    <w:basedOn w:val="a"/>
    <w:next w:val="a"/>
    <w:autoRedefine/>
    <w:uiPriority w:val="39"/>
    <w:unhideWhenUsed/>
    <w:rsid w:val="0058790B"/>
    <w:pPr>
      <w:tabs>
        <w:tab w:val="right" w:leader="dot" w:pos="8948"/>
      </w:tabs>
      <w:spacing w:line="400" w:lineRule="exact"/>
      <w:ind w:leftChars="134" w:left="281"/>
    </w:pPr>
  </w:style>
  <w:style w:type="paragraph" w:styleId="30">
    <w:name w:val="toc 3"/>
    <w:basedOn w:val="a"/>
    <w:next w:val="a"/>
    <w:autoRedefine/>
    <w:uiPriority w:val="39"/>
    <w:unhideWhenUsed/>
    <w:rsid w:val="00FF70B1"/>
    <w:pPr>
      <w:tabs>
        <w:tab w:val="right" w:leader="dot" w:pos="8948"/>
      </w:tabs>
      <w:spacing w:line="400" w:lineRule="exact"/>
      <w:ind w:leftChars="232" w:left="488" w:hanging="1"/>
    </w:pPr>
  </w:style>
  <w:style w:type="paragraph" w:customStyle="1" w:styleId="21">
    <w:name w:val="标题2"/>
    <w:basedOn w:val="2"/>
    <w:link w:val="22"/>
    <w:qFormat/>
    <w:rsid w:val="0058790B"/>
    <w:pPr>
      <w:spacing w:before="480" w:after="120" w:line="400" w:lineRule="exact"/>
    </w:pPr>
    <w:rPr>
      <w:rFonts w:eastAsia="黑体"/>
      <w:b w:val="0"/>
      <w:sz w:val="28"/>
      <w:szCs w:val="28"/>
    </w:rPr>
  </w:style>
  <w:style w:type="paragraph" w:customStyle="1" w:styleId="ad">
    <w:name w:val="图例"/>
    <w:basedOn w:val="a"/>
    <w:link w:val="ae"/>
    <w:qFormat/>
    <w:rsid w:val="00272FE0"/>
    <w:pPr>
      <w:spacing w:before="120" w:after="240"/>
      <w:jc w:val="center"/>
    </w:pPr>
    <w:rPr>
      <w:rFonts w:ascii="宋体" w:hAnsi="宋体"/>
      <w:sz w:val="22"/>
      <w:szCs w:val="22"/>
    </w:rPr>
  </w:style>
  <w:style w:type="character" w:customStyle="1" w:styleId="22">
    <w:name w:val="标题2 字元"/>
    <w:link w:val="21"/>
    <w:rsid w:val="0058790B"/>
    <w:rPr>
      <w:rFonts w:ascii="Times New Roman" w:eastAsia="黑体" w:hAnsi="Times New Roman"/>
      <w:bCs/>
      <w:kern w:val="2"/>
      <w:sz w:val="28"/>
      <w:szCs w:val="28"/>
      <w:lang w:eastAsia="zh-CN"/>
    </w:rPr>
  </w:style>
  <w:style w:type="paragraph" w:customStyle="1" w:styleId="af">
    <w:name w:val="内文"/>
    <w:basedOn w:val="a"/>
    <w:link w:val="af0"/>
    <w:qFormat/>
    <w:rsid w:val="00272FE0"/>
    <w:pPr>
      <w:spacing w:line="400" w:lineRule="exact"/>
      <w:ind w:firstLineChars="200" w:firstLine="200"/>
    </w:pPr>
    <w:rPr>
      <w:sz w:val="24"/>
    </w:rPr>
  </w:style>
  <w:style w:type="paragraph" w:customStyle="1" w:styleId="af1">
    <w:name w:val="表例"/>
    <w:basedOn w:val="a"/>
    <w:link w:val="af2"/>
    <w:qFormat/>
    <w:rsid w:val="00EC6DBE"/>
    <w:pPr>
      <w:spacing w:before="240" w:after="120"/>
      <w:jc w:val="center"/>
    </w:pPr>
    <w:rPr>
      <w:rFonts w:ascii="宋体" w:hAnsi="宋体"/>
      <w:sz w:val="22"/>
      <w:szCs w:val="22"/>
    </w:rPr>
  </w:style>
  <w:style w:type="paragraph" w:customStyle="1" w:styleId="11">
    <w:name w:val="标题1"/>
    <w:basedOn w:val="1"/>
    <w:link w:val="12"/>
    <w:qFormat/>
    <w:rsid w:val="0058790B"/>
    <w:pPr>
      <w:spacing w:before="480" w:after="360" w:line="240" w:lineRule="auto"/>
      <w:jc w:val="center"/>
    </w:pPr>
    <w:rPr>
      <w:rFonts w:ascii="黑体" w:eastAsia="黑体" w:hAnsi="黑体"/>
      <w:b w:val="0"/>
      <w:sz w:val="32"/>
      <w:szCs w:val="32"/>
    </w:rPr>
  </w:style>
  <w:style w:type="character" w:customStyle="1" w:styleId="af0">
    <w:name w:val="内文 字元"/>
    <w:link w:val="af"/>
    <w:rsid w:val="00272FE0"/>
    <w:rPr>
      <w:rFonts w:ascii="Times New Roman" w:hAnsi="Times New Roman"/>
      <w:kern w:val="2"/>
      <w:sz w:val="24"/>
      <w:szCs w:val="24"/>
      <w:lang w:eastAsia="zh-CN"/>
    </w:rPr>
  </w:style>
  <w:style w:type="paragraph" w:customStyle="1" w:styleId="31">
    <w:name w:val="标题3"/>
    <w:basedOn w:val="3"/>
    <w:link w:val="32"/>
    <w:qFormat/>
    <w:rsid w:val="001508E7"/>
    <w:pPr>
      <w:spacing w:before="240" w:after="120" w:line="400" w:lineRule="exact"/>
    </w:pPr>
    <w:rPr>
      <w:rFonts w:eastAsia="黑体"/>
      <w:b w:val="0"/>
      <w:sz w:val="26"/>
      <w:szCs w:val="26"/>
    </w:rPr>
  </w:style>
  <w:style w:type="character" w:customStyle="1" w:styleId="12">
    <w:name w:val="标题1 字元"/>
    <w:link w:val="11"/>
    <w:rsid w:val="0058790B"/>
    <w:rPr>
      <w:rFonts w:ascii="黑体" w:eastAsia="黑体" w:hAnsi="黑体"/>
      <w:bCs/>
      <w:color w:val="000000"/>
      <w:kern w:val="44"/>
      <w:sz w:val="32"/>
      <w:szCs w:val="32"/>
      <w:lang w:eastAsia="zh-CN"/>
    </w:rPr>
  </w:style>
  <w:style w:type="character" w:customStyle="1" w:styleId="ae">
    <w:name w:val="图例 字元"/>
    <w:link w:val="ad"/>
    <w:rsid w:val="00272FE0"/>
    <w:rPr>
      <w:rFonts w:ascii="宋体" w:hAnsi="宋体"/>
      <w:kern w:val="2"/>
      <w:sz w:val="22"/>
      <w:szCs w:val="22"/>
      <w:lang w:eastAsia="zh-CN"/>
    </w:rPr>
  </w:style>
  <w:style w:type="character" w:customStyle="1" w:styleId="32">
    <w:name w:val="标题3 字元"/>
    <w:link w:val="31"/>
    <w:rsid w:val="001508E7"/>
    <w:rPr>
      <w:rFonts w:ascii="Times New Roman" w:eastAsia="黑体" w:hAnsi="Times New Roman" w:cs="Times New Roman"/>
      <w:b w:val="0"/>
      <w:bCs/>
      <w:kern w:val="2"/>
      <w:sz w:val="26"/>
      <w:szCs w:val="26"/>
      <w:lang w:eastAsia="zh-CN"/>
    </w:rPr>
  </w:style>
  <w:style w:type="character" w:styleId="af3">
    <w:name w:val="annotation reference"/>
    <w:uiPriority w:val="99"/>
    <w:semiHidden/>
    <w:unhideWhenUsed/>
    <w:rsid w:val="00CB0B5D"/>
    <w:rPr>
      <w:sz w:val="18"/>
      <w:szCs w:val="18"/>
    </w:rPr>
  </w:style>
  <w:style w:type="character" w:customStyle="1" w:styleId="af2">
    <w:name w:val="表例 字元"/>
    <w:link w:val="af1"/>
    <w:rsid w:val="00EC6DBE"/>
    <w:rPr>
      <w:rFonts w:ascii="宋体" w:hAnsi="宋体"/>
      <w:kern w:val="2"/>
      <w:sz w:val="22"/>
      <w:szCs w:val="22"/>
      <w:lang w:eastAsia="zh-CN"/>
    </w:rPr>
  </w:style>
  <w:style w:type="paragraph" w:styleId="af4">
    <w:name w:val="annotation text"/>
    <w:basedOn w:val="a"/>
    <w:link w:val="Char5"/>
    <w:uiPriority w:val="99"/>
    <w:semiHidden/>
    <w:unhideWhenUsed/>
    <w:rsid w:val="00CB0B5D"/>
    <w:pPr>
      <w:jc w:val="left"/>
    </w:pPr>
  </w:style>
  <w:style w:type="character" w:customStyle="1" w:styleId="Char5">
    <w:name w:val="批注文字 Char"/>
    <w:link w:val="af4"/>
    <w:uiPriority w:val="99"/>
    <w:semiHidden/>
    <w:rsid w:val="00CB0B5D"/>
    <w:rPr>
      <w:rFonts w:ascii="Times New Roman" w:hAnsi="Times New Roman"/>
      <w:kern w:val="2"/>
      <w:sz w:val="21"/>
      <w:szCs w:val="24"/>
      <w:lang w:eastAsia="zh-CN"/>
    </w:rPr>
  </w:style>
  <w:style w:type="paragraph" w:styleId="af5">
    <w:name w:val="annotation subject"/>
    <w:basedOn w:val="af4"/>
    <w:next w:val="af4"/>
    <w:link w:val="Char6"/>
    <w:uiPriority w:val="99"/>
    <w:semiHidden/>
    <w:unhideWhenUsed/>
    <w:rsid w:val="00CB0B5D"/>
    <w:rPr>
      <w:b/>
      <w:bCs/>
    </w:rPr>
  </w:style>
  <w:style w:type="character" w:customStyle="1" w:styleId="Char6">
    <w:name w:val="批注主题 Char"/>
    <w:link w:val="af5"/>
    <w:uiPriority w:val="99"/>
    <w:semiHidden/>
    <w:rsid w:val="00CB0B5D"/>
    <w:rPr>
      <w:rFonts w:ascii="Times New Roman" w:hAnsi="Times New Roman"/>
      <w:b/>
      <w:bCs/>
      <w:kern w:val="2"/>
      <w:sz w:val="21"/>
      <w:szCs w:val="24"/>
      <w:lang w:eastAsia="zh-CN"/>
    </w:rPr>
  </w:style>
  <w:style w:type="paragraph" w:styleId="af6">
    <w:name w:val="Normal (Web)"/>
    <w:basedOn w:val="a"/>
    <w:uiPriority w:val="99"/>
    <w:semiHidden/>
    <w:unhideWhenUsed/>
    <w:rsid w:val="002D7B2C"/>
    <w:pPr>
      <w:widowControl/>
      <w:spacing w:before="100" w:beforeAutospacing="1" w:after="100" w:afterAutospacing="1"/>
      <w:jc w:val="left"/>
    </w:pPr>
    <w:rPr>
      <w:rFonts w:ascii="PMingLiU" w:eastAsia="PMingLiU" w:hAnsi="PMingLiU" w:cs="PMingLiU"/>
      <w:kern w:val="0"/>
      <w:sz w:val="24"/>
      <w:lang w:eastAsia="zh-TW"/>
    </w:rPr>
  </w:style>
  <w:style w:type="character" w:styleId="af7">
    <w:name w:val="Strong"/>
    <w:uiPriority w:val="22"/>
    <w:qFormat/>
    <w:rsid w:val="00D5331B"/>
    <w:rPr>
      <w:b/>
      <w:bCs/>
    </w:rPr>
  </w:style>
  <w:style w:type="paragraph" w:styleId="af8">
    <w:name w:val="endnote text"/>
    <w:basedOn w:val="a"/>
    <w:link w:val="Char7"/>
    <w:uiPriority w:val="99"/>
    <w:semiHidden/>
    <w:unhideWhenUsed/>
    <w:rsid w:val="0052792A"/>
    <w:pPr>
      <w:snapToGrid w:val="0"/>
      <w:jc w:val="left"/>
    </w:pPr>
  </w:style>
  <w:style w:type="character" w:customStyle="1" w:styleId="Char7">
    <w:name w:val="尾注文本 Char"/>
    <w:link w:val="af8"/>
    <w:uiPriority w:val="99"/>
    <w:semiHidden/>
    <w:rsid w:val="0052792A"/>
    <w:rPr>
      <w:rFonts w:ascii="Times New Roman" w:hAnsi="Times New Roman"/>
      <w:kern w:val="2"/>
      <w:sz w:val="21"/>
      <w:szCs w:val="24"/>
      <w:lang w:eastAsia="zh-CN"/>
    </w:rPr>
  </w:style>
  <w:style w:type="character" w:styleId="af9">
    <w:name w:val="endnote reference"/>
    <w:uiPriority w:val="99"/>
    <w:semiHidden/>
    <w:unhideWhenUsed/>
    <w:rsid w:val="0052792A"/>
    <w:rPr>
      <w:vertAlign w:val="superscript"/>
    </w:rPr>
  </w:style>
  <w:style w:type="paragraph" w:styleId="afa">
    <w:name w:val="table of figures"/>
    <w:basedOn w:val="a"/>
    <w:next w:val="a"/>
    <w:uiPriority w:val="99"/>
    <w:unhideWhenUsed/>
    <w:rsid w:val="00AC3AAE"/>
    <w:pPr>
      <w:ind w:left="420" w:hanging="420"/>
      <w:jc w:val="left"/>
    </w:pPr>
    <w:rPr>
      <w:rFonts w:asciiTheme="minorHAnsi" w:hAnsiTheme="minorHAnsi"/>
      <w:smallCaps/>
      <w:sz w:val="20"/>
      <w:szCs w:val="20"/>
    </w:rPr>
  </w:style>
  <w:style w:type="character" w:styleId="afb">
    <w:name w:val="Placeholder Text"/>
    <w:basedOn w:val="a0"/>
    <w:uiPriority w:val="99"/>
    <w:semiHidden/>
    <w:rsid w:val="00AB2631"/>
    <w:rPr>
      <w:color w:val="808080"/>
    </w:rPr>
  </w:style>
  <w:style w:type="character" w:styleId="afc">
    <w:name w:val="FollowedHyperlink"/>
    <w:basedOn w:val="a0"/>
    <w:uiPriority w:val="99"/>
    <w:semiHidden/>
    <w:unhideWhenUsed/>
    <w:rsid w:val="00231A16"/>
    <w:rPr>
      <w:color w:val="954F72" w:themeColor="followedHyperlink"/>
      <w:u w:val="single"/>
    </w:rPr>
  </w:style>
  <w:style w:type="table" w:customStyle="1" w:styleId="GridTable1Light">
    <w:name w:val="Grid Table 1 Light"/>
    <w:basedOn w:val="a1"/>
    <w:uiPriority w:val="46"/>
    <w:rsid w:val="00673AA2"/>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afd">
    <w:name w:val="公式"/>
    <w:basedOn w:val="af"/>
    <w:link w:val="afe"/>
    <w:qFormat/>
    <w:rsid w:val="00CF1044"/>
    <w:pPr>
      <w:tabs>
        <w:tab w:val="left" w:pos="420"/>
        <w:tab w:val="center" w:pos="4410"/>
        <w:tab w:val="right" w:pos="8820"/>
      </w:tabs>
      <w:spacing w:before="120" w:after="120" w:line="240" w:lineRule="auto"/>
    </w:pPr>
    <w:rPr>
      <w:rFonts w:eastAsia="Times New Roman"/>
    </w:rPr>
  </w:style>
  <w:style w:type="character" w:customStyle="1" w:styleId="afe">
    <w:name w:val="公式 字元"/>
    <w:basedOn w:val="af0"/>
    <w:link w:val="afd"/>
    <w:rsid w:val="00CF1044"/>
    <w:rPr>
      <w:rFonts w:ascii="Times New Roman" w:eastAsia="Times New Roman" w:hAnsi="Times New Roman"/>
      <w:kern w:val="2"/>
      <w:sz w:val="24"/>
      <w:szCs w:val="24"/>
      <w:lang w:eastAsia="zh-CN"/>
    </w:rPr>
  </w:style>
  <w:style w:type="paragraph" w:customStyle="1" w:styleId="aff">
    <w:name w:val="表格內容"/>
    <w:basedOn w:val="af"/>
    <w:link w:val="aff0"/>
    <w:qFormat/>
    <w:rsid w:val="00D64130"/>
    <w:pPr>
      <w:spacing w:before="60" w:after="60" w:line="240" w:lineRule="auto"/>
      <w:ind w:firstLineChars="0" w:firstLine="0"/>
    </w:pPr>
    <w:rPr>
      <w:sz w:val="22"/>
      <w:szCs w:val="22"/>
    </w:rPr>
  </w:style>
  <w:style w:type="character" w:customStyle="1" w:styleId="aff0">
    <w:name w:val="表格內容 字元"/>
    <w:basedOn w:val="af0"/>
    <w:link w:val="aff"/>
    <w:rsid w:val="00D64130"/>
    <w:rPr>
      <w:rFonts w:ascii="Times New Roman" w:hAnsi="Times New Roman"/>
      <w:kern w:val="2"/>
      <w:sz w:val="22"/>
      <w:szCs w:val="22"/>
      <w:lang w:eastAsia="zh-CN"/>
    </w:rPr>
  </w:style>
  <w:style w:type="character" w:customStyle="1" w:styleId="content">
    <w:name w:val="content"/>
    <w:basedOn w:val="a0"/>
    <w:rsid w:val="005804B9"/>
  </w:style>
  <w:style w:type="paragraph" w:styleId="aff1">
    <w:name w:val="Quote"/>
    <w:basedOn w:val="a"/>
    <w:next w:val="a"/>
    <w:link w:val="Char8"/>
    <w:uiPriority w:val="29"/>
    <w:qFormat/>
    <w:rsid w:val="00E321C2"/>
    <w:pPr>
      <w:spacing w:before="200" w:after="160"/>
      <w:ind w:left="864" w:right="864"/>
      <w:jc w:val="center"/>
    </w:pPr>
    <w:rPr>
      <w:i/>
      <w:iCs/>
      <w:color w:val="404040" w:themeColor="text1" w:themeTint="BF"/>
    </w:rPr>
  </w:style>
  <w:style w:type="character" w:customStyle="1" w:styleId="Char8">
    <w:name w:val="引用 Char"/>
    <w:basedOn w:val="a0"/>
    <w:link w:val="aff1"/>
    <w:uiPriority w:val="29"/>
    <w:rsid w:val="00E321C2"/>
    <w:rPr>
      <w:rFonts w:ascii="Times New Roman" w:hAnsi="Times New Roman"/>
      <w:i/>
      <w:iCs/>
      <w:color w:val="404040" w:themeColor="text1" w:themeTint="BF"/>
      <w:kern w:val="2"/>
      <w:sz w:val="21"/>
      <w:szCs w:val="24"/>
      <w:lang w:eastAsia="zh-CN"/>
    </w:rPr>
  </w:style>
  <w:style w:type="table" w:customStyle="1" w:styleId="PlainTable3">
    <w:name w:val="Plain Table 3"/>
    <w:basedOn w:val="a1"/>
    <w:uiPriority w:val="43"/>
    <w:rsid w:val="000D400A"/>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
    <w:name w:val="Plain Table 2"/>
    <w:basedOn w:val="a1"/>
    <w:uiPriority w:val="42"/>
    <w:rsid w:val="006D5D31"/>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f2">
    <w:name w:val="caption"/>
    <w:basedOn w:val="a"/>
    <w:next w:val="a"/>
    <w:uiPriority w:val="35"/>
    <w:unhideWhenUsed/>
    <w:qFormat/>
    <w:rsid w:val="00892506"/>
    <w:rPr>
      <w:sz w:val="20"/>
      <w:szCs w:val="20"/>
    </w:rPr>
  </w:style>
  <w:style w:type="paragraph" w:customStyle="1" w:styleId="aff3">
    <w:name w:val="表資料來源"/>
    <w:basedOn w:val="af"/>
    <w:rsid w:val="00B72E85"/>
    <w:pPr>
      <w:spacing w:before="120" w:after="240" w:line="240" w:lineRule="auto"/>
      <w:ind w:firstLineChars="0" w:firstLine="0"/>
    </w:pPr>
    <w:rPr>
      <w:sz w:val="21"/>
      <w:lang w:eastAsia="zh-TW"/>
    </w:rPr>
  </w:style>
  <w:style w:type="table" w:customStyle="1" w:styleId="310">
    <w:name w:val="純表格 31"/>
    <w:basedOn w:val="a1"/>
    <w:next w:val="PlainTable3"/>
    <w:uiPriority w:val="43"/>
    <w:rsid w:val="005F5EF1"/>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320">
    <w:name w:val="純表格 32"/>
    <w:basedOn w:val="a1"/>
    <w:next w:val="PlainTable3"/>
    <w:uiPriority w:val="43"/>
    <w:rsid w:val="005F5EF1"/>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aff4">
    <w:name w:val="內文有式子"/>
    <w:basedOn w:val="af"/>
    <w:link w:val="aff5"/>
    <w:qFormat/>
    <w:rsid w:val="00CF1044"/>
    <w:pPr>
      <w:spacing w:before="60" w:after="60" w:line="240" w:lineRule="auto"/>
    </w:pPr>
  </w:style>
  <w:style w:type="character" w:customStyle="1" w:styleId="aff5">
    <w:name w:val="內文有式子 字元"/>
    <w:basedOn w:val="af0"/>
    <w:link w:val="aff4"/>
    <w:rsid w:val="00CF1044"/>
    <w:rPr>
      <w:rFonts w:ascii="Times New Roman" w:hAnsi="Times New Roman"/>
      <w:kern w:val="2"/>
      <w:sz w:val="24"/>
      <w:szCs w:val="24"/>
      <w:lang w:eastAsia="zh-CN"/>
    </w:rPr>
  </w:style>
  <w:style w:type="paragraph" w:customStyle="1" w:styleId="13">
    <w:name w:val="標題1"/>
    <w:basedOn w:val="11"/>
    <w:link w:val="14"/>
    <w:qFormat/>
    <w:rsid w:val="00C9321E"/>
  </w:style>
  <w:style w:type="paragraph" w:customStyle="1" w:styleId="aff6">
    <w:name w:val="序號"/>
    <w:basedOn w:val="afd"/>
    <w:link w:val="aff7"/>
    <w:qFormat/>
    <w:rsid w:val="00382FC4"/>
    <w:pPr>
      <w:ind w:firstLine="480"/>
    </w:pPr>
  </w:style>
  <w:style w:type="character" w:customStyle="1" w:styleId="14">
    <w:name w:val="標題1 字元"/>
    <w:basedOn w:val="12"/>
    <w:link w:val="13"/>
    <w:rsid w:val="00C9321E"/>
    <w:rPr>
      <w:rFonts w:ascii="黑体" w:eastAsia="黑体" w:hAnsi="黑体"/>
      <w:bCs/>
      <w:color w:val="000000"/>
      <w:kern w:val="44"/>
      <w:sz w:val="32"/>
      <w:szCs w:val="32"/>
      <w:lang w:eastAsia="zh-CN"/>
    </w:rPr>
  </w:style>
  <w:style w:type="character" w:customStyle="1" w:styleId="aff7">
    <w:name w:val="序號 字元"/>
    <w:basedOn w:val="afe"/>
    <w:link w:val="aff6"/>
    <w:rsid w:val="00382FC4"/>
    <w:rPr>
      <w:rFonts w:ascii="Times New Roman" w:eastAsia="Times New Roman" w:hAnsi="Times New Roman"/>
      <w:kern w:val="2"/>
      <w:sz w:val="24"/>
      <w:szCs w:val="24"/>
      <w:lang w:eastAsia="zh-CN"/>
    </w:rPr>
  </w:style>
  <w:style w:type="character" w:customStyle="1" w:styleId="4Char">
    <w:name w:val="标题 4 Char"/>
    <w:basedOn w:val="a0"/>
    <w:link w:val="4"/>
    <w:uiPriority w:val="9"/>
    <w:rsid w:val="000C2749"/>
    <w:rPr>
      <w:rFonts w:asciiTheme="majorHAnsi" w:eastAsiaTheme="majorEastAsia" w:hAnsiTheme="majorHAnsi" w:cstheme="majorBidi"/>
      <w:kern w:val="2"/>
      <w:sz w:val="36"/>
      <w:szCs w:val="36"/>
      <w:lang w:eastAsia="zh-CN"/>
    </w:rPr>
  </w:style>
  <w:style w:type="character" w:customStyle="1" w:styleId="aff8">
    <w:name w:val="式子 字元"/>
    <w:basedOn w:val="af0"/>
    <w:link w:val="aff9"/>
    <w:locked/>
    <w:rsid w:val="00666ED9"/>
    <w:rPr>
      <w:rFonts w:ascii="Cambria Math" w:eastAsia="Times New Roman" w:hAnsi="Cambria Math"/>
      <w:kern w:val="2"/>
      <w:sz w:val="24"/>
      <w:szCs w:val="24"/>
      <w:lang w:eastAsia="zh-CN"/>
    </w:rPr>
  </w:style>
  <w:style w:type="paragraph" w:customStyle="1" w:styleId="aff9">
    <w:name w:val="式子"/>
    <w:basedOn w:val="af"/>
    <w:link w:val="aff8"/>
    <w:qFormat/>
    <w:rsid w:val="00666ED9"/>
    <w:pPr>
      <w:spacing w:beforeLines="50" w:afterLines="50" w:line="240" w:lineRule="auto"/>
      <w:ind w:firstLineChars="177" w:firstLine="177"/>
    </w:pPr>
    <w:rPr>
      <w:rFonts w:ascii="Cambria Math" w:eastAsia="Times New Roman" w:hAnsi="Cambria Math"/>
    </w:rPr>
  </w:style>
  <w:style w:type="table" w:customStyle="1" w:styleId="PlainTable5">
    <w:name w:val="Plain Table 5"/>
    <w:basedOn w:val="a1"/>
    <w:uiPriority w:val="45"/>
    <w:rsid w:val="001A1B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Accent4">
    <w:name w:val="Grid Table 1 Light Accent 4"/>
    <w:basedOn w:val="a1"/>
    <w:uiPriority w:val="46"/>
    <w:rsid w:val="00D64130"/>
    <w:tblPr>
      <w:tblStyleRowBandSize w:val="1"/>
      <w:tblStyleColBandSize w:val="1"/>
      <w:tblInd w:w="0" w:type="dxa"/>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CellMar>
        <w:top w:w="0" w:type="dxa"/>
        <w:left w:w="108" w:type="dxa"/>
        <w:bottom w:w="0" w:type="dxa"/>
        <w:right w:w="108" w:type="dxa"/>
      </w:tblCellMar>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customStyle="1" w:styleId="GridTableLight">
    <w:name w:val="Grid Table Light"/>
    <w:basedOn w:val="a1"/>
    <w:uiPriority w:val="40"/>
    <w:rsid w:val="00D6413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43098">
      <w:bodyDiv w:val="1"/>
      <w:marLeft w:val="0"/>
      <w:marRight w:val="0"/>
      <w:marTop w:val="0"/>
      <w:marBottom w:val="0"/>
      <w:divBdr>
        <w:top w:val="none" w:sz="0" w:space="0" w:color="auto"/>
        <w:left w:val="none" w:sz="0" w:space="0" w:color="auto"/>
        <w:bottom w:val="none" w:sz="0" w:space="0" w:color="auto"/>
        <w:right w:val="none" w:sz="0" w:space="0" w:color="auto"/>
      </w:divBdr>
    </w:div>
    <w:div w:id="5637330">
      <w:bodyDiv w:val="1"/>
      <w:marLeft w:val="0"/>
      <w:marRight w:val="0"/>
      <w:marTop w:val="0"/>
      <w:marBottom w:val="0"/>
      <w:divBdr>
        <w:top w:val="none" w:sz="0" w:space="0" w:color="auto"/>
        <w:left w:val="none" w:sz="0" w:space="0" w:color="auto"/>
        <w:bottom w:val="none" w:sz="0" w:space="0" w:color="auto"/>
        <w:right w:val="none" w:sz="0" w:space="0" w:color="auto"/>
      </w:divBdr>
    </w:div>
    <w:div w:id="48261961">
      <w:bodyDiv w:val="1"/>
      <w:marLeft w:val="0"/>
      <w:marRight w:val="0"/>
      <w:marTop w:val="0"/>
      <w:marBottom w:val="0"/>
      <w:divBdr>
        <w:top w:val="none" w:sz="0" w:space="0" w:color="auto"/>
        <w:left w:val="none" w:sz="0" w:space="0" w:color="auto"/>
        <w:bottom w:val="none" w:sz="0" w:space="0" w:color="auto"/>
        <w:right w:val="none" w:sz="0" w:space="0" w:color="auto"/>
      </w:divBdr>
    </w:div>
    <w:div w:id="58863456">
      <w:bodyDiv w:val="1"/>
      <w:marLeft w:val="0"/>
      <w:marRight w:val="0"/>
      <w:marTop w:val="0"/>
      <w:marBottom w:val="0"/>
      <w:divBdr>
        <w:top w:val="none" w:sz="0" w:space="0" w:color="auto"/>
        <w:left w:val="none" w:sz="0" w:space="0" w:color="auto"/>
        <w:bottom w:val="none" w:sz="0" w:space="0" w:color="auto"/>
        <w:right w:val="none" w:sz="0" w:space="0" w:color="auto"/>
      </w:divBdr>
    </w:div>
    <w:div w:id="111293464">
      <w:bodyDiv w:val="1"/>
      <w:marLeft w:val="0"/>
      <w:marRight w:val="0"/>
      <w:marTop w:val="0"/>
      <w:marBottom w:val="0"/>
      <w:divBdr>
        <w:top w:val="none" w:sz="0" w:space="0" w:color="auto"/>
        <w:left w:val="none" w:sz="0" w:space="0" w:color="auto"/>
        <w:bottom w:val="none" w:sz="0" w:space="0" w:color="auto"/>
        <w:right w:val="none" w:sz="0" w:space="0" w:color="auto"/>
      </w:divBdr>
    </w:div>
    <w:div w:id="161893270">
      <w:bodyDiv w:val="1"/>
      <w:marLeft w:val="0"/>
      <w:marRight w:val="0"/>
      <w:marTop w:val="0"/>
      <w:marBottom w:val="0"/>
      <w:divBdr>
        <w:top w:val="none" w:sz="0" w:space="0" w:color="auto"/>
        <w:left w:val="none" w:sz="0" w:space="0" w:color="auto"/>
        <w:bottom w:val="none" w:sz="0" w:space="0" w:color="auto"/>
        <w:right w:val="none" w:sz="0" w:space="0" w:color="auto"/>
      </w:divBdr>
    </w:div>
    <w:div w:id="350299407">
      <w:bodyDiv w:val="1"/>
      <w:marLeft w:val="0"/>
      <w:marRight w:val="0"/>
      <w:marTop w:val="0"/>
      <w:marBottom w:val="0"/>
      <w:divBdr>
        <w:top w:val="none" w:sz="0" w:space="0" w:color="auto"/>
        <w:left w:val="none" w:sz="0" w:space="0" w:color="auto"/>
        <w:bottom w:val="none" w:sz="0" w:space="0" w:color="auto"/>
        <w:right w:val="none" w:sz="0" w:space="0" w:color="auto"/>
      </w:divBdr>
    </w:div>
    <w:div w:id="379863478">
      <w:bodyDiv w:val="1"/>
      <w:marLeft w:val="0"/>
      <w:marRight w:val="0"/>
      <w:marTop w:val="0"/>
      <w:marBottom w:val="0"/>
      <w:divBdr>
        <w:top w:val="none" w:sz="0" w:space="0" w:color="auto"/>
        <w:left w:val="none" w:sz="0" w:space="0" w:color="auto"/>
        <w:bottom w:val="none" w:sz="0" w:space="0" w:color="auto"/>
        <w:right w:val="none" w:sz="0" w:space="0" w:color="auto"/>
      </w:divBdr>
    </w:div>
    <w:div w:id="436953112">
      <w:bodyDiv w:val="1"/>
      <w:marLeft w:val="0"/>
      <w:marRight w:val="0"/>
      <w:marTop w:val="0"/>
      <w:marBottom w:val="0"/>
      <w:divBdr>
        <w:top w:val="none" w:sz="0" w:space="0" w:color="auto"/>
        <w:left w:val="none" w:sz="0" w:space="0" w:color="auto"/>
        <w:bottom w:val="none" w:sz="0" w:space="0" w:color="auto"/>
        <w:right w:val="none" w:sz="0" w:space="0" w:color="auto"/>
      </w:divBdr>
    </w:div>
    <w:div w:id="483742913">
      <w:bodyDiv w:val="1"/>
      <w:marLeft w:val="0"/>
      <w:marRight w:val="0"/>
      <w:marTop w:val="0"/>
      <w:marBottom w:val="0"/>
      <w:divBdr>
        <w:top w:val="none" w:sz="0" w:space="0" w:color="auto"/>
        <w:left w:val="none" w:sz="0" w:space="0" w:color="auto"/>
        <w:bottom w:val="none" w:sz="0" w:space="0" w:color="auto"/>
        <w:right w:val="none" w:sz="0" w:space="0" w:color="auto"/>
      </w:divBdr>
    </w:div>
    <w:div w:id="518205831">
      <w:bodyDiv w:val="1"/>
      <w:marLeft w:val="0"/>
      <w:marRight w:val="0"/>
      <w:marTop w:val="0"/>
      <w:marBottom w:val="0"/>
      <w:divBdr>
        <w:top w:val="none" w:sz="0" w:space="0" w:color="auto"/>
        <w:left w:val="none" w:sz="0" w:space="0" w:color="auto"/>
        <w:bottom w:val="none" w:sz="0" w:space="0" w:color="auto"/>
        <w:right w:val="none" w:sz="0" w:space="0" w:color="auto"/>
      </w:divBdr>
    </w:div>
    <w:div w:id="542251972">
      <w:bodyDiv w:val="1"/>
      <w:marLeft w:val="0"/>
      <w:marRight w:val="0"/>
      <w:marTop w:val="0"/>
      <w:marBottom w:val="0"/>
      <w:divBdr>
        <w:top w:val="none" w:sz="0" w:space="0" w:color="auto"/>
        <w:left w:val="none" w:sz="0" w:space="0" w:color="auto"/>
        <w:bottom w:val="none" w:sz="0" w:space="0" w:color="auto"/>
        <w:right w:val="none" w:sz="0" w:space="0" w:color="auto"/>
      </w:divBdr>
    </w:div>
    <w:div w:id="594748908">
      <w:bodyDiv w:val="1"/>
      <w:marLeft w:val="0"/>
      <w:marRight w:val="0"/>
      <w:marTop w:val="0"/>
      <w:marBottom w:val="0"/>
      <w:divBdr>
        <w:top w:val="none" w:sz="0" w:space="0" w:color="auto"/>
        <w:left w:val="none" w:sz="0" w:space="0" w:color="auto"/>
        <w:bottom w:val="none" w:sz="0" w:space="0" w:color="auto"/>
        <w:right w:val="none" w:sz="0" w:space="0" w:color="auto"/>
      </w:divBdr>
    </w:div>
    <w:div w:id="643852592">
      <w:bodyDiv w:val="1"/>
      <w:marLeft w:val="0"/>
      <w:marRight w:val="0"/>
      <w:marTop w:val="0"/>
      <w:marBottom w:val="0"/>
      <w:divBdr>
        <w:top w:val="none" w:sz="0" w:space="0" w:color="auto"/>
        <w:left w:val="none" w:sz="0" w:space="0" w:color="auto"/>
        <w:bottom w:val="none" w:sz="0" w:space="0" w:color="auto"/>
        <w:right w:val="none" w:sz="0" w:space="0" w:color="auto"/>
      </w:divBdr>
    </w:div>
    <w:div w:id="646671421">
      <w:bodyDiv w:val="1"/>
      <w:marLeft w:val="0"/>
      <w:marRight w:val="0"/>
      <w:marTop w:val="0"/>
      <w:marBottom w:val="0"/>
      <w:divBdr>
        <w:top w:val="none" w:sz="0" w:space="0" w:color="auto"/>
        <w:left w:val="none" w:sz="0" w:space="0" w:color="auto"/>
        <w:bottom w:val="none" w:sz="0" w:space="0" w:color="auto"/>
        <w:right w:val="none" w:sz="0" w:space="0" w:color="auto"/>
      </w:divBdr>
    </w:div>
    <w:div w:id="699939883">
      <w:bodyDiv w:val="1"/>
      <w:marLeft w:val="0"/>
      <w:marRight w:val="0"/>
      <w:marTop w:val="0"/>
      <w:marBottom w:val="0"/>
      <w:divBdr>
        <w:top w:val="none" w:sz="0" w:space="0" w:color="auto"/>
        <w:left w:val="none" w:sz="0" w:space="0" w:color="auto"/>
        <w:bottom w:val="none" w:sz="0" w:space="0" w:color="auto"/>
        <w:right w:val="none" w:sz="0" w:space="0" w:color="auto"/>
      </w:divBdr>
      <w:divsChild>
        <w:div w:id="293633784">
          <w:marLeft w:val="0"/>
          <w:marRight w:val="0"/>
          <w:marTop w:val="0"/>
          <w:marBottom w:val="0"/>
          <w:divBdr>
            <w:top w:val="none" w:sz="0" w:space="0" w:color="auto"/>
            <w:left w:val="none" w:sz="0" w:space="0" w:color="auto"/>
            <w:bottom w:val="none" w:sz="0" w:space="0" w:color="auto"/>
            <w:right w:val="none" w:sz="0" w:space="0" w:color="auto"/>
          </w:divBdr>
        </w:div>
        <w:div w:id="584802198">
          <w:marLeft w:val="0"/>
          <w:marRight w:val="0"/>
          <w:marTop w:val="0"/>
          <w:marBottom w:val="0"/>
          <w:divBdr>
            <w:top w:val="none" w:sz="0" w:space="0" w:color="auto"/>
            <w:left w:val="none" w:sz="0" w:space="0" w:color="auto"/>
            <w:bottom w:val="none" w:sz="0" w:space="0" w:color="auto"/>
            <w:right w:val="none" w:sz="0" w:space="0" w:color="auto"/>
          </w:divBdr>
        </w:div>
      </w:divsChild>
    </w:div>
    <w:div w:id="726219012">
      <w:bodyDiv w:val="1"/>
      <w:marLeft w:val="0"/>
      <w:marRight w:val="0"/>
      <w:marTop w:val="0"/>
      <w:marBottom w:val="0"/>
      <w:divBdr>
        <w:top w:val="none" w:sz="0" w:space="0" w:color="auto"/>
        <w:left w:val="none" w:sz="0" w:space="0" w:color="auto"/>
        <w:bottom w:val="none" w:sz="0" w:space="0" w:color="auto"/>
        <w:right w:val="none" w:sz="0" w:space="0" w:color="auto"/>
      </w:divBdr>
    </w:div>
    <w:div w:id="736393523">
      <w:bodyDiv w:val="1"/>
      <w:marLeft w:val="0"/>
      <w:marRight w:val="0"/>
      <w:marTop w:val="0"/>
      <w:marBottom w:val="0"/>
      <w:divBdr>
        <w:top w:val="none" w:sz="0" w:space="0" w:color="auto"/>
        <w:left w:val="none" w:sz="0" w:space="0" w:color="auto"/>
        <w:bottom w:val="none" w:sz="0" w:space="0" w:color="auto"/>
        <w:right w:val="none" w:sz="0" w:space="0" w:color="auto"/>
      </w:divBdr>
    </w:div>
    <w:div w:id="814755329">
      <w:bodyDiv w:val="1"/>
      <w:marLeft w:val="0"/>
      <w:marRight w:val="0"/>
      <w:marTop w:val="0"/>
      <w:marBottom w:val="0"/>
      <w:divBdr>
        <w:top w:val="none" w:sz="0" w:space="0" w:color="auto"/>
        <w:left w:val="none" w:sz="0" w:space="0" w:color="auto"/>
        <w:bottom w:val="none" w:sz="0" w:space="0" w:color="auto"/>
        <w:right w:val="none" w:sz="0" w:space="0" w:color="auto"/>
      </w:divBdr>
    </w:div>
    <w:div w:id="901406415">
      <w:bodyDiv w:val="1"/>
      <w:marLeft w:val="0"/>
      <w:marRight w:val="0"/>
      <w:marTop w:val="0"/>
      <w:marBottom w:val="0"/>
      <w:divBdr>
        <w:top w:val="none" w:sz="0" w:space="0" w:color="auto"/>
        <w:left w:val="none" w:sz="0" w:space="0" w:color="auto"/>
        <w:bottom w:val="none" w:sz="0" w:space="0" w:color="auto"/>
        <w:right w:val="none" w:sz="0" w:space="0" w:color="auto"/>
      </w:divBdr>
    </w:div>
    <w:div w:id="904029990">
      <w:bodyDiv w:val="1"/>
      <w:marLeft w:val="0"/>
      <w:marRight w:val="0"/>
      <w:marTop w:val="0"/>
      <w:marBottom w:val="0"/>
      <w:divBdr>
        <w:top w:val="none" w:sz="0" w:space="0" w:color="auto"/>
        <w:left w:val="none" w:sz="0" w:space="0" w:color="auto"/>
        <w:bottom w:val="none" w:sz="0" w:space="0" w:color="auto"/>
        <w:right w:val="none" w:sz="0" w:space="0" w:color="auto"/>
      </w:divBdr>
    </w:div>
    <w:div w:id="904679157">
      <w:bodyDiv w:val="1"/>
      <w:marLeft w:val="0"/>
      <w:marRight w:val="0"/>
      <w:marTop w:val="0"/>
      <w:marBottom w:val="0"/>
      <w:divBdr>
        <w:top w:val="none" w:sz="0" w:space="0" w:color="auto"/>
        <w:left w:val="none" w:sz="0" w:space="0" w:color="auto"/>
        <w:bottom w:val="none" w:sz="0" w:space="0" w:color="auto"/>
        <w:right w:val="none" w:sz="0" w:space="0" w:color="auto"/>
      </w:divBdr>
    </w:div>
    <w:div w:id="919367944">
      <w:bodyDiv w:val="1"/>
      <w:marLeft w:val="0"/>
      <w:marRight w:val="0"/>
      <w:marTop w:val="0"/>
      <w:marBottom w:val="0"/>
      <w:divBdr>
        <w:top w:val="none" w:sz="0" w:space="0" w:color="auto"/>
        <w:left w:val="none" w:sz="0" w:space="0" w:color="auto"/>
        <w:bottom w:val="none" w:sz="0" w:space="0" w:color="auto"/>
        <w:right w:val="none" w:sz="0" w:space="0" w:color="auto"/>
      </w:divBdr>
    </w:div>
    <w:div w:id="923344726">
      <w:bodyDiv w:val="1"/>
      <w:marLeft w:val="0"/>
      <w:marRight w:val="0"/>
      <w:marTop w:val="0"/>
      <w:marBottom w:val="0"/>
      <w:divBdr>
        <w:top w:val="none" w:sz="0" w:space="0" w:color="auto"/>
        <w:left w:val="none" w:sz="0" w:space="0" w:color="auto"/>
        <w:bottom w:val="none" w:sz="0" w:space="0" w:color="auto"/>
        <w:right w:val="none" w:sz="0" w:space="0" w:color="auto"/>
      </w:divBdr>
    </w:div>
    <w:div w:id="988480303">
      <w:bodyDiv w:val="1"/>
      <w:marLeft w:val="0"/>
      <w:marRight w:val="0"/>
      <w:marTop w:val="0"/>
      <w:marBottom w:val="0"/>
      <w:divBdr>
        <w:top w:val="none" w:sz="0" w:space="0" w:color="auto"/>
        <w:left w:val="none" w:sz="0" w:space="0" w:color="auto"/>
        <w:bottom w:val="none" w:sz="0" w:space="0" w:color="auto"/>
        <w:right w:val="none" w:sz="0" w:space="0" w:color="auto"/>
      </w:divBdr>
    </w:div>
    <w:div w:id="1025642696">
      <w:bodyDiv w:val="1"/>
      <w:marLeft w:val="0"/>
      <w:marRight w:val="0"/>
      <w:marTop w:val="0"/>
      <w:marBottom w:val="0"/>
      <w:divBdr>
        <w:top w:val="none" w:sz="0" w:space="0" w:color="auto"/>
        <w:left w:val="none" w:sz="0" w:space="0" w:color="auto"/>
        <w:bottom w:val="none" w:sz="0" w:space="0" w:color="auto"/>
        <w:right w:val="none" w:sz="0" w:space="0" w:color="auto"/>
      </w:divBdr>
    </w:div>
    <w:div w:id="1082876581">
      <w:bodyDiv w:val="1"/>
      <w:marLeft w:val="0"/>
      <w:marRight w:val="0"/>
      <w:marTop w:val="0"/>
      <w:marBottom w:val="0"/>
      <w:divBdr>
        <w:top w:val="none" w:sz="0" w:space="0" w:color="auto"/>
        <w:left w:val="none" w:sz="0" w:space="0" w:color="auto"/>
        <w:bottom w:val="none" w:sz="0" w:space="0" w:color="auto"/>
        <w:right w:val="none" w:sz="0" w:space="0" w:color="auto"/>
      </w:divBdr>
    </w:div>
    <w:div w:id="1100375645">
      <w:bodyDiv w:val="1"/>
      <w:marLeft w:val="0"/>
      <w:marRight w:val="0"/>
      <w:marTop w:val="0"/>
      <w:marBottom w:val="0"/>
      <w:divBdr>
        <w:top w:val="none" w:sz="0" w:space="0" w:color="auto"/>
        <w:left w:val="none" w:sz="0" w:space="0" w:color="auto"/>
        <w:bottom w:val="none" w:sz="0" w:space="0" w:color="auto"/>
        <w:right w:val="none" w:sz="0" w:space="0" w:color="auto"/>
      </w:divBdr>
    </w:div>
    <w:div w:id="1182666925">
      <w:bodyDiv w:val="1"/>
      <w:marLeft w:val="0"/>
      <w:marRight w:val="0"/>
      <w:marTop w:val="0"/>
      <w:marBottom w:val="0"/>
      <w:divBdr>
        <w:top w:val="none" w:sz="0" w:space="0" w:color="auto"/>
        <w:left w:val="none" w:sz="0" w:space="0" w:color="auto"/>
        <w:bottom w:val="none" w:sz="0" w:space="0" w:color="auto"/>
        <w:right w:val="none" w:sz="0" w:space="0" w:color="auto"/>
      </w:divBdr>
    </w:div>
    <w:div w:id="1192911350">
      <w:bodyDiv w:val="1"/>
      <w:marLeft w:val="0"/>
      <w:marRight w:val="0"/>
      <w:marTop w:val="0"/>
      <w:marBottom w:val="0"/>
      <w:divBdr>
        <w:top w:val="none" w:sz="0" w:space="0" w:color="auto"/>
        <w:left w:val="none" w:sz="0" w:space="0" w:color="auto"/>
        <w:bottom w:val="none" w:sz="0" w:space="0" w:color="auto"/>
        <w:right w:val="none" w:sz="0" w:space="0" w:color="auto"/>
      </w:divBdr>
    </w:div>
    <w:div w:id="1197351879">
      <w:bodyDiv w:val="1"/>
      <w:marLeft w:val="0"/>
      <w:marRight w:val="0"/>
      <w:marTop w:val="0"/>
      <w:marBottom w:val="0"/>
      <w:divBdr>
        <w:top w:val="none" w:sz="0" w:space="0" w:color="auto"/>
        <w:left w:val="none" w:sz="0" w:space="0" w:color="auto"/>
        <w:bottom w:val="none" w:sz="0" w:space="0" w:color="auto"/>
        <w:right w:val="none" w:sz="0" w:space="0" w:color="auto"/>
      </w:divBdr>
    </w:div>
    <w:div w:id="1305894467">
      <w:bodyDiv w:val="1"/>
      <w:marLeft w:val="0"/>
      <w:marRight w:val="0"/>
      <w:marTop w:val="0"/>
      <w:marBottom w:val="0"/>
      <w:divBdr>
        <w:top w:val="none" w:sz="0" w:space="0" w:color="auto"/>
        <w:left w:val="none" w:sz="0" w:space="0" w:color="auto"/>
        <w:bottom w:val="none" w:sz="0" w:space="0" w:color="auto"/>
        <w:right w:val="none" w:sz="0" w:space="0" w:color="auto"/>
      </w:divBdr>
      <w:divsChild>
        <w:div w:id="392388364">
          <w:marLeft w:val="547"/>
          <w:marRight w:val="0"/>
          <w:marTop w:val="0"/>
          <w:marBottom w:val="0"/>
          <w:divBdr>
            <w:top w:val="none" w:sz="0" w:space="0" w:color="auto"/>
            <w:left w:val="none" w:sz="0" w:space="0" w:color="auto"/>
            <w:bottom w:val="none" w:sz="0" w:space="0" w:color="auto"/>
            <w:right w:val="none" w:sz="0" w:space="0" w:color="auto"/>
          </w:divBdr>
        </w:div>
        <w:div w:id="574242079">
          <w:marLeft w:val="547"/>
          <w:marRight w:val="0"/>
          <w:marTop w:val="0"/>
          <w:marBottom w:val="0"/>
          <w:divBdr>
            <w:top w:val="none" w:sz="0" w:space="0" w:color="auto"/>
            <w:left w:val="none" w:sz="0" w:space="0" w:color="auto"/>
            <w:bottom w:val="none" w:sz="0" w:space="0" w:color="auto"/>
            <w:right w:val="none" w:sz="0" w:space="0" w:color="auto"/>
          </w:divBdr>
        </w:div>
        <w:div w:id="831415375">
          <w:marLeft w:val="547"/>
          <w:marRight w:val="0"/>
          <w:marTop w:val="0"/>
          <w:marBottom w:val="0"/>
          <w:divBdr>
            <w:top w:val="none" w:sz="0" w:space="0" w:color="auto"/>
            <w:left w:val="none" w:sz="0" w:space="0" w:color="auto"/>
            <w:bottom w:val="none" w:sz="0" w:space="0" w:color="auto"/>
            <w:right w:val="none" w:sz="0" w:space="0" w:color="auto"/>
          </w:divBdr>
        </w:div>
        <w:div w:id="1082414318">
          <w:marLeft w:val="547"/>
          <w:marRight w:val="0"/>
          <w:marTop w:val="0"/>
          <w:marBottom w:val="0"/>
          <w:divBdr>
            <w:top w:val="none" w:sz="0" w:space="0" w:color="auto"/>
            <w:left w:val="none" w:sz="0" w:space="0" w:color="auto"/>
            <w:bottom w:val="none" w:sz="0" w:space="0" w:color="auto"/>
            <w:right w:val="none" w:sz="0" w:space="0" w:color="auto"/>
          </w:divBdr>
        </w:div>
      </w:divsChild>
    </w:div>
    <w:div w:id="1322081683">
      <w:bodyDiv w:val="1"/>
      <w:marLeft w:val="0"/>
      <w:marRight w:val="0"/>
      <w:marTop w:val="0"/>
      <w:marBottom w:val="0"/>
      <w:divBdr>
        <w:top w:val="none" w:sz="0" w:space="0" w:color="auto"/>
        <w:left w:val="none" w:sz="0" w:space="0" w:color="auto"/>
        <w:bottom w:val="none" w:sz="0" w:space="0" w:color="auto"/>
        <w:right w:val="none" w:sz="0" w:space="0" w:color="auto"/>
      </w:divBdr>
    </w:div>
    <w:div w:id="1380743006">
      <w:bodyDiv w:val="1"/>
      <w:marLeft w:val="0"/>
      <w:marRight w:val="0"/>
      <w:marTop w:val="0"/>
      <w:marBottom w:val="0"/>
      <w:divBdr>
        <w:top w:val="none" w:sz="0" w:space="0" w:color="auto"/>
        <w:left w:val="none" w:sz="0" w:space="0" w:color="auto"/>
        <w:bottom w:val="none" w:sz="0" w:space="0" w:color="auto"/>
        <w:right w:val="none" w:sz="0" w:space="0" w:color="auto"/>
      </w:divBdr>
    </w:div>
    <w:div w:id="1439326346">
      <w:bodyDiv w:val="1"/>
      <w:marLeft w:val="0"/>
      <w:marRight w:val="0"/>
      <w:marTop w:val="0"/>
      <w:marBottom w:val="0"/>
      <w:divBdr>
        <w:top w:val="none" w:sz="0" w:space="0" w:color="auto"/>
        <w:left w:val="none" w:sz="0" w:space="0" w:color="auto"/>
        <w:bottom w:val="none" w:sz="0" w:space="0" w:color="auto"/>
        <w:right w:val="none" w:sz="0" w:space="0" w:color="auto"/>
      </w:divBdr>
    </w:div>
    <w:div w:id="1469784222">
      <w:bodyDiv w:val="1"/>
      <w:marLeft w:val="0"/>
      <w:marRight w:val="0"/>
      <w:marTop w:val="0"/>
      <w:marBottom w:val="0"/>
      <w:divBdr>
        <w:top w:val="none" w:sz="0" w:space="0" w:color="auto"/>
        <w:left w:val="none" w:sz="0" w:space="0" w:color="auto"/>
        <w:bottom w:val="none" w:sz="0" w:space="0" w:color="auto"/>
        <w:right w:val="none" w:sz="0" w:space="0" w:color="auto"/>
      </w:divBdr>
    </w:div>
    <w:div w:id="1484397162">
      <w:bodyDiv w:val="1"/>
      <w:marLeft w:val="0"/>
      <w:marRight w:val="0"/>
      <w:marTop w:val="0"/>
      <w:marBottom w:val="0"/>
      <w:divBdr>
        <w:top w:val="none" w:sz="0" w:space="0" w:color="auto"/>
        <w:left w:val="none" w:sz="0" w:space="0" w:color="auto"/>
        <w:bottom w:val="none" w:sz="0" w:space="0" w:color="auto"/>
        <w:right w:val="none" w:sz="0" w:space="0" w:color="auto"/>
      </w:divBdr>
    </w:div>
    <w:div w:id="1500537672">
      <w:bodyDiv w:val="1"/>
      <w:marLeft w:val="0"/>
      <w:marRight w:val="0"/>
      <w:marTop w:val="0"/>
      <w:marBottom w:val="0"/>
      <w:divBdr>
        <w:top w:val="none" w:sz="0" w:space="0" w:color="auto"/>
        <w:left w:val="none" w:sz="0" w:space="0" w:color="auto"/>
        <w:bottom w:val="none" w:sz="0" w:space="0" w:color="auto"/>
        <w:right w:val="none" w:sz="0" w:space="0" w:color="auto"/>
      </w:divBdr>
    </w:div>
    <w:div w:id="1507479255">
      <w:bodyDiv w:val="1"/>
      <w:marLeft w:val="0"/>
      <w:marRight w:val="0"/>
      <w:marTop w:val="0"/>
      <w:marBottom w:val="0"/>
      <w:divBdr>
        <w:top w:val="none" w:sz="0" w:space="0" w:color="auto"/>
        <w:left w:val="none" w:sz="0" w:space="0" w:color="auto"/>
        <w:bottom w:val="none" w:sz="0" w:space="0" w:color="auto"/>
        <w:right w:val="none" w:sz="0" w:space="0" w:color="auto"/>
      </w:divBdr>
      <w:divsChild>
        <w:div w:id="845939794">
          <w:marLeft w:val="0"/>
          <w:marRight w:val="0"/>
          <w:marTop w:val="0"/>
          <w:marBottom w:val="0"/>
          <w:divBdr>
            <w:top w:val="none" w:sz="0" w:space="0" w:color="auto"/>
            <w:left w:val="none" w:sz="0" w:space="0" w:color="auto"/>
            <w:bottom w:val="none" w:sz="0" w:space="0" w:color="auto"/>
            <w:right w:val="none" w:sz="0" w:space="0" w:color="auto"/>
          </w:divBdr>
        </w:div>
        <w:div w:id="977497395">
          <w:marLeft w:val="0"/>
          <w:marRight w:val="0"/>
          <w:marTop w:val="0"/>
          <w:marBottom w:val="0"/>
          <w:divBdr>
            <w:top w:val="none" w:sz="0" w:space="0" w:color="auto"/>
            <w:left w:val="none" w:sz="0" w:space="0" w:color="auto"/>
            <w:bottom w:val="none" w:sz="0" w:space="0" w:color="auto"/>
            <w:right w:val="none" w:sz="0" w:space="0" w:color="auto"/>
          </w:divBdr>
        </w:div>
      </w:divsChild>
    </w:div>
    <w:div w:id="1520119838">
      <w:bodyDiv w:val="1"/>
      <w:marLeft w:val="0"/>
      <w:marRight w:val="0"/>
      <w:marTop w:val="0"/>
      <w:marBottom w:val="0"/>
      <w:divBdr>
        <w:top w:val="none" w:sz="0" w:space="0" w:color="auto"/>
        <w:left w:val="none" w:sz="0" w:space="0" w:color="auto"/>
        <w:bottom w:val="none" w:sz="0" w:space="0" w:color="auto"/>
        <w:right w:val="none" w:sz="0" w:space="0" w:color="auto"/>
      </w:divBdr>
    </w:div>
    <w:div w:id="1520394059">
      <w:bodyDiv w:val="1"/>
      <w:marLeft w:val="0"/>
      <w:marRight w:val="0"/>
      <w:marTop w:val="0"/>
      <w:marBottom w:val="0"/>
      <w:divBdr>
        <w:top w:val="none" w:sz="0" w:space="0" w:color="auto"/>
        <w:left w:val="none" w:sz="0" w:space="0" w:color="auto"/>
        <w:bottom w:val="none" w:sz="0" w:space="0" w:color="auto"/>
        <w:right w:val="none" w:sz="0" w:space="0" w:color="auto"/>
      </w:divBdr>
    </w:div>
    <w:div w:id="1568999909">
      <w:bodyDiv w:val="1"/>
      <w:marLeft w:val="0"/>
      <w:marRight w:val="0"/>
      <w:marTop w:val="0"/>
      <w:marBottom w:val="0"/>
      <w:divBdr>
        <w:top w:val="none" w:sz="0" w:space="0" w:color="auto"/>
        <w:left w:val="none" w:sz="0" w:space="0" w:color="auto"/>
        <w:bottom w:val="none" w:sz="0" w:space="0" w:color="auto"/>
        <w:right w:val="none" w:sz="0" w:space="0" w:color="auto"/>
      </w:divBdr>
    </w:div>
    <w:div w:id="1571689687">
      <w:bodyDiv w:val="1"/>
      <w:marLeft w:val="0"/>
      <w:marRight w:val="0"/>
      <w:marTop w:val="0"/>
      <w:marBottom w:val="0"/>
      <w:divBdr>
        <w:top w:val="none" w:sz="0" w:space="0" w:color="auto"/>
        <w:left w:val="none" w:sz="0" w:space="0" w:color="auto"/>
        <w:bottom w:val="none" w:sz="0" w:space="0" w:color="auto"/>
        <w:right w:val="none" w:sz="0" w:space="0" w:color="auto"/>
      </w:divBdr>
    </w:div>
    <w:div w:id="1580168852">
      <w:bodyDiv w:val="1"/>
      <w:marLeft w:val="0"/>
      <w:marRight w:val="0"/>
      <w:marTop w:val="0"/>
      <w:marBottom w:val="0"/>
      <w:divBdr>
        <w:top w:val="none" w:sz="0" w:space="0" w:color="auto"/>
        <w:left w:val="none" w:sz="0" w:space="0" w:color="auto"/>
        <w:bottom w:val="none" w:sz="0" w:space="0" w:color="auto"/>
        <w:right w:val="none" w:sz="0" w:space="0" w:color="auto"/>
      </w:divBdr>
    </w:div>
    <w:div w:id="1591043448">
      <w:bodyDiv w:val="1"/>
      <w:marLeft w:val="0"/>
      <w:marRight w:val="0"/>
      <w:marTop w:val="0"/>
      <w:marBottom w:val="0"/>
      <w:divBdr>
        <w:top w:val="none" w:sz="0" w:space="0" w:color="auto"/>
        <w:left w:val="none" w:sz="0" w:space="0" w:color="auto"/>
        <w:bottom w:val="none" w:sz="0" w:space="0" w:color="auto"/>
        <w:right w:val="none" w:sz="0" w:space="0" w:color="auto"/>
      </w:divBdr>
    </w:div>
    <w:div w:id="1614090088">
      <w:bodyDiv w:val="1"/>
      <w:marLeft w:val="0"/>
      <w:marRight w:val="0"/>
      <w:marTop w:val="0"/>
      <w:marBottom w:val="0"/>
      <w:divBdr>
        <w:top w:val="none" w:sz="0" w:space="0" w:color="auto"/>
        <w:left w:val="none" w:sz="0" w:space="0" w:color="auto"/>
        <w:bottom w:val="none" w:sz="0" w:space="0" w:color="auto"/>
        <w:right w:val="none" w:sz="0" w:space="0" w:color="auto"/>
      </w:divBdr>
    </w:div>
    <w:div w:id="1648437885">
      <w:bodyDiv w:val="1"/>
      <w:marLeft w:val="0"/>
      <w:marRight w:val="0"/>
      <w:marTop w:val="0"/>
      <w:marBottom w:val="0"/>
      <w:divBdr>
        <w:top w:val="none" w:sz="0" w:space="0" w:color="auto"/>
        <w:left w:val="none" w:sz="0" w:space="0" w:color="auto"/>
        <w:bottom w:val="none" w:sz="0" w:space="0" w:color="auto"/>
        <w:right w:val="none" w:sz="0" w:space="0" w:color="auto"/>
      </w:divBdr>
    </w:div>
    <w:div w:id="1673531406">
      <w:bodyDiv w:val="1"/>
      <w:marLeft w:val="0"/>
      <w:marRight w:val="0"/>
      <w:marTop w:val="0"/>
      <w:marBottom w:val="0"/>
      <w:divBdr>
        <w:top w:val="none" w:sz="0" w:space="0" w:color="auto"/>
        <w:left w:val="none" w:sz="0" w:space="0" w:color="auto"/>
        <w:bottom w:val="none" w:sz="0" w:space="0" w:color="auto"/>
        <w:right w:val="none" w:sz="0" w:space="0" w:color="auto"/>
      </w:divBdr>
    </w:div>
    <w:div w:id="1777171166">
      <w:bodyDiv w:val="1"/>
      <w:marLeft w:val="0"/>
      <w:marRight w:val="0"/>
      <w:marTop w:val="0"/>
      <w:marBottom w:val="0"/>
      <w:divBdr>
        <w:top w:val="none" w:sz="0" w:space="0" w:color="auto"/>
        <w:left w:val="none" w:sz="0" w:space="0" w:color="auto"/>
        <w:bottom w:val="none" w:sz="0" w:space="0" w:color="auto"/>
        <w:right w:val="none" w:sz="0" w:space="0" w:color="auto"/>
      </w:divBdr>
    </w:div>
    <w:div w:id="1787695528">
      <w:bodyDiv w:val="1"/>
      <w:marLeft w:val="0"/>
      <w:marRight w:val="0"/>
      <w:marTop w:val="0"/>
      <w:marBottom w:val="0"/>
      <w:divBdr>
        <w:top w:val="none" w:sz="0" w:space="0" w:color="auto"/>
        <w:left w:val="none" w:sz="0" w:space="0" w:color="auto"/>
        <w:bottom w:val="none" w:sz="0" w:space="0" w:color="auto"/>
        <w:right w:val="none" w:sz="0" w:space="0" w:color="auto"/>
      </w:divBdr>
    </w:div>
    <w:div w:id="1822191659">
      <w:bodyDiv w:val="1"/>
      <w:marLeft w:val="0"/>
      <w:marRight w:val="0"/>
      <w:marTop w:val="0"/>
      <w:marBottom w:val="0"/>
      <w:divBdr>
        <w:top w:val="none" w:sz="0" w:space="0" w:color="auto"/>
        <w:left w:val="none" w:sz="0" w:space="0" w:color="auto"/>
        <w:bottom w:val="none" w:sz="0" w:space="0" w:color="auto"/>
        <w:right w:val="none" w:sz="0" w:space="0" w:color="auto"/>
      </w:divBdr>
    </w:div>
    <w:div w:id="1851942961">
      <w:bodyDiv w:val="1"/>
      <w:marLeft w:val="0"/>
      <w:marRight w:val="0"/>
      <w:marTop w:val="0"/>
      <w:marBottom w:val="0"/>
      <w:divBdr>
        <w:top w:val="none" w:sz="0" w:space="0" w:color="auto"/>
        <w:left w:val="none" w:sz="0" w:space="0" w:color="auto"/>
        <w:bottom w:val="none" w:sz="0" w:space="0" w:color="auto"/>
        <w:right w:val="none" w:sz="0" w:space="0" w:color="auto"/>
      </w:divBdr>
    </w:div>
    <w:div w:id="1857378603">
      <w:bodyDiv w:val="1"/>
      <w:marLeft w:val="0"/>
      <w:marRight w:val="0"/>
      <w:marTop w:val="0"/>
      <w:marBottom w:val="0"/>
      <w:divBdr>
        <w:top w:val="none" w:sz="0" w:space="0" w:color="auto"/>
        <w:left w:val="none" w:sz="0" w:space="0" w:color="auto"/>
        <w:bottom w:val="none" w:sz="0" w:space="0" w:color="auto"/>
        <w:right w:val="none" w:sz="0" w:space="0" w:color="auto"/>
      </w:divBdr>
    </w:div>
    <w:div w:id="1900701646">
      <w:bodyDiv w:val="1"/>
      <w:marLeft w:val="0"/>
      <w:marRight w:val="0"/>
      <w:marTop w:val="0"/>
      <w:marBottom w:val="0"/>
      <w:divBdr>
        <w:top w:val="none" w:sz="0" w:space="0" w:color="auto"/>
        <w:left w:val="none" w:sz="0" w:space="0" w:color="auto"/>
        <w:bottom w:val="none" w:sz="0" w:space="0" w:color="auto"/>
        <w:right w:val="none" w:sz="0" w:space="0" w:color="auto"/>
      </w:divBdr>
      <w:divsChild>
        <w:div w:id="367610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0118828">
      <w:bodyDiv w:val="1"/>
      <w:marLeft w:val="0"/>
      <w:marRight w:val="0"/>
      <w:marTop w:val="0"/>
      <w:marBottom w:val="0"/>
      <w:divBdr>
        <w:top w:val="none" w:sz="0" w:space="0" w:color="auto"/>
        <w:left w:val="none" w:sz="0" w:space="0" w:color="auto"/>
        <w:bottom w:val="none" w:sz="0" w:space="0" w:color="auto"/>
        <w:right w:val="none" w:sz="0" w:space="0" w:color="auto"/>
      </w:divBdr>
    </w:div>
    <w:div w:id="2006207013">
      <w:bodyDiv w:val="1"/>
      <w:marLeft w:val="0"/>
      <w:marRight w:val="0"/>
      <w:marTop w:val="0"/>
      <w:marBottom w:val="0"/>
      <w:divBdr>
        <w:top w:val="none" w:sz="0" w:space="0" w:color="auto"/>
        <w:left w:val="none" w:sz="0" w:space="0" w:color="auto"/>
        <w:bottom w:val="none" w:sz="0" w:space="0" w:color="auto"/>
        <w:right w:val="none" w:sz="0" w:space="0" w:color="auto"/>
      </w:divBdr>
    </w:div>
    <w:div w:id="2012025056">
      <w:bodyDiv w:val="1"/>
      <w:marLeft w:val="0"/>
      <w:marRight w:val="0"/>
      <w:marTop w:val="0"/>
      <w:marBottom w:val="0"/>
      <w:divBdr>
        <w:top w:val="none" w:sz="0" w:space="0" w:color="auto"/>
        <w:left w:val="none" w:sz="0" w:space="0" w:color="auto"/>
        <w:bottom w:val="none" w:sz="0" w:space="0" w:color="auto"/>
        <w:right w:val="none" w:sz="0" w:space="0" w:color="auto"/>
      </w:divBdr>
    </w:div>
    <w:div w:id="2115250044">
      <w:bodyDiv w:val="1"/>
      <w:marLeft w:val="0"/>
      <w:marRight w:val="0"/>
      <w:marTop w:val="0"/>
      <w:marBottom w:val="0"/>
      <w:divBdr>
        <w:top w:val="none" w:sz="0" w:space="0" w:color="auto"/>
        <w:left w:val="none" w:sz="0" w:space="0" w:color="auto"/>
        <w:bottom w:val="none" w:sz="0" w:space="0" w:color="auto"/>
        <w:right w:val="none" w:sz="0" w:space="0" w:color="auto"/>
      </w:divBdr>
    </w:div>
    <w:div w:id="213479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JPG"/><Relationship Id="rId34" Type="http://schemas.openxmlformats.org/officeDocument/2006/relationships/image" Target="media/image17.jpeg"/><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5.xml"/><Relationship Id="rId25" Type="http://schemas.openxmlformats.org/officeDocument/2006/relationships/image" Target="media/image9.jpg"/><Relationship Id="rId33"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5.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jpe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6.JPG"/><Relationship Id="rId27" Type="http://schemas.openxmlformats.org/officeDocument/2006/relationships/chart" Target="charts/chart1.xml"/><Relationship Id="rId30" Type="http://schemas.openxmlformats.org/officeDocument/2006/relationships/image" Target="media/image13.jpeg"/><Relationship Id="rId35" Type="http://schemas.openxmlformats.org/officeDocument/2006/relationships/footer" Target="footer6.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r>
              <a:rPr lang="zh-TW"/>
              <a:t>市场份额</a:t>
            </a:r>
            <a:r>
              <a:rPr lang="en-US"/>
              <a:t>  (%)</a:t>
            </a:r>
          </a:p>
        </c:rich>
      </c:tx>
      <c:overlay val="0"/>
      <c:spPr>
        <a:noFill/>
        <a:ln>
          <a:noFill/>
        </a:ln>
        <a:effectLst/>
      </c:spPr>
    </c:title>
    <c:autoTitleDeleted val="0"/>
    <c:plotArea>
      <c:layout/>
      <c:doughnutChart>
        <c:varyColors val="1"/>
        <c:ser>
          <c:idx val="0"/>
          <c:order val="0"/>
          <c:tx>
            <c:strRef>
              <c:f>工作表1!$B$1</c:f>
              <c:strCache>
                <c:ptCount val="1"/>
                <c:pt idx="0">
                  <c:v>市场份额Si (%)</c:v>
                </c:pt>
              </c:strCache>
            </c:strRef>
          </c:tx>
          <c:explosion val="3"/>
          <c:dPt>
            <c:idx val="0"/>
            <c:bubble3D val="0"/>
            <c:spPr>
              <a:gradFill>
                <a:gsLst>
                  <a:gs pos="100000">
                    <a:schemeClr val="accent1">
                      <a:shade val="50000"/>
                      <a:lumMod val="60000"/>
                      <a:lumOff val="40000"/>
                    </a:schemeClr>
                  </a:gs>
                  <a:gs pos="0">
                    <a:schemeClr val="accent1">
                      <a:shade val="50000"/>
                    </a:schemeClr>
                  </a:gs>
                </a:gsLst>
                <a:lin ang="5400000" scaled="0"/>
              </a:gradFill>
              <a:ln w="19050">
                <a:solidFill>
                  <a:schemeClr val="lt1"/>
                </a:solidFill>
              </a:ln>
              <a:effectLst/>
            </c:spPr>
          </c:dPt>
          <c:dPt>
            <c:idx val="1"/>
            <c:bubble3D val="0"/>
            <c:spPr>
              <a:gradFill>
                <a:gsLst>
                  <a:gs pos="100000">
                    <a:schemeClr val="accent1">
                      <a:shade val="70000"/>
                      <a:lumMod val="60000"/>
                      <a:lumOff val="40000"/>
                    </a:schemeClr>
                  </a:gs>
                  <a:gs pos="0">
                    <a:schemeClr val="accent1">
                      <a:shade val="70000"/>
                    </a:schemeClr>
                  </a:gs>
                </a:gsLst>
                <a:lin ang="5400000" scaled="0"/>
              </a:gradFill>
              <a:ln w="19050">
                <a:solidFill>
                  <a:schemeClr val="lt1"/>
                </a:solidFill>
              </a:ln>
              <a:effectLst/>
            </c:spPr>
          </c:dPt>
          <c:dPt>
            <c:idx val="2"/>
            <c:bubble3D val="0"/>
            <c:spPr>
              <a:gradFill>
                <a:gsLst>
                  <a:gs pos="100000">
                    <a:schemeClr val="accent1">
                      <a:shade val="90000"/>
                      <a:lumMod val="60000"/>
                      <a:lumOff val="40000"/>
                    </a:schemeClr>
                  </a:gs>
                  <a:gs pos="0">
                    <a:schemeClr val="accent1">
                      <a:shade val="90000"/>
                    </a:schemeClr>
                  </a:gs>
                </a:gsLst>
                <a:lin ang="5400000" scaled="0"/>
              </a:gradFill>
              <a:ln w="19050">
                <a:solidFill>
                  <a:schemeClr val="lt1"/>
                </a:solidFill>
              </a:ln>
              <a:effectLst/>
            </c:spPr>
          </c:dPt>
          <c:dPt>
            <c:idx val="3"/>
            <c:bubble3D val="0"/>
            <c:spPr>
              <a:gradFill>
                <a:gsLst>
                  <a:gs pos="100000">
                    <a:schemeClr val="accent1">
                      <a:tint val="90000"/>
                      <a:lumMod val="60000"/>
                      <a:lumOff val="40000"/>
                    </a:schemeClr>
                  </a:gs>
                  <a:gs pos="0">
                    <a:schemeClr val="accent1">
                      <a:tint val="90000"/>
                    </a:schemeClr>
                  </a:gs>
                </a:gsLst>
                <a:lin ang="5400000" scaled="0"/>
              </a:gradFill>
              <a:ln w="19050">
                <a:solidFill>
                  <a:schemeClr val="lt1"/>
                </a:solidFill>
              </a:ln>
              <a:effectLst/>
            </c:spPr>
          </c:dPt>
          <c:dPt>
            <c:idx val="4"/>
            <c:bubble3D val="0"/>
            <c:spPr>
              <a:gradFill>
                <a:gsLst>
                  <a:gs pos="100000">
                    <a:schemeClr val="accent1">
                      <a:tint val="70000"/>
                      <a:lumMod val="60000"/>
                      <a:lumOff val="40000"/>
                    </a:schemeClr>
                  </a:gs>
                  <a:gs pos="0">
                    <a:schemeClr val="accent1">
                      <a:tint val="70000"/>
                    </a:schemeClr>
                  </a:gs>
                </a:gsLst>
                <a:lin ang="5400000" scaled="0"/>
              </a:gradFill>
              <a:ln w="19050">
                <a:solidFill>
                  <a:schemeClr val="lt1"/>
                </a:solidFill>
              </a:ln>
              <a:effectLst/>
            </c:spPr>
          </c:dPt>
          <c:dPt>
            <c:idx val="5"/>
            <c:bubble3D val="0"/>
            <c:spPr>
              <a:gradFill>
                <a:gsLst>
                  <a:gs pos="100000">
                    <a:schemeClr val="accent1">
                      <a:tint val="50000"/>
                      <a:lumMod val="60000"/>
                      <a:lumOff val="40000"/>
                    </a:schemeClr>
                  </a:gs>
                  <a:gs pos="0">
                    <a:schemeClr val="accent1">
                      <a:tint val="50000"/>
                    </a:schemeClr>
                  </a:gs>
                </a:gsLst>
                <a:lin ang="5400000" scaled="0"/>
              </a:gradFill>
              <a:ln w="19050">
                <a:solidFill>
                  <a:schemeClr val="lt1"/>
                </a:solidFill>
              </a:ln>
              <a:effectLst/>
            </c:spPr>
          </c:dPt>
          <c:dLbls>
            <c:dLbl>
              <c:idx val="0"/>
              <c:delete val="1"/>
              <c:extLst>
                <c:ext xmlns:c15="http://schemas.microsoft.com/office/drawing/2012/chart" uri="{CE6537A1-D6FC-4f65-9D91-7224C49458BB}"/>
              </c:extLst>
            </c:dLbl>
            <c:dLbl>
              <c:idx val="1"/>
              <c:delete val="1"/>
              <c:extLst>
                <c:ext xmlns:c15="http://schemas.microsoft.com/office/drawing/2012/chart" uri="{CE6537A1-D6FC-4f65-9D91-7224C49458BB}"/>
              </c:extLst>
            </c:dLbl>
            <c:dLbl>
              <c:idx val="2"/>
              <c:delete val="1"/>
              <c:extLst>
                <c:ext xmlns:c15="http://schemas.microsoft.com/office/drawing/2012/chart" uri="{CE6537A1-D6FC-4f65-9D91-7224C49458BB}"/>
              </c:extLst>
            </c:dLbl>
            <c:dLbl>
              <c:idx val="3"/>
              <c:layout>
                <c:manualLayout>
                  <c:x val="-0.21975705298144266"/>
                  <c:y val="2.8368673593338459E-2"/>
                </c:manualLayout>
              </c:layout>
              <c:showLegendKey val="0"/>
              <c:showVal val="0"/>
              <c:showCatName val="1"/>
              <c:showSerName val="0"/>
              <c:showPercent val="0"/>
              <c:showBubbleSize val="0"/>
              <c:extLst>
                <c:ext xmlns:c15="http://schemas.microsoft.com/office/drawing/2012/chart" uri="{CE6537A1-D6FC-4f65-9D91-7224C49458BB}"/>
              </c:extLst>
            </c:dLbl>
            <c:dLbl>
              <c:idx val="4"/>
              <c:layout>
                <c:manualLayout>
                  <c:x val="-0.21252796420581654"/>
                  <c:y val="-3.64741641337386E-2"/>
                </c:manualLayout>
              </c:layout>
              <c:showLegendKey val="0"/>
              <c:showVal val="0"/>
              <c:showCatName val="1"/>
              <c:showSerName val="0"/>
              <c:showPercent val="0"/>
              <c:showBubbleSize val="0"/>
              <c:extLst>
                <c:ext xmlns:c15="http://schemas.microsoft.com/office/drawing/2012/chart" uri="{CE6537A1-D6FC-4f65-9D91-7224C49458BB}"/>
              </c:extLst>
            </c:dLbl>
            <c:dLbl>
              <c:idx val="5"/>
              <c:delete val="1"/>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zh-CN"/>
              </a:p>
            </c:txPr>
            <c:showLegendKey val="0"/>
            <c:showVal val="0"/>
            <c:showCatName val="1"/>
            <c:showSerName val="0"/>
            <c:showPercent val="0"/>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工作表1!$A$2:$A$7</c:f>
              <c:strCache>
                <c:ptCount val="6"/>
                <c:pt idx="0">
                  <c:v>携程旅行网Ctrip</c:v>
                </c:pt>
                <c:pt idx="1">
                  <c:v>去哪儿网Qunar</c:v>
                </c:pt>
                <c:pt idx="2">
                  <c:v>阿里旅行-去啊Alitrip</c:v>
                </c:pt>
                <c:pt idx="3">
                  <c:v>艺龙旅行网eLong</c:v>
                </c:pt>
                <c:pt idx="4">
                  <c:v>途牛旅游网TtuNiu</c:v>
                </c:pt>
                <c:pt idx="5">
                  <c:v>Other</c:v>
                </c:pt>
              </c:strCache>
            </c:strRef>
          </c:cat>
          <c:val>
            <c:numRef>
              <c:f>工作表1!$B$2:$B$7</c:f>
              <c:numCache>
                <c:formatCode>0.00%</c:formatCode>
                <c:ptCount val="6"/>
                <c:pt idx="0">
                  <c:v>0.37330000000000002</c:v>
                </c:pt>
                <c:pt idx="1">
                  <c:v>0.2092</c:v>
                </c:pt>
                <c:pt idx="2">
                  <c:v>0.105</c:v>
                </c:pt>
                <c:pt idx="3">
                  <c:v>2.6200000000000001E-2</c:v>
                </c:pt>
                <c:pt idx="4">
                  <c:v>1.6E-2</c:v>
                </c:pt>
                <c:pt idx="5">
                  <c:v>0.27029999999999998</c:v>
                </c:pt>
              </c:numCache>
            </c:numRef>
          </c:val>
        </c:ser>
        <c:dLbls>
          <c:showLegendKey val="0"/>
          <c:showVal val="0"/>
          <c:showCatName val="0"/>
          <c:showSerName val="0"/>
          <c:showPercent val="1"/>
          <c:showBubbleSize val="0"/>
          <c:showLeaderLines val="1"/>
        </c:dLbls>
        <c:firstSliceAng val="0"/>
        <c:holeSize val="40"/>
      </c:doughnutChart>
      <c:spPr>
        <a:noFill/>
        <a:ln>
          <a:noFill/>
        </a:ln>
        <a:effectLst/>
      </c:spPr>
    </c:plotArea>
    <c:legend>
      <c:legendPos val="b"/>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zh-CN"/>
        </a:p>
      </c:txPr>
    </c:legend>
    <c:plotVisOnly val="1"/>
    <c:dispBlanksAs val="gap"/>
    <c:showDLblsOverMax val="0"/>
  </c:chart>
  <c:spPr>
    <a:noFill/>
    <a:ln w="9525" cap="flat" cmpd="sng" algn="ctr">
      <a:solidFill>
        <a:schemeClr val="dk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EBD1FC-EC4C-4A51-B17E-662F4E0E1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68</Pages>
  <Words>10162</Words>
  <Characters>57925</Characters>
  <Application>Microsoft Office Word</Application>
  <DocSecurity>0</DocSecurity>
  <Lines>482</Lines>
  <Paragraphs>135</Paragraphs>
  <ScaleCrop>false</ScaleCrop>
  <Company/>
  <LinksUpToDate>false</LinksUpToDate>
  <CharactersWithSpaces>67952</CharactersWithSpaces>
  <SharedDoc>false</SharedDoc>
  <HLinks>
    <vt:vector size="204" baseType="variant">
      <vt:variant>
        <vt:i4>1441840</vt:i4>
      </vt:variant>
      <vt:variant>
        <vt:i4>200</vt:i4>
      </vt:variant>
      <vt:variant>
        <vt:i4>0</vt:i4>
      </vt:variant>
      <vt:variant>
        <vt:i4>5</vt:i4>
      </vt:variant>
      <vt:variant>
        <vt:lpwstr/>
      </vt:variant>
      <vt:variant>
        <vt:lpwstr>_Toc413971086</vt:lpwstr>
      </vt:variant>
      <vt:variant>
        <vt:i4>1441840</vt:i4>
      </vt:variant>
      <vt:variant>
        <vt:i4>194</vt:i4>
      </vt:variant>
      <vt:variant>
        <vt:i4>0</vt:i4>
      </vt:variant>
      <vt:variant>
        <vt:i4>5</vt:i4>
      </vt:variant>
      <vt:variant>
        <vt:lpwstr/>
      </vt:variant>
      <vt:variant>
        <vt:lpwstr>_Toc413971085</vt:lpwstr>
      </vt:variant>
      <vt:variant>
        <vt:i4>1441840</vt:i4>
      </vt:variant>
      <vt:variant>
        <vt:i4>188</vt:i4>
      </vt:variant>
      <vt:variant>
        <vt:i4>0</vt:i4>
      </vt:variant>
      <vt:variant>
        <vt:i4>5</vt:i4>
      </vt:variant>
      <vt:variant>
        <vt:lpwstr/>
      </vt:variant>
      <vt:variant>
        <vt:lpwstr>_Toc413971084</vt:lpwstr>
      </vt:variant>
      <vt:variant>
        <vt:i4>1441840</vt:i4>
      </vt:variant>
      <vt:variant>
        <vt:i4>182</vt:i4>
      </vt:variant>
      <vt:variant>
        <vt:i4>0</vt:i4>
      </vt:variant>
      <vt:variant>
        <vt:i4>5</vt:i4>
      </vt:variant>
      <vt:variant>
        <vt:lpwstr/>
      </vt:variant>
      <vt:variant>
        <vt:lpwstr>_Toc413971083</vt:lpwstr>
      </vt:variant>
      <vt:variant>
        <vt:i4>1441840</vt:i4>
      </vt:variant>
      <vt:variant>
        <vt:i4>176</vt:i4>
      </vt:variant>
      <vt:variant>
        <vt:i4>0</vt:i4>
      </vt:variant>
      <vt:variant>
        <vt:i4>5</vt:i4>
      </vt:variant>
      <vt:variant>
        <vt:lpwstr/>
      </vt:variant>
      <vt:variant>
        <vt:lpwstr>_Toc413971082</vt:lpwstr>
      </vt:variant>
      <vt:variant>
        <vt:i4>1441840</vt:i4>
      </vt:variant>
      <vt:variant>
        <vt:i4>170</vt:i4>
      </vt:variant>
      <vt:variant>
        <vt:i4>0</vt:i4>
      </vt:variant>
      <vt:variant>
        <vt:i4>5</vt:i4>
      </vt:variant>
      <vt:variant>
        <vt:lpwstr/>
      </vt:variant>
      <vt:variant>
        <vt:lpwstr>_Toc413971081</vt:lpwstr>
      </vt:variant>
      <vt:variant>
        <vt:i4>1441840</vt:i4>
      </vt:variant>
      <vt:variant>
        <vt:i4>164</vt:i4>
      </vt:variant>
      <vt:variant>
        <vt:i4>0</vt:i4>
      </vt:variant>
      <vt:variant>
        <vt:i4>5</vt:i4>
      </vt:variant>
      <vt:variant>
        <vt:lpwstr/>
      </vt:variant>
      <vt:variant>
        <vt:lpwstr>_Toc413971080</vt:lpwstr>
      </vt:variant>
      <vt:variant>
        <vt:i4>1638448</vt:i4>
      </vt:variant>
      <vt:variant>
        <vt:i4>158</vt:i4>
      </vt:variant>
      <vt:variant>
        <vt:i4>0</vt:i4>
      </vt:variant>
      <vt:variant>
        <vt:i4>5</vt:i4>
      </vt:variant>
      <vt:variant>
        <vt:lpwstr/>
      </vt:variant>
      <vt:variant>
        <vt:lpwstr>_Toc413971079</vt:lpwstr>
      </vt:variant>
      <vt:variant>
        <vt:i4>1638448</vt:i4>
      </vt:variant>
      <vt:variant>
        <vt:i4>152</vt:i4>
      </vt:variant>
      <vt:variant>
        <vt:i4>0</vt:i4>
      </vt:variant>
      <vt:variant>
        <vt:i4>5</vt:i4>
      </vt:variant>
      <vt:variant>
        <vt:lpwstr/>
      </vt:variant>
      <vt:variant>
        <vt:lpwstr>_Toc413971078</vt:lpwstr>
      </vt:variant>
      <vt:variant>
        <vt:i4>1638448</vt:i4>
      </vt:variant>
      <vt:variant>
        <vt:i4>146</vt:i4>
      </vt:variant>
      <vt:variant>
        <vt:i4>0</vt:i4>
      </vt:variant>
      <vt:variant>
        <vt:i4>5</vt:i4>
      </vt:variant>
      <vt:variant>
        <vt:lpwstr/>
      </vt:variant>
      <vt:variant>
        <vt:lpwstr>_Toc413971077</vt:lpwstr>
      </vt:variant>
      <vt:variant>
        <vt:i4>1638448</vt:i4>
      </vt:variant>
      <vt:variant>
        <vt:i4>140</vt:i4>
      </vt:variant>
      <vt:variant>
        <vt:i4>0</vt:i4>
      </vt:variant>
      <vt:variant>
        <vt:i4>5</vt:i4>
      </vt:variant>
      <vt:variant>
        <vt:lpwstr/>
      </vt:variant>
      <vt:variant>
        <vt:lpwstr>_Toc413971076</vt:lpwstr>
      </vt:variant>
      <vt:variant>
        <vt:i4>1638448</vt:i4>
      </vt:variant>
      <vt:variant>
        <vt:i4>134</vt:i4>
      </vt:variant>
      <vt:variant>
        <vt:i4>0</vt:i4>
      </vt:variant>
      <vt:variant>
        <vt:i4>5</vt:i4>
      </vt:variant>
      <vt:variant>
        <vt:lpwstr/>
      </vt:variant>
      <vt:variant>
        <vt:lpwstr>_Toc413971075</vt:lpwstr>
      </vt:variant>
      <vt:variant>
        <vt:i4>1638448</vt:i4>
      </vt:variant>
      <vt:variant>
        <vt:i4>128</vt:i4>
      </vt:variant>
      <vt:variant>
        <vt:i4>0</vt:i4>
      </vt:variant>
      <vt:variant>
        <vt:i4>5</vt:i4>
      </vt:variant>
      <vt:variant>
        <vt:lpwstr/>
      </vt:variant>
      <vt:variant>
        <vt:lpwstr>_Toc413971074</vt:lpwstr>
      </vt:variant>
      <vt:variant>
        <vt:i4>1638448</vt:i4>
      </vt:variant>
      <vt:variant>
        <vt:i4>122</vt:i4>
      </vt:variant>
      <vt:variant>
        <vt:i4>0</vt:i4>
      </vt:variant>
      <vt:variant>
        <vt:i4>5</vt:i4>
      </vt:variant>
      <vt:variant>
        <vt:lpwstr/>
      </vt:variant>
      <vt:variant>
        <vt:lpwstr>_Toc413971073</vt:lpwstr>
      </vt:variant>
      <vt:variant>
        <vt:i4>1638448</vt:i4>
      </vt:variant>
      <vt:variant>
        <vt:i4>116</vt:i4>
      </vt:variant>
      <vt:variant>
        <vt:i4>0</vt:i4>
      </vt:variant>
      <vt:variant>
        <vt:i4>5</vt:i4>
      </vt:variant>
      <vt:variant>
        <vt:lpwstr/>
      </vt:variant>
      <vt:variant>
        <vt:lpwstr>_Toc413971072</vt:lpwstr>
      </vt:variant>
      <vt:variant>
        <vt:i4>1638448</vt:i4>
      </vt:variant>
      <vt:variant>
        <vt:i4>110</vt:i4>
      </vt:variant>
      <vt:variant>
        <vt:i4>0</vt:i4>
      </vt:variant>
      <vt:variant>
        <vt:i4>5</vt:i4>
      </vt:variant>
      <vt:variant>
        <vt:lpwstr/>
      </vt:variant>
      <vt:variant>
        <vt:lpwstr>_Toc413971071</vt:lpwstr>
      </vt:variant>
      <vt:variant>
        <vt:i4>1638448</vt:i4>
      </vt:variant>
      <vt:variant>
        <vt:i4>104</vt:i4>
      </vt:variant>
      <vt:variant>
        <vt:i4>0</vt:i4>
      </vt:variant>
      <vt:variant>
        <vt:i4>5</vt:i4>
      </vt:variant>
      <vt:variant>
        <vt:lpwstr/>
      </vt:variant>
      <vt:variant>
        <vt:lpwstr>_Toc413971070</vt:lpwstr>
      </vt:variant>
      <vt:variant>
        <vt:i4>1572912</vt:i4>
      </vt:variant>
      <vt:variant>
        <vt:i4>98</vt:i4>
      </vt:variant>
      <vt:variant>
        <vt:i4>0</vt:i4>
      </vt:variant>
      <vt:variant>
        <vt:i4>5</vt:i4>
      </vt:variant>
      <vt:variant>
        <vt:lpwstr/>
      </vt:variant>
      <vt:variant>
        <vt:lpwstr>_Toc413971069</vt:lpwstr>
      </vt:variant>
      <vt:variant>
        <vt:i4>1572912</vt:i4>
      </vt:variant>
      <vt:variant>
        <vt:i4>92</vt:i4>
      </vt:variant>
      <vt:variant>
        <vt:i4>0</vt:i4>
      </vt:variant>
      <vt:variant>
        <vt:i4>5</vt:i4>
      </vt:variant>
      <vt:variant>
        <vt:lpwstr/>
      </vt:variant>
      <vt:variant>
        <vt:lpwstr>_Toc413971068</vt:lpwstr>
      </vt:variant>
      <vt:variant>
        <vt:i4>1572912</vt:i4>
      </vt:variant>
      <vt:variant>
        <vt:i4>86</vt:i4>
      </vt:variant>
      <vt:variant>
        <vt:i4>0</vt:i4>
      </vt:variant>
      <vt:variant>
        <vt:i4>5</vt:i4>
      </vt:variant>
      <vt:variant>
        <vt:lpwstr/>
      </vt:variant>
      <vt:variant>
        <vt:lpwstr>_Toc413971067</vt:lpwstr>
      </vt:variant>
      <vt:variant>
        <vt:i4>1572912</vt:i4>
      </vt:variant>
      <vt:variant>
        <vt:i4>80</vt:i4>
      </vt:variant>
      <vt:variant>
        <vt:i4>0</vt:i4>
      </vt:variant>
      <vt:variant>
        <vt:i4>5</vt:i4>
      </vt:variant>
      <vt:variant>
        <vt:lpwstr/>
      </vt:variant>
      <vt:variant>
        <vt:lpwstr>_Toc413971066</vt:lpwstr>
      </vt:variant>
      <vt:variant>
        <vt:i4>1572912</vt:i4>
      </vt:variant>
      <vt:variant>
        <vt:i4>74</vt:i4>
      </vt:variant>
      <vt:variant>
        <vt:i4>0</vt:i4>
      </vt:variant>
      <vt:variant>
        <vt:i4>5</vt:i4>
      </vt:variant>
      <vt:variant>
        <vt:lpwstr/>
      </vt:variant>
      <vt:variant>
        <vt:lpwstr>_Toc413971065</vt:lpwstr>
      </vt:variant>
      <vt:variant>
        <vt:i4>1572912</vt:i4>
      </vt:variant>
      <vt:variant>
        <vt:i4>68</vt:i4>
      </vt:variant>
      <vt:variant>
        <vt:i4>0</vt:i4>
      </vt:variant>
      <vt:variant>
        <vt:i4>5</vt:i4>
      </vt:variant>
      <vt:variant>
        <vt:lpwstr/>
      </vt:variant>
      <vt:variant>
        <vt:lpwstr>_Toc413971064</vt:lpwstr>
      </vt:variant>
      <vt:variant>
        <vt:i4>1572912</vt:i4>
      </vt:variant>
      <vt:variant>
        <vt:i4>62</vt:i4>
      </vt:variant>
      <vt:variant>
        <vt:i4>0</vt:i4>
      </vt:variant>
      <vt:variant>
        <vt:i4>5</vt:i4>
      </vt:variant>
      <vt:variant>
        <vt:lpwstr/>
      </vt:variant>
      <vt:variant>
        <vt:lpwstr>_Toc413971063</vt:lpwstr>
      </vt:variant>
      <vt:variant>
        <vt:i4>1572912</vt:i4>
      </vt:variant>
      <vt:variant>
        <vt:i4>56</vt:i4>
      </vt:variant>
      <vt:variant>
        <vt:i4>0</vt:i4>
      </vt:variant>
      <vt:variant>
        <vt:i4>5</vt:i4>
      </vt:variant>
      <vt:variant>
        <vt:lpwstr/>
      </vt:variant>
      <vt:variant>
        <vt:lpwstr>_Toc413971062</vt:lpwstr>
      </vt:variant>
      <vt:variant>
        <vt:i4>1572912</vt:i4>
      </vt:variant>
      <vt:variant>
        <vt:i4>50</vt:i4>
      </vt:variant>
      <vt:variant>
        <vt:i4>0</vt:i4>
      </vt:variant>
      <vt:variant>
        <vt:i4>5</vt:i4>
      </vt:variant>
      <vt:variant>
        <vt:lpwstr/>
      </vt:variant>
      <vt:variant>
        <vt:lpwstr>_Toc413971061</vt:lpwstr>
      </vt:variant>
      <vt:variant>
        <vt:i4>1572912</vt:i4>
      </vt:variant>
      <vt:variant>
        <vt:i4>44</vt:i4>
      </vt:variant>
      <vt:variant>
        <vt:i4>0</vt:i4>
      </vt:variant>
      <vt:variant>
        <vt:i4>5</vt:i4>
      </vt:variant>
      <vt:variant>
        <vt:lpwstr/>
      </vt:variant>
      <vt:variant>
        <vt:lpwstr>_Toc413971060</vt:lpwstr>
      </vt:variant>
      <vt:variant>
        <vt:i4>1769520</vt:i4>
      </vt:variant>
      <vt:variant>
        <vt:i4>38</vt:i4>
      </vt:variant>
      <vt:variant>
        <vt:i4>0</vt:i4>
      </vt:variant>
      <vt:variant>
        <vt:i4>5</vt:i4>
      </vt:variant>
      <vt:variant>
        <vt:lpwstr/>
      </vt:variant>
      <vt:variant>
        <vt:lpwstr>_Toc413971059</vt:lpwstr>
      </vt:variant>
      <vt:variant>
        <vt:i4>1769520</vt:i4>
      </vt:variant>
      <vt:variant>
        <vt:i4>32</vt:i4>
      </vt:variant>
      <vt:variant>
        <vt:i4>0</vt:i4>
      </vt:variant>
      <vt:variant>
        <vt:i4>5</vt:i4>
      </vt:variant>
      <vt:variant>
        <vt:lpwstr/>
      </vt:variant>
      <vt:variant>
        <vt:lpwstr>_Toc413971058</vt:lpwstr>
      </vt:variant>
      <vt:variant>
        <vt:i4>1769520</vt:i4>
      </vt:variant>
      <vt:variant>
        <vt:i4>26</vt:i4>
      </vt:variant>
      <vt:variant>
        <vt:i4>0</vt:i4>
      </vt:variant>
      <vt:variant>
        <vt:i4>5</vt:i4>
      </vt:variant>
      <vt:variant>
        <vt:lpwstr/>
      </vt:variant>
      <vt:variant>
        <vt:lpwstr>_Toc413971057</vt:lpwstr>
      </vt:variant>
      <vt:variant>
        <vt:i4>1769520</vt:i4>
      </vt:variant>
      <vt:variant>
        <vt:i4>20</vt:i4>
      </vt:variant>
      <vt:variant>
        <vt:i4>0</vt:i4>
      </vt:variant>
      <vt:variant>
        <vt:i4>5</vt:i4>
      </vt:variant>
      <vt:variant>
        <vt:lpwstr/>
      </vt:variant>
      <vt:variant>
        <vt:lpwstr>_Toc413971056</vt:lpwstr>
      </vt:variant>
      <vt:variant>
        <vt:i4>1769520</vt:i4>
      </vt:variant>
      <vt:variant>
        <vt:i4>14</vt:i4>
      </vt:variant>
      <vt:variant>
        <vt:i4>0</vt:i4>
      </vt:variant>
      <vt:variant>
        <vt:i4>5</vt:i4>
      </vt:variant>
      <vt:variant>
        <vt:lpwstr/>
      </vt:variant>
      <vt:variant>
        <vt:lpwstr>_Toc413971055</vt:lpwstr>
      </vt:variant>
      <vt:variant>
        <vt:i4>1769520</vt:i4>
      </vt:variant>
      <vt:variant>
        <vt:i4>8</vt:i4>
      </vt:variant>
      <vt:variant>
        <vt:i4>0</vt:i4>
      </vt:variant>
      <vt:variant>
        <vt:i4>5</vt:i4>
      </vt:variant>
      <vt:variant>
        <vt:lpwstr/>
      </vt:variant>
      <vt:variant>
        <vt:lpwstr>_Toc413971054</vt:lpwstr>
      </vt:variant>
      <vt:variant>
        <vt:i4>1769520</vt:i4>
      </vt:variant>
      <vt:variant>
        <vt:i4>2</vt:i4>
      </vt:variant>
      <vt:variant>
        <vt:i4>0</vt:i4>
      </vt:variant>
      <vt:variant>
        <vt:i4>5</vt:i4>
      </vt:variant>
      <vt:variant>
        <vt:lpwstr/>
      </vt:variant>
      <vt:variant>
        <vt:lpwstr>_Toc413971053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dc:description/>
  <cp:lastModifiedBy>LiJie</cp:lastModifiedBy>
  <cp:revision>5</cp:revision>
  <cp:lastPrinted>2015-10-04T08:24:00Z</cp:lastPrinted>
  <dcterms:created xsi:type="dcterms:W3CDTF">2015-10-13T12:32:00Z</dcterms:created>
  <dcterms:modified xsi:type="dcterms:W3CDTF">2015-10-16T02:28:00Z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1567287201</vt:i4>
  </property>
</Properties>
</file>