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341" w:rsidRDefault="00845341" w:rsidP="00845341">
      <w:pPr>
        <w:jc w:val="center"/>
        <w:rPr>
          <w:sz w:val="24"/>
        </w:rPr>
      </w:pPr>
    </w:p>
    <w:p w:rsidR="00845341" w:rsidRPr="0096704C" w:rsidRDefault="005C1BC3" w:rsidP="00845341">
      <w:pPr>
        <w:jc w:val="center"/>
        <w:rPr>
          <w:sz w:val="24"/>
        </w:rPr>
      </w:pPr>
      <w:r>
        <w:rPr>
          <w:noProof/>
          <w:sz w:val="24"/>
        </w:rPr>
        <w:drawing>
          <wp:inline distT="0" distB="0" distL="0" distR="0">
            <wp:extent cx="3028950" cy="847725"/>
            <wp:effectExtent l="0" t="0" r="0" b="9525"/>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rsidR="00845341" w:rsidRPr="0099353D" w:rsidRDefault="00845341" w:rsidP="00845341">
      <w:pPr>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研究生学位论文</w:t>
      </w:r>
    </w:p>
    <w:p w:rsidR="00845341" w:rsidRPr="0096704C" w:rsidRDefault="00845341" w:rsidP="00845341">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845341" w:rsidRPr="0096704C" w:rsidTr="00074867">
        <w:trPr>
          <w:trHeight w:val="840"/>
        </w:trPr>
        <w:tc>
          <w:tcPr>
            <w:tcW w:w="1559" w:type="dxa"/>
            <w:vAlign w:val="bottom"/>
          </w:tcPr>
          <w:p w:rsidR="00845341" w:rsidRPr="0096704C" w:rsidRDefault="00845341" w:rsidP="00074867">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845341" w:rsidRPr="00E21403" w:rsidRDefault="009D185C" w:rsidP="00074867">
            <w:pPr>
              <w:spacing w:line="300" w:lineRule="auto"/>
              <w:jc w:val="center"/>
              <w:rPr>
                <w:rFonts w:ascii="黑体" w:eastAsia="黑体" w:hAnsi="黑体"/>
                <w:sz w:val="52"/>
                <w:szCs w:val="52"/>
              </w:rPr>
            </w:pPr>
            <w:r>
              <w:rPr>
                <w:rFonts w:ascii="黑体" w:eastAsia="黑体" w:hAnsi="黑体" w:hint="eastAsia"/>
                <w:b/>
                <w:sz w:val="52"/>
                <w:szCs w:val="52"/>
              </w:rPr>
              <w:t>电信用户网络行为</w:t>
            </w:r>
          </w:p>
        </w:tc>
      </w:tr>
      <w:tr w:rsidR="00845341" w:rsidRPr="0096704C" w:rsidTr="00074867">
        <w:trPr>
          <w:trHeight w:val="840"/>
        </w:trPr>
        <w:tc>
          <w:tcPr>
            <w:tcW w:w="1559" w:type="dxa"/>
            <w:vAlign w:val="bottom"/>
          </w:tcPr>
          <w:p w:rsidR="00845341" w:rsidRPr="0096704C" w:rsidRDefault="00845341" w:rsidP="00074867">
            <w:pPr>
              <w:spacing w:line="300" w:lineRule="auto"/>
              <w:jc w:val="center"/>
              <w:rPr>
                <w:sz w:val="24"/>
              </w:rPr>
            </w:pPr>
          </w:p>
        </w:tc>
        <w:tc>
          <w:tcPr>
            <w:tcW w:w="5760" w:type="dxa"/>
            <w:tcBorders>
              <w:top w:val="single" w:sz="6" w:space="0" w:color="auto"/>
              <w:bottom w:val="single" w:sz="6" w:space="0" w:color="auto"/>
            </w:tcBorders>
            <w:vAlign w:val="bottom"/>
          </w:tcPr>
          <w:p w:rsidR="00845341" w:rsidRPr="00677539" w:rsidRDefault="009D185C" w:rsidP="009D185C">
            <w:pPr>
              <w:spacing w:line="300" w:lineRule="auto"/>
              <w:jc w:val="center"/>
              <w:rPr>
                <w:rFonts w:ascii="黑体" w:eastAsia="黑体" w:hAnsi="黑体"/>
                <w:sz w:val="52"/>
                <w:szCs w:val="52"/>
              </w:rPr>
            </w:pPr>
            <w:r>
              <w:rPr>
                <w:rFonts w:ascii="黑体" w:eastAsia="黑体" w:hAnsi="黑体" w:hint="eastAsia"/>
                <w:b/>
                <w:sz w:val="52"/>
                <w:szCs w:val="52"/>
              </w:rPr>
              <w:t>建模及</w:t>
            </w:r>
            <w:r w:rsidR="00845341">
              <w:rPr>
                <w:rFonts w:ascii="黑体" w:eastAsia="黑体" w:hAnsi="黑体" w:hint="eastAsia"/>
                <w:b/>
                <w:sz w:val="52"/>
                <w:szCs w:val="52"/>
              </w:rPr>
              <w:t>特征</w:t>
            </w:r>
            <w:r w:rsidR="00845341">
              <w:rPr>
                <w:rFonts w:ascii="黑体" w:eastAsia="黑体" w:hAnsi="黑体"/>
                <w:b/>
                <w:sz w:val="52"/>
                <w:szCs w:val="52"/>
              </w:rPr>
              <w:t>分析</w:t>
            </w:r>
          </w:p>
        </w:tc>
      </w:tr>
    </w:tbl>
    <w:p w:rsidR="00845341" w:rsidRDefault="00845341" w:rsidP="00845341">
      <w:pPr>
        <w:spacing w:line="300" w:lineRule="auto"/>
        <w:rPr>
          <w:sz w:val="24"/>
        </w:rPr>
      </w:pPr>
    </w:p>
    <w:p w:rsidR="00845341" w:rsidRDefault="00845341" w:rsidP="00845341">
      <w:pPr>
        <w:spacing w:line="300" w:lineRule="auto"/>
        <w:rPr>
          <w:sz w:val="24"/>
        </w:rPr>
      </w:pPr>
    </w:p>
    <w:p w:rsidR="00845341" w:rsidRDefault="00845341" w:rsidP="00845341">
      <w:pPr>
        <w:spacing w:line="300" w:lineRule="auto"/>
        <w:rPr>
          <w:sz w:val="24"/>
        </w:rPr>
      </w:pPr>
    </w:p>
    <w:p w:rsidR="00845341" w:rsidRDefault="00845341" w:rsidP="00845341">
      <w:pPr>
        <w:spacing w:line="300" w:lineRule="auto"/>
        <w:rPr>
          <w:sz w:val="24"/>
        </w:rPr>
      </w:pPr>
    </w:p>
    <w:p w:rsidR="00845341" w:rsidRPr="0096704C" w:rsidRDefault="00845341" w:rsidP="00845341">
      <w:pPr>
        <w:spacing w:line="300" w:lineRule="auto"/>
        <w:rPr>
          <w:sz w:val="24"/>
        </w:rPr>
      </w:pPr>
    </w:p>
    <w:p w:rsidR="00845341" w:rsidRPr="0096704C" w:rsidRDefault="00845341" w:rsidP="00845341">
      <w:pPr>
        <w:spacing w:line="300" w:lineRule="auto"/>
        <w:rPr>
          <w:sz w:val="24"/>
        </w:rPr>
      </w:pPr>
    </w:p>
    <w:tbl>
      <w:tblPr>
        <w:tblW w:w="0" w:type="auto"/>
        <w:tblInd w:w="993" w:type="dxa"/>
        <w:tblLook w:val="04A0" w:firstRow="1" w:lastRow="0" w:firstColumn="1" w:lastColumn="0" w:noHBand="0" w:noVBand="1"/>
      </w:tblPr>
      <w:tblGrid>
        <w:gridCol w:w="1809"/>
        <w:gridCol w:w="4323"/>
      </w:tblGrid>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段婧</w:t>
            </w:r>
          </w:p>
        </w:tc>
      </w:tr>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1301210610</w:t>
            </w:r>
          </w:p>
        </w:tc>
      </w:tr>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电子商务与物流</w:t>
            </w:r>
          </w:p>
        </w:tc>
      </w:tr>
      <w:tr w:rsidR="00845341" w:rsidRPr="00E21403" w:rsidTr="00074867">
        <w:tc>
          <w:tcPr>
            <w:tcW w:w="1809" w:type="dxa"/>
          </w:tcPr>
          <w:p w:rsidR="00845341" w:rsidRPr="00787222" w:rsidRDefault="00845341" w:rsidP="00074867">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845341" w:rsidRPr="00787222" w:rsidRDefault="00845341" w:rsidP="00074867">
            <w:pPr>
              <w:pStyle w:val="a3"/>
              <w:spacing w:line="300" w:lineRule="auto"/>
              <w:jc w:val="center"/>
              <w:rPr>
                <w:rFonts w:ascii="仿宋" w:eastAsia="仿宋" w:hAnsi="仿宋"/>
                <w:sz w:val="32"/>
                <w:szCs w:val="32"/>
              </w:rPr>
            </w:pPr>
            <w:r>
              <w:rPr>
                <w:rFonts w:ascii="仿宋" w:eastAsia="仿宋" w:hAnsi="仿宋" w:hint="eastAsia"/>
                <w:sz w:val="32"/>
                <w:szCs w:val="32"/>
              </w:rPr>
              <w:t>李杰教授</w:t>
            </w:r>
          </w:p>
        </w:tc>
      </w:tr>
    </w:tbl>
    <w:p w:rsidR="00845341" w:rsidRDefault="00845341" w:rsidP="00845341">
      <w:pPr>
        <w:spacing w:line="300" w:lineRule="auto"/>
        <w:jc w:val="center"/>
        <w:rPr>
          <w:rFonts w:ascii="宋体" w:hAnsi="宋体"/>
          <w:sz w:val="24"/>
        </w:rPr>
      </w:pPr>
    </w:p>
    <w:p w:rsidR="00845341" w:rsidRDefault="00845341" w:rsidP="00845341">
      <w:pPr>
        <w:spacing w:line="300" w:lineRule="auto"/>
        <w:jc w:val="center"/>
        <w:rPr>
          <w:rFonts w:ascii="宋体" w:hAnsi="宋体"/>
          <w:sz w:val="24"/>
        </w:rPr>
      </w:pPr>
    </w:p>
    <w:p w:rsidR="00845341" w:rsidRPr="0096704C" w:rsidRDefault="00845341" w:rsidP="00845341">
      <w:pPr>
        <w:spacing w:line="300" w:lineRule="auto"/>
        <w:jc w:val="center"/>
        <w:rPr>
          <w:rFonts w:ascii="宋体" w:hAnsi="宋体"/>
          <w:sz w:val="24"/>
        </w:rPr>
      </w:pPr>
    </w:p>
    <w:p w:rsidR="00845341" w:rsidRPr="0096704C" w:rsidRDefault="00845341" w:rsidP="00845341">
      <w:pPr>
        <w:spacing w:line="300" w:lineRule="auto"/>
        <w:jc w:val="center"/>
        <w:rPr>
          <w:b/>
          <w:sz w:val="24"/>
        </w:rPr>
      </w:pPr>
      <w:r>
        <w:rPr>
          <w:rFonts w:ascii="宋体" w:hAnsi="宋体" w:hint="eastAsia"/>
          <w:sz w:val="32"/>
          <w:szCs w:val="32"/>
        </w:rPr>
        <w:t>二〇一五</w:t>
      </w:r>
      <w:r w:rsidRPr="00781C7C">
        <w:rPr>
          <w:rFonts w:ascii="黑体" w:eastAsia="黑体" w:hAnsi="黑体" w:hint="eastAsia"/>
          <w:sz w:val="32"/>
          <w:szCs w:val="32"/>
        </w:rPr>
        <w:t>年</w:t>
      </w:r>
      <w:r w:rsidR="006148CE">
        <w:rPr>
          <w:rFonts w:ascii="宋体" w:hAnsi="宋体" w:hint="eastAsia"/>
          <w:sz w:val="32"/>
          <w:szCs w:val="32"/>
        </w:rPr>
        <w:t>十</w:t>
      </w:r>
      <w:r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10"/>
          <w:footerReference w:type="default" r:id="rId11"/>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2"/>
          <w:footerReference w:type="even" r:id="rId13"/>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6148CE">
      <w:pPr>
        <w:pStyle w:val="1"/>
        <w:spacing w:before="480" w:after="360" w:line="240" w:lineRule="auto"/>
        <w:jc w:val="center"/>
        <w:rPr>
          <w:rFonts w:ascii="黑体" w:eastAsia="黑体" w:hAnsi="黑体"/>
          <w:b w:val="0"/>
          <w:sz w:val="32"/>
          <w:szCs w:val="32"/>
        </w:rPr>
      </w:pPr>
      <w:bookmarkStart w:id="0" w:name="_Toc387132155"/>
      <w:bookmarkStart w:id="1" w:name="_Toc429458953"/>
      <w:bookmarkStart w:id="2" w:name="_Toc432012187"/>
      <w:bookmarkStart w:id="3" w:name="_Toc432012341"/>
      <w:bookmarkStart w:id="4" w:name="_Toc432276037"/>
      <w:bookmarkStart w:id="5" w:name="_Toc432581583"/>
      <w:r w:rsidRPr="00440BE7">
        <w:rPr>
          <w:rFonts w:ascii="黑体" w:eastAsia="黑体" w:hAnsi="黑体" w:hint="eastAsia"/>
          <w:b w:val="0"/>
          <w:sz w:val="32"/>
          <w:szCs w:val="32"/>
        </w:rPr>
        <w:lastRenderedPageBreak/>
        <w:t>摘要</w:t>
      </w:r>
      <w:bookmarkEnd w:id="0"/>
      <w:bookmarkEnd w:id="1"/>
      <w:bookmarkEnd w:id="2"/>
      <w:bookmarkEnd w:id="3"/>
      <w:bookmarkEnd w:id="4"/>
      <w:bookmarkEnd w:id="5"/>
    </w:p>
    <w:p w:rsidR="00D62440" w:rsidRPr="006148CE" w:rsidRDefault="00D62440" w:rsidP="00D62440">
      <w:pPr>
        <w:widowControl/>
        <w:spacing w:line="400" w:lineRule="exact"/>
        <w:ind w:firstLineChars="227" w:firstLine="545"/>
        <w:rPr>
          <w:rFonts w:asciiTheme="minorEastAsia" w:eastAsiaTheme="minorEastAsia" w:hAnsiTheme="minorEastAsia" w:cs="幼圆"/>
          <w:sz w:val="24"/>
        </w:rPr>
      </w:pPr>
      <w:r w:rsidRPr="006148CE">
        <w:rPr>
          <w:rFonts w:asciiTheme="minorEastAsia" w:eastAsiaTheme="minorEastAsia" w:hAnsiTheme="minorEastAsia" w:cs="幼圆" w:hint="eastAsia"/>
          <w:sz w:val="24"/>
        </w:rPr>
        <w:t>在当前大数据背景下，</w:t>
      </w:r>
      <w:r w:rsidR="003B2ECF" w:rsidRPr="006148CE">
        <w:rPr>
          <w:rFonts w:asciiTheme="minorEastAsia" w:eastAsiaTheme="minorEastAsia" w:hAnsiTheme="minorEastAsia"/>
          <w:sz w:val="24"/>
        </w:rPr>
        <w:t>精准化、个性化的</w:t>
      </w:r>
      <w:r w:rsidR="003B2ECF" w:rsidRPr="006148CE">
        <w:rPr>
          <w:rFonts w:asciiTheme="minorEastAsia" w:eastAsiaTheme="minorEastAsia" w:hAnsiTheme="minorEastAsia" w:hint="eastAsia"/>
          <w:sz w:val="24"/>
        </w:rPr>
        <w:t>产品</w:t>
      </w:r>
      <w:r w:rsidR="003B2ECF" w:rsidRPr="006148CE">
        <w:rPr>
          <w:rFonts w:asciiTheme="minorEastAsia" w:eastAsiaTheme="minorEastAsia" w:hAnsiTheme="minorEastAsia"/>
          <w:sz w:val="24"/>
        </w:rPr>
        <w:t>服务是必然</w:t>
      </w:r>
      <w:r w:rsidR="003B2ECF" w:rsidRPr="006148CE">
        <w:rPr>
          <w:rFonts w:asciiTheme="minorEastAsia" w:eastAsiaTheme="minorEastAsia" w:hAnsiTheme="minorEastAsia" w:hint="eastAsia"/>
          <w:sz w:val="24"/>
        </w:rPr>
        <w:t>趋势</w:t>
      </w:r>
      <w:r w:rsidR="003B2ECF" w:rsidRPr="006148CE">
        <w:rPr>
          <w:rFonts w:asciiTheme="minorEastAsia" w:eastAsiaTheme="minorEastAsia" w:hAnsiTheme="minorEastAsia"/>
          <w:sz w:val="24"/>
        </w:rPr>
        <w:t>，</w:t>
      </w:r>
      <w:r w:rsidRPr="006148CE">
        <w:rPr>
          <w:rFonts w:asciiTheme="minorEastAsia" w:eastAsiaTheme="minorEastAsia" w:hAnsiTheme="minorEastAsia" w:cs="幼圆" w:hint="eastAsia"/>
          <w:sz w:val="24"/>
        </w:rPr>
        <w:t>各大</w:t>
      </w:r>
      <w:ins w:id="6" w:author="LiJie" w:date="2015-10-16T10:44:00Z">
        <w:r w:rsidR="00AF2E22">
          <w:rPr>
            <w:rFonts w:asciiTheme="minorEastAsia" w:eastAsiaTheme="minorEastAsia" w:hAnsiTheme="minorEastAsia" w:cs="幼圆" w:hint="eastAsia"/>
            <w:sz w:val="24"/>
          </w:rPr>
          <w:t>电信</w:t>
        </w:r>
      </w:ins>
      <w:r w:rsidRPr="006148CE">
        <w:rPr>
          <w:rFonts w:asciiTheme="minorEastAsia" w:eastAsiaTheme="minorEastAsia" w:hAnsiTheme="minorEastAsia" w:cs="幼圆" w:hint="eastAsia"/>
          <w:sz w:val="24"/>
        </w:rPr>
        <w:t>运营商意识</w:t>
      </w:r>
      <w:r w:rsidRPr="006148CE">
        <w:rPr>
          <w:rFonts w:asciiTheme="minorEastAsia" w:eastAsiaTheme="minorEastAsia" w:hAnsiTheme="minorEastAsia" w:cs="幼圆"/>
          <w:sz w:val="24"/>
        </w:rPr>
        <w:t>到产品服务</w:t>
      </w:r>
      <w:r w:rsidRPr="006148CE">
        <w:rPr>
          <w:rFonts w:asciiTheme="minorEastAsia" w:eastAsiaTheme="minorEastAsia" w:hAnsiTheme="minorEastAsia" w:cs="幼圆" w:hint="eastAsia"/>
          <w:sz w:val="24"/>
        </w:rPr>
        <w:t>应由</w:t>
      </w:r>
      <w:r w:rsidRPr="006148CE">
        <w:rPr>
          <w:rFonts w:asciiTheme="minorEastAsia" w:eastAsiaTheme="minorEastAsia" w:hAnsiTheme="minorEastAsia" w:cs="幼圆"/>
          <w:sz w:val="24"/>
        </w:rPr>
        <w:t>粗放经营转为精细化、个性化，</w:t>
      </w:r>
      <w:r w:rsidRPr="006148CE">
        <w:rPr>
          <w:rFonts w:asciiTheme="minorEastAsia" w:eastAsiaTheme="minorEastAsia" w:hAnsiTheme="minorEastAsia" w:cs="幼圆" w:hint="eastAsia"/>
          <w:sz w:val="24"/>
        </w:rPr>
        <w:t>开始建立自己的基于数据挖掘的商业智能系统。</w:t>
      </w:r>
      <w:r w:rsidR="003B2ECF" w:rsidRPr="006148CE">
        <w:rPr>
          <w:rFonts w:asciiTheme="minorEastAsia" w:eastAsiaTheme="minorEastAsia" w:hAnsiTheme="minorEastAsia" w:cs="幼圆" w:hint="eastAsia"/>
          <w:sz w:val="24"/>
        </w:rPr>
        <w:t>但目前各大运营商</w:t>
      </w:r>
      <w:r w:rsidR="003B2ECF" w:rsidRPr="006148CE">
        <w:rPr>
          <w:rFonts w:asciiTheme="minorEastAsia" w:eastAsiaTheme="minorEastAsia" w:hAnsiTheme="minorEastAsia" w:hint="eastAsia"/>
          <w:sz w:val="24"/>
        </w:rPr>
        <w:t>在</w:t>
      </w:r>
      <w:r w:rsidR="003B2ECF" w:rsidRPr="006148CE">
        <w:rPr>
          <w:rFonts w:asciiTheme="minorEastAsia" w:eastAsiaTheme="minorEastAsia" w:hAnsiTheme="minorEastAsia"/>
          <w:sz w:val="24"/>
        </w:rPr>
        <w:t>流量经营、套餐</w:t>
      </w:r>
      <w:r w:rsidR="003B2ECF" w:rsidRPr="006148CE">
        <w:rPr>
          <w:rFonts w:asciiTheme="minorEastAsia" w:eastAsiaTheme="minorEastAsia" w:hAnsiTheme="minorEastAsia" w:hint="eastAsia"/>
          <w:sz w:val="24"/>
        </w:rPr>
        <w:t>、</w:t>
      </w:r>
      <w:r w:rsidR="003B2ECF" w:rsidRPr="006148CE">
        <w:rPr>
          <w:rFonts w:asciiTheme="minorEastAsia" w:eastAsiaTheme="minorEastAsia" w:hAnsiTheme="minorEastAsia"/>
          <w:sz w:val="24"/>
        </w:rPr>
        <w:t>网络质量、基站建设等方面正逐步上手研究，</w:t>
      </w:r>
      <w:r w:rsidR="003B2ECF" w:rsidRPr="006148CE">
        <w:rPr>
          <w:rFonts w:asciiTheme="minorEastAsia" w:eastAsiaTheme="minorEastAsia" w:hAnsiTheme="minorEastAsia" w:hint="eastAsia"/>
          <w:sz w:val="24"/>
        </w:rPr>
        <w:t>而</w:t>
      </w:r>
      <w:r w:rsidR="003B2ECF" w:rsidRPr="006148CE">
        <w:rPr>
          <w:rFonts w:asciiTheme="minorEastAsia" w:eastAsiaTheme="minorEastAsia" w:hAnsiTheme="minorEastAsia"/>
          <w:sz w:val="24"/>
        </w:rPr>
        <w:t>在</w:t>
      </w:r>
      <w:r w:rsidR="003B2ECF" w:rsidRPr="006148CE">
        <w:rPr>
          <w:rFonts w:asciiTheme="minorEastAsia" w:eastAsiaTheme="minorEastAsia" w:hAnsiTheme="minorEastAsia" w:hint="eastAsia"/>
          <w:sz w:val="24"/>
        </w:rPr>
        <w:t>用户</w:t>
      </w:r>
      <w:r w:rsidR="003B2ECF" w:rsidRPr="006148CE">
        <w:rPr>
          <w:rFonts w:asciiTheme="minorEastAsia" w:eastAsiaTheme="minorEastAsia" w:hAnsiTheme="minorEastAsia"/>
          <w:sz w:val="24"/>
        </w:rPr>
        <w:t>分析和精准营销方面还在起步阶段</w:t>
      </w:r>
      <w:r w:rsidR="003B2ECF" w:rsidRPr="006148CE">
        <w:rPr>
          <w:rFonts w:asciiTheme="minorEastAsia" w:eastAsiaTheme="minorEastAsia" w:hAnsiTheme="minorEastAsia" w:cs="幼圆" w:hint="eastAsia"/>
          <w:sz w:val="24"/>
        </w:rPr>
        <w:t>。</w:t>
      </w:r>
      <w:r w:rsidR="003B2ECF" w:rsidRPr="006148CE">
        <w:rPr>
          <w:rFonts w:asciiTheme="minorEastAsia" w:eastAsiaTheme="minorEastAsia" w:hAnsiTheme="minorEastAsia" w:cs="幼圆"/>
          <w:sz w:val="24"/>
        </w:rPr>
        <w:t>所以本次</w:t>
      </w:r>
      <w:r w:rsidR="003B2ECF" w:rsidRPr="006148CE">
        <w:rPr>
          <w:rFonts w:asciiTheme="minorEastAsia" w:eastAsiaTheme="minorEastAsia" w:hAnsiTheme="minorEastAsia" w:cs="幼圆" w:hint="eastAsia"/>
          <w:sz w:val="24"/>
        </w:rPr>
        <w:t>选择</w:t>
      </w:r>
      <w:r w:rsidR="003B2ECF" w:rsidRPr="006148CE">
        <w:rPr>
          <w:rFonts w:asciiTheme="minorEastAsia" w:eastAsiaTheme="minorEastAsia" w:hAnsiTheme="minorEastAsia" w:cs="幼圆"/>
          <w:sz w:val="24"/>
        </w:rPr>
        <w:t>此方向进行研究</w:t>
      </w:r>
      <w:r w:rsidR="003B2ECF" w:rsidRPr="006148CE">
        <w:rPr>
          <w:rFonts w:asciiTheme="minorEastAsia" w:eastAsiaTheme="minorEastAsia" w:hAnsiTheme="minorEastAsia" w:cs="幼圆" w:hint="eastAsia"/>
          <w:sz w:val="24"/>
        </w:rPr>
        <w:t>，通过对大量个人上网数据进行深入分析，</w:t>
      </w:r>
      <w:r w:rsidRPr="006148CE">
        <w:rPr>
          <w:rFonts w:asciiTheme="minorEastAsia" w:eastAsiaTheme="minorEastAsia" w:hAnsiTheme="minorEastAsia" w:cs="幼圆" w:hint="eastAsia"/>
          <w:sz w:val="24"/>
        </w:rPr>
        <w:t>准确挖掘用户的偏好特性及其他特征，</w:t>
      </w:r>
      <w:r w:rsidR="003B2ECF" w:rsidRPr="006148CE">
        <w:rPr>
          <w:rFonts w:asciiTheme="minorEastAsia" w:eastAsiaTheme="minorEastAsia" w:hAnsiTheme="minorEastAsia" w:cs="幼圆" w:hint="eastAsia"/>
          <w:sz w:val="24"/>
        </w:rPr>
        <w:t>对用户精准化</w:t>
      </w:r>
      <w:r w:rsidR="003B2ECF" w:rsidRPr="006148CE">
        <w:rPr>
          <w:rFonts w:asciiTheme="minorEastAsia" w:eastAsiaTheme="minorEastAsia" w:hAnsiTheme="minorEastAsia" w:cs="幼圆"/>
          <w:sz w:val="24"/>
        </w:rPr>
        <w:t>、个性化的</w:t>
      </w:r>
      <w:r w:rsidR="003B2ECF" w:rsidRPr="006148CE">
        <w:rPr>
          <w:rFonts w:asciiTheme="minorEastAsia" w:eastAsiaTheme="minorEastAsia" w:hAnsiTheme="minorEastAsia" w:cs="幼圆" w:hint="eastAsia"/>
          <w:sz w:val="24"/>
        </w:rPr>
        <w:t>服务做</w:t>
      </w:r>
      <w:r w:rsidR="003B2ECF" w:rsidRPr="006148CE">
        <w:rPr>
          <w:rFonts w:asciiTheme="minorEastAsia" w:eastAsiaTheme="minorEastAsia" w:hAnsiTheme="minorEastAsia" w:cs="幼圆"/>
          <w:sz w:val="24"/>
        </w:rPr>
        <w:t>数据基础</w:t>
      </w:r>
      <w:r w:rsidR="003B2ECF" w:rsidRPr="006148CE">
        <w:rPr>
          <w:rFonts w:asciiTheme="minorEastAsia" w:eastAsiaTheme="minorEastAsia" w:hAnsiTheme="minorEastAsia" w:cs="幼圆" w:hint="eastAsia"/>
          <w:sz w:val="24"/>
        </w:rPr>
        <w:t>，</w:t>
      </w:r>
      <w:r w:rsidRPr="006148CE">
        <w:rPr>
          <w:rFonts w:asciiTheme="minorEastAsia" w:eastAsiaTheme="minorEastAsia" w:hAnsiTheme="minorEastAsia" w:cs="幼圆" w:hint="eastAsia"/>
          <w:sz w:val="24"/>
        </w:rPr>
        <w:t>从而可以对每一位用户提供定制的服务，达到精准服务推送的目的。</w:t>
      </w:r>
    </w:p>
    <w:p w:rsidR="006532A9" w:rsidRPr="006148CE" w:rsidRDefault="00D62440" w:rsidP="00D62440">
      <w:pPr>
        <w:widowControl/>
        <w:spacing w:line="400" w:lineRule="exact"/>
        <w:ind w:firstLineChars="177" w:firstLine="425"/>
        <w:rPr>
          <w:rFonts w:asciiTheme="minorEastAsia" w:eastAsiaTheme="minorEastAsia" w:hAnsiTheme="minorEastAsia"/>
          <w:sz w:val="24"/>
        </w:rPr>
      </w:pPr>
      <w:r w:rsidRPr="006148CE">
        <w:rPr>
          <w:rFonts w:asciiTheme="minorEastAsia" w:eastAsiaTheme="minorEastAsia" w:hAnsiTheme="minorEastAsia" w:cs="幼圆" w:hint="eastAsia"/>
          <w:sz w:val="24"/>
        </w:rPr>
        <w:t>本文</w:t>
      </w:r>
      <w:r w:rsidR="00FF5012" w:rsidRPr="006148CE">
        <w:rPr>
          <w:rFonts w:asciiTheme="minorEastAsia" w:eastAsiaTheme="minorEastAsia" w:hAnsiTheme="minorEastAsia"/>
          <w:sz w:val="24"/>
        </w:rPr>
        <w:t>基于</w:t>
      </w:r>
      <w:r w:rsidR="00FF5012" w:rsidRPr="006148CE">
        <w:rPr>
          <w:rFonts w:asciiTheme="minorEastAsia" w:eastAsiaTheme="minorEastAsia" w:hAnsiTheme="minorEastAsia" w:hint="eastAsia"/>
          <w:sz w:val="24"/>
        </w:rPr>
        <w:t>电信用户</w:t>
      </w:r>
      <w:r w:rsidR="00FF5012" w:rsidRPr="006148CE">
        <w:rPr>
          <w:rFonts w:asciiTheme="minorEastAsia" w:eastAsiaTheme="minorEastAsia" w:hAnsiTheme="minorEastAsia"/>
          <w:sz w:val="24"/>
        </w:rPr>
        <w:t>大数据，对</w:t>
      </w:r>
      <w:r w:rsidRPr="006148CE">
        <w:rPr>
          <w:rFonts w:asciiTheme="minorEastAsia" w:eastAsiaTheme="minorEastAsia" w:hAnsiTheme="minorEastAsia" w:cs="幼圆"/>
          <w:sz w:val="24"/>
        </w:rPr>
        <w:t>某省</w:t>
      </w:r>
      <w:r w:rsidRPr="006148CE">
        <w:rPr>
          <w:rFonts w:asciiTheme="minorEastAsia" w:eastAsiaTheme="minorEastAsia" w:hAnsiTheme="minorEastAsia" w:cs="幼圆" w:hint="eastAsia"/>
          <w:sz w:val="24"/>
        </w:rPr>
        <w:t>移动</w:t>
      </w:r>
      <w:r w:rsidRPr="006148CE">
        <w:rPr>
          <w:rFonts w:asciiTheme="minorEastAsia" w:eastAsiaTheme="minorEastAsia" w:hAnsiTheme="minorEastAsia" w:cs="幼圆"/>
          <w:sz w:val="24"/>
        </w:rPr>
        <w:t>用户</w:t>
      </w:r>
      <w:r w:rsidRPr="006148CE">
        <w:rPr>
          <w:rFonts w:asciiTheme="minorEastAsia" w:eastAsiaTheme="minorEastAsia" w:hAnsiTheme="minorEastAsia" w:cs="幼圆" w:hint="eastAsia"/>
          <w:sz w:val="24"/>
        </w:rPr>
        <w:t>的</w:t>
      </w:r>
      <w:r w:rsidRPr="006148CE">
        <w:rPr>
          <w:rFonts w:asciiTheme="minorEastAsia" w:eastAsiaTheme="minorEastAsia" w:hAnsiTheme="minorEastAsia" w:cs="幼圆"/>
          <w:sz w:val="24"/>
        </w:rPr>
        <w:t>上网数据</w:t>
      </w:r>
      <w:r w:rsidR="00FF5012" w:rsidRPr="006148CE">
        <w:rPr>
          <w:rFonts w:asciiTheme="minorEastAsia" w:eastAsiaTheme="minorEastAsia" w:hAnsiTheme="minorEastAsia" w:cs="幼圆" w:hint="eastAsia"/>
          <w:sz w:val="24"/>
        </w:rPr>
        <w:t>进行</w:t>
      </w:r>
      <w:r w:rsidR="00FF5012" w:rsidRPr="006148CE">
        <w:rPr>
          <w:rFonts w:asciiTheme="minorEastAsia" w:eastAsiaTheme="minorEastAsia" w:hAnsiTheme="minorEastAsia" w:cs="幼圆"/>
          <w:sz w:val="24"/>
        </w:rPr>
        <w:t>研究</w:t>
      </w:r>
      <w:r w:rsidR="006532A9" w:rsidRPr="006148CE">
        <w:rPr>
          <w:rFonts w:asciiTheme="minorEastAsia" w:eastAsiaTheme="minorEastAsia" w:hAnsiTheme="minorEastAsia" w:cs="幼圆" w:hint="eastAsia"/>
          <w:sz w:val="24"/>
        </w:rPr>
        <w:t>，</w:t>
      </w:r>
      <w:r w:rsidR="006532A9" w:rsidRPr="006148CE">
        <w:rPr>
          <w:rFonts w:asciiTheme="minorEastAsia" w:eastAsiaTheme="minorEastAsia" w:hAnsiTheme="minorEastAsia" w:cs="幼圆"/>
          <w:sz w:val="24"/>
        </w:rPr>
        <w:t>通过</w:t>
      </w:r>
      <w:r w:rsidR="006532A9" w:rsidRPr="006148CE">
        <w:rPr>
          <w:rFonts w:asciiTheme="minorEastAsia" w:eastAsiaTheme="minorEastAsia" w:hAnsiTheme="minorEastAsia" w:cs="幼圆" w:hint="eastAsia"/>
          <w:sz w:val="24"/>
        </w:rPr>
        <w:t>时间</w:t>
      </w:r>
      <w:r w:rsidR="006532A9" w:rsidRPr="006148CE">
        <w:rPr>
          <w:rFonts w:asciiTheme="minorEastAsia" w:eastAsiaTheme="minorEastAsia" w:hAnsiTheme="minorEastAsia" w:cs="幼圆"/>
          <w:sz w:val="24"/>
        </w:rPr>
        <w:t>序列分析、</w:t>
      </w:r>
      <w:proofErr w:type="gramStart"/>
      <w:r w:rsidR="006532A9" w:rsidRPr="006148CE">
        <w:rPr>
          <w:rFonts w:asciiTheme="minorEastAsia" w:eastAsiaTheme="minorEastAsia" w:hAnsiTheme="minorEastAsia" w:cs="幼圆"/>
          <w:sz w:val="24"/>
        </w:rPr>
        <w:t>幂</w:t>
      </w:r>
      <w:proofErr w:type="gramEnd"/>
      <w:r w:rsidR="006532A9" w:rsidRPr="006148CE">
        <w:rPr>
          <w:rFonts w:asciiTheme="minorEastAsia" w:eastAsiaTheme="minorEastAsia" w:hAnsiTheme="minorEastAsia" w:cs="幼圆"/>
          <w:sz w:val="24"/>
        </w:rPr>
        <w:t>定律</w:t>
      </w:r>
      <w:r w:rsidR="006532A9" w:rsidRPr="006148CE">
        <w:rPr>
          <w:rFonts w:asciiTheme="minorEastAsia" w:eastAsiaTheme="minorEastAsia" w:hAnsiTheme="minorEastAsia" w:cs="幼圆" w:hint="eastAsia"/>
          <w:sz w:val="24"/>
        </w:rPr>
        <w:t>、</w:t>
      </w:r>
      <w:r w:rsidR="006532A9" w:rsidRPr="006148CE">
        <w:rPr>
          <w:rFonts w:asciiTheme="minorEastAsia" w:eastAsiaTheme="minorEastAsia" w:hAnsiTheme="minorEastAsia"/>
          <w:sz w:val="24"/>
        </w:rPr>
        <w:t>P</w:t>
      </w:r>
      <w:r w:rsidR="006532A9" w:rsidRPr="006148CE">
        <w:rPr>
          <w:rFonts w:asciiTheme="minorEastAsia" w:eastAsiaTheme="minorEastAsia" w:hAnsiTheme="minorEastAsia" w:hint="eastAsia"/>
          <w:sz w:val="24"/>
        </w:rPr>
        <w:t>hantom联合</w:t>
      </w:r>
      <w:r w:rsidR="006532A9" w:rsidRPr="006148CE">
        <w:rPr>
          <w:rFonts w:asciiTheme="minorEastAsia" w:eastAsiaTheme="minorEastAsia" w:hAnsiTheme="minorEastAsia"/>
          <w:sz w:val="24"/>
        </w:rPr>
        <w:t>聚类算法</w:t>
      </w:r>
      <w:r w:rsidR="006532A9" w:rsidRPr="006148CE">
        <w:rPr>
          <w:rFonts w:asciiTheme="minorEastAsia" w:eastAsiaTheme="minorEastAsia" w:hAnsiTheme="minorEastAsia" w:hint="eastAsia"/>
          <w:sz w:val="24"/>
        </w:rPr>
        <w:t>等数据</w:t>
      </w:r>
      <w:r w:rsidR="006532A9" w:rsidRPr="006148CE">
        <w:rPr>
          <w:rFonts w:asciiTheme="minorEastAsia" w:eastAsiaTheme="minorEastAsia" w:hAnsiTheme="minorEastAsia"/>
          <w:sz w:val="24"/>
        </w:rPr>
        <w:t>分析方法，对用户访问行为的时间规律、市场竞争结构、用户兴趣的市场细分进行了分析。</w:t>
      </w:r>
      <w:r w:rsidR="0095708B" w:rsidRPr="006148CE">
        <w:rPr>
          <w:rFonts w:asciiTheme="minorEastAsia" w:eastAsiaTheme="minorEastAsia" w:hAnsiTheme="minorEastAsia" w:hint="eastAsia"/>
          <w:sz w:val="24"/>
        </w:rPr>
        <w:t>在</w:t>
      </w:r>
      <w:r w:rsidR="0095708B" w:rsidRPr="006148CE">
        <w:rPr>
          <w:rFonts w:asciiTheme="minorEastAsia" w:eastAsiaTheme="minorEastAsia" w:hAnsiTheme="minorEastAsia"/>
          <w:sz w:val="24"/>
        </w:rPr>
        <w:t>时间维度</w:t>
      </w:r>
      <w:r w:rsidR="0095708B" w:rsidRPr="006148CE">
        <w:rPr>
          <w:rFonts w:asciiTheme="minorEastAsia" w:eastAsiaTheme="minorEastAsia" w:hAnsiTheme="minorEastAsia" w:hint="eastAsia"/>
          <w:sz w:val="24"/>
        </w:rPr>
        <w:t>上</w:t>
      </w:r>
      <w:r w:rsidR="0095708B" w:rsidRPr="006148CE">
        <w:rPr>
          <w:rFonts w:asciiTheme="minorEastAsia" w:eastAsiaTheme="minorEastAsia" w:hAnsiTheme="minorEastAsia"/>
          <w:sz w:val="24"/>
        </w:rPr>
        <w:t>发现用户</w:t>
      </w:r>
      <w:r w:rsidR="0095708B" w:rsidRPr="006148CE">
        <w:rPr>
          <w:rFonts w:asciiTheme="minorEastAsia" w:eastAsiaTheme="minorEastAsia" w:hAnsiTheme="minorEastAsia" w:hint="eastAsia"/>
          <w:sz w:val="24"/>
        </w:rPr>
        <w:t>对</w:t>
      </w:r>
      <w:r w:rsidR="0095708B" w:rsidRPr="006148CE">
        <w:rPr>
          <w:rFonts w:asciiTheme="minorEastAsia" w:eastAsiaTheme="minorEastAsia" w:hAnsiTheme="minorEastAsia"/>
          <w:sz w:val="24"/>
        </w:rPr>
        <w:t>移动互联网日访问</w:t>
      </w:r>
      <w:r w:rsidR="0095708B" w:rsidRPr="006148CE">
        <w:rPr>
          <w:rFonts w:asciiTheme="minorEastAsia" w:eastAsiaTheme="minorEastAsia" w:hAnsiTheme="minorEastAsia" w:hint="eastAsia"/>
          <w:sz w:val="24"/>
        </w:rPr>
        <w:t>量周期</w:t>
      </w:r>
      <w:r w:rsidR="0095708B" w:rsidRPr="006148CE">
        <w:rPr>
          <w:rFonts w:asciiTheme="minorEastAsia" w:eastAsiaTheme="minorEastAsia" w:hAnsiTheme="minorEastAsia"/>
          <w:sz w:val="24"/>
        </w:rPr>
        <w:t>为</w:t>
      </w:r>
      <w:r w:rsidR="0095708B" w:rsidRPr="006148CE">
        <w:rPr>
          <w:rFonts w:asciiTheme="minorEastAsia" w:eastAsiaTheme="minorEastAsia" w:hAnsiTheme="minorEastAsia" w:hint="eastAsia"/>
          <w:sz w:val="24"/>
        </w:rPr>
        <w:t>7天</w:t>
      </w:r>
      <w:r w:rsidR="0095708B" w:rsidRPr="006148CE">
        <w:rPr>
          <w:rFonts w:asciiTheme="minorEastAsia" w:eastAsiaTheme="minorEastAsia" w:hAnsiTheme="minorEastAsia"/>
          <w:sz w:val="24"/>
        </w:rPr>
        <w:t>，周五、周一较多，周末较少</w:t>
      </w:r>
      <w:r w:rsidR="0095708B" w:rsidRPr="006148CE">
        <w:rPr>
          <w:rFonts w:asciiTheme="minorEastAsia" w:eastAsiaTheme="minorEastAsia" w:hAnsiTheme="minorEastAsia" w:hint="eastAsia"/>
          <w:sz w:val="24"/>
        </w:rPr>
        <w:t>；</w:t>
      </w:r>
      <w:r w:rsidR="0095708B" w:rsidRPr="006148CE">
        <w:rPr>
          <w:rFonts w:asciiTheme="minorEastAsia" w:eastAsiaTheme="minorEastAsia" w:hAnsiTheme="minorEastAsia"/>
          <w:sz w:val="24"/>
        </w:rPr>
        <w:t>以小时为粒度的时间序列周期为</w:t>
      </w:r>
      <w:r w:rsidR="0095708B" w:rsidRPr="006148CE">
        <w:rPr>
          <w:rFonts w:asciiTheme="minorEastAsia" w:eastAsiaTheme="minorEastAsia" w:hAnsiTheme="minorEastAsia" w:hint="eastAsia"/>
          <w:sz w:val="24"/>
        </w:rPr>
        <w:t>24，</w:t>
      </w:r>
      <w:r w:rsidR="0095708B" w:rsidRPr="006148CE">
        <w:rPr>
          <w:rFonts w:asciiTheme="minorEastAsia" w:eastAsiaTheme="minorEastAsia" w:hAnsiTheme="minorEastAsia"/>
          <w:sz w:val="24"/>
        </w:rPr>
        <w:t>每天早上</w:t>
      </w:r>
      <w:r w:rsidR="0095708B" w:rsidRPr="006148CE">
        <w:rPr>
          <w:rFonts w:asciiTheme="minorEastAsia" w:eastAsiaTheme="minorEastAsia" w:hAnsiTheme="minorEastAsia" w:hint="eastAsia"/>
          <w:sz w:val="24"/>
        </w:rPr>
        <w:t>7点</w:t>
      </w:r>
      <w:r w:rsidR="0095708B" w:rsidRPr="006148CE">
        <w:rPr>
          <w:rFonts w:asciiTheme="minorEastAsia" w:eastAsiaTheme="minorEastAsia" w:hAnsiTheme="minorEastAsia"/>
          <w:sz w:val="24"/>
        </w:rPr>
        <w:t>左右</w:t>
      </w:r>
      <w:r w:rsidR="0095708B" w:rsidRPr="006148CE">
        <w:rPr>
          <w:rFonts w:asciiTheme="minorEastAsia" w:eastAsiaTheme="minorEastAsia" w:hAnsiTheme="minorEastAsia" w:hint="eastAsia"/>
          <w:sz w:val="24"/>
        </w:rPr>
        <w:t>最低</w:t>
      </w:r>
      <w:r w:rsidR="0095708B" w:rsidRPr="006148CE">
        <w:rPr>
          <w:rFonts w:asciiTheme="minorEastAsia" w:eastAsiaTheme="minorEastAsia" w:hAnsiTheme="minorEastAsia"/>
          <w:sz w:val="24"/>
        </w:rPr>
        <w:t>，晚上</w:t>
      </w:r>
      <w:r w:rsidR="0095708B" w:rsidRPr="006148CE">
        <w:rPr>
          <w:rFonts w:asciiTheme="minorEastAsia" w:eastAsiaTheme="minorEastAsia" w:hAnsiTheme="minorEastAsia" w:hint="eastAsia"/>
          <w:sz w:val="24"/>
        </w:rPr>
        <w:t>20点</w:t>
      </w:r>
      <w:r w:rsidR="0095708B" w:rsidRPr="006148CE">
        <w:rPr>
          <w:rFonts w:asciiTheme="minorEastAsia" w:eastAsiaTheme="minorEastAsia" w:hAnsiTheme="minorEastAsia"/>
          <w:sz w:val="24"/>
        </w:rPr>
        <w:t>左右访问量最高，并</w:t>
      </w:r>
      <w:r w:rsidR="0095708B" w:rsidRPr="006148CE">
        <w:rPr>
          <w:rFonts w:asciiTheme="minorEastAsia" w:eastAsiaTheme="minorEastAsia" w:hAnsiTheme="minorEastAsia" w:hint="eastAsia"/>
          <w:sz w:val="24"/>
        </w:rPr>
        <w:t>建立</w:t>
      </w:r>
      <w:r w:rsidR="0095708B" w:rsidRPr="006148CE">
        <w:rPr>
          <w:rFonts w:asciiTheme="minorEastAsia" w:eastAsiaTheme="minorEastAsia" w:hAnsiTheme="minorEastAsia"/>
          <w:sz w:val="24"/>
        </w:rPr>
        <w:t>了</w:t>
      </w:r>
      <w:r w:rsidR="0095708B" w:rsidRPr="006148CE">
        <w:rPr>
          <w:rFonts w:asciiTheme="minorEastAsia" w:eastAsiaTheme="minorEastAsia" w:hAnsiTheme="minorEastAsia" w:hint="eastAsia"/>
          <w:sz w:val="24"/>
        </w:rPr>
        <w:t>ARIMA时间</w:t>
      </w:r>
      <w:r w:rsidR="0095708B" w:rsidRPr="006148CE">
        <w:rPr>
          <w:rFonts w:asciiTheme="minorEastAsia" w:eastAsiaTheme="minorEastAsia" w:hAnsiTheme="minorEastAsia"/>
          <w:sz w:val="24"/>
        </w:rPr>
        <w:t>序列</w:t>
      </w:r>
      <w:ins w:id="7" w:author="LiJie" w:date="2015-10-16T10:45:00Z">
        <w:r w:rsidR="00AF2E22">
          <w:rPr>
            <w:rFonts w:asciiTheme="minorEastAsia" w:eastAsiaTheme="minorEastAsia" w:hAnsiTheme="minorEastAsia" w:hint="eastAsia"/>
            <w:sz w:val="24"/>
          </w:rPr>
          <w:t>预测</w:t>
        </w:r>
      </w:ins>
      <w:r w:rsidR="0095708B" w:rsidRPr="006148CE">
        <w:rPr>
          <w:rFonts w:asciiTheme="minorEastAsia" w:eastAsiaTheme="minorEastAsia" w:hAnsiTheme="minorEastAsia"/>
          <w:sz w:val="24"/>
        </w:rPr>
        <w:t>模型。</w:t>
      </w:r>
      <w:r w:rsidR="0095708B" w:rsidRPr="006148CE">
        <w:rPr>
          <w:rFonts w:asciiTheme="minorEastAsia" w:eastAsiaTheme="minorEastAsia" w:hAnsiTheme="minorEastAsia" w:hint="eastAsia"/>
          <w:sz w:val="24"/>
        </w:rPr>
        <w:t>在</w:t>
      </w:r>
      <w:r w:rsidR="0095708B" w:rsidRPr="006148CE">
        <w:rPr>
          <w:rFonts w:asciiTheme="minorEastAsia" w:eastAsiaTheme="minorEastAsia" w:hAnsiTheme="minorEastAsia"/>
          <w:sz w:val="24"/>
        </w:rPr>
        <w:t>业务应用市场的竞争结构中发现每类市场都符合</w:t>
      </w:r>
      <w:proofErr w:type="gramStart"/>
      <w:r w:rsidR="0095708B" w:rsidRPr="006148CE">
        <w:rPr>
          <w:rFonts w:asciiTheme="minorEastAsia" w:eastAsiaTheme="minorEastAsia" w:hAnsiTheme="minorEastAsia" w:hint="eastAsia"/>
          <w:sz w:val="24"/>
        </w:rPr>
        <w:t>幂</w:t>
      </w:r>
      <w:proofErr w:type="gramEnd"/>
      <w:r w:rsidR="0095708B" w:rsidRPr="006148CE">
        <w:rPr>
          <w:rFonts w:asciiTheme="minorEastAsia" w:eastAsiaTheme="minorEastAsia" w:hAnsiTheme="minorEastAsia" w:hint="eastAsia"/>
          <w:sz w:val="24"/>
        </w:rPr>
        <w:t>定律</w:t>
      </w:r>
      <w:r w:rsidR="0095708B" w:rsidRPr="006148CE">
        <w:rPr>
          <w:rFonts w:asciiTheme="minorEastAsia" w:eastAsiaTheme="minorEastAsia" w:hAnsiTheme="minorEastAsia"/>
          <w:sz w:val="24"/>
        </w:rPr>
        <w:t>，并对各类市场的竞争激烈程度、垄断情况进行了分析</w:t>
      </w:r>
      <w:ins w:id="8" w:author="LiJie" w:date="2015-10-16T10:46:00Z">
        <w:r w:rsidR="00AF2E22">
          <w:rPr>
            <w:rFonts w:asciiTheme="minorEastAsia" w:eastAsiaTheme="minorEastAsia" w:hAnsiTheme="minorEastAsia" w:hint="eastAsia"/>
            <w:sz w:val="24"/>
          </w:rPr>
          <w:t>，给出营销建议</w:t>
        </w:r>
      </w:ins>
      <w:r w:rsidR="0095708B" w:rsidRPr="006148CE">
        <w:rPr>
          <w:rFonts w:asciiTheme="minorEastAsia" w:eastAsiaTheme="minorEastAsia" w:hAnsiTheme="minorEastAsia"/>
          <w:sz w:val="24"/>
        </w:rPr>
        <w:t>。在</w:t>
      </w:r>
      <w:r w:rsidR="0095708B" w:rsidRPr="006148CE">
        <w:rPr>
          <w:rFonts w:asciiTheme="minorEastAsia" w:eastAsiaTheme="minorEastAsia" w:hAnsiTheme="minorEastAsia" w:hint="eastAsia"/>
          <w:sz w:val="24"/>
        </w:rPr>
        <w:t>针对</w:t>
      </w:r>
      <w:r w:rsidR="0095708B" w:rsidRPr="006148CE">
        <w:rPr>
          <w:rFonts w:asciiTheme="minorEastAsia" w:eastAsiaTheme="minorEastAsia" w:hAnsiTheme="minorEastAsia"/>
          <w:sz w:val="24"/>
        </w:rPr>
        <w:t>用户兴趣的市场细分中，</w:t>
      </w:r>
      <w:r w:rsidR="0095708B" w:rsidRPr="006148CE">
        <w:rPr>
          <w:rFonts w:asciiTheme="minorEastAsia" w:eastAsiaTheme="minorEastAsia" w:hAnsiTheme="minorEastAsia" w:hint="eastAsia"/>
          <w:sz w:val="24"/>
        </w:rPr>
        <w:t>使用</w:t>
      </w:r>
      <w:r w:rsidR="0095708B" w:rsidRPr="006148CE">
        <w:rPr>
          <w:rFonts w:asciiTheme="minorEastAsia" w:eastAsiaTheme="minorEastAsia" w:hAnsiTheme="minorEastAsia"/>
          <w:sz w:val="24"/>
        </w:rPr>
        <w:t>P</w:t>
      </w:r>
      <w:r w:rsidR="0095708B" w:rsidRPr="006148CE">
        <w:rPr>
          <w:rFonts w:asciiTheme="minorEastAsia" w:eastAsiaTheme="minorEastAsia" w:hAnsiTheme="minorEastAsia" w:hint="eastAsia"/>
          <w:sz w:val="24"/>
        </w:rPr>
        <w:t>hantom双向软聚类算法</w:t>
      </w:r>
      <w:r w:rsidR="0095708B" w:rsidRPr="006148CE">
        <w:rPr>
          <w:rFonts w:asciiTheme="minorEastAsia" w:eastAsiaTheme="minorEastAsia" w:hAnsiTheme="minorEastAsia"/>
          <w:sz w:val="24"/>
        </w:rPr>
        <w:t>将用户聚成</w:t>
      </w:r>
      <w:r w:rsidR="0095708B" w:rsidRPr="006148CE">
        <w:rPr>
          <w:rFonts w:asciiTheme="minorEastAsia" w:eastAsiaTheme="minorEastAsia" w:hAnsiTheme="minorEastAsia" w:hint="eastAsia"/>
          <w:sz w:val="24"/>
        </w:rPr>
        <w:t>16类</w:t>
      </w:r>
      <w:r w:rsidR="0095708B" w:rsidRPr="006148CE">
        <w:rPr>
          <w:rFonts w:asciiTheme="minorEastAsia" w:eastAsiaTheme="minorEastAsia" w:hAnsiTheme="minorEastAsia"/>
          <w:sz w:val="24"/>
        </w:rPr>
        <w:t>，</w:t>
      </w:r>
      <w:r w:rsidR="00B1343E" w:rsidRPr="006148CE">
        <w:rPr>
          <w:rFonts w:asciiTheme="minorEastAsia" w:eastAsiaTheme="minorEastAsia" w:hAnsiTheme="minorEastAsia" w:hint="eastAsia"/>
          <w:sz w:val="24"/>
        </w:rPr>
        <w:t>将16类</w:t>
      </w:r>
      <w:r w:rsidR="00B1343E" w:rsidRPr="006148CE">
        <w:rPr>
          <w:rFonts w:asciiTheme="minorEastAsia" w:eastAsiaTheme="minorEastAsia" w:hAnsiTheme="minorEastAsia"/>
          <w:sz w:val="24"/>
        </w:rPr>
        <w:t>用户分成</w:t>
      </w:r>
      <w:r w:rsidR="00B1343E" w:rsidRPr="006148CE">
        <w:rPr>
          <w:rFonts w:asciiTheme="minorEastAsia" w:eastAsiaTheme="minorEastAsia" w:hAnsiTheme="minorEastAsia" w:hint="eastAsia"/>
          <w:sz w:val="24"/>
        </w:rPr>
        <w:t>社交型</w:t>
      </w:r>
      <w:r w:rsidR="00B1343E" w:rsidRPr="006148CE">
        <w:rPr>
          <w:rFonts w:asciiTheme="minorEastAsia" w:eastAsiaTheme="minorEastAsia" w:hAnsiTheme="minorEastAsia"/>
          <w:sz w:val="24"/>
        </w:rPr>
        <w:t>、娱乐</w:t>
      </w:r>
      <w:r w:rsidR="00B1343E" w:rsidRPr="006148CE">
        <w:rPr>
          <w:rFonts w:asciiTheme="minorEastAsia" w:eastAsiaTheme="minorEastAsia" w:hAnsiTheme="minorEastAsia" w:hint="eastAsia"/>
          <w:sz w:val="24"/>
        </w:rPr>
        <w:t>型</w:t>
      </w:r>
      <w:r w:rsidR="00B1343E" w:rsidRPr="006148CE">
        <w:rPr>
          <w:rFonts w:asciiTheme="minorEastAsia" w:eastAsiaTheme="minorEastAsia" w:hAnsiTheme="minorEastAsia"/>
          <w:sz w:val="24"/>
        </w:rPr>
        <w:t>、</w:t>
      </w:r>
      <w:r w:rsidR="00B1343E" w:rsidRPr="006148CE">
        <w:rPr>
          <w:rFonts w:asciiTheme="minorEastAsia" w:eastAsiaTheme="minorEastAsia" w:hAnsiTheme="minorEastAsia" w:hint="eastAsia"/>
          <w:sz w:val="24"/>
        </w:rPr>
        <w:t>旅游型</w:t>
      </w:r>
      <w:r w:rsidR="00B1343E" w:rsidRPr="006148CE">
        <w:rPr>
          <w:rFonts w:asciiTheme="minorEastAsia" w:eastAsiaTheme="minorEastAsia" w:hAnsiTheme="minorEastAsia"/>
          <w:sz w:val="24"/>
        </w:rPr>
        <w:t>、理财型、生活型、新闻型和软件型7</w:t>
      </w:r>
      <w:r w:rsidR="00B1343E" w:rsidRPr="006148CE">
        <w:rPr>
          <w:rFonts w:asciiTheme="minorEastAsia" w:eastAsiaTheme="minorEastAsia" w:hAnsiTheme="minorEastAsia" w:hint="eastAsia"/>
          <w:sz w:val="24"/>
        </w:rPr>
        <w:t>种类型，</w:t>
      </w:r>
      <w:r w:rsidR="00B1343E" w:rsidRPr="006148CE">
        <w:rPr>
          <w:rFonts w:asciiTheme="minorEastAsia" w:eastAsiaTheme="minorEastAsia" w:hAnsiTheme="minorEastAsia"/>
          <w:sz w:val="24"/>
        </w:rPr>
        <w:t>针对每</w:t>
      </w:r>
      <w:r w:rsidR="00B1343E" w:rsidRPr="006148CE">
        <w:rPr>
          <w:rFonts w:asciiTheme="minorEastAsia" w:eastAsiaTheme="minorEastAsia" w:hAnsiTheme="minorEastAsia" w:hint="eastAsia"/>
          <w:sz w:val="24"/>
        </w:rPr>
        <w:t>种</w:t>
      </w:r>
      <w:r w:rsidR="00B1343E" w:rsidRPr="006148CE">
        <w:rPr>
          <w:rFonts w:asciiTheme="minorEastAsia" w:eastAsiaTheme="minorEastAsia" w:hAnsiTheme="minorEastAsia"/>
          <w:sz w:val="24"/>
        </w:rPr>
        <w:t>类型每个聚类</w:t>
      </w:r>
      <w:r w:rsidR="00B1343E" w:rsidRPr="006148CE">
        <w:rPr>
          <w:rFonts w:asciiTheme="minorEastAsia" w:eastAsiaTheme="minorEastAsia" w:hAnsiTheme="minorEastAsia" w:hint="eastAsia"/>
          <w:sz w:val="24"/>
        </w:rPr>
        <w:t>簇</w:t>
      </w:r>
      <w:r w:rsidR="00B1343E" w:rsidRPr="006148CE">
        <w:rPr>
          <w:rFonts w:asciiTheme="minorEastAsia" w:eastAsiaTheme="minorEastAsia" w:hAnsiTheme="minorEastAsia"/>
          <w:sz w:val="24"/>
        </w:rPr>
        <w:t>中用户的特点进行了</w:t>
      </w:r>
      <w:r w:rsidR="00B1343E" w:rsidRPr="006148CE">
        <w:rPr>
          <w:rFonts w:asciiTheme="minorEastAsia" w:eastAsiaTheme="minorEastAsia" w:hAnsiTheme="minorEastAsia" w:hint="eastAsia"/>
          <w:sz w:val="24"/>
        </w:rPr>
        <w:t>分析，</w:t>
      </w:r>
      <w:r w:rsidR="00B1343E" w:rsidRPr="006148CE">
        <w:rPr>
          <w:rFonts w:asciiTheme="minorEastAsia" w:eastAsiaTheme="minorEastAsia" w:hAnsiTheme="minorEastAsia"/>
          <w:sz w:val="24"/>
        </w:rPr>
        <w:t>并针对每个用户簇中用户的</w:t>
      </w:r>
      <w:r w:rsidR="00B1343E" w:rsidRPr="006148CE">
        <w:rPr>
          <w:rFonts w:asciiTheme="minorEastAsia" w:eastAsiaTheme="minorEastAsia" w:hAnsiTheme="minorEastAsia" w:hint="eastAsia"/>
          <w:sz w:val="24"/>
        </w:rPr>
        <w:t>兴趣</w:t>
      </w:r>
      <w:r w:rsidR="00B1343E" w:rsidRPr="006148CE">
        <w:rPr>
          <w:rFonts w:asciiTheme="minorEastAsia" w:eastAsiaTheme="minorEastAsia" w:hAnsiTheme="minorEastAsia"/>
          <w:sz w:val="24"/>
        </w:rPr>
        <w:t>偏好不同</w:t>
      </w:r>
      <w:r w:rsidR="00B1343E" w:rsidRPr="006148CE">
        <w:rPr>
          <w:rFonts w:asciiTheme="minorEastAsia" w:eastAsiaTheme="minorEastAsia" w:hAnsiTheme="minorEastAsia" w:hint="eastAsia"/>
          <w:sz w:val="24"/>
        </w:rPr>
        <w:t>进行</w:t>
      </w:r>
      <w:r w:rsidR="00B1343E" w:rsidRPr="006148CE">
        <w:rPr>
          <w:rFonts w:asciiTheme="minorEastAsia" w:eastAsiaTheme="minorEastAsia" w:hAnsiTheme="minorEastAsia"/>
          <w:sz w:val="24"/>
        </w:rPr>
        <w:t>了营销推广建议</w:t>
      </w:r>
      <w:r w:rsidR="00B1343E" w:rsidRPr="006148CE">
        <w:rPr>
          <w:rFonts w:asciiTheme="minorEastAsia" w:eastAsiaTheme="minorEastAsia" w:hAnsiTheme="minorEastAsia" w:hint="eastAsia"/>
          <w:sz w:val="24"/>
        </w:rPr>
        <w:t>。</w:t>
      </w:r>
    </w:p>
    <w:p w:rsidR="00EF2B6E" w:rsidRDefault="00EF2B6E" w:rsidP="006148CE">
      <w:pPr>
        <w:widowControl/>
        <w:spacing w:line="400" w:lineRule="exact"/>
        <w:rPr>
          <w:sz w:val="24"/>
        </w:rPr>
      </w:pPr>
    </w:p>
    <w:p w:rsidR="003B2ECF" w:rsidRDefault="003B2ECF" w:rsidP="006148CE">
      <w:pPr>
        <w:widowControl/>
        <w:spacing w:line="400" w:lineRule="exact"/>
        <w:rPr>
          <w:sz w:val="24"/>
        </w:rPr>
      </w:pPr>
    </w:p>
    <w:p w:rsidR="003B2ECF" w:rsidRDefault="003B2ECF" w:rsidP="006148CE">
      <w:pPr>
        <w:widowControl/>
        <w:spacing w:line="400" w:lineRule="exact"/>
        <w:rPr>
          <w:sz w:val="24"/>
        </w:rPr>
      </w:pPr>
    </w:p>
    <w:p w:rsidR="003B2ECF" w:rsidRPr="00EF2B6E" w:rsidRDefault="003B2ECF" w:rsidP="006148CE">
      <w:pPr>
        <w:widowControl/>
        <w:spacing w:line="400" w:lineRule="exact"/>
        <w:rPr>
          <w:rFonts w:ascii="宋体" w:hAnsi="Courier New" w:cs="幼圆"/>
          <w:sz w:val="24"/>
        </w:rPr>
      </w:pPr>
    </w:p>
    <w:p w:rsidR="00D62440" w:rsidRPr="00EF2B6E" w:rsidRDefault="00D62440" w:rsidP="00D62440">
      <w:pPr>
        <w:widowControl/>
        <w:spacing w:line="400" w:lineRule="exact"/>
        <w:rPr>
          <w:rFonts w:ascii="宋体" w:hAnsi="Courier New" w:cs="幼圆"/>
          <w:sz w:val="24"/>
        </w:rPr>
      </w:pPr>
    </w:p>
    <w:p w:rsidR="00D62440" w:rsidRDefault="00D62440" w:rsidP="00D62440">
      <w:pPr>
        <w:widowControl/>
        <w:spacing w:line="400" w:lineRule="exact"/>
        <w:rPr>
          <w:rFonts w:ascii="宋体" w:hAnsi="Courier New" w:cs="幼圆"/>
          <w:b/>
          <w:sz w:val="24"/>
        </w:rPr>
      </w:pPr>
    </w:p>
    <w:p w:rsidR="00D62440" w:rsidRDefault="00D62440" w:rsidP="00D62440">
      <w:pPr>
        <w:widowControl/>
        <w:spacing w:line="400" w:lineRule="exact"/>
        <w:rPr>
          <w:rFonts w:ascii="宋体" w:hAnsi="Courier New" w:cs="幼圆"/>
          <w:b/>
          <w:sz w:val="24"/>
        </w:rPr>
      </w:pPr>
    </w:p>
    <w:p w:rsidR="00D62440" w:rsidRDefault="00D62440" w:rsidP="00D62440">
      <w:pPr>
        <w:widowControl/>
        <w:spacing w:line="400" w:lineRule="exact"/>
        <w:rPr>
          <w:rFonts w:ascii="宋体" w:hAnsi="Courier New" w:cs="幼圆"/>
          <w:b/>
          <w:sz w:val="24"/>
        </w:rPr>
      </w:pPr>
    </w:p>
    <w:p w:rsidR="006148CE" w:rsidRDefault="006148CE" w:rsidP="00D62440">
      <w:pPr>
        <w:widowControl/>
        <w:spacing w:line="400" w:lineRule="exact"/>
        <w:rPr>
          <w:rFonts w:ascii="宋体" w:hAnsi="Courier New" w:cs="幼圆"/>
          <w:b/>
          <w:sz w:val="24"/>
        </w:rPr>
      </w:pPr>
    </w:p>
    <w:p w:rsidR="006148CE" w:rsidRDefault="006148CE" w:rsidP="00D62440">
      <w:pPr>
        <w:widowControl/>
        <w:spacing w:line="400" w:lineRule="exact"/>
        <w:rPr>
          <w:rFonts w:ascii="宋体" w:hAnsi="Courier New" w:cs="幼圆"/>
          <w:b/>
          <w:sz w:val="24"/>
        </w:rPr>
      </w:pPr>
    </w:p>
    <w:p w:rsidR="006148CE" w:rsidRDefault="006148CE" w:rsidP="00D62440">
      <w:pPr>
        <w:widowControl/>
        <w:spacing w:line="400" w:lineRule="exact"/>
        <w:rPr>
          <w:rFonts w:ascii="宋体" w:hAnsi="Courier New" w:cs="幼圆"/>
          <w:b/>
          <w:sz w:val="24"/>
        </w:rPr>
      </w:pPr>
    </w:p>
    <w:p w:rsidR="002738EC" w:rsidRPr="00D30F70" w:rsidRDefault="00D62440" w:rsidP="006148CE">
      <w:pPr>
        <w:widowControl/>
        <w:spacing w:line="400" w:lineRule="exact"/>
        <w:ind w:firstLineChars="177" w:firstLine="425"/>
        <w:rPr>
          <w:rFonts w:ascii="宋体" w:hAnsi="Courier New" w:cs="幼圆"/>
          <w:b/>
          <w:sz w:val="24"/>
        </w:rPr>
      </w:pPr>
      <w:r w:rsidRPr="00157C13">
        <w:rPr>
          <w:rFonts w:ascii="宋体" w:hAnsi="宋体" w:cs="幼圆" w:hint="eastAsia"/>
          <w:sz w:val="24"/>
        </w:rPr>
        <w:t>关键词：</w:t>
      </w:r>
      <w:r w:rsidR="00F238F8">
        <w:rPr>
          <w:rFonts w:ascii="宋体" w:hAnsi="宋体" w:cs="幼圆" w:hint="eastAsia"/>
          <w:sz w:val="24"/>
        </w:rPr>
        <w:t>大数据，</w:t>
      </w:r>
      <w:r>
        <w:rPr>
          <w:rFonts w:ascii="宋体" w:hAnsi="宋体" w:cs="幼圆" w:hint="eastAsia"/>
          <w:sz w:val="24"/>
        </w:rPr>
        <w:t>数据挖掘</w:t>
      </w:r>
      <w:r>
        <w:rPr>
          <w:rFonts w:ascii="宋体" w:hAnsi="宋体" w:cs="幼圆"/>
          <w:sz w:val="24"/>
        </w:rPr>
        <w:t>，</w:t>
      </w:r>
      <w:r w:rsidRPr="000B39A9">
        <w:rPr>
          <w:rFonts w:ascii="宋体" w:hAnsi="宋体" w:cs="幼圆" w:hint="eastAsia"/>
          <w:sz w:val="24"/>
        </w:rPr>
        <w:t>用户</w:t>
      </w:r>
      <w:r>
        <w:rPr>
          <w:rFonts w:ascii="宋体" w:hAnsi="宋体" w:cs="幼圆" w:hint="eastAsia"/>
          <w:sz w:val="24"/>
        </w:rPr>
        <w:t>分析</w:t>
      </w:r>
      <w:r w:rsidR="0049343A">
        <w:rPr>
          <w:rFonts w:ascii="宋体" w:hAnsi="宋体" w:cs="幼圆"/>
          <w:sz w:val="24"/>
        </w:rPr>
        <w:t>，</w:t>
      </w:r>
      <w:r w:rsidR="0049343A">
        <w:rPr>
          <w:rFonts w:ascii="宋体" w:hAnsi="宋体" w:cs="幼圆" w:hint="eastAsia"/>
          <w:sz w:val="24"/>
        </w:rPr>
        <w:t>市场</w:t>
      </w:r>
      <w:r w:rsidR="0049343A">
        <w:rPr>
          <w:rFonts w:ascii="宋体" w:hAnsi="宋体" w:cs="幼圆"/>
          <w:sz w:val="24"/>
        </w:rPr>
        <w:t>细分</w:t>
      </w:r>
      <w:r w:rsidR="005E4E27">
        <w:rPr>
          <w:rFonts w:ascii="宋体" w:hAnsi="宋体" w:cs="幼圆" w:hint="eastAsia"/>
          <w:sz w:val="24"/>
        </w:rPr>
        <w:t>，聚类</w:t>
      </w:r>
    </w:p>
    <w:p w:rsidR="002738EC" w:rsidRPr="005474E4" w:rsidRDefault="002738EC" w:rsidP="006148CE">
      <w:pPr>
        <w:pStyle w:val="a3"/>
        <w:spacing w:before="480" w:after="360"/>
        <w:jc w:val="center"/>
        <w:rPr>
          <w:rFonts w:ascii="Arial" w:hAnsi="Arial" w:cs="Arial"/>
          <w:sz w:val="32"/>
          <w:szCs w:val="32"/>
        </w:rPr>
      </w:pPr>
      <w:r>
        <w:rPr>
          <w:rFonts w:ascii="Arial" w:hAnsi="Arial" w:cs="Arial" w:hint="eastAsia"/>
          <w:sz w:val="32"/>
          <w:szCs w:val="32"/>
        </w:rPr>
        <w:lastRenderedPageBreak/>
        <w:t>T</w:t>
      </w:r>
      <w:r w:rsidRPr="00BF2BF1">
        <w:rPr>
          <w:rFonts w:ascii="Arial" w:hAnsi="Arial" w:cs="Arial"/>
          <w:sz w:val="32"/>
          <w:szCs w:val="32"/>
        </w:rPr>
        <w:t xml:space="preserve">he </w:t>
      </w:r>
      <w:r w:rsidR="00AE6FBA" w:rsidRPr="00AE6FBA">
        <w:rPr>
          <w:rFonts w:ascii="Arial" w:hAnsi="Arial" w:cs="Arial"/>
          <w:sz w:val="32"/>
          <w:szCs w:val="32"/>
        </w:rPr>
        <w:t>Modeling and Characteristics Analysis of the Internet Behaviors of the Telecom U</w:t>
      </w:r>
      <w:r w:rsidR="00C97372">
        <w:rPr>
          <w:rFonts w:ascii="Arial" w:hAnsi="Arial" w:cs="Arial" w:hint="eastAsia"/>
          <w:sz w:val="32"/>
          <w:szCs w:val="32"/>
        </w:rPr>
        <w:t>s</w:t>
      </w:r>
      <w:r w:rsidR="00AE6FBA" w:rsidRPr="00AE6FBA">
        <w:rPr>
          <w:rFonts w:ascii="Arial" w:hAnsi="Arial" w:cs="Arial"/>
          <w:sz w:val="32"/>
          <w:szCs w:val="32"/>
        </w:rPr>
        <w:t>ers</w:t>
      </w:r>
      <w:r w:rsidRPr="00BF2BF1">
        <w:rPr>
          <w:rFonts w:ascii="Arial" w:hAnsi="Arial" w:cs="Arial"/>
          <w:sz w:val="32"/>
          <w:szCs w:val="32"/>
        </w:rPr>
        <w:t xml:space="preserve"> </w:t>
      </w:r>
    </w:p>
    <w:p w:rsidR="002738EC" w:rsidRPr="00B92B5D" w:rsidRDefault="002738EC" w:rsidP="006148CE">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Duan Jing</w:t>
      </w:r>
      <w:r w:rsidRPr="00B92B5D">
        <w:rPr>
          <w:rFonts w:ascii="Times New Roman" w:hAnsi="Times New Roman" w:cs="Times New Roman"/>
          <w:sz w:val="24"/>
          <w:szCs w:val="24"/>
        </w:rPr>
        <w:t xml:space="preserve"> (</w:t>
      </w:r>
      <w:r>
        <w:rPr>
          <w:rFonts w:ascii="Times New Roman" w:hAnsi="Times New Roman" w:cs="Times New Roman" w:hint="eastAsia"/>
          <w:sz w:val="24"/>
          <w:szCs w:val="24"/>
        </w:rPr>
        <w:t>S</w:t>
      </w:r>
      <w:r w:rsidRPr="009055C7">
        <w:rPr>
          <w:rFonts w:ascii="Times New Roman" w:hAnsi="Times New Roman" w:cs="Times New Roman"/>
          <w:sz w:val="24"/>
          <w:szCs w:val="24"/>
        </w:rPr>
        <w:t xml:space="preserve">oftware </w:t>
      </w:r>
      <w:r>
        <w:rPr>
          <w:rFonts w:ascii="Times New Roman" w:hAnsi="Times New Roman" w:cs="Times New Roman" w:hint="eastAsia"/>
          <w:sz w:val="24"/>
          <w:szCs w:val="24"/>
        </w:rPr>
        <w:t>E</w:t>
      </w:r>
      <w:r w:rsidRPr="009055C7">
        <w:rPr>
          <w:rFonts w:ascii="Times New Roman" w:hAnsi="Times New Roman" w:cs="Times New Roman"/>
          <w:sz w:val="24"/>
          <w:szCs w:val="24"/>
        </w:rPr>
        <w:t>ngineering</w:t>
      </w:r>
      <w:r w:rsidRPr="00B92B5D">
        <w:rPr>
          <w:rFonts w:ascii="Times New Roman" w:hAnsi="Times New Roman" w:cs="Times New Roman"/>
          <w:sz w:val="24"/>
          <w:szCs w:val="24"/>
        </w:rPr>
        <w:t>)</w:t>
      </w:r>
    </w:p>
    <w:p w:rsidR="002738EC" w:rsidRPr="00B92B5D" w:rsidRDefault="002738EC" w:rsidP="006148CE">
      <w:pPr>
        <w:pStyle w:val="a3"/>
        <w:spacing w:line="400" w:lineRule="exact"/>
        <w:jc w:val="center"/>
        <w:rPr>
          <w:rFonts w:ascii="Times New Roman" w:hAnsi="Times New Roman" w:cs="Times New Roman"/>
          <w:sz w:val="24"/>
          <w:szCs w:val="24"/>
        </w:rPr>
      </w:pPr>
      <w:r w:rsidRPr="00613807">
        <w:rPr>
          <w:rFonts w:ascii="Times New Roman" w:hAnsi="Times New Roman" w:cs="Times New Roman"/>
          <w:sz w:val="24"/>
          <w:szCs w:val="24"/>
        </w:rPr>
        <w:t>Directed by Professor</w:t>
      </w:r>
      <w:r w:rsidRPr="00421B1C">
        <w:rPr>
          <w:rFonts w:ascii="Times New Roman" w:hAnsi="Times New Roman" w:cs="Times New Roman"/>
          <w:sz w:val="24"/>
          <w:szCs w:val="24"/>
        </w:rPr>
        <w:t xml:space="preserve"> Li Jie </w:t>
      </w:r>
    </w:p>
    <w:p w:rsidR="002738EC" w:rsidRPr="00440BE7" w:rsidRDefault="002738EC" w:rsidP="006148CE">
      <w:pPr>
        <w:pStyle w:val="1"/>
        <w:spacing w:before="160" w:after="120" w:line="400" w:lineRule="exact"/>
        <w:jc w:val="center"/>
        <w:rPr>
          <w:sz w:val="24"/>
          <w:szCs w:val="24"/>
        </w:rPr>
      </w:pPr>
      <w:bookmarkStart w:id="9" w:name="_Toc387132156"/>
      <w:bookmarkStart w:id="10" w:name="_Toc413353356"/>
      <w:bookmarkStart w:id="11" w:name="_Toc413438815"/>
      <w:bookmarkStart w:id="12" w:name="_Toc415411622"/>
      <w:bookmarkStart w:id="13" w:name="_Toc415467468"/>
      <w:bookmarkStart w:id="14" w:name="_Toc415468100"/>
      <w:bookmarkStart w:id="15" w:name="_Toc415698956"/>
      <w:bookmarkStart w:id="16" w:name="_Toc416119701"/>
      <w:bookmarkStart w:id="17" w:name="_Toc432012188"/>
      <w:bookmarkStart w:id="18" w:name="_Toc432012342"/>
      <w:bookmarkStart w:id="19" w:name="_Toc432276038"/>
      <w:bookmarkStart w:id="20" w:name="_Toc432581584"/>
      <w:r w:rsidRPr="00440BE7">
        <w:rPr>
          <w:sz w:val="24"/>
          <w:szCs w:val="24"/>
        </w:rPr>
        <w:t>ABSTRACT</w:t>
      </w:r>
      <w:bookmarkEnd w:id="9"/>
      <w:bookmarkEnd w:id="10"/>
      <w:bookmarkEnd w:id="11"/>
      <w:bookmarkEnd w:id="12"/>
      <w:bookmarkEnd w:id="13"/>
      <w:bookmarkEnd w:id="14"/>
      <w:bookmarkEnd w:id="15"/>
      <w:bookmarkEnd w:id="16"/>
      <w:bookmarkEnd w:id="17"/>
      <w:bookmarkEnd w:id="18"/>
      <w:bookmarkEnd w:id="19"/>
      <w:bookmarkEnd w:id="20"/>
    </w:p>
    <w:p w:rsidR="008E7A08" w:rsidRPr="008E7A08" w:rsidRDefault="004B6B96" w:rsidP="006148CE">
      <w:pPr>
        <w:pStyle w:val="a3"/>
        <w:spacing w:line="400" w:lineRule="exact"/>
        <w:ind w:firstLineChars="200" w:firstLine="480"/>
        <w:rPr>
          <w:rFonts w:ascii="Times New Roman" w:hAnsi="Times New Roman" w:cs="Times New Roman"/>
          <w:sz w:val="24"/>
          <w:szCs w:val="24"/>
        </w:rPr>
      </w:pPr>
      <w:r w:rsidRPr="004B6B96">
        <w:rPr>
          <w:rFonts w:ascii="Times New Roman" w:hAnsi="Times New Roman" w:cs="Times New Roman"/>
          <w:sz w:val="24"/>
          <w:szCs w:val="24"/>
        </w:rPr>
        <w:t>Under the background of the current big data, accurate and personalized products and services are inevitable trends. Operators have realized that they should transform the product services from extensive operation into intensive one and start to build data mining BI system of their own. Even though the operators have gradually carried out the research on traffic data operation, package, network quality and base station construction, the research on the customer analysis and precise promotion is still in its infancy. This paper, through deep analysis of personal network behavior, has precisely captured the customer preference and other characters. It has provided data base for precise and personalized services so as to achieve the goal of precise and personalized promotion.</w:t>
      </w:r>
    </w:p>
    <w:p w:rsidR="008E7A08" w:rsidRPr="0096704C" w:rsidRDefault="004B6B96" w:rsidP="006148CE">
      <w:pPr>
        <w:pStyle w:val="a3"/>
        <w:spacing w:line="400" w:lineRule="exact"/>
        <w:ind w:firstLineChars="200" w:firstLine="480"/>
        <w:rPr>
          <w:rFonts w:ascii="Times New Roman" w:hAnsi="Times New Roman" w:cs="Times New Roman"/>
          <w:sz w:val="24"/>
          <w:szCs w:val="24"/>
        </w:rPr>
      </w:pPr>
      <w:r w:rsidRPr="004B6B96">
        <w:rPr>
          <w:rFonts w:ascii="Times New Roman" w:hAnsi="Times New Roman" w:cs="Times New Roman"/>
          <w:sz w:val="24"/>
          <w:szCs w:val="24"/>
        </w:rPr>
        <w:t>Based on the big data of the telegram users, this paper has explored the traffic data of mobile users in a certain province. It has analyzed the customer visiting time pattern, market structure and customer preference through the time series analysis, power law and data analysis methods, such as the Phantom combined clustering algorithm. On the time dimension, the paper found that the cycle of mobile internet traffic is seven days as well as Monday and Friday is the most active day with weekend is less active. Taking hours as granularity, the paper found that the cycle is 24 hours with 8 p.m. is the most active and 7 a.m. is the least active. In the analysis of market competition structure, each type of market is in line with the power law, and the degree of market competition and monopoly situation are analyzed. For market segmentation in the user's preference, the use of the Phantom bidirectional soft clustering algorithm put users into 16 classes which can be divided into social, entertainment, tourism, finance, life, news and software types. Each type of cluster are analyzed, and marketing advice has been put forward to meet the user’s preference.</w:t>
      </w:r>
    </w:p>
    <w:p w:rsidR="004B6B96" w:rsidRDefault="004B6B96" w:rsidP="00197A77">
      <w:pPr>
        <w:pStyle w:val="a3"/>
        <w:spacing w:line="400" w:lineRule="exact"/>
        <w:ind w:firstLineChars="177" w:firstLine="425"/>
        <w:jc w:val="left"/>
        <w:rPr>
          <w:rFonts w:ascii="Times New Roman" w:hAnsi="Times New Roman" w:cs="Times New Roman"/>
          <w:sz w:val="24"/>
          <w:szCs w:val="24"/>
        </w:rPr>
      </w:pPr>
    </w:p>
    <w:p w:rsidR="004B6B96" w:rsidRDefault="004B6B96" w:rsidP="00197A77">
      <w:pPr>
        <w:pStyle w:val="a3"/>
        <w:spacing w:line="400" w:lineRule="exact"/>
        <w:ind w:firstLineChars="177" w:firstLine="425"/>
        <w:jc w:val="left"/>
        <w:rPr>
          <w:rFonts w:ascii="Times New Roman" w:hAnsi="Times New Roman" w:cs="Times New Roman"/>
          <w:sz w:val="24"/>
          <w:szCs w:val="24"/>
        </w:rPr>
      </w:pPr>
    </w:p>
    <w:p w:rsidR="00F4532B" w:rsidRDefault="00F4532B" w:rsidP="00F4532B">
      <w:pPr>
        <w:pStyle w:val="a3"/>
        <w:spacing w:line="400" w:lineRule="exact"/>
        <w:ind w:firstLineChars="177" w:firstLine="425"/>
        <w:jc w:val="left"/>
        <w:rPr>
          <w:rFonts w:ascii="Times New Roman" w:hAnsi="Times New Roman" w:cs="Times New Roman"/>
          <w:sz w:val="24"/>
          <w:szCs w:val="24"/>
        </w:rPr>
      </w:pPr>
    </w:p>
    <w:p w:rsidR="00197A77" w:rsidRPr="00F4532B" w:rsidRDefault="008301E2" w:rsidP="00F4532B">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xml:space="preserve">: </w:t>
      </w:r>
      <w:r w:rsidR="00F238F8">
        <w:rPr>
          <w:rFonts w:ascii="Times New Roman" w:hAnsi="Times New Roman" w:cs="Times New Roman" w:hint="eastAsia"/>
          <w:sz w:val="24"/>
          <w:szCs w:val="24"/>
        </w:rPr>
        <w:t xml:space="preserve">Big </w:t>
      </w:r>
      <w:r w:rsidR="00F238F8" w:rsidRPr="00F32580">
        <w:rPr>
          <w:rFonts w:ascii="Times New Roman" w:hAnsi="Times New Roman" w:cs="Times New Roman"/>
          <w:sz w:val="24"/>
          <w:szCs w:val="24"/>
        </w:rPr>
        <w:t>Data</w:t>
      </w:r>
      <w:r w:rsidR="00F238F8">
        <w:rPr>
          <w:rFonts w:ascii="Times New Roman" w:hAnsi="Times New Roman" w:cs="Times New Roman" w:hint="eastAsia"/>
          <w:sz w:val="24"/>
          <w:szCs w:val="24"/>
        </w:rPr>
        <w:t xml:space="preserve">, </w:t>
      </w:r>
      <w:r w:rsidR="00D17D19" w:rsidRPr="00F32580">
        <w:rPr>
          <w:rFonts w:ascii="Times New Roman" w:hAnsi="Times New Roman" w:cs="Times New Roman"/>
          <w:sz w:val="24"/>
          <w:szCs w:val="24"/>
        </w:rPr>
        <w:t>Data Mining</w:t>
      </w:r>
      <w:r w:rsidR="00D17D19" w:rsidRPr="00A92806">
        <w:rPr>
          <w:rFonts w:ascii="Times New Roman" w:hAnsi="Times New Roman" w:cs="Times New Roman"/>
          <w:sz w:val="24"/>
          <w:szCs w:val="24"/>
        </w:rPr>
        <w:t xml:space="preserve">, </w:t>
      </w:r>
      <w:r w:rsidR="00D17D19" w:rsidRPr="00F32580">
        <w:rPr>
          <w:rFonts w:ascii="Times New Roman" w:hAnsi="Times New Roman" w:cs="Times New Roman"/>
          <w:sz w:val="24"/>
          <w:szCs w:val="24"/>
        </w:rPr>
        <w:t>User analysis</w:t>
      </w:r>
      <w:r w:rsidR="005E4E27">
        <w:rPr>
          <w:rFonts w:ascii="Times New Roman" w:hAnsi="Times New Roman" w:cs="Times New Roman" w:hint="eastAsia"/>
          <w:sz w:val="24"/>
          <w:szCs w:val="24"/>
        </w:rPr>
        <w:t xml:space="preserve">, </w:t>
      </w:r>
      <w:r w:rsidR="008E7A08" w:rsidRPr="008E7A08">
        <w:rPr>
          <w:rFonts w:ascii="Times New Roman" w:hAnsi="Times New Roman" w:cs="Times New Roman"/>
          <w:sz w:val="24"/>
          <w:szCs w:val="24"/>
        </w:rPr>
        <w:t>Market segmentation</w:t>
      </w:r>
      <w:r w:rsidR="008E7A08">
        <w:rPr>
          <w:rFonts w:ascii="Times New Roman" w:hAnsi="Times New Roman" w:cs="Times New Roman"/>
          <w:sz w:val="24"/>
          <w:szCs w:val="24"/>
        </w:rPr>
        <w:t xml:space="preserve">, </w:t>
      </w:r>
      <w:proofErr w:type="gramStart"/>
      <w:r w:rsidR="004B6B96">
        <w:rPr>
          <w:rFonts w:ascii="Times New Roman" w:hAnsi="Times New Roman" w:cs="Times New Roman"/>
          <w:sz w:val="24"/>
          <w:szCs w:val="24"/>
        </w:rPr>
        <w:t>C</w:t>
      </w:r>
      <w:r w:rsidR="004B6B96" w:rsidRPr="004B6B96">
        <w:rPr>
          <w:rFonts w:ascii="Times New Roman" w:hAnsi="Times New Roman" w:cs="Times New Roman"/>
          <w:sz w:val="24"/>
          <w:szCs w:val="24"/>
        </w:rPr>
        <w:t>lustering</w:t>
      </w:r>
      <w:proofErr w:type="gramEnd"/>
    </w:p>
    <w:p w:rsidR="005C07FF" w:rsidRDefault="00C92AE9" w:rsidP="00144ACC">
      <w:pPr>
        <w:pStyle w:val="1"/>
        <w:jc w:val="center"/>
        <w:rPr>
          <w:noProof/>
        </w:rPr>
      </w:pPr>
      <w:bookmarkStart w:id="21" w:name="_Toc429458955"/>
      <w:bookmarkStart w:id="22" w:name="_Toc432012189"/>
      <w:bookmarkStart w:id="23" w:name="_Toc432012343"/>
      <w:bookmarkStart w:id="24" w:name="_Toc432276039"/>
      <w:bookmarkStart w:id="25" w:name="_Toc432581585"/>
      <w:r w:rsidRPr="00C137C8">
        <w:rPr>
          <w:rFonts w:ascii="黑体" w:eastAsia="黑体" w:hAnsi="黑体"/>
          <w:b w:val="0"/>
          <w:sz w:val="32"/>
          <w:szCs w:val="32"/>
        </w:rPr>
        <w:lastRenderedPageBreak/>
        <w:t>目录</w:t>
      </w:r>
      <w:bookmarkEnd w:id="21"/>
      <w:bookmarkEnd w:id="22"/>
      <w:bookmarkEnd w:id="23"/>
      <w:bookmarkEnd w:id="24"/>
      <w:bookmarkEnd w:id="25"/>
      <w:r w:rsidR="002E2B98" w:rsidRPr="00FF70B1">
        <w:fldChar w:fldCharType="begin"/>
      </w:r>
      <w:r w:rsidRPr="00FF70B1">
        <w:instrText xml:space="preserve"> TOC \o "1-3" \h \z \u </w:instrText>
      </w:r>
      <w:r w:rsidR="002E2B98" w:rsidRPr="00FF70B1">
        <w:fldChar w:fldCharType="separate"/>
      </w:r>
    </w:p>
    <w:p w:rsidR="005C07FF" w:rsidRPr="005C07FF" w:rsidRDefault="00AF2E22" w:rsidP="005C07FF">
      <w:pPr>
        <w:pStyle w:val="10"/>
        <w:rPr>
          <w:rStyle w:val="ac"/>
        </w:rPr>
      </w:pPr>
      <w:hyperlink w:anchor="_Toc432581586" w:history="1">
        <w:r w:rsidR="005C07FF" w:rsidRPr="00B15228">
          <w:rPr>
            <w:rStyle w:val="ac"/>
            <w:rFonts w:hint="eastAsia"/>
          </w:rPr>
          <w:t>第</w:t>
        </w:r>
        <w:r w:rsidR="005C07FF" w:rsidRPr="005C07FF">
          <w:rPr>
            <w:rStyle w:val="ac"/>
            <w:rFonts w:hint="eastAsia"/>
          </w:rPr>
          <w:t>一</w:t>
        </w:r>
        <w:r w:rsidR="005C07FF" w:rsidRPr="00B15228">
          <w:rPr>
            <w:rStyle w:val="ac"/>
            <w:rFonts w:hint="eastAsia"/>
          </w:rPr>
          <w:t>章</w:t>
        </w:r>
        <w:r w:rsidR="005C07FF" w:rsidRPr="00B15228">
          <w:rPr>
            <w:rStyle w:val="ac"/>
          </w:rPr>
          <w:t xml:space="preserve">  </w:t>
        </w:r>
        <w:r w:rsidR="005C07FF" w:rsidRPr="00B15228">
          <w:rPr>
            <w:rStyle w:val="ac"/>
            <w:rFonts w:hint="eastAsia"/>
          </w:rPr>
          <w:t>绪论</w:t>
        </w:r>
        <w:r w:rsidR="005C07FF" w:rsidRPr="005C07FF">
          <w:rPr>
            <w:rStyle w:val="ac"/>
            <w:webHidden/>
          </w:rPr>
          <w:tab/>
        </w:r>
        <w:r w:rsidR="005C07FF" w:rsidRPr="005C07FF">
          <w:rPr>
            <w:rStyle w:val="ac"/>
            <w:webHidden/>
          </w:rPr>
          <w:fldChar w:fldCharType="begin"/>
        </w:r>
        <w:r w:rsidR="005C07FF" w:rsidRPr="005C07FF">
          <w:rPr>
            <w:rStyle w:val="ac"/>
            <w:webHidden/>
          </w:rPr>
          <w:instrText xml:space="preserve"> PAGEREF _Toc432581586 \h </w:instrText>
        </w:r>
        <w:r w:rsidR="005C07FF" w:rsidRPr="005C07FF">
          <w:rPr>
            <w:rStyle w:val="ac"/>
            <w:webHidden/>
          </w:rPr>
        </w:r>
        <w:r w:rsidR="005C07FF" w:rsidRPr="005C07FF">
          <w:rPr>
            <w:rStyle w:val="ac"/>
            <w:webHidden/>
          </w:rPr>
          <w:fldChar w:fldCharType="separate"/>
        </w:r>
        <w:r w:rsidR="005C07FF" w:rsidRPr="005C07FF">
          <w:rPr>
            <w:rStyle w:val="ac"/>
            <w:webHidden/>
          </w:rPr>
          <w:t>1</w:t>
        </w:r>
        <w:r w:rsidR="005C07FF" w:rsidRPr="005C07FF">
          <w:rPr>
            <w:rStyle w:val="ac"/>
            <w:webHidden/>
          </w:rPr>
          <w:fldChar w:fldCharType="end"/>
        </w:r>
      </w:hyperlink>
    </w:p>
    <w:p w:rsidR="005C07FF" w:rsidRPr="005C07FF" w:rsidRDefault="00AF2E22">
      <w:pPr>
        <w:pStyle w:val="20"/>
        <w:rPr>
          <w:rStyle w:val="ac"/>
          <w:rFonts w:asciiTheme="minorEastAsia" w:hAnsiTheme="minorEastAsia"/>
          <w:sz w:val="24"/>
        </w:rPr>
      </w:pPr>
      <w:hyperlink w:anchor="_Toc432581587" w:history="1">
        <w:r w:rsidR="005C07FF" w:rsidRPr="005C07FF">
          <w:rPr>
            <w:rStyle w:val="ac"/>
            <w:rFonts w:asciiTheme="minorEastAsia" w:eastAsiaTheme="minorEastAsia" w:hAnsiTheme="minorEastAsia"/>
            <w:noProof/>
            <w:sz w:val="24"/>
          </w:rPr>
          <w:t xml:space="preserve">1.1  </w:t>
        </w:r>
        <w:r w:rsidR="005C07FF" w:rsidRPr="005C07FF">
          <w:rPr>
            <w:rStyle w:val="ac"/>
            <w:rFonts w:asciiTheme="minorEastAsia" w:eastAsiaTheme="minorEastAsia" w:hAnsiTheme="minorEastAsia" w:hint="eastAsia"/>
            <w:noProof/>
            <w:sz w:val="24"/>
          </w:rPr>
          <w:t>选题背景及意义</w:t>
        </w:r>
        <w:r w:rsidR="005C07FF" w:rsidRPr="005C07FF">
          <w:rPr>
            <w:rStyle w:val="ac"/>
            <w:rFonts w:asciiTheme="minorEastAsia" w:eastAsiaTheme="minorEastAsia" w:hAnsiTheme="minorEastAsia"/>
            <w:webHidden/>
            <w:sz w:val="24"/>
          </w:rPr>
          <w:tab/>
        </w:r>
        <w:r w:rsidR="005C07FF" w:rsidRPr="005C07FF">
          <w:rPr>
            <w:rStyle w:val="ac"/>
            <w:rFonts w:asciiTheme="minorEastAsia" w:eastAsiaTheme="minorEastAsia" w:hAnsiTheme="minorEastAsia"/>
            <w:webHidden/>
            <w:sz w:val="24"/>
          </w:rPr>
          <w:fldChar w:fldCharType="begin"/>
        </w:r>
        <w:r w:rsidR="005C07FF" w:rsidRPr="005C07FF">
          <w:rPr>
            <w:rStyle w:val="ac"/>
            <w:rFonts w:asciiTheme="minorEastAsia" w:eastAsiaTheme="minorEastAsia" w:hAnsiTheme="minorEastAsia"/>
            <w:webHidden/>
            <w:sz w:val="24"/>
          </w:rPr>
          <w:instrText xml:space="preserve"> PAGEREF _Toc432581587 \h </w:instrText>
        </w:r>
        <w:r w:rsidR="005C07FF" w:rsidRPr="005C07FF">
          <w:rPr>
            <w:rStyle w:val="ac"/>
            <w:rFonts w:asciiTheme="minorEastAsia" w:eastAsiaTheme="minorEastAsia" w:hAnsiTheme="minorEastAsia"/>
            <w:webHidden/>
            <w:sz w:val="24"/>
          </w:rPr>
        </w:r>
        <w:r w:rsidR="005C07FF" w:rsidRPr="005C07FF">
          <w:rPr>
            <w:rStyle w:val="ac"/>
            <w:rFonts w:asciiTheme="minorEastAsia" w:eastAsiaTheme="minorEastAsia" w:hAnsiTheme="minorEastAsia"/>
            <w:webHidden/>
            <w:sz w:val="24"/>
          </w:rPr>
          <w:fldChar w:fldCharType="separate"/>
        </w:r>
        <w:r w:rsidR="005C07FF" w:rsidRPr="005C07FF">
          <w:rPr>
            <w:rStyle w:val="ac"/>
            <w:rFonts w:asciiTheme="minorEastAsia" w:eastAsiaTheme="minorEastAsia" w:hAnsiTheme="minorEastAsia"/>
            <w:webHidden/>
            <w:sz w:val="24"/>
          </w:rPr>
          <w:t>1</w:t>
        </w:r>
        <w:r w:rsidR="005C07FF" w:rsidRPr="005C07FF">
          <w:rPr>
            <w:rStyle w:val="ac"/>
            <w:rFonts w:asciiTheme="minorEastAsia" w:eastAsiaTheme="minorEastAsia" w:hAnsiTheme="minorEastAsia"/>
            <w:webHidden/>
            <w:sz w:val="24"/>
          </w:rPr>
          <w:fldChar w:fldCharType="end"/>
        </w:r>
      </w:hyperlink>
    </w:p>
    <w:p w:rsidR="005C07FF" w:rsidRPr="005C07FF" w:rsidRDefault="00AF2E22">
      <w:pPr>
        <w:pStyle w:val="20"/>
        <w:rPr>
          <w:rStyle w:val="ac"/>
          <w:rFonts w:asciiTheme="minorEastAsia" w:hAnsiTheme="minorEastAsia"/>
          <w:sz w:val="24"/>
        </w:rPr>
      </w:pPr>
      <w:hyperlink w:anchor="_Toc432581588" w:history="1">
        <w:r w:rsidR="005C07FF" w:rsidRPr="005C07FF">
          <w:rPr>
            <w:rStyle w:val="ac"/>
            <w:rFonts w:asciiTheme="minorEastAsia" w:eastAsiaTheme="minorEastAsia" w:hAnsiTheme="minorEastAsia"/>
            <w:noProof/>
            <w:sz w:val="24"/>
          </w:rPr>
          <w:t xml:space="preserve">1.2  </w:t>
        </w:r>
        <w:r w:rsidR="005C07FF" w:rsidRPr="005C07FF">
          <w:rPr>
            <w:rStyle w:val="ac"/>
            <w:rFonts w:asciiTheme="minorEastAsia" w:eastAsiaTheme="minorEastAsia" w:hAnsiTheme="minorEastAsia" w:hint="eastAsia"/>
            <w:noProof/>
            <w:sz w:val="24"/>
          </w:rPr>
          <w:t>国内外研究现状</w:t>
        </w:r>
        <w:r w:rsidR="005C07FF" w:rsidRPr="005C07FF">
          <w:rPr>
            <w:rStyle w:val="ac"/>
            <w:rFonts w:asciiTheme="minorEastAsia" w:eastAsiaTheme="minorEastAsia" w:hAnsiTheme="minorEastAsia"/>
            <w:webHidden/>
            <w:sz w:val="24"/>
          </w:rPr>
          <w:tab/>
        </w:r>
        <w:r w:rsidR="005C07FF" w:rsidRPr="005C07FF">
          <w:rPr>
            <w:rStyle w:val="ac"/>
            <w:rFonts w:asciiTheme="minorEastAsia" w:eastAsiaTheme="minorEastAsia" w:hAnsiTheme="minorEastAsia"/>
            <w:webHidden/>
            <w:sz w:val="24"/>
          </w:rPr>
          <w:fldChar w:fldCharType="begin"/>
        </w:r>
        <w:r w:rsidR="005C07FF" w:rsidRPr="005C07FF">
          <w:rPr>
            <w:rStyle w:val="ac"/>
            <w:rFonts w:asciiTheme="minorEastAsia" w:eastAsiaTheme="minorEastAsia" w:hAnsiTheme="minorEastAsia"/>
            <w:webHidden/>
            <w:sz w:val="24"/>
          </w:rPr>
          <w:instrText xml:space="preserve"> PAGEREF _Toc432581588 \h </w:instrText>
        </w:r>
        <w:r w:rsidR="005C07FF" w:rsidRPr="005C07FF">
          <w:rPr>
            <w:rStyle w:val="ac"/>
            <w:rFonts w:asciiTheme="minorEastAsia" w:eastAsiaTheme="minorEastAsia" w:hAnsiTheme="minorEastAsia"/>
            <w:webHidden/>
            <w:sz w:val="24"/>
          </w:rPr>
        </w:r>
        <w:r w:rsidR="005C07FF" w:rsidRPr="005C07FF">
          <w:rPr>
            <w:rStyle w:val="ac"/>
            <w:rFonts w:asciiTheme="minorEastAsia" w:eastAsiaTheme="minorEastAsia" w:hAnsiTheme="minorEastAsia"/>
            <w:webHidden/>
            <w:sz w:val="24"/>
          </w:rPr>
          <w:fldChar w:fldCharType="separate"/>
        </w:r>
        <w:r w:rsidR="005C07FF" w:rsidRPr="005C07FF">
          <w:rPr>
            <w:rStyle w:val="ac"/>
            <w:rFonts w:asciiTheme="minorEastAsia" w:eastAsiaTheme="minorEastAsia" w:hAnsiTheme="minorEastAsia"/>
            <w:webHidden/>
            <w:sz w:val="24"/>
          </w:rPr>
          <w:t>2</w:t>
        </w:r>
        <w:r w:rsidR="005C07FF" w:rsidRPr="005C07FF">
          <w:rPr>
            <w:rStyle w:val="ac"/>
            <w:rFonts w:asciiTheme="minorEastAsia" w:eastAsiaTheme="minorEastAsia" w:hAnsiTheme="minorEastAsia"/>
            <w:webHidden/>
            <w:sz w:val="24"/>
          </w:rPr>
          <w:fldChar w:fldCharType="end"/>
        </w:r>
      </w:hyperlink>
    </w:p>
    <w:p w:rsidR="005C07FF" w:rsidRPr="005C07FF" w:rsidRDefault="00AF2E22">
      <w:pPr>
        <w:pStyle w:val="20"/>
        <w:rPr>
          <w:rStyle w:val="ac"/>
          <w:rFonts w:asciiTheme="minorEastAsia" w:hAnsiTheme="minorEastAsia"/>
          <w:sz w:val="24"/>
        </w:rPr>
      </w:pPr>
      <w:hyperlink w:anchor="_Toc432581589" w:history="1">
        <w:r w:rsidR="005C07FF" w:rsidRPr="005C07FF">
          <w:rPr>
            <w:rStyle w:val="ac"/>
            <w:rFonts w:asciiTheme="minorEastAsia" w:eastAsiaTheme="minorEastAsia" w:hAnsiTheme="minorEastAsia"/>
            <w:noProof/>
            <w:sz w:val="24"/>
          </w:rPr>
          <w:t xml:space="preserve">1.3  </w:t>
        </w:r>
        <w:r w:rsidR="005C07FF" w:rsidRPr="005C07FF">
          <w:rPr>
            <w:rStyle w:val="ac"/>
            <w:rFonts w:asciiTheme="minorEastAsia" w:eastAsiaTheme="minorEastAsia" w:hAnsiTheme="minorEastAsia" w:hint="eastAsia"/>
            <w:noProof/>
            <w:sz w:val="24"/>
          </w:rPr>
          <w:t>研究目标与内容</w:t>
        </w:r>
        <w:r w:rsidR="005C07FF" w:rsidRPr="005C07FF">
          <w:rPr>
            <w:rStyle w:val="ac"/>
            <w:rFonts w:asciiTheme="minorEastAsia" w:eastAsiaTheme="minorEastAsia" w:hAnsiTheme="minorEastAsia"/>
            <w:webHidden/>
            <w:sz w:val="24"/>
          </w:rPr>
          <w:tab/>
        </w:r>
        <w:r w:rsidR="005C07FF" w:rsidRPr="005C07FF">
          <w:rPr>
            <w:rStyle w:val="ac"/>
            <w:rFonts w:asciiTheme="minorEastAsia" w:eastAsiaTheme="minorEastAsia" w:hAnsiTheme="minorEastAsia"/>
            <w:webHidden/>
            <w:sz w:val="24"/>
          </w:rPr>
          <w:fldChar w:fldCharType="begin"/>
        </w:r>
        <w:r w:rsidR="005C07FF" w:rsidRPr="005C07FF">
          <w:rPr>
            <w:rStyle w:val="ac"/>
            <w:rFonts w:asciiTheme="minorEastAsia" w:eastAsiaTheme="minorEastAsia" w:hAnsiTheme="minorEastAsia"/>
            <w:webHidden/>
            <w:sz w:val="24"/>
          </w:rPr>
          <w:instrText xml:space="preserve"> PAGEREF _Toc432581589 \h </w:instrText>
        </w:r>
        <w:r w:rsidR="005C07FF" w:rsidRPr="005C07FF">
          <w:rPr>
            <w:rStyle w:val="ac"/>
            <w:rFonts w:asciiTheme="minorEastAsia" w:eastAsiaTheme="minorEastAsia" w:hAnsiTheme="minorEastAsia"/>
            <w:webHidden/>
            <w:sz w:val="24"/>
          </w:rPr>
        </w:r>
        <w:r w:rsidR="005C07FF" w:rsidRPr="005C07FF">
          <w:rPr>
            <w:rStyle w:val="ac"/>
            <w:rFonts w:asciiTheme="minorEastAsia" w:eastAsiaTheme="minorEastAsia" w:hAnsiTheme="minorEastAsia"/>
            <w:webHidden/>
            <w:sz w:val="24"/>
          </w:rPr>
          <w:fldChar w:fldCharType="separate"/>
        </w:r>
        <w:r w:rsidR="005C07FF" w:rsidRPr="005C07FF">
          <w:rPr>
            <w:rStyle w:val="ac"/>
            <w:rFonts w:asciiTheme="minorEastAsia" w:eastAsiaTheme="minorEastAsia" w:hAnsiTheme="minorEastAsia"/>
            <w:webHidden/>
            <w:sz w:val="24"/>
          </w:rPr>
          <w:t>4</w:t>
        </w:r>
        <w:r w:rsidR="005C07FF" w:rsidRPr="005C07FF">
          <w:rPr>
            <w:rStyle w:val="ac"/>
            <w:rFonts w:asciiTheme="minorEastAsia" w:eastAsiaTheme="minorEastAsia" w:hAnsiTheme="minorEastAsia"/>
            <w:webHidden/>
            <w:sz w:val="24"/>
          </w:rPr>
          <w:fldChar w:fldCharType="end"/>
        </w:r>
      </w:hyperlink>
    </w:p>
    <w:p w:rsidR="005C07FF" w:rsidRPr="005C07FF" w:rsidRDefault="00AF2E22">
      <w:pPr>
        <w:pStyle w:val="20"/>
        <w:rPr>
          <w:rStyle w:val="ac"/>
          <w:rFonts w:asciiTheme="minorEastAsia" w:hAnsiTheme="minorEastAsia"/>
          <w:sz w:val="24"/>
        </w:rPr>
      </w:pPr>
      <w:hyperlink w:anchor="_Toc432581590" w:history="1">
        <w:r w:rsidR="005C07FF" w:rsidRPr="005C07FF">
          <w:rPr>
            <w:rStyle w:val="ac"/>
            <w:rFonts w:asciiTheme="minorEastAsia" w:eastAsiaTheme="minorEastAsia" w:hAnsiTheme="minorEastAsia"/>
            <w:noProof/>
            <w:sz w:val="24"/>
          </w:rPr>
          <w:t xml:space="preserve">1.4  </w:t>
        </w:r>
        <w:r w:rsidR="005C07FF" w:rsidRPr="005C07FF">
          <w:rPr>
            <w:rStyle w:val="ac"/>
            <w:rFonts w:asciiTheme="minorEastAsia" w:eastAsiaTheme="minorEastAsia" w:hAnsiTheme="minorEastAsia" w:hint="eastAsia"/>
            <w:noProof/>
            <w:sz w:val="24"/>
          </w:rPr>
          <w:t>论文组织结构</w:t>
        </w:r>
        <w:r w:rsidR="005C07FF" w:rsidRPr="005C07FF">
          <w:rPr>
            <w:rStyle w:val="ac"/>
            <w:rFonts w:asciiTheme="minorEastAsia" w:eastAsiaTheme="minorEastAsia" w:hAnsiTheme="minorEastAsia"/>
            <w:webHidden/>
            <w:sz w:val="24"/>
          </w:rPr>
          <w:tab/>
        </w:r>
        <w:r w:rsidR="005C07FF" w:rsidRPr="005C07FF">
          <w:rPr>
            <w:rStyle w:val="ac"/>
            <w:rFonts w:asciiTheme="minorEastAsia" w:eastAsiaTheme="minorEastAsia" w:hAnsiTheme="minorEastAsia"/>
            <w:webHidden/>
            <w:sz w:val="24"/>
          </w:rPr>
          <w:fldChar w:fldCharType="begin"/>
        </w:r>
        <w:r w:rsidR="005C07FF" w:rsidRPr="005C07FF">
          <w:rPr>
            <w:rStyle w:val="ac"/>
            <w:rFonts w:asciiTheme="minorEastAsia" w:eastAsiaTheme="minorEastAsia" w:hAnsiTheme="minorEastAsia"/>
            <w:webHidden/>
            <w:sz w:val="24"/>
          </w:rPr>
          <w:instrText xml:space="preserve"> PAGEREF _Toc432581590 \h </w:instrText>
        </w:r>
        <w:r w:rsidR="005C07FF" w:rsidRPr="005C07FF">
          <w:rPr>
            <w:rStyle w:val="ac"/>
            <w:rFonts w:asciiTheme="minorEastAsia" w:eastAsiaTheme="minorEastAsia" w:hAnsiTheme="minorEastAsia"/>
            <w:webHidden/>
            <w:sz w:val="24"/>
          </w:rPr>
        </w:r>
        <w:r w:rsidR="005C07FF" w:rsidRPr="005C07FF">
          <w:rPr>
            <w:rStyle w:val="ac"/>
            <w:rFonts w:asciiTheme="minorEastAsia" w:eastAsiaTheme="minorEastAsia" w:hAnsiTheme="minorEastAsia"/>
            <w:webHidden/>
            <w:sz w:val="24"/>
          </w:rPr>
          <w:fldChar w:fldCharType="separate"/>
        </w:r>
        <w:r w:rsidR="005C07FF" w:rsidRPr="005C07FF">
          <w:rPr>
            <w:rStyle w:val="ac"/>
            <w:rFonts w:asciiTheme="minorEastAsia" w:eastAsiaTheme="minorEastAsia" w:hAnsiTheme="minorEastAsia"/>
            <w:webHidden/>
            <w:sz w:val="24"/>
          </w:rPr>
          <w:t>5</w:t>
        </w:r>
        <w:r w:rsidR="005C07FF" w:rsidRPr="005C07FF">
          <w:rPr>
            <w:rStyle w:val="ac"/>
            <w:rFonts w:asciiTheme="minorEastAsia" w:eastAsiaTheme="minorEastAsia" w:hAnsiTheme="minorEastAsia"/>
            <w:webHidden/>
            <w:sz w:val="24"/>
          </w:rPr>
          <w:fldChar w:fldCharType="end"/>
        </w:r>
      </w:hyperlink>
    </w:p>
    <w:p w:rsidR="005C07FF" w:rsidRPr="005C07FF" w:rsidRDefault="00AF2E22" w:rsidP="005C07FF">
      <w:pPr>
        <w:pStyle w:val="10"/>
        <w:rPr>
          <w:rStyle w:val="ac"/>
        </w:rPr>
      </w:pPr>
      <w:hyperlink w:anchor="_Toc432581591" w:history="1">
        <w:r w:rsidR="005C07FF" w:rsidRPr="00B15228">
          <w:rPr>
            <w:rStyle w:val="ac"/>
            <w:rFonts w:hint="eastAsia"/>
          </w:rPr>
          <w:t>第二章</w:t>
        </w:r>
        <w:r w:rsidR="005C07FF" w:rsidRPr="00B15228">
          <w:rPr>
            <w:rStyle w:val="ac"/>
          </w:rPr>
          <w:t xml:space="preserve">  </w:t>
        </w:r>
        <w:r w:rsidR="005C07FF" w:rsidRPr="00B15228">
          <w:rPr>
            <w:rStyle w:val="ac"/>
            <w:rFonts w:hint="eastAsia"/>
          </w:rPr>
          <w:t>相关理论与技术研究</w:t>
        </w:r>
        <w:r w:rsidR="005C07FF" w:rsidRPr="005C07FF">
          <w:rPr>
            <w:rStyle w:val="ac"/>
            <w:webHidden/>
          </w:rPr>
          <w:tab/>
        </w:r>
        <w:r w:rsidR="005C07FF" w:rsidRPr="005C07FF">
          <w:rPr>
            <w:rStyle w:val="ac"/>
            <w:webHidden/>
          </w:rPr>
          <w:fldChar w:fldCharType="begin"/>
        </w:r>
        <w:r w:rsidR="005C07FF" w:rsidRPr="005C07FF">
          <w:rPr>
            <w:rStyle w:val="ac"/>
            <w:webHidden/>
          </w:rPr>
          <w:instrText xml:space="preserve"> PAGEREF _Toc432581591 \h </w:instrText>
        </w:r>
        <w:r w:rsidR="005C07FF" w:rsidRPr="005C07FF">
          <w:rPr>
            <w:rStyle w:val="ac"/>
            <w:webHidden/>
          </w:rPr>
        </w:r>
        <w:r w:rsidR="005C07FF" w:rsidRPr="005C07FF">
          <w:rPr>
            <w:rStyle w:val="ac"/>
            <w:webHidden/>
          </w:rPr>
          <w:fldChar w:fldCharType="separate"/>
        </w:r>
        <w:r w:rsidR="005C07FF" w:rsidRPr="005C07FF">
          <w:rPr>
            <w:rStyle w:val="ac"/>
            <w:webHidden/>
          </w:rPr>
          <w:t>7</w:t>
        </w:r>
        <w:r w:rsidR="005C07FF" w:rsidRPr="005C07FF">
          <w:rPr>
            <w:rStyle w:val="ac"/>
            <w:webHidden/>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592" w:history="1">
        <w:r w:rsidR="005C07FF" w:rsidRPr="005C07FF">
          <w:rPr>
            <w:rStyle w:val="ac"/>
            <w:rFonts w:asciiTheme="minorEastAsia" w:eastAsiaTheme="minorEastAsia" w:hAnsiTheme="minorEastAsia"/>
            <w:noProof/>
            <w:sz w:val="24"/>
          </w:rPr>
          <w:t xml:space="preserve">2.1  </w:t>
        </w:r>
        <w:r w:rsidR="005C07FF" w:rsidRPr="005C07FF">
          <w:rPr>
            <w:rStyle w:val="ac"/>
            <w:rFonts w:asciiTheme="minorEastAsia" w:eastAsiaTheme="minorEastAsia" w:hAnsiTheme="minorEastAsia" w:hint="eastAsia"/>
            <w:noProof/>
            <w:sz w:val="24"/>
          </w:rPr>
          <w:t>网络用户行为研究</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_Toc432581592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593" w:history="1">
        <w:r w:rsidR="005C07FF" w:rsidRPr="005C07FF">
          <w:rPr>
            <w:rStyle w:val="ac"/>
            <w:rFonts w:asciiTheme="minorEastAsia" w:eastAsiaTheme="minorEastAsia" w:hAnsiTheme="minorEastAsia"/>
            <w:noProof/>
            <w:sz w:val="24"/>
          </w:rPr>
          <w:t xml:space="preserve">2.1.1  </w:t>
        </w:r>
        <w:r w:rsidR="005C07FF" w:rsidRPr="005C07FF">
          <w:rPr>
            <w:rStyle w:val="ac"/>
            <w:rFonts w:asciiTheme="minorEastAsia" w:eastAsiaTheme="minorEastAsia" w:hAnsiTheme="minorEastAsia" w:hint="eastAsia"/>
            <w:noProof/>
            <w:sz w:val="24"/>
          </w:rPr>
          <w:t>网络用户行为分类</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_Toc432581593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594" w:history="1">
        <w:r w:rsidR="005C07FF" w:rsidRPr="005C07FF">
          <w:rPr>
            <w:rStyle w:val="ac"/>
            <w:rFonts w:asciiTheme="minorEastAsia" w:eastAsiaTheme="minorEastAsia" w:hAnsiTheme="minorEastAsia"/>
            <w:noProof/>
            <w:sz w:val="24"/>
          </w:rPr>
          <w:t xml:space="preserve">2.1.2  </w:t>
        </w:r>
        <w:r w:rsidR="005C07FF" w:rsidRPr="005C07FF">
          <w:rPr>
            <w:rStyle w:val="ac"/>
            <w:rFonts w:asciiTheme="minorEastAsia" w:eastAsiaTheme="minorEastAsia" w:hAnsiTheme="minorEastAsia" w:hint="eastAsia"/>
            <w:noProof/>
            <w:sz w:val="24"/>
          </w:rPr>
          <w:t>网络用户行为特点</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_Toc432581594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8</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595" w:history="1">
        <w:r w:rsidR="005C07FF" w:rsidRPr="005C07FF">
          <w:rPr>
            <w:rStyle w:val="ac"/>
            <w:rFonts w:asciiTheme="minorEastAsia" w:eastAsiaTheme="minorEastAsia" w:hAnsiTheme="minorEastAsia"/>
            <w:noProof/>
            <w:sz w:val="24"/>
          </w:rPr>
          <w:t xml:space="preserve">2.1.3  </w:t>
        </w:r>
        <w:r w:rsidR="005C07FF" w:rsidRPr="005C07FF">
          <w:rPr>
            <w:rStyle w:val="ac"/>
            <w:rFonts w:asciiTheme="minorEastAsia" w:eastAsiaTheme="minorEastAsia" w:hAnsiTheme="minorEastAsia" w:hint="eastAsia"/>
            <w:noProof/>
            <w:sz w:val="24"/>
          </w:rPr>
          <w:t>网络用户行为特征选择和表示</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_Toc432581595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9</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596" w:history="1">
        <w:r w:rsidR="005C07FF" w:rsidRPr="005C07FF">
          <w:rPr>
            <w:rStyle w:val="ac"/>
            <w:rFonts w:asciiTheme="minorEastAsia" w:eastAsiaTheme="minorEastAsia" w:hAnsiTheme="minorEastAsia"/>
            <w:noProof/>
            <w:sz w:val="24"/>
          </w:rPr>
          <w:t xml:space="preserve">2.1.4  </w:t>
        </w:r>
        <w:r w:rsidR="005C07FF" w:rsidRPr="005C07FF">
          <w:rPr>
            <w:rStyle w:val="ac"/>
            <w:rFonts w:asciiTheme="minorEastAsia" w:eastAsiaTheme="minorEastAsia" w:hAnsiTheme="minorEastAsia" w:hint="eastAsia"/>
            <w:noProof/>
            <w:sz w:val="24"/>
          </w:rPr>
          <w:t>网络用户行为分析主要步骤</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_Toc432581596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10</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597" w:history="1">
        <w:r w:rsidR="005C07FF" w:rsidRPr="005C07FF">
          <w:rPr>
            <w:rStyle w:val="ac"/>
            <w:rFonts w:asciiTheme="minorEastAsia" w:eastAsiaTheme="minorEastAsia" w:hAnsiTheme="minorEastAsia"/>
            <w:noProof/>
            <w:sz w:val="24"/>
          </w:rPr>
          <w:t xml:space="preserve">2.2  </w:t>
        </w:r>
        <w:r w:rsidR="005C07FF" w:rsidRPr="005C07FF">
          <w:rPr>
            <w:rStyle w:val="ac"/>
            <w:rFonts w:asciiTheme="minorEastAsia" w:eastAsiaTheme="minorEastAsia" w:hAnsiTheme="minorEastAsia" w:hint="eastAsia"/>
            <w:noProof/>
            <w:sz w:val="24"/>
          </w:rPr>
          <w:t>时间序列分析研究</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_Toc432581597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11</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598" w:history="1">
        <w:r w:rsidR="005C07FF" w:rsidRPr="005C07FF">
          <w:rPr>
            <w:rStyle w:val="ac"/>
            <w:rFonts w:asciiTheme="minorEastAsia" w:eastAsiaTheme="minorEastAsia" w:hAnsiTheme="minorEastAsia"/>
            <w:noProof/>
            <w:sz w:val="24"/>
          </w:rPr>
          <w:t xml:space="preserve">2.3  </w:t>
        </w:r>
        <w:r w:rsidR="005C07FF" w:rsidRPr="005C07FF">
          <w:rPr>
            <w:rStyle w:val="ac"/>
            <w:rFonts w:asciiTheme="minorEastAsia" w:eastAsiaTheme="minorEastAsia" w:hAnsiTheme="minorEastAsia" w:hint="eastAsia"/>
            <w:noProof/>
            <w:sz w:val="24"/>
          </w:rPr>
          <w:t>幂律分布研究</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_Toc432581598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599" w:history="1">
        <w:r w:rsidR="005C07FF" w:rsidRPr="005C07FF">
          <w:rPr>
            <w:rStyle w:val="ac"/>
            <w:rFonts w:asciiTheme="minorEastAsia" w:eastAsiaTheme="minorEastAsia" w:hAnsiTheme="minorEastAsia"/>
            <w:noProof/>
            <w:sz w:val="24"/>
          </w:rPr>
          <w:t xml:space="preserve">2.4  </w:t>
        </w:r>
        <w:r w:rsidR="005C07FF" w:rsidRPr="005C07FF">
          <w:rPr>
            <w:rStyle w:val="ac"/>
            <w:rFonts w:asciiTheme="minorEastAsia" w:eastAsiaTheme="minorEastAsia" w:hAnsiTheme="minorEastAsia" w:hint="eastAsia"/>
            <w:noProof/>
            <w:sz w:val="24"/>
          </w:rPr>
          <w:t>聚类算法研究</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_Toc432581599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14</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00" w:history="1">
        <w:r w:rsidR="005C07FF" w:rsidRPr="005C07FF">
          <w:rPr>
            <w:rStyle w:val="ac"/>
            <w:rFonts w:asciiTheme="minorEastAsia" w:eastAsiaTheme="minorEastAsia" w:hAnsiTheme="minorEastAsia"/>
            <w:noProof/>
            <w:sz w:val="24"/>
          </w:rPr>
          <w:t xml:space="preserve">2.5  </w:t>
        </w:r>
        <w:r w:rsidR="005C07FF" w:rsidRPr="005C07FF">
          <w:rPr>
            <w:rStyle w:val="ac"/>
            <w:rFonts w:asciiTheme="minorEastAsia" w:eastAsiaTheme="minorEastAsia" w:hAnsiTheme="minorEastAsia" w:hint="eastAsia"/>
            <w:noProof/>
            <w:sz w:val="24"/>
          </w:rPr>
          <w:t>相关技术介绍</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_Toc432581600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16</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1" w:history="1">
        <w:r w:rsidR="005C07FF" w:rsidRPr="005C07FF">
          <w:rPr>
            <w:rStyle w:val="ac"/>
            <w:rFonts w:asciiTheme="minorEastAsia" w:eastAsiaTheme="minorEastAsia" w:hAnsiTheme="minorEastAsia"/>
            <w:noProof/>
            <w:sz w:val="24"/>
          </w:rPr>
          <w:t>2.5.1  Hadoop</w:t>
        </w:r>
        <w:r w:rsidR="005C07FF" w:rsidRPr="005C07FF">
          <w:rPr>
            <w:rStyle w:val="ac"/>
            <w:rFonts w:asciiTheme="minorEastAsia" w:eastAsiaTheme="minorEastAsia" w:hAnsiTheme="minorEastAsia" w:hint="eastAsia"/>
            <w:noProof/>
            <w:sz w:val="24"/>
          </w:rPr>
          <w:t>技术</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_Toc432581601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16</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2" w:history="1">
        <w:r w:rsidR="005C07FF" w:rsidRPr="005C07FF">
          <w:rPr>
            <w:rStyle w:val="ac"/>
            <w:rFonts w:asciiTheme="minorEastAsia" w:eastAsiaTheme="minorEastAsia" w:hAnsiTheme="minorEastAsia"/>
            <w:noProof/>
            <w:sz w:val="24"/>
          </w:rPr>
          <w:t>2.5.2  hive</w:t>
        </w:r>
        <w:r w:rsidR="005C07FF" w:rsidRPr="005C07FF">
          <w:rPr>
            <w:rStyle w:val="ac"/>
            <w:rFonts w:asciiTheme="minorEastAsia" w:eastAsiaTheme="minorEastAsia" w:hAnsiTheme="minorEastAsia" w:hint="eastAsia"/>
            <w:noProof/>
            <w:sz w:val="24"/>
          </w:rPr>
          <w:t>工具</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_Toc432581602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19</w:t>
        </w:r>
        <w:r w:rsidR="005C07FF" w:rsidRPr="005C07FF">
          <w:rPr>
            <w:rFonts w:asciiTheme="minorEastAsia" w:eastAsiaTheme="minorEastAsia" w:hAnsiTheme="minorEastAsia"/>
            <w:noProof/>
            <w:webHidden/>
            <w:sz w:val="24"/>
          </w:rPr>
          <w:fldChar w:fldCharType="end"/>
        </w:r>
      </w:hyperlink>
    </w:p>
    <w:p w:rsidR="005C07FF" w:rsidRPr="005C07FF" w:rsidRDefault="00AF2E22" w:rsidP="005C07FF">
      <w:pPr>
        <w:pStyle w:val="10"/>
        <w:rPr>
          <w:rStyle w:val="ac"/>
        </w:rPr>
      </w:pPr>
      <w:hyperlink w:anchor="_Toc432581603" w:history="1">
        <w:r w:rsidR="005C07FF" w:rsidRPr="00B15228">
          <w:rPr>
            <w:rStyle w:val="ac"/>
            <w:rFonts w:hint="eastAsia"/>
          </w:rPr>
          <w:t>第三章</w:t>
        </w:r>
        <w:r w:rsidR="005C07FF" w:rsidRPr="00B15228">
          <w:rPr>
            <w:rStyle w:val="ac"/>
          </w:rPr>
          <w:t xml:space="preserve">  </w:t>
        </w:r>
        <w:r w:rsidR="005C07FF" w:rsidRPr="00B15228">
          <w:rPr>
            <w:rStyle w:val="ac"/>
            <w:rFonts w:hint="eastAsia"/>
          </w:rPr>
          <w:t>研究设计</w:t>
        </w:r>
        <w:r w:rsidR="005C07FF" w:rsidRPr="005C07FF">
          <w:rPr>
            <w:rStyle w:val="ac"/>
            <w:webHidden/>
          </w:rPr>
          <w:tab/>
        </w:r>
        <w:r w:rsidR="005C07FF" w:rsidRPr="005C07FF">
          <w:rPr>
            <w:rStyle w:val="ac"/>
            <w:webHidden/>
          </w:rPr>
          <w:fldChar w:fldCharType="begin"/>
        </w:r>
        <w:r w:rsidR="005C07FF" w:rsidRPr="005C07FF">
          <w:rPr>
            <w:rStyle w:val="ac"/>
            <w:webHidden/>
          </w:rPr>
          <w:instrText xml:space="preserve"> PAGEREF _Toc432581603 \h </w:instrText>
        </w:r>
        <w:r w:rsidR="005C07FF" w:rsidRPr="005C07FF">
          <w:rPr>
            <w:rStyle w:val="ac"/>
            <w:webHidden/>
          </w:rPr>
        </w:r>
        <w:r w:rsidR="005C07FF" w:rsidRPr="005C07FF">
          <w:rPr>
            <w:rStyle w:val="ac"/>
            <w:webHidden/>
          </w:rPr>
          <w:fldChar w:fldCharType="separate"/>
        </w:r>
        <w:r w:rsidR="005C07FF" w:rsidRPr="005C07FF">
          <w:rPr>
            <w:rStyle w:val="ac"/>
            <w:webHidden/>
          </w:rPr>
          <w:t>21</w:t>
        </w:r>
        <w:r w:rsidR="005C07FF" w:rsidRPr="005C07FF">
          <w:rPr>
            <w:rStyle w:val="ac"/>
            <w:webHidden/>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04" w:history="1">
        <w:r w:rsidR="005C07FF" w:rsidRPr="005C07FF">
          <w:rPr>
            <w:rStyle w:val="ac"/>
            <w:rFonts w:asciiTheme="minorEastAsia" w:eastAsiaTheme="minorEastAsia" w:hAnsiTheme="minorEastAsia"/>
            <w:noProof/>
            <w:sz w:val="24"/>
          </w:rPr>
          <w:t xml:space="preserve">3.1  </w:t>
        </w:r>
        <w:r w:rsidR="005C07FF" w:rsidRPr="005C07FF">
          <w:rPr>
            <w:rStyle w:val="ac"/>
            <w:rFonts w:asciiTheme="minorEastAsia" w:eastAsiaTheme="minorEastAsia" w:hAnsiTheme="minorEastAsia" w:hint="eastAsia"/>
            <w:noProof/>
            <w:sz w:val="24"/>
          </w:rPr>
          <w:t>用户建模方案设计</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_Toc432581604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21</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5" w:history="1">
        <w:r w:rsidR="005C07FF" w:rsidRPr="005C07FF">
          <w:rPr>
            <w:rStyle w:val="ac"/>
            <w:rFonts w:asciiTheme="minorEastAsia" w:eastAsiaTheme="minorEastAsia" w:hAnsiTheme="minorEastAsia"/>
            <w:noProof/>
            <w:sz w:val="24"/>
          </w:rPr>
          <w:t xml:space="preserve">3.1.1  </w:t>
        </w:r>
        <w:r w:rsidR="005C07FF" w:rsidRPr="005C07FF">
          <w:rPr>
            <w:rStyle w:val="ac"/>
            <w:rFonts w:asciiTheme="minorEastAsia" w:eastAsiaTheme="minorEastAsia" w:hAnsiTheme="minorEastAsia" w:hint="eastAsia"/>
            <w:noProof/>
            <w:sz w:val="24"/>
          </w:rPr>
          <w:t>建模目的与步骤</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_Toc432581605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21</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6" w:history="1">
        <w:r w:rsidR="005C07FF" w:rsidRPr="005C07FF">
          <w:rPr>
            <w:rStyle w:val="ac"/>
            <w:rFonts w:asciiTheme="minorEastAsia" w:eastAsiaTheme="minorEastAsia" w:hAnsiTheme="minorEastAsia"/>
            <w:noProof/>
            <w:sz w:val="24"/>
          </w:rPr>
          <w:t xml:space="preserve">3.1.2  </w:t>
        </w:r>
        <w:r w:rsidR="005C07FF" w:rsidRPr="005C07FF">
          <w:rPr>
            <w:rStyle w:val="ac"/>
            <w:rFonts w:asciiTheme="minorEastAsia" w:eastAsiaTheme="minorEastAsia" w:hAnsiTheme="minorEastAsia" w:hint="eastAsia"/>
            <w:noProof/>
            <w:sz w:val="24"/>
          </w:rPr>
          <w:t>用户建模维度</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_Toc432581606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22</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07" w:history="1">
        <w:r w:rsidR="005C07FF" w:rsidRPr="005C07FF">
          <w:rPr>
            <w:rStyle w:val="ac"/>
            <w:rFonts w:asciiTheme="minorEastAsia" w:eastAsiaTheme="minorEastAsia" w:hAnsiTheme="minorEastAsia"/>
            <w:noProof/>
            <w:sz w:val="24"/>
          </w:rPr>
          <w:t xml:space="preserve">3.2  </w:t>
        </w:r>
        <w:r w:rsidR="005C07FF" w:rsidRPr="005C07FF">
          <w:rPr>
            <w:rStyle w:val="ac"/>
            <w:rFonts w:asciiTheme="minorEastAsia" w:eastAsiaTheme="minorEastAsia" w:hAnsiTheme="minorEastAsia" w:hint="eastAsia"/>
            <w:noProof/>
            <w:sz w:val="24"/>
          </w:rPr>
          <w:t>数据收集</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_Toc432581607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8" w:history="1">
        <w:r w:rsidR="005C07FF" w:rsidRPr="005C07FF">
          <w:rPr>
            <w:rStyle w:val="ac"/>
            <w:rFonts w:asciiTheme="minorEastAsia" w:eastAsiaTheme="minorEastAsia" w:hAnsiTheme="minorEastAsia"/>
            <w:noProof/>
            <w:sz w:val="24"/>
          </w:rPr>
          <w:t xml:space="preserve">3.2.1  </w:t>
        </w:r>
        <w:r w:rsidR="005C07FF" w:rsidRPr="005C07FF">
          <w:rPr>
            <w:rStyle w:val="ac"/>
            <w:rFonts w:asciiTheme="minorEastAsia" w:eastAsiaTheme="minorEastAsia" w:hAnsiTheme="minorEastAsia" w:hint="eastAsia"/>
            <w:noProof/>
            <w:sz w:val="24"/>
          </w:rPr>
          <w:t>数据来源介绍</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_Toc432581608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09" w:history="1">
        <w:r w:rsidR="005C07FF" w:rsidRPr="005C07FF">
          <w:rPr>
            <w:rStyle w:val="ac"/>
            <w:rFonts w:asciiTheme="minorEastAsia" w:eastAsiaTheme="minorEastAsia" w:hAnsiTheme="minorEastAsia"/>
            <w:noProof/>
            <w:sz w:val="24"/>
          </w:rPr>
          <w:t xml:space="preserve">3.2.2  </w:t>
        </w:r>
        <w:r w:rsidR="005C07FF" w:rsidRPr="005C07FF">
          <w:rPr>
            <w:rStyle w:val="ac"/>
            <w:rFonts w:asciiTheme="minorEastAsia" w:eastAsiaTheme="minorEastAsia" w:hAnsiTheme="minorEastAsia" w:hint="eastAsia"/>
            <w:noProof/>
            <w:sz w:val="24"/>
          </w:rPr>
          <w:t>数据文件存储</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_Toc432581609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0" w:history="1">
        <w:r w:rsidR="005C07FF" w:rsidRPr="005C07FF">
          <w:rPr>
            <w:rStyle w:val="ac"/>
            <w:rFonts w:asciiTheme="minorEastAsia" w:eastAsiaTheme="minorEastAsia" w:hAnsiTheme="minorEastAsia"/>
            <w:noProof/>
            <w:sz w:val="24"/>
          </w:rPr>
          <w:t xml:space="preserve">3.2.3  </w:t>
        </w:r>
        <w:r w:rsidR="005C07FF" w:rsidRPr="005C07FF">
          <w:rPr>
            <w:rStyle w:val="ac"/>
            <w:rFonts w:asciiTheme="minorEastAsia" w:eastAsiaTheme="minorEastAsia" w:hAnsiTheme="minorEastAsia" w:hint="eastAsia"/>
            <w:noProof/>
            <w:sz w:val="24"/>
          </w:rPr>
          <w:t>数据内容</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_Toc432581610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11" w:history="1">
        <w:r w:rsidR="005C07FF" w:rsidRPr="005C07FF">
          <w:rPr>
            <w:rStyle w:val="ac"/>
            <w:rFonts w:asciiTheme="minorEastAsia" w:eastAsiaTheme="minorEastAsia" w:hAnsiTheme="minorEastAsia"/>
            <w:noProof/>
            <w:sz w:val="24"/>
          </w:rPr>
          <w:t xml:space="preserve">3.3  </w:t>
        </w:r>
        <w:r w:rsidR="005C07FF" w:rsidRPr="005C07FF">
          <w:rPr>
            <w:rStyle w:val="ac"/>
            <w:rFonts w:asciiTheme="minorEastAsia" w:eastAsiaTheme="minorEastAsia" w:hAnsiTheme="minorEastAsia" w:hint="eastAsia"/>
            <w:noProof/>
            <w:sz w:val="24"/>
          </w:rPr>
          <w:t>数据预处理</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_Toc432581611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25</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2" w:history="1">
        <w:r w:rsidR="005C07FF" w:rsidRPr="005C07FF">
          <w:rPr>
            <w:rStyle w:val="ac"/>
            <w:rFonts w:asciiTheme="minorEastAsia" w:eastAsiaTheme="minorEastAsia" w:hAnsiTheme="minorEastAsia"/>
            <w:noProof/>
            <w:sz w:val="24"/>
          </w:rPr>
          <w:t xml:space="preserve">3.3.1  </w:t>
        </w:r>
        <w:r w:rsidR="005C07FF" w:rsidRPr="005C07FF">
          <w:rPr>
            <w:rStyle w:val="ac"/>
            <w:rFonts w:asciiTheme="minorEastAsia" w:eastAsiaTheme="minorEastAsia" w:hAnsiTheme="minorEastAsia" w:hint="eastAsia"/>
            <w:noProof/>
            <w:sz w:val="24"/>
          </w:rPr>
          <w:t>原始数据分析</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_Toc432581612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3" w:history="1">
        <w:r w:rsidR="005C07FF" w:rsidRPr="005C07FF">
          <w:rPr>
            <w:rStyle w:val="ac"/>
            <w:rFonts w:asciiTheme="minorEastAsia" w:eastAsiaTheme="minorEastAsia" w:hAnsiTheme="minorEastAsia"/>
            <w:noProof/>
            <w:sz w:val="24"/>
          </w:rPr>
          <w:t xml:space="preserve">3.3.2  </w:t>
        </w:r>
        <w:r w:rsidR="005C07FF" w:rsidRPr="005C07FF">
          <w:rPr>
            <w:rStyle w:val="ac"/>
            <w:rFonts w:asciiTheme="minorEastAsia" w:eastAsiaTheme="minorEastAsia" w:hAnsiTheme="minorEastAsia" w:hint="eastAsia"/>
            <w:noProof/>
            <w:sz w:val="24"/>
          </w:rPr>
          <w:t>建立标签库</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_Toc432581613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4" w:history="1">
        <w:r w:rsidR="005C07FF" w:rsidRPr="005C07FF">
          <w:rPr>
            <w:rStyle w:val="ac"/>
            <w:rFonts w:asciiTheme="minorEastAsia" w:eastAsiaTheme="minorEastAsia" w:hAnsiTheme="minorEastAsia"/>
            <w:noProof/>
            <w:sz w:val="24"/>
          </w:rPr>
          <w:t xml:space="preserve">3.3.3  </w:t>
        </w:r>
        <w:r w:rsidR="005C07FF" w:rsidRPr="005C07FF">
          <w:rPr>
            <w:rStyle w:val="ac"/>
            <w:rFonts w:asciiTheme="minorEastAsia" w:eastAsiaTheme="minorEastAsia" w:hAnsiTheme="minorEastAsia" w:hint="eastAsia"/>
            <w:noProof/>
            <w:sz w:val="24"/>
          </w:rPr>
          <w:t>生成用户访问记录标签</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_Toc432581614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29</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15" w:history="1">
        <w:r w:rsidR="005C07FF" w:rsidRPr="005C07FF">
          <w:rPr>
            <w:rStyle w:val="ac"/>
            <w:rFonts w:asciiTheme="minorEastAsia" w:eastAsiaTheme="minorEastAsia" w:hAnsiTheme="minorEastAsia"/>
            <w:noProof/>
            <w:sz w:val="24"/>
          </w:rPr>
          <w:t xml:space="preserve">3.4  </w:t>
        </w:r>
        <w:r w:rsidR="005C07FF" w:rsidRPr="005C07FF">
          <w:rPr>
            <w:rStyle w:val="ac"/>
            <w:rFonts w:asciiTheme="minorEastAsia" w:eastAsiaTheme="minorEastAsia" w:hAnsiTheme="minorEastAsia" w:hint="eastAsia"/>
            <w:noProof/>
            <w:sz w:val="24"/>
          </w:rPr>
          <w:t>数据分析方法</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_Toc432581615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30</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6" w:history="1">
        <w:r w:rsidR="005C07FF" w:rsidRPr="005C07FF">
          <w:rPr>
            <w:rStyle w:val="ac"/>
            <w:rFonts w:asciiTheme="minorEastAsia" w:eastAsiaTheme="minorEastAsia" w:hAnsiTheme="minorEastAsia"/>
            <w:noProof/>
            <w:sz w:val="24"/>
          </w:rPr>
          <w:t xml:space="preserve">3.4.1  </w:t>
        </w:r>
        <w:r w:rsidR="005C07FF" w:rsidRPr="005C07FF">
          <w:rPr>
            <w:rStyle w:val="ac"/>
            <w:rFonts w:asciiTheme="minorEastAsia" w:eastAsiaTheme="minorEastAsia" w:hAnsiTheme="minorEastAsia" w:hint="eastAsia"/>
            <w:noProof/>
            <w:sz w:val="24"/>
          </w:rPr>
          <w:t>时间分析</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_Toc432581616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30</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7" w:history="1">
        <w:r w:rsidR="005C07FF" w:rsidRPr="005C07FF">
          <w:rPr>
            <w:rStyle w:val="ac"/>
            <w:rFonts w:asciiTheme="minorEastAsia" w:eastAsiaTheme="minorEastAsia" w:hAnsiTheme="minorEastAsia"/>
            <w:noProof/>
            <w:sz w:val="24"/>
          </w:rPr>
          <w:t xml:space="preserve">3.4.2  </w:t>
        </w:r>
        <w:r w:rsidR="005C07FF" w:rsidRPr="005C07FF">
          <w:rPr>
            <w:rStyle w:val="ac"/>
            <w:rFonts w:asciiTheme="minorEastAsia" w:eastAsiaTheme="minorEastAsia" w:hAnsiTheme="minorEastAsia" w:hint="eastAsia"/>
            <w:noProof/>
            <w:sz w:val="24"/>
          </w:rPr>
          <w:t>幂定律</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_Toc432581617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31</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18" w:history="1">
        <w:r w:rsidR="005C07FF" w:rsidRPr="005C07FF">
          <w:rPr>
            <w:rStyle w:val="ac"/>
            <w:rFonts w:asciiTheme="minorEastAsia" w:eastAsiaTheme="minorEastAsia" w:hAnsiTheme="minorEastAsia"/>
            <w:noProof/>
            <w:sz w:val="24"/>
          </w:rPr>
          <w:t>3.4.3  Phantom</w:t>
        </w:r>
        <w:r w:rsidR="005C07FF" w:rsidRPr="005C07FF">
          <w:rPr>
            <w:rStyle w:val="ac"/>
            <w:rFonts w:asciiTheme="minorEastAsia" w:eastAsiaTheme="minorEastAsia" w:hAnsiTheme="minorEastAsia" w:hint="eastAsia"/>
            <w:noProof/>
            <w:sz w:val="24"/>
          </w:rPr>
          <w:t>联合聚类算法</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_Toc432581618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33</w:t>
        </w:r>
        <w:r w:rsidR="005C07FF" w:rsidRPr="005C07FF">
          <w:rPr>
            <w:rFonts w:asciiTheme="minorEastAsia" w:eastAsiaTheme="minorEastAsia" w:hAnsiTheme="minorEastAsia"/>
            <w:noProof/>
            <w:webHidden/>
            <w:sz w:val="24"/>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19" w:history="1">
        <w:r w:rsidR="005C07FF" w:rsidRPr="00B15228">
          <w:rPr>
            <w:rStyle w:val="ac"/>
            <w:rFonts w:hint="eastAsia"/>
          </w:rPr>
          <w:t>第四章</w:t>
        </w:r>
        <w:r w:rsidR="005C07FF" w:rsidRPr="00B15228">
          <w:rPr>
            <w:rStyle w:val="ac"/>
          </w:rPr>
          <w:t xml:space="preserve">  </w:t>
        </w:r>
        <w:r w:rsidR="005C07FF" w:rsidRPr="00B15228">
          <w:rPr>
            <w:rStyle w:val="ac"/>
            <w:rFonts w:hint="eastAsia"/>
          </w:rPr>
          <w:t>用户访问时间规律分析</w:t>
        </w:r>
        <w:r w:rsidR="005C07FF">
          <w:rPr>
            <w:webHidden/>
          </w:rPr>
          <w:tab/>
        </w:r>
        <w:r w:rsidR="005C07FF">
          <w:rPr>
            <w:webHidden/>
          </w:rPr>
          <w:fldChar w:fldCharType="begin"/>
        </w:r>
        <w:r w:rsidR="005C07FF">
          <w:rPr>
            <w:webHidden/>
          </w:rPr>
          <w:instrText xml:space="preserve"> PAGEREF _Toc432581619 \h </w:instrText>
        </w:r>
        <w:r w:rsidR="005C07FF">
          <w:rPr>
            <w:webHidden/>
          </w:rPr>
        </w:r>
        <w:r w:rsidR="005C07FF">
          <w:rPr>
            <w:webHidden/>
          </w:rPr>
          <w:fldChar w:fldCharType="separate"/>
        </w:r>
        <w:r w:rsidR="005C07FF">
          <w:rPr>
            <w:webHidden/>
          </w:rPr>
          <w:t>35</w:t>
        </w:r>
        <w:r w:rsidR="005C07FF">
          <w:rPr>
            <w:webHidden/>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0" w:history="1">
        <w:r w:rsidR="005C07FF" w:rsidRPr="005C07FF">
          <w:rPr>
            <w:rStyle w:val="ac"/>
            <w:rFonts w:asciiTheme="minorEastAsia" w:eastAsiaTheme="minorEastAsia" w:hAnsiTheme="minorEastAsia"/>
            <w:noProof/>
            <w:sz w:val="24"/>
          </w:rPr>
          <w:t xml:space="preserve">4.1  </w:t>
        </w:r>
        <w:r w:rsidR="005C07FF" w:rsidRPr="005C07FF">
          <w:rPr>
            <w:rStyle w:val="ac"/>
            <w:rFonts w:asciiTheme="minorEastAsia" w:eastAsiaTheme="minorEastAsia" w:hAnsiTheme="minorEastAsia" w:hint="eastAsia"/>
            <w:noProof/>
            <w:sz w:val="24"/>
          </w:rPr>
          <w:t>用户访问时间序列介绍</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_Toc432581620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35</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1" w:history="1">
        <w:r w:rsidR="005C07FF" w:rsidRPr="005C07FF">
          <w:rPr>
            <w:rStyle w:val="ac"/>
            <w:rFonts w:asciiTheme="minorEastAsia" w:eastAsiaTheme="minorEastAsia" w:hAnsiTheme="minorEastAsia"/>
            <w:noProof/>
            <w:sz w:val="24"/>
          </w:rPr>
          <w:t xml:space="preserve">4.2  </w:t>
        </w:r>
        <w:r w:rsidR="005C07FF" w:rsidRPr="005C07FF">
          <w:rPr>
            <w:rStyle w:val="ac"/>
            <w:rFonts w:asciiTheme="minorEastAsia" w:eastAsiaTheme="minorEastAsia" w:hAnsiTheme="minorEastAsia" w:hint="eastAsia"/>
            <w:noProof/>
            <w:sz w:val="24"/>
          </w:rPr>
          <w:t>日访问规律分析</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_Toc432581621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38</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2" w:history="1">
        <w:r w:rsidR="005C07FF" w:rsidRPr="005C07FF">
          <w:rPr>
            <w:rStyle w:val="ac"/>
            <w:rFonts w:asciiTheme="minorEastAsia" w:eastAsiaTheme="minorEastAsia" w:hAnsiTheme="minorEastAsia"/>
            <w:noProof/>
            <w:sz w:val="24"/>
          </w:rPr>
          <w:t xml:space="preserve">4.3  </w:t>
        </w:r>
        <w:r w:rsidR="005C07FF" w:rsidRPr="005C07FF">
          <w:rPr>
            <w:rStyle w:val="ac"/>
            <w:rFonts w:asciiTheme="minorEastAsia" w:eastAsiaTheme="minorEastAsia" w:hAnsiTheme="minorEastAsia" w:hint="eastAsia"/>
            <w:noProof/>
            <w:sz w:val="24"/>
          </w:rPr>
          <w:t>小时访问规律分析</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_Toc432581622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40</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3" w:history="1">
        <w:r w:rsidR="005C07FF" w:rsidRPr="005C07FF">
          <w:rPr>
            <w:rStyle w:val="ac"/>
            <w:rFonts w:asciiTheme="minorEastAsia" w:eastAsiaTheme="minorEastAsia" w:hAnsiTheme="minorEastAsia"/>
            <w:noProof/>
            <w:sz w:val="24"/>
          </w:rPr>
          <w:t xml:space="preserve">4.4  </w:t>
        </w:r>
        <w:r w:rsidR="005C07FF" w:rsidRPr="005C07FF">
          <w:rPr>
            <w:rStyle w:val="ac"/>
            <w:rFonts w:asciiTheme="minorEastAsia" w:eastAsiaTheme="minorEastAsia" w:hAnsiTheme="minorEastAsia" w:hint="eastAsia"/>
            <w:noProof/>
            <w:sz w:val="24"/>
          </w:rPr>
          <w:t>时间分布规律建模</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_Toc432581623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47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4" w:history="1">
        <w:r w:rsidR="005C07FF" w:rsidRPr="005C07FF">
          <w:rPr>
            <w:rStyle w:val="ac"/>
            <w:rFonts w:asciiTheme="minorEastAsia" w:eastAsiaTheme="minorEastAsia" w:hAnsiTheme="minorEastAsia"/>
            <w:noProof/>
            <w:sz w:val="24"/>
          </w:rPr>
          <w:t xml:space="preserve">4.5  </w:t>
        </w:r>
        <w:r w:rsidR="005C07FF" w:rsidRPr="005C07FF">
          <w:rPr>
            <w:rStyle w:val="ac"/>
            <w:rFonts w:asciiTheme="minorEastAsia" w:eastAsiaTheme="minorEastAsia" w:hAnsiTheme="minorEastAsia" w:hint="eastAsia"/>
            <w:noProof/>
            <w:sz w:val="24"/>
          </w:rPr>
          <w:t>规律总结及营销建议</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_Toc432581624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51</w:t>
        </w:r>
        <w:r w:rsidR="005C07FF" w:rsidRPr="005C07FF">
          <w:rPr>
            <w:rFonts w:asciiTheme="minorEastAsia" w:eastAsiaTheme="minorEastAsia" w:hAnsiTheme="minorEastAsia"/>
            <w:noProof/>
            <w:webHidden/>
            <w:sz w:val="24"/>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25" w:history="1">
        <w:r w:rsidR="005C07FF" w:rsidRPr="00B15228">
          <w:rPr>
            <w:rStyle w:val="ac"/>
            <w:rFonts w:hint="eastAsia"/>
          </w:rPr>
          <w:t>第五章</w:t>
        </w:r>
        <w:r w:rsidR="005C07FF" w:rsidRPr="00B15228">
          <w:rPr>
            <w:rStyle w:val="ac"/>
          </w:rPr>
          <w:t xml:space="preserve">  </w:t>
        </w:r>
        <w:r w:rsidR="005C07FF" w:rsidRPr="00B15228">
          <w:rPr>
            <w:rStyle w:val="ac"/>
            <w:rFonts w:hint="eastAsia"/>
          </w:rPr>
          <w:t>竞争结构分析</w:t>
        </w:r>
        <w:r w:rsidR="005C07FF">
          <w:rPr>
            <w:webHidden/>
          </w:rPr>
          <w:tab/>
        </w:r>
        <w:r w:rsidR="005C07FF">
          <w:rPr>
            <w:webHidden/>
          </w:rPr>
          <w:fldChar w:fldCharType="begin"/>
        </w:r>
        <w:r w:rsidR="005C07FF">
          <w:rPr>
            <w:webHidden/>
          </w:rPr>
          <w:instrText xml:space="preserve"> PAGEREF _Toc432581625 \h </w:instrText>
        </w:r>
        <w:r w:rsidR="005C07FF">
          <w:rPr>
            <w:webHidden/>
          </w:rPr>
        </w:r>
        <w:r w:rsidR="005C07FF">
          <w:rPr>
            <w:webHidden/>
          </w:rPr>
          <w:fldChar w:fldCharType="separate"/>
        </w:r>
        <w:r w:rsidR="005C07FF">
          <w:rPr>
            <w:webHidden/>
          </w:rPr>
          <w:t>53</w:t>
        </w:r>
        <w:r w:rsidR="005C07FF">
          <w:rPr>
            <w:webHidden/>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6" w:history="1">
        <w:r w:rsidR="005C07FF" w:rsidRPr="005C07FF">
          <w:rPr>
            <w:rStyle w:val="ac"/>
            <w:rFonts w:asciiTheme="minorEastAsia" w:eastAsiaTheme="minorEastAsia" w:hAnsiTheme="minorEastAsia"/>
            <w:noProof/>
            <w:sz w:val="24"/>
          </w:rPr>
          <w:t xml:space="preserve">5.1  </w:t>
        </w:r>
        <w:r w:rsidR="005C07FF" w:rsidRPr="005C07FF">
          <w:rPr>
            <w:rStyle w:val="ac"/>
            <w:rFonts w:asciiTheme="minorEastAsia" w:eastAsiaTheme="minorEastAsia" w:hAnsiTheme="minorEastAsia" w:hint="eastAsia"/>
            <w:noProof/>
            <w:sz w:val="24"/>
          </w:rPr>
          <w:t>业务应用介绍</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_Toc432581626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53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7" w:history="1">
        <w:r w:rsidR="005C07FF" w:rsidRPr="005C07FF">
          <w:rPr>
            <w:rStyle w:val="ac"/>
            <w:rFonts w:asciiTheme="minorEastAsia" w:eastAsiaTheme="minorEastAsia" w:hAnsiTheme="minorEastAsia"/>
            <w:noProof/>
            <w:sz w:val="24"/>
          </w:rPr>
          <w:t xml:space="preserve">5.2  </w:t>
        </w:r>
        <w:r w:rsidR="005C07FF" w:rsidRPr="005C07FF">
          <w:rPr>
            <w:rStyle w:val="ac"/>
            <w:rFonts w:asciiTheme="minorEastAsia" w:eastAsiaTheme="minorEastAsia" w:hAnsiTheme="minorEastAsia" w:hint="eastAsia"/>
            <w:noProof/>
            <w:sz w:val="24"/>
          </w:rPr>
          <w:t>业务应用访问量分布</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_Toc432581627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54</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8" w:history="1">
        <w:r w:rsidR="005C07FF" w:rsidRPr="005C07FF">
          <w:rPr>
            <w:rStyle w:val="ac"/>
            <w:rFonts w:asciiTheme="minorEastAsia" w:eastAsiaTheme="minorEastAsia" w:hAnsiTheme="minorEastAsia"/>
            <w:noProof/>
            <w:sz w:val="24"/>
          </w:rPr>
          <w:t xml:space="preserve">5.3  </w:t>
        </w:r>
        <w:r w:rsidR="005C07FF" w:rsidRPr="005C07FF">
          <w:rPr>
            <w:rStyle w:val="ac"/>
            <w:rFonts w:asciiTheme="minorEastAsia" w:eastAsiaTheme="minorEastAsia" w:hAnsiTheme="minorEastAsia" w:hint="eastAsia"/>
            <w:noProof/>
            <w:sz w:val="24"/>
          </w:rPr>
          <w:t>业务应用占有率分布规律</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_Toc432581628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56</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29" w:history="1">
        <w:r w:rsidR="005C07FF" w:rsidRPr="005C07FF">
          <w:rPr>
            <w:rStyle w:val="ac"/>
            <w:rFonts w:asciiTheme="minorEastAsia" w:eastAsiaTheme="minorEastAsia" w:hAnsiTheme="minorEastAsia"/>
            <w:noProof/>
            <w:sz w:val="24"/>
          </w:rPr>
          <w:t xml:space="preserve">5.4  </w:t>
        </w:r>
        <w:r w:rsidR="005C07FF" w:rsidRPr="005C07FF">
          <w:rPr>
            <w:rStyle w:val="ac"/>
            <w:rFonts w:asciiTheme="minorEastAsia" w:eastAsiaTheme="minorEastAsia" w:hAnsiTheme="minorEastAsia" w:hint="eastAsia"/>
            <w:noProof/>
            <w:sz w:val="24"/>
          </w:rPr>
          <w:t>各类业务市场竞争结构</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_Toc432581629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58</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0" w:history="1">
        <w:r w:rsidR="005C07FF" w:rsidRPr="005C07FF">
          <w:rPr>
            <w:rStyle w:val="ac"/>
            <w:rFonts w:asciiTheme="minorEastAsia" w:eastAsiaTheme="minorEastAsia" w:hAnsiTheme="minorEastAsia"/>
            <w:noProof/>
            <w:sz w:val="24"/>
          </w:rPr>
          <w:t xml:space="preserve">5.5  </w:t>
        </w:r>
        <w:r w:rsidR="005C07FF" w:rsidRPr="005C07FF">
          <w:rPr>
            <w:rStyle w:val="ac"/>
            <w:rFonts w:asciiTheme="minorEastAsia" w:eastAsiaTheme="minorEastAsia" w:hAnsiTheme="minorEastAsia" w:hint="eastAsia"/>
            <w:noProof/>
            <w:sz w:val="24"/>
          </w:rPr>
          <w:t>规律总结及建议</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_Toc432581630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61</w:t>
        </w:r>
        <w:r w:rsidR="005C07FF" w:rsidRPr="005C07FF">
          <w:rPr>
            <w:rFonts w:asciiTheme="minorEastAsia" w:eastAsiaTheme="minorEastAsia" w:hAnsiTheme="minorEastAsia"/>
            <w:noProof/>
            <w:webHidden/>
            <w:sz w:val="24"/>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31" w:history="1">
        <w:r w:rsidR="005C07FF" w:rsidRPr="00B15228">
          <w:rPr>
            <w:rStyle w:val="ac"/>
            <w:rFonts w:hint="eastAsia"/>
          </w:rPr>
          <w:t>第六章</w:t>
        </w:r>
        <w:r w:rsidR="005C07FF" w:rsidRPr="00B15228">
          <w:rPr>
            <w:rStyle w:val="ac"/>
          </w:rPr>
          <w:t xml:space="preserve">  </w:t>
        </w:r>
        <w:r w:rsidR="005C07FF" w:rsidRPr="00B15228">
          <w:rPr>
            <w:rStyle w:val="ac"/>
            <w:rFonts w:hint="eastAsia"/>
          </w:rPr>
          <w:t>市场细分</w:t>
        </w:r>
        <w:r w:rsidR="005C07FF">
          <w:rPr>
            <w:webHidden/>
          </w:rPr>
          <w:tab/>
        </w:r>
        <w:r w:rsidR="005C07FF">
          <w:rPr>
            <w:webHidden/>
          </w:rPr>
          <w:fldChar w:fldCharType="begin"/>
        </w:r>
        <w:r w:rsidR="005C07FF">
          <w:rPr>
            <w:webHidden/>
          </w:rPr>
          <w:instrText xml:space="preserve"> PAGEREF _Toc432581631 \h </w:instrText>
        </w:r>
        <w:r w:rsidR="005C07FF">
          <w:rPr>
            <w:webHidden/>
          </w:rPr>
        </w:r>
        <w:r w:rsidR="005C07FF">
          <w:rPr>
            <w:webHidden/>
          </w:rPr>
          <w:fldChar w:fldCharType="separate"/>
        </w:r>
        <w:r w:rsidR="005C07FF">
          <w:rPr>
            <w:webHidden/>
          </w:rPr>
          <w:t>63</w:t>
        </w:r>
        <w:r w:rsidR="005C07FF">
          <w:rPr>
            <w:webHidden/>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2" w:history="1">
        <w:r w:rsidR="005C07FF" w:rsidRPr="005C07FF">
          <w:rPr>
            <w:rStyle w:val="ac"/>
            <w:rFonts w:asciiTheme="minorEastAsia" w:eastAsiaTheme="minorEastAsia" w:hAnsiTheme="minorEastAsia"/>
            <w:noProof/>
            <w:sz w:val="24"/>
          </w:rPr>
          <w:t xml:space="preserve">6.1  </w:t>
        </w:r>
        <w:r w:rsidR="005C07FF" w:rsidRPr="005C07FF">
          <w:rPr>
            <w:rStyle w:val="ac"/>
            <w:rFonts w:asciiTheme="minorEastAsia" w:eastAsiaTheme="minorEastAsia" w:hAnsiTheme="minorEastAsia" w:hint="eastAsia"/>
            <w:noProof/>
            <w:sz w:val="24"/>
          </w:rPr>
          <w:t>问题描述</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_Toc432581632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63</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3" w:history="1">
        <w:r w:rsidR="005C07FF" w:rsidRPr="005C07FF">
          <w:rPr>
            <w:rStyle w:val="ac"/>
            <w:rFonts w:asciiTheme="minorEastAsia" w:eastAsiaTheme="minorEastAsia" w:hAnsiTheme="minorEastAsia"/>
            <w:noProof/>
            <w:sz w:val="24"/>
          </w:rPr>
          <w:t xml:space="preserve">6.2  </w:t>
        </w:r>
        <w:r w:rsidR="005C07FF" w:rsidRPr="005C07FF">
          <w:rPr>
            <w:rStyle w:val="ac"/>
            <w:rFonts w:asciiTheme="minorEastAsia" w:eastAsiaTheme="minorEastAsia" w:hAnsiTheme="minorEastAsia" w:hint="eastAsia"/>
            <w:noProof/>
            <w:sz w:val="24"/>
          </w:rPr>
          <w:t>算法步骤及实现</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_Toc432581633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65</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34" w:history="1">
        <w:r w:rsidR="005C07FF" w:rsidRPr="005C07FF">
          <w:rPr>
            <w:rStyle w:val="ac"/>
            <w:rFonts w:asciiTheme="minorEastAsia" w:eastAsiaTheme="minorEastAsia" w:hAnsiTheme="minorEastAsia"/>
            <w:noProof/>
            <w:sz w:val="24"/>
          </w:rPr>
          <w:t>6.2.1  Spectral Graph Partitioning</w:t>
        </w:r>
        <w:r w:rsidR="005C07FF" w:rsidRPr="005C07FF">
          <w:rPr>
            <w:rStyle w:val="ac"/>
            <w:rFonts w:asciiTheme="minorEastAsia" w:eastAsiaTheme="minorEastAsia" w:hAnsiTheme="minorEastAsia" w:hint="eastAsia"/>
            <w:noProof/>
            <w:sz w:val="24"/>
          </w:rPr>
          <w:t>算法</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_Toc432581634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65</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35" w:history="1">
        <w:r w:rsidR="005C07FF" w:rsidRPr="005C07FF">
          <w:rPr>
            <w:rStyle w:val="ac"/>
            <w:rFonts w:asciiTheme="minorEastAsia" w:eastAsiaTheme="minorEastAsia" w:hAnsiTheme="minorEastAsia"/>
            <w:noProof/>
            <w:sz w:val="24"/>
          </w:rPr>
          <w:t>6.2.2  Phantom</w:t>
        </w:r>
        <w:r w:rsidR="005C07FF" w:rsidRPr="005C07FF">
          <w:rPr>
            <w:rStyle w:val="ac"/>
            <w:rFonts w:asciiTheme="minorEastAsia" w:eastAsiaTheme="minorEastAsia" w:hAnsiTheme="minorEastAsia" w:hint="eastAsia"/>
            <w:noProof/>
            <w:sz w:val="24"/>
          </w:rPr>
          <w:t>算法</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_Toc432581635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66</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30"/>
        <w:rPr>
          <w:rFonts w:asciiTheme="minorEastAsia" w:eastAsiaTheme="minorEastAsia" w:hAnsiTheme="minorEastAsia" w:cstheme="minorBidi"/>
          <w:noProof/>
          <w:sz w:val="24"/>
        </w:rPr>
      </w:pPr>
      <w:hyperlink w:anchor="_Toc432581636" w:history="1">
        <w:r w:rsidR="005C07FF" w:rsidRPr="005C07FF">
          <w:rPr>
            <w:rStyle w:val="ac"/>
            <w:rFonts w:asciiTheme="minorEastAsia" w:eastAsiaTheme="minorEastAsia" w:hAnsiTheme="minorEastAsia"/>
            <w:noProof/>
            <w:sz w:val="24"/>
          </w:rPr>
          <w:t xml:space="preserve">6.2.3  </w:t>
        </w:r>
        <w:r w:rsidR="005C07FF" w:rsidRPr="005C07FF">
          <w:rPr>
            <w:rStyle w:val="ac"/>
            <w:rFonts w:asciiTheme="minorEastAsia" w:eastAsiaTheme="minorEastAsia" w:hAnsiTheme="minorEastAsia" w:hint="eastAsia"/>
            <w:noProof/>
            <w:sz w:val="24"/>
          </w:rPr>
          <w:t>算法实现</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_Toc432581636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67</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7" w:history="1">
        <w:r w:rsidR="005C07FF" w:rsidRPr="005C07FF">
          <w:rPr>
            <w:rStyle w:val="ac"/>
            <w:rFonts w:asciiTheme="minorEastAsia" w:eastAsiaTheme="minorEastAsia" w:hAnsiTheme="minorEastAsia"/>
            <w:noProof/>
            <w:sz w:val="24"/>
          </w:rPr>
          <w:t xml:space="preserve">6.3  </w:t>
        </w:r>
        <w:r w:rsidR="005C07FF" w:rsidRPr="005C07FF">
          <w:rPr>
            <w:rStyle w:val="ac"/>
            <w:rFonts w:asciiTheme="minorEastAsia" w:eastAsiaTheme="minorEastAsia" w:hAnsiTheme="minorEastAsia" w:hint="eastAsia"/>
            <w:noProof/>
            <w:sz w:val="24"/>
          </w:rPr>
          <w:t>市场细分结果</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_Toc432581637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68</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8" w:history="1">
        <w:r w:rsidR="005C07FF" w:rsidRPr="005C07FF">
          <w:rPr>
            <w:rStyle w:val="ac"/>
            <w:rFonts w:asciiTheme="minorEastAsia" w:eastAsiaTheme="minorEastAsia" w:hAnsiTheme="minorEastAsia"/>
            <w:noProof/>
            <w:sz w:val="24"/>
          </w:rPr>
          <w:t xml:space="preserve">6.4  </w:t>
        </w:r>
        <w:r w:rsidR="005C07FF" w:rsidRPr="005C07FF">
          <w:rPr>
            <w:rStyle w:val="ac"/>
            <w:rFonts w:asciiTheme="minorEastAsia" w:eastAsiaTheme="minorEastAsia" w:hAnsiTheme="minorEastAsia" w:hint="eastAsia"/>
            <w:noProof/>
            <w:sz w:val="24"/>
          </w:rPr>
          <w:t>结果分析</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_Toc432581638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70</w:t>
        </w:r>
        <w:r w:rsidR="005C07FF" w:rsidRPr="005C07FF">
          <w:rPr>
            <w:rFonts w:asciiTheme="minorEastAsia" w:eastAsiaTheme="minorEastAsia" w:hAnsiTheme="minorEastAsia"/>
            <w:noProof/>
            <w:webHidden/>
            <w:sz w:val="24"/>
          </w:rPr>
          <w:fldChar w:fldCharType="end"/>
        </w:r>
      </w:hyperlink>
    </w:p>
    <w:p w:rsidR="005C07FF" w:rsidRPr="005C07FF" w:rsidRDefault="00AF2E22">
      <w:pPr>
        <w:pStyle w:val="20"/>
        <w:rPr>
          <w:rFonts w:asciiTheme="minorEastAsia" w:eastAsiaTheme="minorEastAsia" w:hAnsiTheme="minorEastAsia" w:cstheme="minorBidi"/>
          <w:noProof/>
          <w:sz w:val="24"/>
        </w:rPr>
      </w:pPr>
      <w:hyperlink w:anchor="_Toc432581639" w:history="1">
        <w:r w:rsidR="005C07FF" w:rsidRPr="005C07FF">
          <w:rPr>
            <w:rStyle w:val="ac"/>
            <w:rFonts w:asciiTheme="minorEastAsia" w:eastAsiaTheme="minorEastAsia" w:hAnsiTheme="minorEastAsia"/>
            <w:noProof/>
            <w:sz w:val="24"/>
          </w:rPr>
          <w:t xml:space="preserve">6.5  </w:t>
        </w:r>
        <w:r w:rsidR="005C07FF" w:rsidRPr="005C07FF">
          <w:rPr>
            <w:rStyle w:val="ac"/>
            <w:rFonts w:asciiTheme="minorEastAsia" w:eastAsiaTheme="minorEastAsia" w:hAnsiTheme="minorEastAsia" w:hint="eastAsia"/>
            <w:noProof/>
            <w:sz w:val="24"/>
          </w:rPr>
          <w:t>各类用户特征总结及建议</w:t>
        </w:r>
        <w:r w:rsidR="005C07FF" w:rsidRPr="005C07FF">
          <w:rPr>
            <w:rFonts w:asciiTheme="minorEastAsia" w:eastAsiaTheme="minorEastAsia" w:hAnsiTheme="minorEastAsia"/>
            <w:noProof/>
            <w:webHidden/>
            <w:sz w:val="24"/>
          </w:rPr>
          <w:tab/>
        </w:r>
        <w:r w:rsidR="005C07FF" w:rsidRPr="005C07FF">
          <w:rPr>
            <w:rFonts w:asciiTheme="minorEastAsia" w:eastAsiaTheme="minorEastAsia" w:hAnsiTheme="minorEastAsia"/>
            <w:noProof/>
            <w:webHidden/>
            <w:sz w:val="24"/>
          </w:rPr>
          <w:fldChar w:fldCharType="begin"/>
        </w:r>
        <w:r w:rsidR="005C07FF" w:rsidRPr="005C07FF">
          <w:rPr>
            <w:rFonts w:asciiTheme="minorEastAsia" w:eastAsiaTheme="minorEastAsia" w:hAnsiTheme="minorEastAsia"/>
            <w:noProof/>
            <w:webHidden/>
            <w:sz w:val="24"/>
          </w:rPr>
          <w:instrText xml:space="preserve"> PAGEREF _Toc432581639 \h </w:instrText>
        </w:r>
        <w:r w:rsidR="005C07FF" w:rsidRPr="005C07FF">
          <w:rPr>
            <w:rFonts w:asciiTheme="minorEastAsia" w:eastAsiaTheme="minorEastAsia" w:hAnsiTheme="minorEastAsia"/>
            <w:noProof/>
            <w:webHidden/>
            <w:sz w:val="24"/>
          </w:rPr>
        </w:r>
        <w:r w:rsidR="005C07FF" w:rsidRPr="005C07FF">
          <w:rPr>
            <w:rFonts w:asciiTheme="minorEastAsia" w:eastAsiaTheme="minorEastAsia" w:hAnsiTheme="minorEastAsia"/>
            <w:noProof/>
            <w:webHidden/>
            <w:sz w:val="24"/>
          </w:rPr>
          <w:fldChar w:fldCharType="separate"/>
        </w:r>
        <w:r w:rsidR="005C07FF" w:rsidRPr="005C07FF">
          <w:rPr>
            <w:rFonts w:asciiTheme="minorEastAsia" w:eastAsiaTheme="minorEastAsia" w:hAnsiTheme="minorEastAsia"/>
            <w:noProof/>
            <w:webHidden/>
            <w:sz w:val="24"/>
          </w:rPr>
          <w:t>73</w:t>
        </w:r>
        <w:r w:rsidR="005C07FF" w:rsidRPr="005C07FF">
          <w:rPr>
            <w:rFonts w:asciiTheme="minorEastAsia" w:eastAsiaTheme="minorEastAsia" w:hAnsiTheme="minorEastAsia"/>
            <w:noProof/>
            <w:webHidden/>
            <w:sz w:val="24"/>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40" w:history="1">
        <w:r w:rsidR="005C07FF" w:rsidRPr="00B15228">
          <w:rPr>
            <w:rStyle w:val="ac"/>
            <w:rFonts w:hint="eastAsia"/>
          </w:rPr>
          <w:t>第七章</w:t>
        </w:r>
        <w:r w:rsidR="005C07FF" w:rsidRPr="00B15228">
          <w:rPr>
            <w:rStyle w:val="ac"/>
          </w:rPr>
          <w:t xml:space="preserve">  </w:t>
        </w:r>
        <w:r w:rsidR="005C07FF" w:rsidRPr="00B15228">
          <w:rPr>
            <w:rStyle w:val="ac"/>
            <w:rFonts w:hint="eastAsia"/>
          </w:rPr>
          <w:t>结论</w:t>
        </w:r>
        <w:r w:rsidR="005C07FF">
          <w:rPr>
            <w:webHidden/>
          </w:rPr>
          <w:tab/>
        </w:r>
        <w:r w:rsidR="005C07FF">
          <w:rPr>
            <w:webHidden/>
          </w:rPr>
          <w:fldChar w:fldCharType="begin"/>
        </w:r>
        <w:r w:rsidR="005C07FF">
          <w:rPr>
            <w:webHidden/>
          </w:rPr>
          <w:instrText xml:space="preserve"> PAGEREF _Toc432581640 \h </w:instrText>
        </w:r>
        <w:r w:rsidR="005C07FF">
          <w:rPr>
            <w:webHidden/>
          </w:rPr>
        </w:r>
        <w:r w:rsidR="005C07FF">
          <w:rPr>
            <w:webHidden/>
          </w:rPr>
          <w:fldChar w:fldCharType="separate"/>
        </w:r>
        <w:r w:rsidR="005C07FF">
          <w:rPr>
            <w:webHidden/>
          </w:rPr>
          <w:t>75</w:t>
        </w:r>
        <w:r w:rsidR="005C07FF">
          <w:rPr>
            <w:webHidden/>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41" w:history="1">
        <w:r w:rsidR="005C07FF" w:rsidRPr="00B15228">
          <w:rPr>
            <w:rStyle w:val="ac"/>
            <w:rFonts w:hint="eastAsia"/>
          </w:rPr>
          <w:t>参考文献</w:t>
        </w:r>
        <w:r w:rsidR="005C07FF">
          <w:rPr>
            <w:webHidden/>
          </w:rPr>
          <w:tab/>
        </w:r>
        <w:r w:rsidR="005C07FF">
          <w:rPr>
            <w:webHidden/>
          </w:rPr>
          <w:fldChar w:fldCharType="begin"/>
        </w:r>
        <w:r w:rsidR="005C07FF">
          <w:rPr>
            <w:webHidden/>
          </w:rPr>
          <w:instrText xml:space="preserve"> PAGEREF _Toc432581641 \h </w:instrText>
        </w:r>
        <w:r w:rsidR="005C07FF">
          <w:rPr>
            <w:webHidden/>
          </w:rPr>
        </w:r>
        <w:r w:rsidR="005C07FF">
          <w:rPr>
            <w:webHidden/>
          </w:rPr>
          <w:fldChar w:fldCharType="separate"/>
        </w:r>
        <w:r w:rsidR="005C07FF">
          <w:rPr>
            <w:webHidden/>
          </w:rPr>
          <w:t>77</w:t>
        </w:r>
        <w:r w:rsidR="005C07FF">
          <w:rPr>
            <w:webHidden/>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42" w:history="1">
        <w:r w:rsidR="005C07FF" w:rsidRPr="00B15228">
          <w:rPr>
            <w:rStyle w:val="ac"/>
            <w:rFonts w:hint="eastAsia"/>
          </w:rPr>
          <w:t>致谢</w:t>
        </w:r>
        <w:r w:rsidR="005C07FF">
          <w:rPr>
            <w:webHidden/>
          </w:rPr>
          <w:tab/>
        </w:r>
        <w:r w:rsidR="005C07FF">
          <w:rPr>
            <w:webHidden/>
          </w:rPr>
          <w:fldChar w:fldCharType="begin"/>
        </w:r>
        <w:r w:rsidR="005C07FF">
          <w:rPr>
            <w:webHidden/>
          </w:rPr>
          <w:instrText xml:space="preserve"> PAGEREF _Toc432581642 \h </w:instrText>
        </w:r>
        <w:r w:rsidR="005C07FF">
          <w:rPr>
            <w:webHidden/>
          </w:rPr>
        </w:r>
        <w:r w:rsidR="005C07FF">
          <w:rPr>
            <w:webHidden/>
          </w:rPr>
          <w:fldChar w:fldCharType="separate"/>
        </w:r>
        <w:r w:rsidR="005C07FF">
          <w:rPr>
            <w:webHidden/>
          </w:rPr>
          <w:t>79</w:t>
        </w:r>
        <w:r w:rsidR="005C07FF">
          <w:rPr>
            <w:webHidden/>
          </w:rPr>
          <w:fldChar w:fldCharType="end"/>
        </w:r>
      </w:hyperlink>
    </w:p>
    <w:p w:rsidR="005C07FF" w:rsidRDefault="00AF2E22" w:rsidP="005C07FF">
      <w:pPr>
        <w:pStyle w:val="10"/>
        <w:rPr>
          <w:rFonts w:asciiTheme="minorHAnsi" w:eastAsiaTheme="minorEastAsia" w:hAnsiTheme="minorHAnsi" w:cstheme="minorBidi"/>
          <w:sz w:val="21"/>
          <w:szCs w:val="22"/>
        </w:rPr>
      </w:pPr>
      <w:hyperlink w:anchor="_Toc432581643" w:history="1">
        <w:r w:rsidR="005C07FF" w:rsidRPr="00B15228">
          <w:rPr>
            <w:rStyle w:val="ac"/>
            <w:rFonts w:hint="eastAsia"/>
          </w:rPr>
          <w:t>北京大学学位论文原创性声明和使用授权说明</w:t>
        </w:r>
        <w:r w:rsidR="005C07FF">
          <w:rPr>
            <w:webHidden/>
          </w:rPr>
          <w:tab/>
        </w:r>
        <w:r w:rsidR="005C07FF">
          <w:rPr>
            <w:webHidden/>
          </w:rPr>
          <w:fldChar w:fldCharType="begin"/>
        </w:r>
        <w:r w:rsidR="005C07FF">
          <w:rPr>
            <w:webHidden/>
          </w:rPr>
          <w:instrText xml:space="preserve"> PAGEREF _Toc432581643 \h </w:instrText>
        </w:r>
        <w:r w:rsidR="005C07FF">
          <w:rPr>
            <w:webHidden/>
          </w:rPr>
        </w:r>
        <w:r w:rsidR="005C07FF">
          <w:rPr>
            <w:webHidden/>
          </w:rPr>
          <w:fldChar w:fldCharType="separate"/>
        </w:r>
        <w:r w:rsidR="005C07FF">
          <w:rPr>
            <w:webHidden/>
          </w:rPr>
          <w:t>80</w:t>
        </w:r>
        <w:r w:rsidR="005C07FF">
          <w:rPr>
            <w:webHidden/>
          </w:rPr>
          <w:fldChar w:fldCharType="end"/>
        </w:r>
      </w:hyperlink>
    </w:p>
    <w:p w:rsidR="00C75960" w:rsidRPr="00C63A55" w:rsidRDefault="002E2B98" w:rsidP="00C63A55">
      <w:pPr>
        <w:spacing w:line="400" w:lineRule="exact"/>
        <w:rPr>
          <w:rFonts w:ascii="宋体" w:hAnsi="宋体"/>
          <w:sz w:val="24"/>
        </w:rPr>
      </w:pPr>
      <w:r w:rsidRPr="00FF70B1">
        <w:rPr>
          <w:rFonts w:ascii="宋体" w:hAnsi="宋体"/>
          <w:b/>
          <w:bCs/>
          <w:sz w:val="24"/>
          <w:lang w:val="zh-CN"/>
        </w:rPr>
        <w:fldChar w:fldCharType="end"/>
      </w:r>
    </w:p>
    <w:p w:rsidR="00417C0B" w:rsidRDefault="00417C0B" w:rsidP="00197A77">
      <w:pPr>
        <w:sectPr w:rsidR="00417C0B" w:rsidSect="00405CEF">
          <w:headerReference w:type="even" r:id="rId14"/>
          <w:headerReference w:type="default" r:id="rId15"/>
          <w:footerReference w:type="even" r:id="rId16"/>
          <w:footerReference w:type="default" r:id="rId17"/>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rsidR="00417C0B" w:rsidRPr="007D3537" w:rsidRDefault="00417C0B" w:rsidP="00D64E80">
      <w:pPr>
        <w:pStyle w:val="1"/>
        <w:spacing w:before="480" w:after="360" w:line="240" w:lineRule="auto"/>
        <w:jc w:val="center"/>
        <w:rPr>
          <w:rFonts w:ascii="黑体" w:eastAsia="黑体" w:hAnsi="黑体"/>
          <w:b w:val="0"/>
          <w:sz w:val="32"/>
          <w:szCs w:val="32"/>
        </w:rPr>
      </w:pPr>
      <w:bookmarkStart w:id="26" w:name="_Toc432581586"/>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章</w:t>
      </w:r>
      <w:r w:rsidR="00D64E80">
        <w:rPr>
          <w:rFonts w:ascii="黑体" w:eastAsia="黑体" w:hAnsi="黑体" w:hint="eastAsia"/>
          <w:b w:val="0"/>
          <w:sz w:val="32"/>
          <w:szCs w:val="32"/>
        </w:rPr>
        <w:t xml:space="preserve">  </w:t>
      </w:r>
      <w:r w:rsidR="00845341">
        <w:rPr>
          <w:rFonts w:ascii="黑体" w:eastAsia="黑体" w:hAnsi="黑体" w:hint="eastAsia"/>
          <w:b w:val="0"/>
          <w:sz w:val="32"/>
          <w:szCs w:val="32"/>
        </w:rPr>
        <w:t>绪论</w:t>
      </w:r>
      <w:bookmarkEnd w:id="26"/>
    </w:p>
    <w:p w:rsidR="00480FE2" w:rsidRDefault="00480FE2" w:rsidP="00E04D44">
      <w:pPr>
        <w:spacing w:line="400" w:lineRule="exact"/>
        <w:ind w:firstLineChars="200" w:firstLine="480"/>
        <w:rPr>
          <w:rFonts w:ascii="宋体" w:hAnsi="宋体"/>
          <w:sz w:val="24"/>
        </w:rPr>
      </w:pPr>
      <w:r>
        <w:rPr>
          <w:rFonts w:ascii="宋体" w:hAnsi="宋体" w:hint="eastAsia"/>
          <w:sz w:val="24"/>
        </w:rPr>
        <w:t>近年来互联网发展迅速，2014年底</w:t>
      </w:r>
      <w:r>
        <w:rPr>
          <w:rFonts w:ascii="宋体" w:hAnsi="宋体"/>
          <w:sz w:val="24"/>
        </w:rPr>
        <w:t>，</w:t>
      </w:r>
      <w:r w:rsidRPr="008E661B">
        <w:rPr>
          <w:rFonts w:ascii="宋体" w:hAnsi="宋体" w:hint="eastAsia"/>
          <w:sz w:val="24"/>
        </w:rPr>
        <w:t>联合国国际电信联盟（ITU）</w:t>
      </w:r>
      <w:r>
        <w:rPr>
          <w:rFonts w:ascii="宋体" w:hAnsi="宋体" w:hint="eastAsia"/>
          <w:sz w:val="24"/>
        </w:rPr>
        <w:t>公布其</w:t>
      </w:r>
      <w:r>
        <w:rPr>
          <w:rFonts w:ascii="宋体" w:hAnsi="宋体"/>
          <w:sz w:val="24"/>
        </w:rPr>
        <w:t>年度</w:t>
      </w:r>
      <w:r>
        <w:rPr>
          <w:rFonts w:ascii="宋体" w:hAnsi="宋体" w:hint="eastAsia"/>
          <w:sz w:val="24"/>
        </w:rPr>
        <w:t>《衡量信息社会</w:t>
      </w:r>
      <w:r>
        <w:rPr>
          <w:rFonts w:ascii="宋体" w:hAnsi="宋体"/>
          <w:sz w:val="24"/>
        </w:rPr>
        <w:t>发展报告</w:t>
      </w:r>
      <w:r>
        <w:rPr>
          <w:rFonts w:ascii="宋体" w:hAnsi="宋体" w:hint="eastAsia"/>
          <w:sz w:val="24"/>
        </w:rPr>
        <w:t>》，</w:t>
      </w:r>
      <w:r>
        <w:rPr>
          <w:rFonts w:ascii="宋体" w:hAnsi="宋体"/>
          <w:sz w:val="24"/>
        </w:rPr>
        <w:t>报告中最新研究数据显示，</w:t>
      </w:r>
      <w:r w:rsidRPr="008E661B">
        <w:rPr>
          <w:rFonts w:ascii="宋体" w:hAnsi="宋体" w:hint="eastAsia"/>
          <w:sz w:val="24"/>
        </w:rPr>
        <w:t>全球网民已突破30亿人，2014年全球互联网使用率继续稳定增长，平均年增长率6.6%。</w:t>
      </w:r>
      <w:r>
        <w:rPr>
          <w:rFonts w:ascii="宋体" w:hAnsi="宋体" w:hint="eastAsia"/>
          <w:sz w:val="24"/>
        </w:rPr>
        <w:t>从2009</w:t>
      </w:r>
      <w:r>
        <w:rPr>
          <w:rFonts w:ascii="宋体" w:hAnsi="宋体"/>
          <w:sz w:val="24"/>
        </w:rPr>
        <w:t>到</w:t>
      </w:r>
      <w:r>
        <w:rPr>
          <w:rFonts w:ascii="宋体" w:hAnsi="宋体" w:hint="eastAsia"/>
          <w:sz w:val="24"/>
        </w:rPr>
        <w:t>2014年五年时间中</w:t>
      </w:r>
      <w:r>
        <w:rPr>
          <w:rFonts w:ascii="宋体" w:hAnsi="宋体"/>
          <w:sz w:val="24"/>
        </w:rPr>
        <w:t>，发展中国家的互联网用户数量已经增加了一倍，</w:t>
      </w:r>
      <w:r w:rsidRPr="008E661B">
        <w:rPr>
          <w:rFonts w:ascii="宋体" w:hAnsi="宋体" w:hint="eastAsia"/>
          <w:sz w:val="24"/>
        </w:rPr>
        <w:t>2/3</w:t>
      </w:r>
      <w:r>
        <w:rPr>
          <w:rFonts w:ascii="宋体" w:hAnsi="宋体" w:hint="eastAsia"/>
          <w:sz w:val="24"/>
        </w:rPr>
        <w:t>网民现在</w:t>
      </w:r>
      <w:r w:rsidRPr="008E661B">
        <w:rPr>
          <w:rFonts w:ascii="宋体" w:hAnsi="宋体" w:hint="eastAsia"/>
          <w:sz w:val="24"/>
        </w:rPr>
        <w:t>生活在发展中国家。</w:t>
      </w:r>
      <w:r w:rsidR="000C5128">
        <w:rPr>
          <w:rFonts w:ascii="宋体" w:hAnsi="宋体" w:hint="eastAsia"/>
          <w:sz w:val="24"/>
        </w:rPr>
        <w:t>其中移动互联网也迅速发展成为世界第十一位创造万亿美元的新空间。中国移动互联网正处于蓬勃发展的时期，2015年4月工信部副部长在</w:t>
      </w:r>
      <w:r w:rsidR="000C5128" w:rsidRPr="000C5128">
        <w:rPr>
          <w:rFonts w:ascii="宋体" w:hAnsi="宋体" w:hint="eastAsia"/>
          <w:sz w:val="24"/>
        </w:rPr>
        <w:t>全球移动互联网大会(GMIC)</w:t>
      </w:r>
      <w:r w:rsidR="000C5128">
        <w:rPr>
          <w:rFonts w:ascii="宋体" w:hAnsi="宋体" w:hint="eastAsia"/>
          <w:sz w:val="24"/>
        </w:rPr>
        <w:t>指出我国移动互联网随着4G的到来，已经成为全球第二大市场，手机用户超12亿，其中有9亿是手机用来上网。</w:t>
      </w:r>
      <w:r w:rsidR="005B05A2">
        <w:rPr>
          <w:rFonts w:ascii="宋体" w:hAnsi="宋体" w:hint="eastAsia"/>
          <w:sz w:val="24"/>
        </w:rPr>
        <w:t>伴随着移动终端价格下降、智能手机普及、4G流量费下降以及WIFI的广泛铺设，</w:t>
      </w:r>
      <w:r w:rsidR="000C5128">
        <w:rPr>
          <w:rFonts w:ascii="宋体" w:hAnsi="宋体" w:hint="eastAsia"/>
          <w:sz w:val="24"/>
        </w:rPr>
        <w:t>移动互联网</w:t>
      </w:r>
      <w:r w:rsidR="005B05A2">
        <w:rPr>
          <w:rFonts w:ascii="宋体" w:hAnsi="宋体" w:hint="eastAsia"/>
          <w:sz w:val="24"/>
        </w:rPr>
        <w:t>如今呈现井喷式的发展，</w:t>
      </w:r>
      <w:r>
        <w:rPr>
          <w:rFonts w:ascii="宋体" w:hAnsi="宋体" w:hint="eastAsia"/>
          <w:sz w:val="24"/>
        </w:rPr>
        <w:t>市场潜力巨大。</w:t>
      </w:r>
      <w:r w:rsidRPr="0009518D">
        <w:rPr>
          <w:rFonts w:ascii="宋体" w:hAnsi="宋体" w:hint="eastAsia"/>
          <w:sz w:val="24"/>
        </w:rPr>
        <w:t>中国电信运营商非常重视互联网市场，密切关注着其可能带来的巨大商机。</w:t>
      </w:r>
      <w:r>
        <w:rPr>
          <w:rFonts w:ascii="宋体" w:hAnsi="宋体" w:hint="eastAsia"/>
          <w:sz w:val="24"/>
        </w:rPr>
        <w:t>如何</w:t>
      </w:r>
      <w:r>
        <w:rPr>
          <w:rFonts w:ascii="宋体" w:hAnsi="宋体"/>
          <w:sz w:val="24"/>
        </w:rPr>
        <w:t>在</w:t>
      </w:r>
      <w:r>
        <w:rPr>
          <w:rFonts w:ascii="宋体" w:hAnsi="宋体" w:hint="eastAsia"/>
          <w:sz w:val="24"/>
        </w:rPr>
        <w:t>互联网</w:t>
      </w:r>
      <w:r>
        <w:rPr>
          <w:rFonts w:ascii="宋体" w:hAnsi="宋体"/>
          <w:sz w:val="24"/>
        </w:rPr>
        <w:t>市场占有一席之地，是中国电信各大运营商所必须考虑且迫在眉睫的问题。</w:t>
      </w:r>
    </w:p>
    <w:p w:rsidR="00367101" w:rsidRPr="00D64E80" w:rsidRDefault="00367101" w:rsidP="00D64E80">
      <w:pPr>
        <w:pStyle w:val="2"/>
        <w:spacing w:before="480" w:after="120" w:line="400" w:lineRule="exact"/>
        <w:rPr>
          <w:rFonts w:ascii="黑体" w:eastAsia="黑体" w:hAnsi="黑体"/>
          <w:b w:val="0"/>
          <w:sz w:val="28"/>
          <w:szCs w:val="28"/>
        </w:rPr>
      </w:pPr>
      <w:bookmarkStart w:id="27" w:name="_Toc416119704"/>
      <w:bookmarkStart w:id="28" w:name="_Toc432581587"/>
      <w:r w:rsidRPr="00D64E80">
        <w:rPr>
          <w:rFonts w:ascii="黑体" w:eastAsia="黑体" w:hAnsi="黑体"/>
          <w:b w:val="0"/>
          <w:sz w:val="28"/>
          <w:szCs w:val="28"/>
        </w:rPr>
        <w:t xml:space="preserve">1.1 </w:t>
      </w:r>
      <w:r w:rsidRPr="00D64E80">
        <w:rPr>
          <w:rFonts w:ascii="黑体" w:eastAsia="黑体" w:hAnsi="黑体" w:hint="eastAsia"/>
          <w:b w:val="0"/>
          <w:sz w:val="28"/>
          <w:szCs w:val="28"/>
        </w:rPr>
        <w:t xml:space="preserve"> 选题</w:t>
      </w:r>
      <w:r w:rsidRPr="00D64E80">
        <w:rPr>
          <w:rFonts w:ascii="黑体" w:eastAsia="黑体" w:hAnsi="黑体" w:cs="宋体" w:hint="eastAsia"/>
          <w:b w:val="0"/>
          <w:sz w:val="28"/>
          <w:szCs w:val="28"/>
        </w:rPr>
        <w:t>背景</w:t>
      </w:r>
      <w:r w:rsidRPr="00D64E80">
        <w:rPr>
          <w:rFonts w:ascii="黑体" w:eastAsia="黑体" w:hAnsi="黑体" w:cs="宋体"/>
          <w:b w:val="0"/>
          <w:sz w:val="28"/>
          <w:szCs w:val="28"/>
        </w:rPr>
        <w:t>及意义</w:t>
      </w:r>
      <w:bookmarkEnd w:id="27"/>
      <w:bookmarkEnd w:id="28"/>
    </w:p>
    <w:p w:rsidR="00367101" w:rsidRPr="004B403A" w:rsidRDefault="00367101" w:rsidP="00E04D44">
      <w:pPr>
        <w:spacing w:line="400" w:lineRule="exact"/>
        <w:ind w:firstLineChars="177" w:firstLine="425"/>
        <w:rPr>
          <w:sz w:val="24"/>
        </w:rPr>
      </w:pPr>
      <w:r w:rsidRPr="004B403A">
        <w:rPr>
          <w:rFonts w:hint="eastAsia"/>
          <w:sz w:val="24"/>
        </w:rPr>
        <w:t>加入世界贸易组织后，中国电信市场逐步开放，随着竞争格局的变化和通信技术的发展，中国电信市场正发生着巨大的变化。现在已经不仅仅是三大运营商的天下，越来越多竞争者的加入使得运营商不能仅仅停留在现有产品上，而不得不考虑转变现在的思路，将标准化的产品、业务、套餐等转向精细化、精准化、个性</w:t>
      </w:r>
      <w:r w:rsidR="003215C0">
        <w:rPr>
          <w:rFonts w:hint="eastAsia"/>
          <w:sz w:val="24"/>
        </w:rPr>
        <w:t>化。“顾客是上帝”仍是要一直遵守的信条，如何让顾客满意或者说如何使</w:t>
      </w:r>
      <w:r w:rsidRPr="004B403A">
        <w:rPr>
          <w:rFonts w:hint="eastAsia"/>
          <w:sz w:val="24"/>
        </w:rPr>
        <w:t>产品被顾客所青睐，</w:t>
      </w:r>
      <w:r w:rsidR="003215C0">
        <w:rPr>
          <w:rFonts w:hint="eastAsia"/>
          <w:sz w:val="24"/>
        </w:rPr>
        <w:t>在</w:t>
      </w:r>
      <w:r w:rsidRPr="004B403A">
        <w:rPr>
          <w:rFonts w:hint="eastAsia"/>
          <w:sz w:val="24"/>
        </w:rPr>
        <w:t>现在</w:t>
      </w:r>
      <w:r w:rsidR="003215C0">
        <w:rPr>
          <w:rFonts w:hint="eastAsia"/>
          <w:sz w:val="24"/>
        </w:rPr>
        <w:t>看来</w:t>
      </w:r>
      <w:r w:rsidRPr="004B403A">
        <w:rPr>
          <w:rFonts w:hint="eastAsia"/>
          <w:sz w:val="24"/>
        </w:rPr>
        <w:t>不仅仅是质量、价格等因素的影响。市场竞争者众多，通信的技术水平又所差无几，在质量价格的基础上消费者从众多的产品中自然选择更加适合自己的。当</w:t>
      </w:r>
      <w:r w:rsidRPr="004B403A">
        <w:rPr>
          <w:sz w:val="24"/>
        </w:rPr>
        <w:t>运营商将</w:t>
      </w:r>
      <w:r w:rsidRPr="004B403A">
        <w:rPr>
          <w:rFonts w:hint="eastAsia"/>
          <w:sz w:val="24"/>
        </w:rPr>
        <w:t>消费者</w:t>
      </w:r>
      <w:r w:rsidRPr="004B403A">
        <w:rPr>
          <w:sz w:val="24"/>
        </w:rPr>
        <w:t>转换为自己的用户，再将</w:t>
      </w:r>
      <w:r w:rsidRPr="004B403A">
        <w:rPr>
          <w:rFonts w:hint="eastAsia"/>
          <w:sz w:val="24"/>
        </w:rPr>
        <w:t>用户</w:t>
      </w:r>
      <w:r w:rsidRPr="004B403A">
        <w:rPr>
          <w:sz w:val="24"/>
        </w:rPr>
        <w:t>转换为忠实用户、满意用户，</w:t>
      </w:r>
      <w:r w:rsidRPr="004B403A">
        <w:rPr>
          <w:rFonts w:hint="eastAsia"/>
          <w:sz w:val="24"/>
        </w:rPr>
        <w:t>收效</w:t>
      </w:r>
      <w:r w:rsidRPr="004B403A">
        <w:rPr>
          <w:sz w:val="24"/>
        </w:rPr>
        <w:t>是加倍的，不仅</w:t>
      </w:r>
      <w:r w:rsidR="003215C0">
        <w:rPr>
          <w:rFonts w:hint="eastAsia"/>
          <w:sz w:val="24"/>
        </w:rPr>
        <w:t>用户</w:t>
      </w:r>
      <w:proofErr w:type="gramStart"/>
      <w:r w:rsidRPr="004B403A">
        <w:rPr>
          <w:sz w:val="24"/>
        </w:rPr>
        <w:t>离网率</w:t>
      </w:r>
      <w:proofErr w:type="gramEnd"/>
      <w:r w:rsidRPr="004B403A">
        <w:rPr>
          <w:sz w:val="24"/>
        </w:rPr>
        <w:t>大大降低，而这个用户更会积极的</w:t>
      </w:r>
      <w:r w:rsidRPr="004B403A">
        <w:rPr>
          <w:rFonts w:hint="eastAsia"/>
          <w:sz w:val="24"/>
        </w:rPr>
        <w:t>向</w:t>
      </w:r>
      <w:r w:rsidRPr="004B403A">
        <w:rPr>
          <w:sz w:val="24"/>
        </w:rPr>
        <w:t>其朋友推荐该运营商</w:t>
      </w:r>
      <w:r w:rsidRPr="004B403A">
        <w:rPr>
          <w:rFonts w:hint="eastAsia"/>
          <w:sz w:val="24"/>
        </w:rPr>
        <w:t>，</w:t>
      </w:r>
      <w:r w:rsidRPr="004B403A">
        <w:rPr>
          <w:sz w:val="24"/>
        </w:rPr>
        <w:t>从而达成良性循环</w:t>
      </w:r>
      <w:r w:rsidRPr="004B403A">
        <w:rPr>
          <w:rFonts w:hint="eastAsia"/>
          <w:sz w:val="24"/>
        </w:rPr>
        <w:t>。那如何才能</w:t>
      </w:r>
      <w:r w:rsidRPr="004B403A">
        <w:rPr>
          <w:sz w:val="24"/>
        </w:rPr>
        <w:t>达到这种良性循环，</w:t>
      </w:r>
      <w:r w:rsidRPr="004B403A">
        <w:rPr>
          <w:rFonts w:hint="eastAsia"/>
          <w:sz w:val="24"/>
        </w:rPr>
        <w:t>了解消费者的兴趣与特征，针对消费者进行精细化、</w:t>
      </w:r>
      <w:proofErr w:type="gramStart"/>
      <w:r w:rsidRPr="004B403A">
        <w:rPr>
          <w:sz w:val="24"/>
        </w:rPr>
        <w:t>个</w:t>
      </w:r>
      <w:proofErr w:type="gramEnd"/>
      <w:r w:rsidR="003215C0" w:rsidRPr="003215C0">
        <w:rPr>
          <w:rFonts w:hint="eastAsia"/>
          <w:sz w:val="24"/>
        </w:rPr>
        <w:t>各运营商也想接着</w:t>
      </w:r>
      <w:r w:rsidRPr="004B403A">
        <w:rPr>
          <w:sz w:val="24"/>
        </w:rPr>
        <w:t>性化</w:t>
      </w:r>
      <w:r w:rsidRPr="004B403A">
        <w:rPr>
          <w:rFonts w:hint="eastAsia"/>
          <w:sz w:val="24"/>
        </w:rPr>
        <w:t>、</w:t>
      </w:r>
      <w:r w:rsidRPr="004B403A">
        <w:rPr>
          <w:sz w:val="24"/>
        </w:rPr>
        <w:t>差异化的服务</w:t>
      </w:r>
      <w:r w:rsidRPr="004B403A">
        <w:rPr>
          <w:rFonts w:hint="eastAsia"/>
          <w:sz w:val="24"/>
        </w:rPr>
        <w:t>是各运营商目前的关键工作所在。</w:t>
      </w:r>
    </w:p>
    <w:p w:rsidR="00367101" w:rsidRPr="004B403A" w:rsidRDefault="00367101" w:rsidP="00E04D44">
      <w:pPr>
        <w:spacing w:line="400" w:lineRule="exact"/>
        <w:ind w:firstLineChars="177" w:firstLine="425"/>
        <w:rPr>
          <w:sz w:val="24"/>
        </w:rPr>
      </w:pPr>
      <w:r w:rsidRPr="004B403A">
        <w:rPr>
          <w:rFonts w:hint="eastAsia"/>
          <w:sz w:val="24"/>
        </w:rPr>
        <w:t>信息技术的发展，信息服务水平的提高，五彩缤纷、日新月异的众多应用背后带来的是数据爆炸式的增长，我们已经进入了一个大数据的时代。大数据</w:t>
      </w:r>
      <w:r w:rsidRPr="004B403A">
        <w:rPr>
          <w:sz w:val="24"/>
        </w:rPr>
        <w:t>迅猛来临，而</w:t>
      </w:r>
      <w:r w:rsidRPr="004B403A">
        <w:rPr>
          <w:rFonts w:hint="eastAsia"/>
          <w:sz w:val="24"/>
        </w:rPr>
        <w:t>我们对</w:t>
      </w:r>
      <w:r w:rsidRPr="004B403A">
        <w:rPr>
          <w:sz w:val="24"/>
        </w:rPr>
        <w:t>其能带来的价值</w:t>
      </w:r>
      <w:r w:rsidRPr="004B403A">
        <w:rPr>
          <w:rFonts w:hint="eastAsia"/>
          <w:sz w:val="24"/>
        </w:rPr>
        <w:t>还是</w:t>
      </w:r>
      <w:r w:rsidRPr="004B403A">
        <w:rPr>
          <w:sz w:val="24"/>
        </w:rPr>
        <w:t>不明觉厉。</w:t>
      </w:r>
      <w:r w:rsidRPr="004B403A">
        <w:rPr>
          <w:rFonts w:hint="eastAsia"/>
          <w:sz w:val="24"/>
        </w:rPr>
        <w:t>我们目前面对的是难以想象的数据量级的、种类繁杂的数据，这些都是数据宝藏，我们应该学会利用这些宝藏，寻找巨大的价值，为我们的工作生活进行服务。大数据背后价值我们是否能探究挖掘出来，能够展现的是冰山的一角还是半壁冰山是对我们的一个巨大挑战。而我们所追求的精准营销，期望</w:t>
      </w:r>
      <w:r w:rsidRPr="004B403A">
        <w:rPr>
          <w:rFonts w:hint="eastAsia"/>
          <w:sz w:val="24"/>
        </w:rPr>
        <w:lastRenderedPageBreak/>
        <w:t>的个性化推荐是以大数据为基础的。在大数据</w:t>
      </w:r>
      <w:r w:rsidRPr="004B403A">
        <w:rPr>
          <w:sz w:val="24"/>
        </w:rPr>
        <w:t>营销中，主要的价值体现在</w:t>
      </w:r>
      <w:r w:rsidRPr="004B403A">
        <w:rPr>
          <w:rFonts w:hint="eastAsia"/>
          <w:sz w:val="24"/>
        </w:rPr>
        <w:t>（</w:t>
      </w:r>
      <w:r w:rsidRPr="004B403A">
        <w:rPr>
          <w:sz w:val="24"/>
        </w:rPr>
        <w:t>1</w:t>
      </w:r>
      <w:r w:rsidRPr="004B403A">
        <w:rPr>
          <w:rFonts w:hint="eastAsia"/>
          <w:sz w:val="24"/>
        </w:rPr>
        <w:t>）</w:t>
      </w:r>
      <w:r w:rsidRPr="004B403A">
        <w:rPr>
          <w:sz w:val="24"/>
        </w:rPr>
        <w:t>用户行为和特征分析</w:t>
      </w:r>
      <w:r w:rsidRPr="004B403A">
        <w:rPr>
          <w:rFonts w:hint="eastAsia"/>
          <w:sz w:val="24"/>
        </w:rPr>
        <w:t>，</w:t>
      </w:r>
      <w:r w:rsidRPr="004B403A">
        <w:rPr>
          <w:sz w:val="24"/>
        </w:rPr>
        <w:t>积累了足够的用户数据，分析出用户的喜好和习惯，甚至与比用户更了解用户自己</w:t>
      </w:r>
      <w:r w:rsidRPr="004B403A">
        <w:rPr>
          <w:rFonts w:hint="eastAsia"/>
          <w:sz w:val="24"/>
        </w:rPr>
        <w:t>；（</w:t>
      </w:r>
      <w:r w:rsidRPr="004B403A">
        <w:rPr>
          <w:rFonts w:hint="eastAsia"/>
          <w:sz w:val="24"/>
        </w:rPr>
        <w:t>2</w:t>
      </w:r>
      <w:r w:rsidRPr="004B403A">
        <w:rPr>
          <w:rFonts w:hint="eastAsia"/>
          <w:sz w:val="24"/>
        </w:rPr>
        <w:t>）</w:t>
      </w:r>
      <w:r w:rsidRPr="004B403A">
        <w:rPr>
          <w:sz w:val="24"/>
        </w:rPr>
        <w:t>精准营销信息推送，</w:t>
      </w:r>
      <w:r w:rsidRPr="004B403A">
        <w:rPr>
          <w:rFonts w:hint="eastAsia"/>
          <w:sz w:val="24"/>
        </w:rPr>
        <w:t>精准</w:t>
      </w:r>
      <w:r w:rsidRPr="004B403A">
        <w:rPr>
          <w:sz w:val="24"/>
        </w:rPr>
        <w:t>营销</w:t>
      </w:r>
      <w:r w:rsidRPr="004B403A">
        <w:rPr>
          <w:rFonts w:hint="eastAsia"/>
          <w:sz w:val="24"/>
        </w:rPr>
        <w:t>在</w:t>
      </w:r>
      <w:r w:rsidRPr="004B403A">
        <w:rPr>
          <w:sz w:val="24"/>
        </w:rPr>
        <w:t>互联网</w:t>
      </w:r>
      <w:r w:rsidRPr="004B403A">
        <w:rPr>
          <w:rFonts w:hint="eastAsia"/>
          <w:sz w:val="24"/>
        </w:rPr>
        <w:t>行业</w:t>
      </w:r>
      <w:r w:rsidRPr="004B403A">
        <w:rPr>
          <w:sz w:val="24"/>
        </w:rPr>
        <w:t>中</w:t>
      </w:r>
      <w:r w:rsidRPr="004B403A">
        <w:rPr>
          <w:rFonts w:hint="eastAsia"/>
          <w:sz w:val="24"/>
        </w:rPr>
        <w:t>被提及</w:t>
      </w:r>
      <w:r w:rsidRPr="004B403A">
        <w:rPr>
          <w:sz w:val="24"/>
        </w:rPr>
        <w:t>很久，</w:t>
      </w:r>
      <w:r w:rsidRPr="004B403A">
        <w:rPr>
          <w:rFonts w:hint="eastAsia"/>
          <w:sz w:val="24"/>
        </w:rPr>
        <w:t>但</w:t>
      </w:r>
      <w:r w:rsidRPr="004B403A">
        <w:rPr>
          <w:sz w:val="24"/>
        </w:rPr>
        <w:t>真正做到的少之又少，绝大多</w:t>
      </w:r>
      <w:r w:rsidRPr="004B403A">
        <w:rPr>
          <w:rFonts w:hint="eastAsia"/>
          <w:sz w:val="24"/>
        </w:rPr>
        <w:t>数</w:t>
      </w:r>
      <w:r w:rsidRPr="004B403A">
        <w:rPr>
          <w:sz w:val="24"/>
        </w:rPr>
        <w:t>都是打折精准营销的旗号，仍旧是广撒网式，垃圾信息泛滥，用户越来越不满意；（</w:t>
      </w:r>
      <w:r w:rsidRPr="004B403A">
        <w:rPr>
          <w:rFonts w:hint="eastAsia"/>
          <w:sz w:val="24"/>
        </w:rPr>
        <w:t>3</w:t>
      </w:r>
      <w:r w:rsidRPr="004B403A">
        <w:rPr>
          <w:sz w:val="24"/>
        </w:rPr>
        <w:t>）</w:t>
      </w:r>
      <w:r w:rsidRPr="004B403A">
        <w:rPr>
          <w:rFonts w:hint="eastAsia"/>
          <w:sz w:val="24"/>
        </w:rPr>
        <w:t>引导产品</w:t>
      </w:r>
      <w:r w:rsidRPr="004B403A">
        <w:rPr>
          <w:sz w:val="24"/>
        </w:rPr>
        <w:t>或营销</w:t>
      </w:r>
      <w:proofErr w:type="gramStart"/>
      <w:r w:rsidRPr="004B403A">
        <w:rPr>
          <w:sz w:val="24"/>
        </w:rPr>
        <w:t>投用户</w:t>
      </w:r>
      <w:proofErr w:type="gramEnd"/>
      <w:r w:rsidRPr="004B403A">
        <w:rPr>
          <w:sz w:val="24"/>
        </w:rPr>
        <w:t>所好，</w:t>
      </w:r>
      <w:r w:rsidRPr="004B403A">
        <w:rPr>
          <w:rFonts w:hint="eastAsia"/>
          <w:sz w:val="24"/>
        </w:rPr>
        <w:t>在</w:t>
      </w:r>
      <w:r w:rsidRPr="004B403A">
        <w:rPr>
          <w:sz w:val="24"/>
        </w:rPr>
        <w:t>生产产品或营销活动进行之前，了解潜在用户</w:t>
      </w:r>
      <w:r w:rsidRPr="004B403A">
        <w:rPr>
          <w:rFonts w:hint="eastAsia"/>
          <w:sz w:val="24"/>
        </w:rPr>
        <w:t>的</w:t>
      </w:r>
      <w:r w:rsidRPr="004B403A">
        <w:rPr>
          <w:sz w:val="24"/>
        </w:rPr>
        <w:t>主要特征</w:t>
      </w:r>
      <w:r w:rsidRPr="004B403A">
        <w:rPr>
          <w:rFonts w:hint="eastAsia"/>
          <w:sz w:val="24"/>
        </w:rPr>
        <w:t>、</w:t>
      </w:r>
      <w:r w:rsidRPr="004B403A">
        <w:rPr>
          <w:sz w:val="24"/>
        </w:rPr>
        <w:t>需求，</w:t>
      </w:r>
      <w:r w:rsidRPr="004B403A">
        <w:rPr>
          <w:rFonts w:hint="eastAsia"/>
          <w:sz w:val="24"/>
        </w:rPr>
        <w:t>针对</w:t>
      </w:r>
      <w:r w:rsidRPr="004B403A">
        <w:rPr>
          <w:sz w:val="24"/>
        </w:rPr>
        <w:t>研究</w:t>
      </w:r>
      <w:r w:rsidRPr="004B403A">
        <w:rPr>
          <w:rFonts w:hint="eastAsia"/>
          <w:sz w:val="24"/>
        </w:rPr>
        <w:t>结果寻找</w:t>
      </w:r>
      <w:r w:rsidRPr="004B403A">
        <w:rPr>
          <w:sz w:val="24"/>
        </w:rPr>
        <w:t>营销活动</w:t>
      </w:r>
      <w:r w:rsidRPr="004B403A">
        <w:rPr>
          <w:rFonts w:hint="eastAsia"/>
          <w:sz w:val="24"/>
        </w:rPr>
        <w:t>的</w:t>
      </w:r>
      <w:r w:rsidRPr="004B403A">
        <w:rPr>
          <w:sz w:val="24"/>
        </w:rPr>
        <w:t>关键，或产品</w:t>
      </w:r>
      <w:r w:rsidRPr="004B403A">
        <w:rPr>
          <w:rFonts w:hint="eastAsia"/>
          <w:sz w:val="24"/>
        </w:rPr>
        <w:t>方案</w:t>
      </w:r>
      <w:r w:rsidRPr="004B403A">
        <w:rPr>
          <w:sz w:val="24"/>
        </w:rPr>
        <w:t>的</w:t>
      </w:r>
      <w:r w:rsidRPr="004B403A">
        <w:rPr>
          <w:rFonts w:hint="eastAsia"/>
          <w:sz w:val="24"/>
        </w:rPr>
        <w:t>制定</w:t>
      </w:r>
      <w:r w:rsidRPr="004B403A">
        <w:rPr>
          <w:sz w:val="24"/>
        </w:rPr>
        <w:t>及改进</w:t>
      </w:r>
      <w:r w:rsidRPr="004B403A">
        <w:rPr>
          <w:rFonts w:hint="eastAsia"/>
          <w:sz w:val="24"/>
        </w:rPr>
        <w:t>等等。针对这些</w:t>
      </w:r>
      <w:r w:rsidRPr="004B403A">
        <w:rPr>
          <w:sz w:val="24"/>
        </w:rPr>
        <w:t>大数据营销中的价值体现，</w:t>
      </w:r>
      <w:r w:rsidRPr="004B403A">
        <w:rPr>
          <w:rFonts w:hint="eastAsia"/>
          <w:sz w:val="24"/>
        </w:rPr>
        <w:t>着重对</w:t>
      </w:r>
      <w:r w:rsidRPr="004B403A">
        <w:rPr>
          <w:sz w:val="24"/>
        </w:rPr>
        <w:t>用户行为和特征、精准营销等</w:t>
      </w:r>
      <w:r w:rsidRPr="004B403A">
        <w:rPr>
          <w:rFonts w:hint="eastAsia"/>
          <w:sz w:val="24"/>
        </w:rPr>
        <w:t>进行</w:t>
      </w:r>
      <w:r w:rsidRPr="004B403A">
        <w:rPr>
          <w:sz w:val="24"/>
        </w:rPr>
        <w:t>研究和应用，</w:t>
      </w:r>
      <w:r w:rsidRPr="004B403A">
        <w:rPr>
          <w:rFonts w:hint="eastAsia"/>
          <w:sz w:val="24"/>
        </w:rPr>
        <w:t>是运营商</w:t>
      </w:r>
      <w:r w:rsidRPr="004B403A">
        <w:rPr>
          <w:sz w:val="24"/>
        </w:rPr>
        <w:t>目前的目标</w:t>
      </w:r>
      <w:r w:rsidRPr="004B403A">
        <w:rPr>
          <w:rFonts w:hint="eastAsia"/>
          <w:sz w:val="24"/>
        </w:rPr>
        <w:t>。</w:t>
      </w:r>
    </w:p>
    <w:p w:rsidR="00367101" w:rsidRPr="004B403A" w:rsidRDefault="00367101" w:rsidP="00E04D44">
      <w:pPr>
        <w:spacing w:line="400" w:lineRule="exact"/>
        <w:ind w:firstLineChars="177" w:firstLine="425"/>
        <w:rPr>
          <w:sz w:val="24"/>
        </w:rPr>
      </w:pPr>
      <w:r w:rsidRPr="004B403A">
        <w:rPr>
          <w:rFonts w:hint="eastAsia"/>
          <w:sz w:val="24"/>
        </w:rPr>
        <w:t>目前</w:t>
      </w:r>
      <w:r w:rsidRPr="004B403A">
        <w:rPr>
          <w:sz w:val="24"/>
        </w:rPr>
        <w:t>，</w:t>
      </w:r>
      <w:r w:rsidRPr="004B403A">
        <w:rPr>
          <w:rFonts w:hint="eastAsia"/>
          <w:sz w:val="24"/>
        </w:rPr>
        <w:t>电信</w:t>
      </w:r>
      <w:r w:rsidRPr="004B403A">
        <w:rPr>
          <w:sz w:val="24"/>
        </w:rPr>
        <w:t>运营商</w:t>
      </w:r>
      <w:r w:rsidRPr="004B403A">
        <w:rPr>
          <w:rFonts w:hint="eastAsia"/>
          <w:sz w:val="24"/>
        </w:rPr>
        <w:t>应用</w:t>
      </w:r>
      <w:r w:rsidRPr="004B403A">
        <w:rPr>
          <w:sz w:val="24"/>
        </w:rPr>
        <w:t>和研究大数据还处</w:t>
      </w:r>
      <w:r w:rsidRPr="004B403A">
        <w:rPr>
          <w:rFonts w:hint="eastAsia"/>
          <w:sz w:val="24"/>
        </w:rPr>
        <w:t>在</w:t>
      </w:r>
      <w:r w:rsidRPr="004B403A">
        <w:rPr>
          <w:sz w:val="24"/>
        </w:rPr>
        <w:t>初级阶段，</w:t>
      </w:r>
      <w:r w:rsidRPr="004B403A">
        <w:rPr>
          <w:rFonts w:hint="eastAsia"/>
          <w:sz w:val="24"/>
        </w:rPr>
        <w:t>在</w:t>
      </w:r>
      <w:r w:rsidRPr="004B403A">
        <w:rPr>
          <w:sz w:val="24"/>
        </w:rPr>
        <w:t>流量经营、套餐</w:t>
      </w:r>
      <w:r w:rsidRPr="004B403A">
        <w:rPr>
          <w:rFonts w:hint="eastAsia"/>
          <w:sz w:val="24"/>
        </w:rPr>
        <w:t>、</w:t>
      </w:r>
      <w:r w:rsidRPr="004B403A">
        <w:rPr>
          <w:sz w:val="24"/>
        </w:rPr>
        <w:t>网络质量、基站建设等方面正在逐步上手研究，在</w:t>
      </w:r>
      <w:r w:rsidRPr="004B403A">
        <w:rPr>
          <w:rFonts w:hint="eastAsia"/>
          <w:sz w:val="24"/>
        </w:rPr>
        <w:t>用户</w:t>
      </w:r>
      <w:r w:rsidRPr="004B403A">
        <w:rPr>
          <w:sz w:val="24"/>
        </w:rPr>
        <w:t>分析和精准营销方面还在起步阶段，都在</w:t>
      </w:r>
      <w:r w:rsidRPr="004B403A">
        <w:rPr>
          <w:rFonts w:hint="eastAsia"/>
          <w:sz w:val="24"/>
        </w:rPr>
        <w:t>争相建立</w:t>
      </w:r>
      <w:r w:rsidRPr="004B403A">
        <w:rPr>
          <w:sz w:val="24"/>
        </w:rPr>
        <w:t>数据挖掘</w:t>
      </w:r>
      <w:r w:rsidRPr="004B403A">
        <w:rPr>
          <w:rFonts w:hint="eastAsia"/>
          <w:sz w:val="24"/>
        </w:rPr>
        <w:t>智能</w:t>
      </w:r>
      <w:r w:rsidRPr="004B403A">
        <w:rPr>
          <w:sz w:val="24"/>
        </w:rPr>
        <w:t>系统，目的在于了解</w:t>
      </w:r>
      <w:r w:rsidRPr="004B403A">
        <w:rPr>
          <w:rFonts w:hint="eastAsia"/>
          <w:sz w:val="24"/>
        </w:rPr>
        <w:t>不同消费</w:t>
      </w:r>
      <w:r w:rsidRPr="004B403A">
        <w:rPr>
          <w:sz w:val="24"/>
        </w:rPr>
        <w:t>群体的不同需求，从而</w:t>
      </w:r>
      <w:r w:rsidRPr="004B403A">
        <w:rPr>
          <w:rFonts w:hint="eastAsia"/>
          <w:sz w:val="24"/>
        </w:rPr>
        <w:t>快速、</w:t>
      </w:r>
      <w:r w:rsidRPr="004B403A">
        <w:rPr>
          <w:sz w:val="24"/>
        </w:rPr>
        <w:t>准确的</w:t>
      </w:r>
      <w:r w:rsidRPr="004B403A">
        <w:rPr>
          <w:rFonts w:hint="eastAsia"/>
          <w:sz w:val="24"/>
        </w:rPr>
        <w:t>找到</w:t>
      </w:r>
      <w:r w:rsidRPr="004B403A">
        <w:rPr>
          <w:sz w:val="24"/>
        </w:rPr>
        <w:t>他们的需求</w:t>
      </w:r>
      <w:r w:rsidRPr="004B403A">
        <w:rPr>
          <w:rFonts w:hint="eastAsia"/>
          <w:sz w:val="24"/>
        </w:rPr>
        <w:t>进行</w:t>
      </w:r>
      <w:r w:rsidRPr="004B403A">
        <w:rPr>
          <w:sz w:val="24"/>
        </w:rPr>
        <w:t>个性化推荐，发展新用户并</w:t>
      </w:r>
      <w:r w:rsidRPr="004B403A">
        <w:rPr>
          <w:rFonts w:hint="eastAsia"/>
          <w:sz w:val="24"/>
        </w:rPr>
        <w:t>使</w:t>
      </w:r>
      <w:r w:rsidRPr="004B403A">
        <w:rPr>
          <w:sz w:val="24"/>
        </w:rPr>
        <w:t>老用户的满意度提升，增加其对产品的忠诚度</w:t>
      </w:r>
      <w:r w:rsidRPr="004B403A">
        <w:rPr>
          <w:rFonts w:hint="eastAsia"/>
          <w:sz w:val="24"/>
        </w:rPr>
        <w:t>，</w:t>
      </w:r>
      <w:r w:rsidRPr="004B403A">
        <w:rPr>
          <w:sz w:val="24"/>
        </w:rPr>
        <w:t>从而</w:t>
      </w:r>
      <w:r w:rsidRPr="004B403A">
        <w:rPr>
          <w:rFonts w:hint="eastAsia"/>
          <w:sz w:val="24"/>
        </w:rPr>
        <w:t>争取</w:t>
      </w:r>
      <w:r w:rsidRPr="004B403A">
        <w:rPr>
          <w:sz w:val="24"/>
        </w:rPr>
        <w:t>从各个方面扩大市场占有量。这</w:t>
      </w:r>
      <w:r w:rsidRPr="004B403A">
        <w:rPr>
          <w:rFonts w:hint="eastAsia"/>
          <w:sz w:val="24"/>
        </w:rPr>
        <w:t>也是各</w:t>
      </w:r>
      <w:r w:rsidRPr="004B403A">
        <w:rPr>
          <w:sz w:val="24"/>
        </w:rPr>
        <w:t>运营商从标准化、粗放经营走向个性化</w:t>
      </w:r>
      <w:r w:rsidRPr="004B403A">
        <w:rPr>
          <w:rFonts w:hint="eastAsia"/>
          <w:sz w:val="24"/>
        </w:rPr>
        <w:t>、精细</w:t>
      </w:r>
      <w:r w:rsidRPr="004B403A">
        <w:rPr>
          <w:sz w:val="24"/>
        </w:rPr>
        <w:t>管理的一</w:t>
      </w:r>
      <w:r w:rsidRPr="004B403A">
        <w:rPr>
          <w:rFonts w:hint="eastAsia"/>
          <w:sz w:val="24"/>
        </w:rPr>
        <w:t>条</w:t>
      </w:r>
      <w:r w:rsidRPr="004B403A">
        <w:rPr>
          <w:sz w:val="24"/>
        </w:rPr>
        <w:t>关键道路。</w:t>
      </w:r>
    </w:p>
    <w:p w:rsidR="00367101" w:rsidRPr="004B403A" w:rsidRDefault="00367101" w:rsidP="00E04D44">
      <w:pPr>
        <w:spacing w:line="400" w:lineRule="exact"/>
        <w:ind w:firstLineChars="177" w:firstLine="425"/>
        <w:rPr>
          <w:sz w:val="24"/>
        </w:rPr>
      </w:pPr>
      <w:r w:rsidRPr="004B403A">
        <w:rPr>
          <w:rFonts w:hint="eastAsia"/>
          <w:sz w:val="24"/>
        </w:rPr>
        <w:t>国内各运营商把</w:t>
      </w:r>
      <w:r w:rsidRPr="004B403A">
        <w:rPr>
          <w:sz w:val="24"/>
        </w:rPr>
        <w:t>目标瞄准了大数据，</w:t>
      </w:r>
      <w:r w:rsidRPr="004B403A">
        <w:rPr>
          <w:rFonts w:hint="eastAsia"/>
          <w:sz w:val="24"/>
        </w:rPr>
        <w:t>正基于此紧锣密鼓</w:t>
      </w:r>
      <w:r w:rsidRPr="004B403A">
        <w:rPr>
          <w:sz w:val="24"/>
        </w:rPr>
        <w:t>的进行相关研究和应用，</w:t>
      </w:r>
      <w:r>
        <w:rPr>
          <w:rFonts w:hint="eastAsia"/>
          <w:sz w:val="24"/>
        </w:rPr>
        <w:t>但</w:t>
      </w:r>
      <w:r w:rsidRPr="004B403A">
        <w:rPr>
          <w:sz w:val="24"/>
        </w:rPr>
        <w:t>目前也主要体现在移动设备</w:t>
      </w:r>
      <w:r w:rsidRPr="004B403A">
        <w:rPr>
          <w:rFonts w:hint="eastAsia"/>
          <w:sz w:val="24"/>
        </w:rPr>
        <w:t>各个</w:t>
      </w:r>
      <w:r w:rsidRPr="004B403A">
        <w:rPr>
          <w:sz w:val="24"/>
        </w:rPr>
        <w:t>相关方面，</w:t>
      </w:r>
      <w:r>
        <w:rPr>
          <w:rFonts w:hint="eastAsia"/>
          <w:sz w:val="24"/>
        </w:rPr>
        <w:t>如</w:t>
      </w:r>
      <w:r>
        <w:rPr>
          <w:sz w:val="24"/>
        </w:rPr>
        <w:t>基站建设、通话质量、流量推荐等，</w:t>
      </w:r>
      <w:r w:rsidRPr="004B403A">
        <w:rPr>
          <w:rFonts w:hint="eastAsia"/>
          <w:sz w:val="24"/>
        </w:rPr>
        <w:t>虽然数据</w:t>
      </w:r>
      <w:r w:rsidRPr="004B403A">
        <w:rPr>
          <w:sz w:val="24"/>
        </w:rPr>
        <w:t>挖掘</w:t>
      </w:r>
      <w:r w:rsidRPr="004B403A">
        <w:rPr>
          <w:rFonts w:hint="eastAsia"/>
          <w:sz w:val="24"/>
        </w:rPr>
        <w:t>智能</w:t>
      </w:r>
      <w:r w:rsidRPr="004B403A">
        <w:rPr>
          <w:sz w:val="24"/>
        </w:rPr>
        <w:t>系统</w:t>
      </w:r>
      <w:r w:rsidRPr="004B403A">
        <w:rPr>
          <w:rFonts w:hint="eastAsia"/>
          <w:sz w:val="24"/>
        </w:rPr>
        <w:t>已经在着手</w:t>
      </w:r>
      <w:r w:rsidRPr="004B403A">
        <w:rPr>
          <w:sz w:val="24"/>
        </w:rPr>
        <w:t>研究之列，但</w:t>
      </w:r>
      <w:r w:rsidRPr="004B403A">
        <w:rPr>
          <w:rFonts w:hint="eastAsia"/>
          <w:sz w:val="24"/>
        </w:rPr>
        <w:t>还</w:t>
      </w:r>
      <w:r w:rsidRPr="004B403A">
        <w:rPr>
          <w:sz w:val="24"/>
        </w:rPr>
        <w:t>处于初级阶段</w:t>
      </w:r>
      <w:r w:rsidRPr="004B403A">
        <w:rPr>
          <w:rFonts w:hint="eastAsia"/>
          <w:sz w:val="24"/>
        </w:rPr>
        <w:t>，</w:t>
      </w:r>
      <w:r w:rsidRPr="004B403A">
        <w:rPr>
          <w:sz w:val="24"/>
        </w:rPr>
        <w:t>在实现和应用上</w:t>
      </w:r>
      <w:r w:rsidRPr="004B403A">
        <w:rPr>
          <w:rFonts w:hint="eastAsia"/>
          <w:sz w:val="24"/>
        </w:rPr>
        <w:t>还</w:t>
      </w:r>
      <w:r w:rsidRPr="004B403A">
        <w:rPr>
          <w:sz w:val="24"/>
        </w:rPr>
        <w:t>未达到研究的目标，所以以此为</w:t>
      </w:r>
      <w:r w:rsidRPr="004B403A">
        <w:rPr>
          <w:rFonts w:hint="eastAsia"/>
          <w:sz w:val="24"/>
        </w:rPr>
        <w:t>方向</w:t>
      </w:r>
      <w:r w:rsidRPr="004B403A">
        <w:rPr>
          <w:sz w:val="24"/>
        </w:rPr>
        <w:t>，</w:t>
      </w:r>
      <w:proofErr w:type="gramStart"/>
      <w:r w:rsidRPr="004B403A">
        <w:rPr>
          <w:sz w:val="24"/>
        </w:rPr>
        <w:t>做为</w:t>
      </w:r>
      <w:proofErr w:type="gramEnd"/>
      <w:r w:rsidRPr="004B403A">
        <w:rPr>
          <w:rFonts w:hint="eastAsia"/>
          <w:sz w:val="24"/>
        </w:rPr>
        <w:t>本次</w:t>
      </w:r>
      <w:r w:rsidRPr="004B403A">
        <w:rPr>
          <w:sz w:val="24"/>
        </w:rPr>
        <w:t>研究内容，</w:t>
      </w:r>
      <w:r>
        <w:rPr>
          <w:rFonts w:hint="eastAsia"/>
          <w:sz w:val="24"/>
        </w:rPr>
        <w:t>通过</w:t>
      </w:r>
      <w:r>
        <w:rPr>
          <w:sz w:val="24"/>
        </w:rPr>
        <w:t>分析电信用户数据，发现用户的兴趣和网络行为规律，</w:t>
      </w:r>
      <w:r w:rsidRPr="004B403A">
        <w:rPr>
          <w:rFonts w:hint="eastAsia"/>
          <w:sz w:val="24"/>
        </w:rPr>
        <w:t>对</w:t>
      </w:r>
      <w:r w:rsidRPr="004B403A">
        <w:rPr>
          <w:sz w:val="24"/>
        </w:rPr>
        <w:t>用户服务</w:t>
      </w:r>
      <w:r>
        <w:rPr>
          <w:rFonts w:hint="eastAsia"/>
          <w:sz w:val="24"/>
        </w:rPr>
        <w:t>的</w:t>
      </w:r>
      <w:r w:rsidRPr="004B403A">
        <w:rPr>
          <w:rFonts w:hint="eastAsia"/>
          <w:sz w:val="24"/>
        </w:rPr>
        <w:t>精准</w:t>
      </w:r>
      <w:r w:rsidRPr="004B403A">
        <w:rPr>
          <w:sz w:val="24"/>
        </w:rPr>
        <w:t>化、</w:t>
      </w:r>
      <w:r w:rsidRPr="004B403A">
        <w:rPr>
          <w:rFonts w:hint="eastAsia"/>
          <w:sz w:val="24"/>
        </w:rPr>
        <w:t>个性化</w:t>
      </w:r>
      <w:r>
        <w:rPr>
          <w:rFonts w:hint="eastAsia"/>
          <w:sz w:val="24"/>
        </w:rPr>
        <w:t>提供</w:t>
      </w:r>
      <w:r>
        <w:rPr>
          <w:sz w:val="24"/>
        </w:rPr>
        <w:t>帮助</w:t>
      </w:r>
      <w:r w:rsidRPr="004B403A">
        <w:rPr>
          <w:sz w:val="24"/>
        </w:rPr>
        <w:t>。</w:t>
      </w:r>
    </w:p>
    <w:p w:rsidR="00367101" w:rsidRPr="006E78C3" w:rsidRDefault="00367101" w:rsidP="00367101">
      <w:pPr>
        <w:pStyle w:val="2"/>
        <w:spacing w:before="480" w:after="120" w:line="400" w:lineRule="exact"/>
        <w:rPr>
          <w:rFonts w:ascii="黑体" w:eastAsia="黑体" w:hAnsi="黑体"/>
          <w:b w:val="0"/>
          <w:sz w:val="28"/>
          <w:szCs w:val="28"/>
        </w:rPr>
      </w:pPr>
      <w:bookmarkStart w:id="29" w:name="_Toc416119705"/>
      <w:bookmarkStart w:id="30" w:name="_Toc432581588"/>
      <w:r w:rsidRPr="00D64E80">
        <w:rPr>
          <w:rFonts w:ascii="黑体" w:eastAsia="黑体" w:hAnsi="黑体"/>
          <w:b w:val="0"/>
          <w:sz w:val="28"/>
          <w:szCs w:val="28"/>
        </w:rPr>
        <w:t>1.2</w:t>
      </w:r>
      <w:r w:rsidRPr="006E78C3">
        <w:rPr>
          <w:rFonts w:ascii="黑体" w:eastAsia="黑体" w:hAnsi="黑体"/>
          <w:b w:val="0"/>
          <w:sz w:val="28"/>
          <w:szCs w:val="28"/>
        </w:rPr>
        <w:t xml:space="preserve"> </w:t>
      </w:r>
      <w:r>
        <w:rPr>
          <w:rFonts w:ascii="黑体" w:eastAsia="黑体" w:hAnsi="黑体" w:hint="eastAsia"/>
          <w:b w:val="0"/>
          <w:sz w:val="28"/>
          <w:szCs w:val="28"/>
        </w:rPr>
        <w:t xml:space="preserve"> </w:t>
      </w:r>
      <w:r w:rsidRPr="00D64E80">
        <w:rPr>
          <w:rFonts w:ascii="黑体" w:eastAsia="黑体" w:hAnsi="黑体" w:hint="eastAsia"/>
          <w:b w:val="0"/>
          <w:sz w:val="28"/>
          <w:szCs w:val="28"/>
        </w:rPr>
        <w:t>国内外研究</w:t>
      </w:r>
      <w:r w:rsidRPr="00D64E80">
        <w:rPr>
          <w:rFonts w:ascii="黑体" w:eastAsia="黑体" w:hAnsi="黑体"/>
          <w:b w:val="0"/>
          <w:sz w:val="28"/>
          <w:szCs w:val="28"/>
        </w:rPr>
        <w:t>现状</w:t>
      </w:r>
      <w:bookmarkEnd w:id="29"/>
      <w:bookmarkEnd w:id="30"/>
    </w:p>
    <w:p w:rsidR="00367101" w:rsidRPr="004B403A" w:rsidRDefault="00367101" w:rsidP="00E04D44">
      <w:pPr>
        <w:spacing w:line="400" w:lineRule="exact"/>
        <w:ind w:firstLine="480"/>
        <w:rPr>
          <w:sz w:val="24"/>
        </w:rPr>
      </w:pPr>
      <w:r w:rsidRPr="004B403A">
        <w:rPr>
          <w:rFonts w:hint="eastAsia"/>
          <w:sz w:val="24"/>
        </w:rPr>
        <w:t>大数据</w:t>
      </w:r>
      <w:r w:rsidRPr="004B403A">
        <w:rPr>
          <w:sz w:val="24"/>
        </w:rPr>
        <w:t>的研究在全世界掀起了一股热潮，</w:t>
      </w:r>
      <w:r w:rsidRPr="004B403A">
        <w:rPr>
          <w:rFonts w:hint="eastAsia"/>
          <w:sz w:val="24"/>
        </w:rPr>
        <w:t>从互联网行业到</w:t>
      </w:r>
      <w:r w:rsidRPr="004B403A">
        <w:rPr>
          <w:sz w:val="24"/>
        </w:rPr>
        <w:t>商业智能</w:t>
      </w:r>
      <w:r w:rsidRPr="004B403A">
        <w:rPr>
          <w:rFonts w:hint="eastAsia"/>
          <w:sz w:val="24"/>
        </w:rPr>
        <w:t>零售业、</w:t>
      </w:r>
      <w:r w:rsidRPr="004B403A">
        <w:rPr>
          <w:sz w:val="24"/>
        </w:rPr>
        <w:t>咨询服务、</w:t>
      </w:r>
      <w:r w:rsidRPr="004B403A">
        <w:rPr>
          <w:rFonts w:hint="eastAsia"/>
          <w:sz w:val="24"/>
        </w:rPr>
        <w:t>物流</w:t>
      </w:r>
      <w:r w:rsidRPr="004B403A">
        <w:rPr>
          <w:sz w:val="24"/>
        </w:rPr>
        <w:t>、交通</w:t>
      </w:r>
      <w:r w:rsidRPr="004B403A">
        <w:rPr>
          <w:rFonts w:hint="eastAsia"/>
          <w:sz w:val="24"/>
        </w:rPr>
        <w:t>、</w:t>
      </w:r>
      <w:r w:rsidRPr="004B403A">
        <w:rPr>
          <w:sz w:val="24"/>
        </w:rPr>
        <w:t>医疗卫生、</w:t>
      </w:r>
      <w:r w:rsidRPr="004B403A">
        <w:rPr>
          <w:rFonts w:hint="eastAsia"/>
          <w:sz w:val="24"/>
        </w:rPr>
        <w:t>生物</w:t>
      </w:r>
      <w:r w:rsidRPr="004B403A">
        <w:rPr>
          <w:sz w:val="24"/>
        </w:rPr>
        <w:t>科技等等，</w:t>
      </w:r>
      <w:r w:rsidRPr="004B403A">
        <w:rPr>
          <w:rFonts w:hint="eastAsia"/>
          <w:sz w:val="24"/>
        </w:rPr>
        <w:t>几乎各行各业</w:t>
      </w:r>
      <w:r w:rsidRPr="004B403A">
        <w:rPr>
          <w:sz w:val="24"/>
        </w:rPr>
        <w:t>都加入到大数据的浪潮中，</w:t>
      </w:r>
      <w:r w:rsidRPr="004B403A">
        <w:rPr>
          <w:rFonts w:hint="eastAsia"/>
          <w:sz w:val="24"/>
        </w:rPr>
        <w:t>数据</w:t>
      </w:r>
      <w:r w:rsidRPr="004B403A">
        <w:rPr>
          <w:sz w:val="24"/>
        </w:rPr>
        <w:t>服务意识</w:t>
      </w:r>
      <w:r w:rsidRPr="004B403A">
        <w:rPr>
          <w:rFonts w:hint="eastAsia"/>
          <w:sz w:val="24"/>
        </w:rPr>
        <w:t>从</w:t>
      </w:r>
      <w:r w:rsidRPr="004B403A">
        <w:rPr>
          <w:sz w:val="24"/>
        </w:rPr>
        <w:t>认识到了解再被研究应用，大数据正影响着我们的</w:t>
      </w:r>
      <w:r w:rsidRPr="004B403A">
        <w:rPr>
          <w:rFonts w:hint="eastAsia"/>
          <w:sz w:val="24"/>
        </w:rPr>
        <w:t>工作和</w:t>
      </w:r>
      <w:r w:rsidRPr="004B403A">
        <w:rPr>
          <w:sz w:val="24"/>
        </w:rPr>
        <w:t>生活。</w:t>
      </w:r>
    </w:p>
    <w:p w:rsidR="00367101" w:rsidRPr="004B403A" w:rsidRDefault="00367101" w:rsidP="00E04D44">
      <w:pPr>
        <w:spacing w:line="400" w:lineRule="exact"/>
        <w:ind w:firstLine="480"/>
        <w:rPr>
          <w:sz w:val="24"/>
        </w:rPr>
      </w:pPr>
      <w:r w:rsidRPr="004B403A">
        <w:rPr>
          <w:rFonts w:hint="eastAsia"/>
          <w:sz w:val="24"/>
        </w:rPr>
        <w:t>美国政府</w:t>
      </w:r>
      <w:r w:rsidRPr="004B403A">
        <w:rPr>
          <w:rFonts w:hint="eastAsia"/>
          <w:sz w:val="24"/>
        </w:rPr>
        <w:t>2012</w:t>
      </w:r>
      <w:r w:rsidRPr="004B403A">
        <w:rPr>
          <w:rFonts w:hint="eastAsia"/>
          <w:sz w:val="24"/>
        </w:rPr>
        <w:t>年</w:t>
      </w:r>
      <w:r w:rsidRPr="004B403A">
        <w:rPr>
          <w:rFonts w:hint="eastAsia"/>
          <w:sz w:val="24"/>
        </w:rPr>
        <w:t>3</w:t>
      </w:r>
      <w:r w:rsidRPr="004B403A">
        <w:rPr>
          <w:rFonts w:hint="eastAsia"/>
          <w:sz w:val="24"/>
        </w:rPr>
        <w:t>月宣布</w:t>
      </w:r>
      <w:r w:rsidRPr="004B403A">
        <w:rPr>
          <w:sz w:val="24"/>
        </w:rPr>
        <w:t>了</w:t>
      </w:r>
      <w:r w:rsidRPr="00367101">
        <w:rPr>
          <w:rFonts w:ascii="宋体" w:hAnsi="宋体"/>
          <w:sz w:val="24"/>
        </w:rPr>
        <w:t>“</w:t>
      </w:r>
      <w:r w:rsidRPr="00367101">
        <w:rPr>
          <w:rFonts w:ascii="宋体" w:hAnsi="宋体" w:hint="eastAsia"/>
          <w:sz w:val="24"/>
        </w:rPr>
        <w:t>大数据</w:t>
      </w:r>
      <w:r w:rsidRPr="00367101">
        <w:rPr>
          <w:rFonts w:ascii="宋体" w:hAnsi="宋体"/>
          <w:sz w:val="24"/>
        </w:rPr>
        <w:t>研究和发展计划”</w:t>
      </w:r>
      <w:r w:rsidRPr="004B403A">
        <w:rPr>
          <w:rFonts w:hint="eastAsia"/>
          <w:sz w:val="24"/>
        </w:rPr>
        <w:t>，投资</w:t>
      </w:r>
      <w:r w:rsidRPr="004B403A">
        <w:rPr>
          <w:rFonts w:hint="eastAsia"/>
          <w:sz w:val="24"/>
        </w:rPr>
        <w:t>2</w:t>
      </w:r>
      <w:r w:rsidRPr="004B403A">
        <w:rPr>
          <w:rFonts w:hint="eastAsia"/>
          <w:sz w:val="24"/>
        </w:rPr>
        <w:t>亿</w:t>
      </w:r>
      <w:r w:rsidRPr="004B403A">
        <w:rPr>
          <w:sz w:val="24"/>
        </w:rPr>
        <w:t>美元</w:t>
      </w:r>
      <w:r w:rsidRPr="004B403A">
        <w:rPr>
          <w:rFonts w:hint="eastAsia"/>
          <w:sz w:val="24"/>
        </w:rPr>
        <w:t>投入</w:t>
      </w:r>
      <w:r w:rsidRPr="004B403A">
        <w:rPr>
          <w:sz w:val="24"/>
        </w:rPr>
        <w:t>到大数据研究中，为提高从海量数据中提取、发现信息的</w:t>
      </w:r>
      <w:r w:rsidRPr="004B403A">
        <w:rPr>
          <w:rFonts w:hint="eastAsia"/>
          <w:sz w:val="24"/>
        </w:rPr>
        <w:t>技术</w:t>
      </w:r>
      <w:r w:rsidRPr="004B403A">
        <w:rPr>
          <w:sz w:val="24"/>
        </w:rPr>
        <w:t>水平，更新相应的技术工具，</w:t>
      </w:r>
      <w:r w:rsidRPr="004B403A">
        <w:rPr>
          <w:rFonts w:hint="eastAsia"/>
          <w:sz w:val="24"/>
        </w:rPr>
        <w:t>并</w:t>
      </w:r>
      <w:r w:rsidRPr="004B403A">
        <w:rPr>
          <w:sz w:val="24"/>
        </w:rPr>
        <w:t>增强</w:t>
      </w:r>
      <w:r w:rsidRPr="004B403A">
        <w:rPr>
          <w:rFonts w:hint="eastAsia"/>
          <w:sz w:val="24"/>
        </w:rPr>
        <w:t>搜集</w:t>
      </w:r>
      <w:r w:rsidRPr="004B403A">
        <w:rPr>
          <w:sz w:val="24"/>
        </w:rPr>
        <w:t>获取海量信息</w:t>
      </w:r>
      <w:r w:rsidRPr="004B403A">
        <w:rPr>
          <w:rFonts w:hint="eastAsia"/>
          <w:sz w:val="24"/>
        </w:rPr>
        <w:t>、解析</w:t>
      </w:r>
      <w:r w:rsidRPr="004B403A">
        <w:rPr>
          <w:sz w:val="24"/>
        </w:rPr>
        <w:t>信息的能力</w:t>
      </w:r>
      <w:r w:rsidRPr="004B403A">
        <w:rPr>
          <w:rFonts w:hint="eastAsia"/>
          <w:sz w:val="24"/>
        </w:rPr>
        <w:t>，</w:t>
      </w:r>
      <w:r w:rsidRPr="004B403A">
        <w:rPr>
          <w:sz w:val="24"/>
        </w:rPr>
        <w:t>他们认为这</w:t>
      </w:r>
      <w:r w:rsidRPr="004B403A">
        <w:rPr>
          <w:rFonts w:hint="eastAsia"/>
          <w:sz w:val="24"/>
        </w:rPr>
        <w:t>有</w:t>
      </w:r>
      <w:r w:rsidRPr="004B403A">
        <w:rPr>
          <w:sz w:val="24"/>
        </w:rPr>
        <w:t>助于提高</w:t>
      </w:r>
      <w:r w:rsidRPr="004B403A">
        <w:rPr>
          <w:rFonts w:hint="eastAsia"/>
          <w:sz w:val="24"/>
        </w:rPr>
        <w:t>未来</w:t>
      </w:r>
      <w:r w:rsidRPr="004B403A">
        <w:rPr>
          <w:sz w:val="24"/>
        </w:rPr>
        <w:t>的</w:t>
      </w:r>
      <w:r w:rsidRPr="004B403A">
        <w:rPr>
          <w:rFonts w:hint="eastAsia"/>
          <w:sz w:val="24"/>
        </w:rPr>
        <w:t>国际</w:t>
      </w:r>
      <w:r w:rsidRPr="004B403A">
        <w:rPr>
          <w:sz w:val="24"/>
        </w:rPr>
        <w:t>竞争力</w:t>
      </w:r>
      <w:r w:rsidRPr="004B403A">
        <w:rPr>
          <w:rFonts w:hint="eastAsia"/>
          <w:sz w:val="24"/>
        </w:rPr>
        <w:t>，并</w:t>
      </w:r>
      <w:r w:rsidRPr="004B403A">
        <w:rPr>
          <w:sz w:val="24"/>
        </w:rPr>
        <w:t>使得国家安全方面更有保障</w:t>
      </w:r>
      <w:r w:rsidRPr="004B403A">
        <w:rPr>
          <w:rFonts w:hint="eastAsia"/>
          <w:sz w:val="24"/>
        </w:rPr>
        <w:t>。在</w:t>
      </w:r>
      <w:r w:rsidRPr="004B403A">
        <w:rPr>
          <w:sz w:val="24"/>
        </w:rPr>
        <w:t>商业应用方面，</w:t>
      </w:r>
      <w:r w:rsidRPr="004B403A">
        <w:rPr>
          <w:rFonts w:hint="eastAsia"/>
          <w:sz w:val="24"/>
        </w:rPr>
        <w:t>美国</w:t>
      </w:r>
      <w:r w:rsidRPr="004B403A">
        <w:rPr>
          <w:sz w:val="24"/>
        </w:rPr>
        <w:t>一公司把</w:t>
      </w:r>
      <w:r w:rsidRPr="004B403A">
        <w:rPr>
          <w:rFonts w:hint="eastAsia"/>
          <w:sz w:val="24"/>
        </w:rPr>
        <w:t>天气预报</w:t>
      </w:r>
      <w:r w:rsidRPr="004B403A">
        <w:rPr>
          <w:sz w:val="24"/>
        </w:rPr>
        <w:t>的数据</w:t>
      </w:r>
      <w:r w:rsidRPr="004B403A">
        <w:rPr>
          <w:rFonts w:hint="eastAsia"/>
          <w:sz w:val="24"/>
        </w:rPr>
        <w:t>放在</w:t>
      </w:r>
      <w:r w:rsidRPr="004B403A">
        <w:rPr>
          <w:sz w:val="24"/>
        </w:rPr>
        <w:t>亚马逊平台进行数据处理，</w:t>
      </w:r>
      <w:r w:rsidRPr="004B403A">
        <w:rPr>
          <w:rFonts w:hint="eastAsia"/>
          <w:sz w:val="24"/>
        </w:rPr>
        <w:t>通过</w:t>
      </w:r>
      <w:r w:rsidRPr="004B403A">
        <w:rPr>
          <w:sz w:val="24"/>
        </w:rPr>
        <w:t>大数据的技术工具，将天气信息更加准确的预测，帮助</w:t>
      </w:r>
      <w:r w:rsidRPr="004B403A">
        <w:rPr>
          <w:rFonts w:hint="eastAsia"/>
          <w:sz w:val="24"/>
        </w:rPr>
        <w:t>农业</w:t>
      </w:r>
      <w:r w:rsidRPr="004B403A">
        <w:rPr>
          <w:sz w:val="24"/>
        </w:rPr>
        <w:t>种植者</w:t>
      </w:r>
      <w:r w:rsidRPr="004B403A">
        <w:rPr>
          <w:rFonts w:hint="eastAsia"/>
          <w:sz w:val="24"/>
        </w:rPr>
        <w:t>提高收益</w:t>
      </w:r>
      <w:r w:rsidRPr="004B403A">
        <w:rPr>
          <w:sz w:val="24"/>
        </w:rPr>
        <w:t>。</w:t>
      </w:r>
      <w:r w:rsidRPr="004B403A">
        <w:rPr>
          <w:rFonts w:hint="eastAsia"/>
          <w:sz w:val="24"/>
        </w:rPr>
        <w:t>我们</w:t>
      </w:r>
      <w:r w:rsidRPr="004B403A">
        <w:rPr>
          <w:sz w:val="24"/>
        </w:rPr>
        <w:t>也搭建出了</w:t>
      </w:r>
      <w:r w:rsidRPr="004B403A">
        <w:rPr>
          <w:rFonts w:hint="eastAsia"/>
          <w:sz w:val="24"/>
        </w:rPr>
        <w:t>一个</w:t>
      </w:r>
      <w:r w:rsidRPr="004B403A">
        <w:rPr>
          <w:sz w:val="24"/>
        </w:rPr>
        <w:t>汇集几千万中小企业的数据平台，</w:t>
      </w:r>
      <w:r w:rsidRPr="004B403A">
        <w:rPr>
          <w:rFonts w:hint="eastAsia"/>
          <w:sz w:val="24"/>
        </w:rPr>
        <w:t>对</w:t>
      </w:r>
      <w:r w:rsidRPr="004B403A">
        <w:rPr>
          <w:sz w:val="24"/>
        </w:rPr>
        <w:t>这些企业</w:t>
      </w:r>
      <w:r w:rsidRPr="004B403A">
        <w:rPr>
          <w:rFonts w:hint="eastAsia"/>
          <w:sz w:val="24"/>
        </w:rPr>
        <w:t>的</w:t>
      </w:r>
      <w:r w:rsidRPr="004B403A">
        <w:rPr>
          <w:sz w:val="24"/>
        </w:rPr>
        <w:t>日常数据</w:t>
      </w:r>
      <w:r w:rsidRPr="004B403A">
        <w:rPr>
          <w:rFonts w:hint="eastAsia"/>
          <w:sz w:val="24"/>
        </w:rPr>
        <w:t>进行挖掘</w:t>
      </w:r>
      <w:r w:rsidRPr="004B403A">
        <w:rPr>
          <w:sz w:val="24"/>
        </w:rPr>
        <w:t>和解析，</w:t>
      </w:r>
      <w:r w:rsidRPr="004B403A">
        <w:rPr>
          <w:rFonts w:hint="eastAsia"/>
          <w:sz w:val="24"/>
        </w:rPr>
        <w:t>有助于</w:t>
      </w:r>
      <w:r w:rsidRPr="004B403A">
        <w:rPr>
          <w:sz w:val="24"/>
        </w:rPr>
        <w:t>对我国</w:t>
      </w:r>
      <w:r w:rsidRPr="004B403A">
        <w:rPr>
          <w:rFonts w:hint="eastAsia"/>
          <w:sz w:val="24"/>
        </w:rPr>
        <w:t>经济</w:t>
      </w:r>
      <w:r w:rsidRPr="004B403A">
        <w:rPr>
          <w:sz w:val="24"/>
        </w:rPr>
        <w:t>运行状况</w:t>
      </w:r>
      <w:proofErr w:type="gramStart"/>
      <w:r w:rsidRPr="004B403A">
        <w:rPr>
          <w:sz w:val="24"/>
        </w:rPr>
        <w:t>作出</w:t>
      </w:r>
      <w:proofErr w:type="gramEnd"/>
      <w:r w:rsidRPr="004B403A">
        <w:rPr>
          <w:sz w:val="24"/>
        </w:rPr>
        <w:t>准确的</w:t>
      </w:r>
      <w:r w:rsidRPr="004B403A">
        <w:rPr>
          <w:rFonts w:hint="eastAsia"/>
          <w:sz w:val="24"/>
        </w:rPr>
        <w:t>预警</w:t>
      </w:r>
      <w:r w:rsidRPr="004B403A">
        <w:rPr>
          <w:sz w:val="24"/>
        </w:rPr>
        <w:t>，</w:t>
      </w:r>
      <w:r w:rsidRPr="004B403A">
        <w:rPr>
          <w:rFonts w:hint="eastAsia"/>
          <w:sz w:val="24"/>
        </w:rPr>
        <w:t>协助相关</w:t>
      </w:r>
      <w:r w:rsidRPr="004B403A">
        <w:rPr>
          <w:sz w:val="24"/>
        </w:rPr>
        <w:t>的国家</w:t>
      </w:r>
      <w:r w:rsidRPr="004B403A">
        <w:rPr>
          <w:rFonts w:hint="eastAsia"/>
          <w:sz w:val="24"/>
        </w:rPr>
        <w:t>机关做出</w:t>
      </w:r>
      <w:r w:rsidRPr="004B403A">
        <w:rPr>
          <w:sz w:val="24"/>
        </w:rPr>
        <w:t>决策。</w:t>
      </w:r>
      <w:r w:rsidRPr="004B403A">
        <w:rPr>
          <w:rFonts w:hint="eastAsia"/>
          <w:sz w:val="24"/>
        </w:rPr>
        <w:t>金融</w:t>
      </w:r>
      <w:r w:rsidRPr="004B403A">
        <w:rPr>
          <w:sz w:val="24"/>
        </w:rPr>
        <w:t>行业随着大数据的</w:t>
      </w:r>
      <w:r w:rsidRPr="004B403A">
        <w:rPr>
          <w:rFonts w:hint="eastAsia"/>
          <w:sz w:val="24"/>
        </w:rPr>
        <w:t>应用也发生</w:t>
      </w:r>
      <w:r w:rsidRPr="004B403A">
        <w:rPr>
          <w:sz w:val="24"/>
        </w:rPr>
        <w:t>了巨大的改变，</w:t>
      </w:r>
      <w:r w:rsidRPr="004B403A">
        <w:rPr>
          <w:rFonts w:hint="eastAsia"/>
          <w:sz w:val="24"/>
        </w:rPr>
        <w:t>技术创新</w:t>
      </w:r>
      <w:r w:rsidRPr="004B403A">
        <w:rPr>
          <w:sz w:val="24"/>
        </w:rPr>
        <w:t>、商业模式创新，</w:t>
      </w:r>
      <w:r w:rsidRPr="004B403A">
        <w:rPr>
          <w:rFonts w:hint="eastAsia"/>
          <w:sz w:val="24"/>
        </w:rPr>
        <w:t>互联网的</w:t>
      </w:r>
      <w:r w:rsidRPr="004B403A">
        <w:rPr>
          <w:sz w:val="24"/>
        </w:rPr>
        <w:t>领军</w:t>
      </w:r>
      <w:r w:rsidRPr="004B403A">
        <w:rPr>
          <w:rFonts w:hint="eastAsia"/>
          <w:sz w:val="24"/>
        </w:rPr>
        <w:t>企业</w:t>
      </w:r>
      <w:r w:rsidRPr="004B403A">
        <w:rPr>
          <w:sz w:val="24"/>
        </w:rPr>
        <w:t>阿里巴巴、</w:t>
      </w:r>
      <w:proofErr w:type="gramStart"/>
      <w:r w:rsidRPr="004B403A">
        <w:rPr>
          <w:sz w:val="24"/>
        </w:rPr>
        <w:t>腾讯等</w:t>
      </w:r>
      <w:proofErr w:type="gramEnd"/>
      <w:r w:rsidRPr="004B403A">
        <w:rPr>
          <w:rFonts w:hint="eastAsia"/>
          <w:sz w:val="24"/>
        </w:rPr>
        <w:t>凭借</w:t>
      </w:r>
      <w:r w:rsidRPr="004B403A">
        <w:rPr>
          <w:sz w:val="24"/>
        </w:rPr>
        <w:t>其雄厚的数据支持</w:t>
      </w:r>
      <w:r w:rsidRPr="004B403A">
        <w:rPr>
          <w:sz w:val="24"/>
        </w:rPr>
        <w:lastRenderedPageBreak/>
        <w:t>进军金融行业，开发金融产品</w:t>
      </w:r>
      <w:r w:rsidRPr="004B403A">
        <w:rPr>
          <w:rFonts w:hint="eastAsia"/>
          <w:sz w:val="24"/>
        </w:rPr>
        <w:t>新</w:t>
      </w:r>
      <w:r w:rsidRPr="004B403A">
        <w:rPr>
          <w:sz w:val="24"/>
        </w:rPr>
        <w:t>的</w:t>
      </w:r>
      <w:r w:rsidRPr="004B403A">
        <w:rPr>
          <w:rFonts w:hint="eastAsia"/>
          <w:sz w:val="24"/>
        </w:rPr>
        <w:t>销售</w:t>
      </w:r>
      <w:r w:rsidRPr="004B403A">
        <w:rPr>
          <w:sz w:val="24"/>
        </w:rPr>
        <w:t>模式</w:t>
      </w:r>
      <w:r w:rsidRPr="004B403A">
        <w:rPr>
          <w:rFonts w:hint="eastAsia"/>
          <w:sz w:val="24"/>
        </w:rPr>
        <w:t>，开拓出</w:t>
      </w:r>
      <w:r w:rsidRPr="004B403A">
        <w:rPr>
          <w:sz w:val="24"/>
        </w:rPr>
        <w:t>新的盈利</w:t>
      </w:r>
      <w:r w:rsidRPr="004B403A">
        <w:rPr>
          <w:rFonts w:hint="eastAsia"/>
          <w:sz w:val="24"/>
        </w:rPr>
        <w:t>点。</w:t>
      </w:r>
      <w:r w:rsidRPr="004B403A">
        <w:rPr>
          <w:rFonts w:hint="eastAsia"/>
          <w:sz w:val="24"/>
        </w:rPr>
        <w:t xml:space="preserve"> </w:t>
      </w:r>
    </w:p>
    <w:p w:rsidR="00367101" w:rsidRPr="004B403A" w:rsidRDefault="00367101" w:rsidP="00E04D44">
      <w:pPr>
        <w:spacing w:line="400" w:lineRule="exact"/>
        <w:ind w:firstLine="480"/>
        <w:rPr>
          <w:sz w:val="24"/>
        </w:rPr>
      </w:pPr>
      <w:r w:rsidRPr="004B403A">
        <w:rPr>
          <w:rFonts w:hint="eastAsia"/>
          <w:sz w:val="24"/>
        </w:rPr>
        <w:t>随着</w:t>
      </w:r>
      <w:r w:rsidRPr="004B403A">
        <w:rPr>
          <w:sz w:val="24"/>
        </w:rPr>
        <w:t>大数据的发展，越来越多的人意识到大数据对用户行为</w:t>
      </w:r>
      <w:r w:rsidRPr="004B403A">
        <w:rPr>
          <w:rFonts w:hint="eastAsia"/>
          <w:sz w:val="24"/>
        </w:rPr>
        <w:t>分析</w:t>
      </w:r>
      <w:r w:rsidRPr="004B403A">
        <w:rPr>
          <w:sz w:val="24"/>
        </w:rPr>
        <w:t>带来的影响。世界</w:t>
      </w:r>
      <w:r w:rsidRPr="004B403A">
        <w:rPr>
          <w:rFonts w:hint="eastAsia"/>
          <w:sz w:val="24"/>
        </w:rPr>
        <w:t>上</w:t>
      </w:r>
      <w:r w:rsidRPr="004B403A">
        <w:rPr>
          <w:sz w:val="24"/>
        </w:rPr>
        <w:t>多个研究机构和大学</w:t>
      </w:r>
      <w:r w:rsidRPr="004B403A">
        <w:rPr>
          <w:rFonts w:hint="eastAsia"/>
          <w:sz w:val="24"/>
        </w:rPr>
        <w:t>纷纷</w:t>
      </w:r>
      <w:r w:rsidRPr="004B403A">
        <w:rPr>
          <w:sz w:val="24"/>
        </w:rPr>
        <w:t>开展了用户行为分析的研究项目</w:t>
      </w:r>
      <w:r w:rsidRPr="004B403A">
        <w:rPr>
          <w:rFonts w:hint="eastAsia"/>
          <w:sz w:val="24"/>
        </w:rPr>
        <w:t>，探讨</w:t>
      </w:r>
      <w:r w:rsidRPr="004B403A">
        <w:rPr>
          <w:sz w:val="24"/>
        </w:rPr>
        <w:t>新的理论，</w:t>
      </w:r>
      <w:r w:rsidRPr="004B403A">
        <w:rPr>
          <w:rFonts w:hint="eastAsia"/>
          <w:sz w:val="24"/>
        </w:rPr>
        <w:t>研究</w:t>
      </w:r>
      <w:r w:rsidRPr="004B403A">
        <w:rPr>
          <w:sz w:val="24"/>
        </w:rPr>
        <w:t>新的技术</w:t>
      </w:r>
      <w:r w:rsidRPr="004B403A">
        <w:rPr>
          <w:rFonts w:hint="eastAsia"/>
          <w:sz w:val="24"/>
        </w:rPr>
        <w:t>，</w:t>
      </w:r>
      <w:r w:rsidRPr="004B403A">
        <w:rPr>
          <w:sz w:val="24"/>
        </w:rPr>
        <w:t>用户</w:t>
      </w:r>
      <w:r w:rsidRPr="004B403A">
        <w:rPr>
          <w:rFonts w:hint="eastAsia"/>
          <w:sz w:val="24"/>
        </w:rPr>
        <w:t>行为</w:t>
      </w:r>
      <w:r w:rsidRPr="004B403A">
        <w:rPr>
          <w:sz w:val="24"/>
        </w:rPr>
        <w:t>分析的研究</w:t>
      </w:r>
      <w:r w:rsidRPr="004B403A">
        <w:rPr>
          <w:rFonts w:hint="eastAsia"/>
          <w:sz w:val="24"/>
        </w:rPr>
        <w:t>也</w:t>
      </w:r>
      <w:r w:rsidRPr="004B403A">
        <w:rPr>
          <w:sz w:val="24"/>
        </w:rPr>
        <w:t>从科研</w:t>
      </w:r>
      <w:r w:rsidRPr="004B403A">
        <w:rPr>
          <w:rFonts w:hint="eastAsia"/>
          <w:sz w:val="24"/>
        </w:rPr>
        <w:t>方面转向</w:t>
      </w:r>
      <w:r w:rsidRPr="004B403A">
        <w:rPr>
          <w:sz w:val="24"/>
        </w:rPr>
        <w:t>了</w:t>
      </w:r>
      <w:r w:rsidRPr="004B403A">
        <w:rPr>
          <w:rFonts w:hint="eastAsia"/>
          <w:sz w:val="24"/>
        </w:rPr>
        <w:t>商业</w:t>
      </w:r>
      <w:r w:rsidRPr="004B403A">
        <w:rPr>
          <w:sz w:val="24"/>
        </w:rPr>
        <w:t>的应用研究。</w:t>
      </w:r>
      <w:r w:rsidRPr="004B403A">
        <w:rPr>
          <w:rFonts w:hint="eastAsia"/>
          <w:sz w:val="24"/>
        </w:rPr>
        <w:t>用户行为</w:t>
      </w:r>
      <w:r w:rsidRPr="004B403A">
        <w:rPr>
          <w:sz w:val="24"/>
        </w:rPr>
        <w:t>分析在</w:t>
      </w:r>
      <w:r w:rsidRPr="004B403A">
        <w:rPr>
          <w:rFonts w:hint="eastAsia"/>
          <w:sz w:val="24"/>
        </w:rPr>
        <w:t>以下</w:t>
      </w:r>
      <w:r w:rsidRPr="004B403A">
        <w:rPr>
          <w:sz w:val="24"/>
        </w:rPr>
        <w:t>方面取得了一定的</w:t>
      </w:r>
      <w:r w:rsidRPr="004B403A">
        <w:rPr>
          <w:rFonts w:hint="eastAsia"/>
          <w:sz w:val="24"/>
        </w:rPr>
        <w:t>研究</w:t>
      </w:r>
      <w:r w:rsidRPr="004B403A">
        <w:rPr>
          <w:sz w:val="24"/>
        </w:rPr>
        <w:t>进展</w:t>
      </w:r>
      <w:r w:rsidRPr="004B403A">
        <w:rPr>
          <w:rFonts w:hint="eastAsia"/>
          <w:sz w:val="24"/>
        </w:rPr>
        <w:t>。</w:t>
      </w:r>
      <w:r w:rsidRPr="004B403A">
        <w:rPr>
          <w:sz w:val="24"/>
        </w:rPr>
        <w:t>信息检索方面，</w:t>
      </w:r>
      <w:r w:rsidRPr="004B403A">
        <w:rPr>
          <w:rFonts w:hint="eastAsia"/>
          <w:sz w:val="24"/>
        </w:rPr>
        <w:t>从</w:t>
      </w:r>
      <w:r w:rsidRPr="004B403A">
        <w:rPr>
          <w:sz w:val="24"/>
        </w:rPr>
        <w:t>早期的</w:t>
      </w:r>
      <w:r w:rsidRPr="004B403A">
        <w:rPr>
          <w:rFonts w:hint="eastAsia"/>
          <w:sz w:val="24"/>
        </w:rPr>
        <w:t>联机公共检索目录，</w:t>
      </w:r>
      <w:r w:rsidRPr="004B403A">
        <w:rPr>
          <w:rFonts w:hint="eastAsia"/>
          <w:sz w:val="24"/>
        </w:rPr>
        <w:t>A</w:t>
      </w:r>
      <w:r w:rsidRPr="004B403A">
        <w:rPr>
          <w:sz w:val="24"/>
        </w:rPr>
        <w:t>nick</w:t>
      </w:r>
      <w:r w:rsidRPr="004B403A">
        <w:rPr>
          <w:sz w:val="24"/>
        </w:rPr>
        <w:t>研究出</w:t>
      </w:r>
      <w:r w:rsidRPr="004B403A">
        <w:rPr>
          <w:rFonts w:hint="eastAsia"/>
          <w:sz w:val="24"/>
        </w:rPr>
        <w:t>专业的交互性</w:t>
      </w:r>
      <w:r w:rsidRPr="004B403A">
        <w:rPr>
          <w:sz w:val="24"/>
        </w:rPr>
        <w:t>反馈机制，</w:t>
      </w:r>
      <w:r w:rsidRPr="004B403A">
        <w:rPr>
          <w:rFonts w:hint="eastAsia"/>
          <w:sz w:val="24"/>
        </w:rPr>
        <w:t>基于用户</w:t>
      </w:r>
      <w:r w:rsidRPr="004B403A">
        <w:rPr>
          <w:sz w:val="24"/>
        </w:rPr>
        <w:t>的</w:t>
      </w:r>
      <w:r w:rsidRPr="004B403A">
        <w:rPr>
          <w:rFonts w:hint="eastAsia"/>
          <w:sz w:val="24"/>
        </w:rPr>
        <w:t>W</w:t>
      </w:r>
      <w:r w:rsidRPr="004B403A">
        <w:rPr>
          <w:sz w:val="24"/>
        </w:rPr>
        <w:t>eb</w:t>
      </w:r>
      <w:r w:rsidRPr="004B403A">
        <w:rPr>
          <w:sz w:val="24"/>
        </w:rPr>
        <w:t>日志</w:t>
      </w:r>
      <w:r w:rsidRPr="004B403A">
        <w:rPr>
          <w:rFonts w:hint="eastAsia"/>
          <w:sz w:val="24"/>
        </w:rPr>
        <w:t>搜索细化</w:t>
      </w:r>
      <w:r w:rsidRPr="004B403A">
        <w:rPr>
          <w:sz w:val="24"/>
        </w:rPr>
        <w:t>检索目录</w:t>
      </w:r>
      <w:r w:rsidRPr="004B403A">
        <w:rPr>
          <w:rFonts w:hint="eastAsia"/>
          <w:sz w:val="24"/>
          <w:vertAlign w:val="superscript"/>
        </w:rPr>
        <w:t>[1]</w:t>
      </w:r>
      <w:r w:rsidRPr="004B403A">
        <w:rPr>
          <w:rFonts w:hint="eastAsia"/>
          <w:sz w:val="24"/>
        </w:rPr>
        <w:t>；</w:t>
      </w:r>
      <w:r w:rsidRPr="004B403A">
        <w:rPr>
          <w:sz w:val="24"/>
        </w:rPr>
        <w:t>Zhang Z</w:t>
      </w:r>
      <w:r w:rsidRPr="004B403A">
        <w:rPr>
          <w:rFonts w:hint="eastAsia"/>
          <w:sz w:val="24"/>
        </w:rPr>
        <w:t>和</w:t>
      </w:r>
      <w:r w:rsidRPr="004B403A">
        <w:rPr>
          <w:sz w:val="24"/>
        </w:rPr>
        <w:t>Nasraoui O</w:t>
      </w:r>
      <w:r w:rsidRPr="004B403A">
        <w:rPr>
          <w:rFonts w:hint="eastAsia"/>
          <w:sz w:val="24"/>
        </w:rPr>
        <w:t>提出</w:t>
      </w:r>
      <w:r w:rsidRPr="004B403A">
        <w:rPr>
          <w:sz w:val="24"/>
        </w:rPr>
        <w:t>了一种</w:t>
      </w:r>
      <w:r w:rsidRPr="004B403A">
        <w:rPr>
          <w:rFonts w:hint="eastAsia"/>
          <w:sz w:val="24"/>
        </w:rPr>
        <w:t>数据</w:t>
      </w:r>
      <w:r w:rsidRPr="004B403A">
        <w:rPr>
          <w:sz w:val="24"/>
        </w:rPr>
        <w:t>挖掘的聚类算法</w:t>
      </w:r>
      <w:r w:rsidRPr="004B403A">
        <w:rPr>
          <w:rFonts w:hint="eastAsia"/>
          <w:sz w:val="24"/>
        </w:rPr>
        <w:t>用于</w:t>
      </w:r>
      <w:r w:rsidRPr="004B403A">
        <w:rPr>
          <w:sz w:val="24"/>
        </w:rPr>
        <w:t>信息检索</w:t>
      </w:r>
      <w:r w:rsidRPr="004B403A">
        <w:rPr>
          <w:rFonts w:hint="eastAsia"/>
          <w:sz w:val="24"/>
        </w:rPr>
        <w:t>和</w:t>
      </w:r>
      <w:r w:rsidRPr="004B403A">
        <w:rPr>
          <w:sz w:val="24"/>
        </w:rPr>
        <w:t>搜索引擎的查询优化</w:t>
      </w:r>
      <w:r w:rsidRPr="004B403A">
        <w:rPr>
          <w:rFonts w:hint="eastAsia"/>
          <w:sz w:val="24"/>
          <w:vertAlign w:val="superscript"/>
        </w:rPr>
        <w:t>[2,3]</w:t>
      </w:r>
      <w:r w:rsidRPr="004B403A">
        <w:rPr>
          <w:rFonts w:hint="eastAsia"/>
          <w:sz w:val="24"/>
        </w:rPr>
        <w:t>；</w:t>
      </w:r>
      <w:r w:rsidRPr="004B403A">
        <w:rPr>
          <w:sz w:val="24"/>
        </w:rPr>
        <w:t>Agosti M</w:t>
      </w:r>
      <w:r w:rsidRPr="004B403A">
        <w:rPr>
          <w:rFonts w:hint="eastAsia"/>
          <w:sz w:val="24"/>
        </w:rPr>
        <w:t>、</w:t>
      </w:r>
      <w:r w:rsidRPr="004B403A">
        <w:rPr>
          <w:sz w:val="24"/>
        </w:rPr>
        <w:t>Crivellari F</w:t>
      </w:r>
      <w:r w:rsidRPr="004B403A">
        <w:rPr>
          <w:rFonts w:hint="eastAsia"/>
          <w:sz w:val="24"/>
        </w:rPr>
        <w:t>等</w:t>
      </w:r>
      <w:r w:rsidRPr="004B403A">
        <w:rPr>
          <w:sz w:val="24"/>
        </w:rPr>
        <w:t>人</w:t>
      </w:r>
      <w:r w:rsidRPr="004B403A">
        <w:rPr>
          <w:rFonts w:hint="eastAsia"/>
          <w:sz w:val="24"/>
        </w:rPr>
        <w:t>对</w:t>
      </w:r>
      <w:r w:rsidRPr="004B403A">
        <w:rPr>
          <w:sz w:val="24"/>
        </w:rPr>
        <w:t>数字图书馆</w:t>
      </w:r>
      <w:r w:rsidRPr="004B403A">
        <w:rPr>
          <w:rFonts w:hint="eastAsia"/>
          <w:sz w:val="24"/>
        </w:rPr>
        <w:t>用户</w:t>
      </w:r>
      <w:r w:rsidRPr="004B403A">
        <w:rPr>
          <w:sz w:val="24"/>
        </w:rPr>
        <w:t>的</w:t>
      </w:r>
      <w:r w:rsidRPr="004B403A">
        <w:rPr>
          <w:rFonts w:hint="eastAsia"/>
          <w:sz w:val="24"/>
        </w:rPr>
        <w:t>W</w:t>
      </w:r>
      <w:r w:rsidRPr="004B403A">
        <w:rPr>
          <w:sz w:val="24"/>
        </w:rPr>
        <w:t>eb</w:t>
      </w:r>
      <w:r w:rsidRPr="004B403A">
        <w:rPr>
          <w:sz w:val="24"/>
        </w:rPr>
        <w:t>日志进行</w:t>
      </w:r>
      <w:r w:rsidRPr="004B403A">
        <w:rPr>
          <w:rFonts w:hint="eastAsia"/>
          <w:sz w:val="24"/>
        </w:rPr>
        <w:t>分析</w:t>
      </w:r>
      <w:r w:rsidRPr="004B403A">
        <w:rPr>
          <w:sz w:val="24"/>
        </w:rPr>
        <w:t>处理，</w:t>
      </w:r>
      <w:r w:rsidRPr="004B403A">
        <w:rPr>
          <w:rFonts w:hint="eastAsia"/>
          <w:sz w:val="24"/>
        </w:rPr>
        <w:t>对</w:t>
      </w:r>
      <w:r w:rsidRPr="004B403A">
        <w:rPr>
          <w:sz w:val="24"/>
        </w:rPr>
        <w:t>信息管理</w:t>
      </w:r>
      <w:r w:rsidRPr="004B403A">
        <w:rPr>
          <w:rFonts w:hint="eastAsia"/>
          <w:sz w:val="24"/>
        </w:rPr>
        <w:t>系统</w:t>
      </w:r>
      <w:r w:rsidRPr="004B403A">
        <w:rPr>
          <w:sz w:val="24"/>
        </w:rPr>
        <w:t>进行了研究</w:t>
      </w:r>
      <w:r w:rsidRPr="004B403A">
        <w:rPr>
          <w:rFonts w:hint="eastAsia"/>
          <w:sz w:val="24"/>
          <w:vertAlign w:val="superscript"/>
        </w:rPr>
        <w:t>[4]</w:t>
      </w:r>
      <w:r w:rsidRPr="004B403A">
        <w:rPr>
          <w:sz w:val="24"/>
        </w:rPr>
        <w:t>。</w:t>
      </w:r>
      <w:r w:rsidRPr="004B403A">
        <w:rPr>
          <w:rFonts w:hint="eastAsia"/>
          <w:sz w:val="24"/>
        </w:rPr>
        <w:t>用户</w:t>
      </w:r>
      <w:r w:rsidRPr="004B403A">
        <w:rPr>
          <w:sz w:val="24"/>
        </w:rPr>
        <w:t>群体</w:t>
      </w:r>
      <w:r w:rsidRPr="004B403A">
        <w:rPr>
          <w:rFonts w:hint="eastAsia"/>
          <w:sz w:val="24"/>
        </w:rPr>
        <w:t>行为特征</w:t>
      </w:r>
      <w:r w:rsidRPr="004B403A">
        <w:rPr>
          <w:sz w:val="24"/>
        </w:rPr>
        <w:t>方面，</w:t>
      </w:r>
      <w:r w:rsidRPr="004B403A">
        <w:rPr>
          <w:sz w:val="24"/>
        </w:rPr>
        <w:t>Murata T</w:t>
      </w:r>
      <w:r w:rsidRPr="004B403A">
        <w:rPr>
          <w:rFonts w:hint="eastAsia"/>
          <w:sz w:val="24"/>
        </w:rPr>
        <w:t>根据</w:t>
      </w:r>
      <w:r w:rsidRPr="004B403A">
        <w:rPr>
          <w:sz w:val="24"/>
        </w:rPr>
        <w:t>网页和</w:t>
      </w:r>
      <w:r w:rsidRPr="004B403A">
        <w:rPr>
          <w:rFonts w:hint="eastAsia"/>
          <w:sz w:val="24"/>
        </w:rPr>
        <w:t>超链接，通过网络间</w:t>
      </w:r>
      <w:r w:rsidRPr="004B403A">
        <w:rPr>
          <w:sz w:val="24"/>
        </w:rPr>
        <w:t>关系</w:t>
      </w:r>
      <w:r w:rsidRPr="004B403A">
        <w:rPr>
          <w:rFonts w:hint="eastAsia"/>
          <w:sz w:val="24"/>
        </w:rPr>
        <w:t>对</w:t>
      </w:r>
      <w:r w:rsidRPr="004B403A">
        <w:rPr>
          <w:sz w:val="24"/>
        </w:rPr>
        <w:t>用户进行社团划分</w:t>
      </w:r>
      <w:r w:rsidRPr="004B403A">
        <w:rPr>
          <w:rFonts w:hint="eastAsia"/>
          <w:sz w:val="24"/>
          <w:vertAlign w:val="superscript"/>
        </w:rPr>
        <w:t>[5]</w:t>
      </w:r>
      <w:r w:rsidRPr="004B403A">
        <w:rPr>
          <w:sz w:val="24"/>
        </w:rPr>
        <w:t>；</w:t>
      </w:r>
      <w:r w:rsidRPr="004B403A">
        <w:rPr>
          <w:sz w:val="24"/>
        </w:rPr>
        <w:t>Yu X</w:t>
      </w:r>
      <w:r w:rsidRPr="004B403A">
        <w:rPr>
          <w:rFonts w:hint="eastAsia"/>
          <w:sz w:val="24"/>
        </w:rPr>
        <w:t>、</w:t>
      </w:r>
      <w:r w:rsidRPr="004B403A">
        <w:rPr>
          <w:sz w:val="24"/>
        </w:rPr>
        <w:t>Li M</w:t>
      </w:r>
      <w:r w:rsidRPr="004B403A">
        <w:rPr>
          <w:rFonts w:hint="eastAsia"/>
          <w:sz w:val="24"/>
        </w:rPr>
        <w:t>等</w:t>
      </w:r>
      <w:r w:rsidRPr="004B403A">
        <w:rPr>
          <w:sz w:val="24"/>
        </w:rPr>
        <w:t>人</w:t>
      </w:r>
      <w:r w:rsidRPr="004B403A">
        <w:rPr>
          <w:rFonts w:hint="eastAsia"/>
          <w:sz w:val="24"/>
        </w:rPr>
        <w:t>通过</w:t>
      </w:r>
      <w:r w:rsidRPr="004B403A">
        <w:rPr>
          <w:sz w:val="24"/>
        </w:rPr>
        <w:t>关联规则对</w:t>
      </w:r>
      <w:r w:rsidRPr="004B403A">
        <w:rPr>
          <w:rFonts w:hint="eastAsia"/>
          <w:sz w:val="24"/>
        </w:rPr>
        <w:t>W</w:t>
      </w:r>
      <w:r w:rsidRPr="004B403A">
        <w:rPr>
          <w:sz w:val="24"/>
        </w:rPr>
        <w:t>eb</w:t>
      </w:r>
      <w:r w:rsidRPr="004B403A">
        <w:rPr>
          <w:rFonts w:hint="eastAsia"/>
          <w:sz w:val="24"/>
        </w:rPr>
        <w:t>日志</w:t>
      </w:r>
      <w:r w:rsidRPr="004B403A">
        <w:rPr>
          <w:sz w:val="24"/>
        </w:rPr>
        <w:t>进行数据分析，</w:t>
      </w:r>
      <w:r w:rsidRPr="004B403A">
        <w:rPr>
          <w:rFonts w:hint="eastAsia"/>
          <w:sz w:val="24"/>
        </w:rPr>
        <w:t>对</w:t>
      </w:r>
      <w:r w:rsidRPr="004B403A">
        <w:rPr>
          <w:sz w:val="24"/>
        </w:rPr>
        <w:t>用户的行为进行预测</w:t>
      </w:r>
      <w:r w:rsidRPr="004B403A">
        <w:rPr>
          <w:sz w:val="24"/>
          <w:vertAlign w:val="superscript"/>
        </w:rPr>
        <w:t>[6]</w:t>
      </w:r>
      <w:r w:rsidRPr="004B403A">
        <w:rPr>
          <w:rFonts w:hint="eastAsia"/>
          <w:sz w:val="24"/>
        </w:rPr>
        <w:t>；</w:t>
      </w:r>
      <w:proofErr w:type="gramStart"/>
      <w:r w:rsidRPr="004B403A">
        <w:rPr>
          <w:rFonts w:hint="eastAsia"/>
          <w:sz w:val="24"/>
        </w:rPr>
        <w:t>付关友</w:t>
      </w:r>
      <w:proofErr w:type="gramEnd"/>
      <w:r w:rsidRPr="004B403A">
        <w:rPr>
          <w:rFonts w:hint="eastAsia"/>
          <w:sz w:val="24"/>
        </w:rPr>
        <w:t>、朱征宇从</w:t>
      </w:r>
      <w:r w:rsidRPr="004B403A">
        <w:rPr>
          <w:sz w:val="24"/>
        </w:rPr>
        <w:t>心理学角度</w:t>
      </w:r>
      <w:r w:rsidRPr="004B403A">
        <w:rPr>
          <w:rFonts w:hint="eastAsia"/>
          <w:sz w:val="24"/>
        </w:rPr>
        <w:t>对</w:t>
      </w:r>
      <w:r w:rsidRPr="004B403A">
        <w:rPr>
          <w:rFonts w:hint="eastAsia"/>
          <w:sz w:val="24"/>
        </w:rPr>
        <w:t>Web</w:t>
      </w:r>
      <w:r w:rsidRPr="004B403A">
        <w:rPr>
          <w:rFonts w:hint="eastAsia"/>
          <w:sz w:val="24"/>
        </w:rPr>
        <w:t>用户</w:t>
      </w:r>
      <w:r w:rsidRPr="004B403A">
        <w:rPr>
          <w:sz w:val="24"/>
        </w:rPr>
        <w:t>的浏览行为进行分析，</w:t>
      </w:r>
      <w:r w:rsidRPr="004B403A">
        <w:rPr>
          <w:rFonts w:hint="eastAsia"/>
          <w:sz w:val="24"/>
        </w:rPr>
        <w:t>研究</w:t>
      </w:r>
      <w:r w:rsidRPr="004B403A">
        <w:rPr>
          <w:sz w:val="24"/>
        </w:rPr>
        <w:t>用户</w:t>
      </w:r>
      <w:r w:rsidRPr="004B403A">
        <w:rPr>
          <w:rFonts w:hint="eastAsia"/>
          <w:sz w:val="24"/>
        </w:rPr>
        <w:t>兴趣</w:t>
      </w:r>
      <w:r w:rsidRPr="004B403A">
        <w:rPr>
          <w:sz w:val="24"/>
        </w:rPr>
        <w:t>与网页浏览行为之间的关系，</w:t>
      </w:r>
      <w:r w:rsidRPr="004B403A">
        <w:rPr>
          <w:rFonts w:hint="eastAsia"/>
          <w:sz w:val="24"/>
        </w:rPr>
        <w:t>并</w:t>
      </w:r>
      <w:r w:rsidRPr="004B403A">
        <w:rPr>
          <w:sz w:val="24"/>
        </w:rPr>
        <w:t>用线性回归模型进行</w:t>
      </w:r>
      <w:r w:rsidRPr="004B403A">
        <w:rPr>
          <w:rFonts w:hint="eastAsia"/>
          <w:sz w:val="24"/>
        </w:rPr>
        <w:t>两者</w:t>
      </w:r>
      <w:r w:rsidRPr="004B403A">
        <w:rPr>
          <w:sz w:val="24"/>
        </w:rPr>
        <w:t>之间关系的证实</w:t>
      </w:r>
      <w:r w:rsidRPr="004B403A">
        <w:rPr>
          <w:rFonts w:hint="eastAsia"/>
          <w:sz w:val="24"/>
          <w:vertAlign w:val="superscript"/>
        </w:rPr>
        <w:t>[7]</w:t>
      </w:r>
      <w:r w:rsidRPr="004B403A">
        <w:rPr>
          <w:sz w:val="24"/>
        </w:rPr>
        <w:t>。</w:t>
      </w:r>
      <w:r w:rsidRPr="004B403A">
        <w:rPr>
          <w:rFonts w:hint="eastAsia"/>
          <w:sz w:val="24"/>
        </w:rPr>
        <w:t>在</w:t>
      </w:r>
      <w:r w:rsidRPr="004B403A">
        <w:rPr>
          <w:sz w:val="24"/>
        </w:rPr>
        <w:t>网站结构的优化上，</w:t>
      </w:r>
      <w:r w:rsidRPr="004B403A">
        <w:rPr>
          <w:sz w:val="24"/>
        </w:rPr>
        <w:t>Li D H</w:t>
      </w:r>
      <w:r w:rsidRPr="004B403A">
        <w:rPr>
          <w:rFonts w:hint="eastAsia"/>
          <w:sz w:val="24"/>
        </w:rPr>
        <w:t>、</w:t>
      </w:r>
      <w:r w:rsidRPr="004B403A">
        <w:rPr>
          <w:sz w:val="24"/>
        </w:rPr>
        <w:t>Laurent A</w:t>
      </w:r>
      <w:r w:rsidRPr="004B403A">
        <w:rPr>
          <w:rFonts w:hint="eastAsia"/>
          <w:sz w:val="24"/>
        </w:rPr>
        <w:t>和</w:t>
      </w:r>
      <w:r w:rsidRPr="004B403A">
        <w:rPr>
          <w:sz w:val="24"/>
        </w:rPr>
        <w:t>Poncelet P</w:t>
      </w:r>
      <w:r w:rsidRPr="004B403A">
        <w:rPr>
          <w:rFonts w:hint="eastAsia"/>
          <w:sz w:val="24"/>
        </w:rPr>
        <w:t>通过序列</w:t>
      </w:r>
      <w:r w:rsidRPr="004B403A">
        <w:rPr>
          <w:sz w:val="24"/>
        </w:rPr>
        <w:t>关联规则对</w:t>
      </w:r>
      <w:r w:rsidRPr="004B403A">
        <w:rPr>
          <w:rFonts w:hint="eastAsia"/>
          <w:sz w:val="24"/>
        </w:rPr>
        <w:t>用户</w:t>
      </w:r>
      <w:r w:rsidRPr="004B403A">
        <w:rPr>
          <w:sz w:val="24"/>
        </w:rPr>
        <w:t>的</w:t>
      </w:r>
      <w:r w:rsidRPr="004B403A">
        <w:rPr>
          <w:rFonts w:hint="eastAsia"/>
          <w:sz w:val="24"/>
        </w:rPr>
        <w:t>W</w:t>
      </w:r>
      <w:r w:rsidRPr="004B403A">
        <w:rPr>
          <w:sz w:val="24"/>
        </w:rPr>
        <w:t>eb</w:t>
      </w:r>
      <w:r w:rsidRPr="004B403A">
        <w:rPr>
          <w:sz w:val="24"/>
        </w:rPr>
        <w:t>日志数据</w:t>
      </w:r>
      <w:r w:rsidRPr="004B403A">
        <w:rPr>
          <w:rFonts w:hint="eastAsia"/>
          <w:sz w:val="24"/>
        </w:rPr>
        <w:t>进行</w:t>
      </w:r>
      <w:r w:rsidRPr="004B403A">
        <w:rPr>
          <w:sz w:val="24"/>
        </w:rPr>
        <w:t>关联分析，</w:t>
      </w:r>
      <w:r w:rsidRPr="004B403A">
        <w:rPr>
          <w:rFonts w:hint="eastAsia"/>
          <w:sz w:val="24"/>
        </w:rPr>
        <w:t>完善</w:t>
      </w:r>
      <w:r w:rsidRPr="004B403A">
        <w:rPr>
          <w:sz w:val="24"/>
        </w:rPr>
        <w:t>网站的网络结构，提升用户体验</w:t>
      </w:r>
      <w:r w:rsidRPr="004B403A">
        <w:rPr>
          <w:sz w:val="24"/>
          <w:vertAlign w:val="superscript"/>
        </w:rPr>
        <w:t>[8]</w:t>
      </w:r>
      <w:r w:rsidRPr="004B403A">
        <w:rPr>
          <w:rFonts w:hint="eastAsia"/>
          <w:sz w:val="24"/>
        </w:rPr>
        <w:t>；</w:t>
      </w:r>
      <w:r w:rsidRPr="004B403A">
        <w:rPr>
          <w:sz w:val="24"/>
        </w:rPr>
        <w:t xml:space="preserve"> Ríos S A, Velásquez J D</w:t>
      </w:r>
      <w:r w:rsidRPr="004B403A">
        <w:rPr>
          <w:rFonts w:hint="eastAsia"/>
          <w:sz w:val="24"/>
        </w:rPr>
        <w:t>等人通过</w:t>
      </w:r>
      <w:r w:rsidRPr="004B403A">
        <w:rPr>
          <w:sz w:val="24"/>
        </w:rPr>
        <w:t>改善网站的文本内容</w:t>
      </w:r>
      <w:r w:rsidRPr="004B403A">
        <w:rPr>
          <w:rFonts w:hint="eastAsia"/>
          <w:sz w:val="24"/>
        </w:rPr>
        <w:t>，</w:t>
      </w:r>
      <w:r w:rsidRPr="004B403A">
        <w:rPr>
          <w:sz w:val="24"/>
        </w:rPr>
        <w:t>对用户浏览</w:t>
      </w:r>
      <w:r w:rsidRPr="004B403A">
        <w:rPr>
          <w:rFonts w:hint="eastAsia"/>
          <w:sz w:val="24"/>
        </w:rPr>
        <w:t>状况</w:t>
      </w:r>
      <w:r w:rsidRPr="004B403A">
        <w:rPr>
          <w:sz w:val="24"/>
        </w:rPr>
        <w:t>进行分析，</w:t>
      </w:r>
      <w:r w:rsidRPr="004B403A">
        <w:rPr>
          <w:rFonts w:hint="eastAsia"/>
          <w:sz w:val="24"/>
        </w:rPr>
        <w:t>然后</w:t>
      </w:r>
      <w:r w:rsidRPr="004B403A">
        <w:rPr>
          <w:sz w:val="24"/>
        </w:rPr>
        <w:t>对网站进行重构</w:t>
      </w:r>
      <w:r w:rsidRPr="004B403A">
        <w:rPr>
          <w:sz w:val="24"/>
          <w:vertAlign w:val="superscript"/>
        </w:rPr>
        <w:t>[9]</w:t>
      </w:r>
      <w:r w:rsidRPr="004B403A">
        <w:rPr>
          <w:rFonts w:hint="eastAsia"/>
          <w:sz w:val="24"/>
        </w:rPr>
        <w:t>；国内</w:t>
      </w:r>
      <w:r w:rsidRPr="004B403A">
        <w:rPr>
          <w:sz w:val="24"/>
        </w:rPr>
        <w:t>也有相关研究，对</w:t>
      </w:r>
      <w:r w:rsidRPr="004B403A">
        <w:rPr>
          <w:rFonts w:hint="eastAsia"/>
          <w:sz w:val="24"/>
        </w:rPr>
        <w:t>海量</w:t>
      </w:r>
      <w:r w:rsidRPr="004B403A">
        <w:rPr>
          <w:sz w:val="24"/>
        </w:rPr>
        <w:t>的</w:t>
      </w:r>
      <w:r w:rsidRPr="004B403A">
        <w:rPr>
          <w:rFonts w:hint="eastAsia"/>
          <w:sz w:val="24"/>
        </w:rPr>
        <w:t>用户</w:t>
      </w:r>
      <w:r w:rsidRPr="004B403A">
        <w:rPr>
          <w:sz w:val="24"/>
        </w:rPr>
        <w:t>访问</w:t>
      </w:r>
      <w:r w:rsidRPr="004B403A">
        <w:rPr>
          <w:rFonts w:hint="eastAsia"/>
          <w:sz w:val="24"/>
        </w:rPr>
        <w:t>W</w:t>
      </w:r>
      <w:r w:rsidRPr="004B403A">
        <w:rPr>
          <w:sz w:val="24"/>
        </w:rPr>
        <w:t>eb</w:t>
      </w:r>
      <w:r w:rsidRPr="004B403A">
        <w:rPr>
          <w:rFonts w:hint="eastAsia"/>
          <w:sz w:val="24"/>
        </w:rPr>
        <w:t>数据</w:t>
      </w:r>
      <w:r w:rsidRPr="004B403A">
        <w:rPr>
          <w:sz w:val="24"/>
        </w:rPr>
        <w:t>进行关联规则挖掘，</w:t>
      </w:r>
      <w:r w:rsidRPr="004B403A">
        <w:rPr>
          <w:rFonts w:hint="eastAsia"/>
          <w:sz w:val="24"/>
        </w:rPr>
        <w:t>建立页面</w:t>
      </w:r>
      <w:r w:rsidRPr="004B403A">
        <w:rPr>
          <w:sz w:val="24"/>
        </w:rPr>
        <w:t>与用户访问的模型，</w:t>
      </w:r>
      <w:r w:rsidRPr="004B403A">
        <w:rPr>
          <w:rFonts w:hint="eastAsia"/>
          <w:sz w:val="24"/>
        </w:rPr>
        <w:t>对</w:t>
      </w:r>
      <w:r w:rsidRPr="004B403A">
        <w:rPr>
          <w:sz w:val="24"/>
        </w:rPr>
        <w:t>网站结构进行调整优化。</w:t>
      </w:r>
      <w:r w:rsidRPr="004B403A">
        <w:rPr>
          <w:rFonts w:hint="eastAsia"/>
          <w:sz w:val="24"/>
        </w:rPr>
        <w:t>在</w:t>
      </w:r>
      <w:r w:rsidRPr="004B403A">
        <w:rPr>
          <w:sz w:val="24"/>
        </w:rPr>
        <w:t>商业应用</w:t>
      </w:r>
      <w:r w:rsidRPr="004B403A">
        <w:rPr>
          <w:rFonts w:hint="eastAsia"/>
          <w:sz w:val="24"/>
        </w:rPr>
        <w:t>上</w:t>
      </w:r>
      <w:r w:rsidRPr="004B403A">
        <w:rPr>
          <w:sz w:val="24"/>
        </w:rPr>
        <w:t>，</w:t>
      </w:r>
      <w:r w:rsidRPr="004B403A">
        <w:rPr>
          <w:sz w:val="24"/>
        </w:rPr>
        <w:t>Müller H</w:t>
      </w:r>
      <w:r w:rsidRPr="004B403A">
        <w:rPr>
          <w:rFonts w:hint="eastAsia"/>
          <w:sz w:val="24"/>
        </w:rPr>
        <w:t>、</w:t>
      </w:r>
      <w:r w:rsidRPr="004B403A">
        <w:rPr>
          <w:sz w:val="24"/>
        </w:rPr>
        <w:t xml:space="preserve"> Pun T</w:t>
      </w:r>
      <w:r w:rsidRPr="004B403A">
        <w:rPr>
          <w:rFonts w:hint="eastAsia"/>
          <w:sz w:val="24"/>
        </w:rPr>
        <w:t>和</w:t>
      </w:r>
      <w:r w:rsidRPr="004B403A">
        <w:rPr>
          <w:sz w:val="24"/>
        </w:rPr>
        <w:t>Squire D</w:t>
      </w:r>
      <w:r w:rsidRPr="004B403A">
        <w:rPr>
          <w:rFonts w:hint="eastAsia"/>
          <w:sz w:val="24"/>
        </w:rPr>
        <w:t>从</w:t>
      </w:r>
      <w:r w:rsidRPr="004B403A">
        <w:rPr>
          <w:sz w:val="24"/>
        </w:rPr>
        <w:t>内容的</w:t>
      </w:r>
      <w:r w:rsidRPr="004B403A">
        <w:rPr>
          <w:rFonts w:hint="eastAsia"/>
          <w:sz w:val="24"/>
        </w:rPr>
        <w:t>图像检索法入手</w:t>
      </w:r>
      <w:r w:rsidRPr="004B403A">
        <w:rPr>
          <w:sz w:val="24"/>
        </w:rPr>
        <w:t>，</w:t>
      </w:r>
      <w:r w:rsidRPr="004B403A">
        <w:rPr>
          <w:rFonts w:hint="eastAsia"/>
          <w:sz w:val="24"/>
        </w:rPr>
        <w:t>对</w:t>
      </w:r>
      <w:r w:rsidRPr="004B403A">
        <w:rPr>
          <w:sz w:val="24"/>
        </w:rPr>
        <w:t>市场购物</w:t>
      </w:r>
      <w:proofErr w:type="gramStart"/>
      <w:r w:rsidRPr="004B403A">
        <w:rPr>
          <w:sz w:val="24"/>
        </w:rPr>
        <w:t>篮</w:t>
      </w:r>
      <w:proofErr w:type="gramEnd"/>
      <w:r w:rsidRPr="004B403A">
        <w:rPr>
          <w:sz w:val="24"/>
        </w:rPr>
        <w:t>问题进行分析研究</w:t>
      </w:r>
      <w:r w:rsidRPr="004B403A">
        <w:rPr>
          <w:sz w:val="24"/>
          <w:vertAlign w:val="superscript"/>
        </w:rPr>
        <w:t>[10]</w:t>
      </w:r>
      <w:r w:rsidRPr="004B403A">
        <w:rPr>
          <w:rFonts w:hint="eastAsia"/>
          <w:sz w:val="24"/>
        </w:rPr>
        <w:t>；高</w:t>
      </w:r>
      <w:proofErr w:type="gramStart"/>
      <w:r w:rsidRPr="004B403A">
        <w:rPr>
          <w:rFonts w:hint="eastAsia"/>
          <w:sz w:val="24"/>
        </w:rPr>
        <w:t>琳琦通过</w:t>
      </w:r>
      <w:proofErr w:type="gramEnd"/>
      <w:r w:rsidRPr="004B403A">
        <w:rPr>
          <w:sz w:val="24"/>
        </w:rPr>
        <w:t>模糊相似度分析用户的</w:t>
      </w:r>
      <w:r w:rsidRPr="004B403A">
        <w:rPr>
          <w:rFonts w:hint="eastAsia"/>
          <w:sz w:val="24"/>
        </w:rPr>
        <w:t>网络</w:t>
      </w:r>
      <w:r w:rsidRPr="004B403A">
        <w:rPr>
          <w:sz w:val="24"/>
        </w:rPr>
        <w:t>行为，以</w:t>
      </w:r>
      <w:r w:rsidRPr="004B403A">
        <w:rPr>
          <w:rFonts w:hint="eastAsia"/>
          <w:sz w:val="24"/>
        </w:rPr>
        <w:t>关键字</w:t>
      </w:r>
      <w:r w:rsidRPr="004B403A">
        <w:rPr>
          <w:sz w:val="24"/>
        </w:rPr>
        <w:t>偏好表示</w:t>
      </w:r>
      <w:r w:rsidRPr="004B403A">
        <w:rPr>
          <w:rFonts w:hint="eastAsia"/>
          <w:sz w:val="24"/>
        </w:rPr>
        <w:t>用户</w:t>
      </w:r>
      <w:r w:rsidRPr="004B403A">
        <w:rPr>
          <w:sz w:val="24"/>
        </w:rPr>
        <w:t>兴趣，并进行动态研究，</w:t>
      </w:r>
      <w:r w:rsidRPr="004B403A">
        <w:rPr>
          <w:rFonts w:hint="eastAsia"/>
          <w:sz w:val="24"/>
        </w:rPr>
        <w:t>以</w:t>
      </w:r>
      <w:r w:rsidRPr="004B403A">
        <w:rPr>
          <w:sz w:val="24"/>
        </w:rPr>
        <w:t>进行个性化的新闻推荐服务</w:t>
      </w:r>
      <w:r w:rsidRPr="004B403A">
        <w:rPr>
          <w:rFonts w:hint="eastAsia"/>
          <w:sz w:val="24"/>
          <w:vertAlign w:val="superscript"/>
        </w:rPr>
        <w:t>[11]</w:t>
      </w:r>
      <w:r w:rsidRPr="004B403A">
        <w:rPr>
          <w:rFonts w:hint="eastAsia"/>
          <w:sz w:val="24"/>
        </w:rPr>
        <w:t>。</w:t>
      </w:r>
    </w:p>
    <w:p w:rsidR="00367101" w:rsidRPr="004B403A" w:rsidRDefault="00367101" w:rsidP="00E04D44">
      <w:pPr>
        <w:spacing w:line="400" w:lineRule="exact"/>
        <w:rPr>
          <w:sz w:val="24"/>
        </w:rPr>
      </w:pPr>
      <w:r w:rsidRPr="004B403A">
        <w:rPr>
          <w:rFonts w:hint="eastAsia"/>
          <w:sz w:val="24"/>
        </w:rPr>
        <w:t xml:space="preserve">    </w:t>
      </w:r>
      <w:r w:rsidRPr="004B403A">
        <w:rPr>
          <w:sz w:val="24"/>
        </w:rPr>
        <w:t>电信行业，</w:t>
      </w:r>
      <w:r w:rsidRPr="004B403A">
        <w:rPr>
          <w:rFonts w:hint="eastAsia"/>
          <w:sz w:val="24"/>
        </w:rPr>
        <w:t>大数据也被</w:t>
      </w:r>
      <w:r w:rsidRPr="004B403A">
        <w:rPr>
          <w:sz w:val="24"/>
        </w:rPr>
        <w:t>越来越多</w:t>
      </w:r>
      <w:r w:rsidRPr="004B403A">
        <w:rPr>
          <w:rFonts w:hint="eastAsia"/>
          <w:sz w:val="24"/>
        </w:rPr>
        <w:t>的</w:t>
      </w:r>
      <w:r w:rsidRPr="004B403A">
        <w:rPr>
          <w:sz w:val="24"/>
        </w:rPr>
        <w:t>运营商进行应用研究，尤其</w:t>
      </w:r>
      <w:r w:rsidRPr="004B403A">
        <w:rPr>
          <w:rFonts w:hint="eastAsia"/>
          <w:sz w:val="24"/>
        </w:rPr>
        <w:t>想依靠</w:t>
      </w:r>
      <w:r w:rsidRPr="004B403A">
        <w:rPr>
          <w:sz w:val="24"/>
        </w:rPr>
        <w:t>大数据进行客户维系、精准营销，以提高市场占有率增加收益。</w:t>
      </w:r>
      <w:r w:rsidRPr="004B403A">
        <w:rPr>
          <w:rFonts w:hint="eastAsia"/>
          <w:sz w:val="24"/>
        </w:rPr>
        <w:t>2013</w:t>
      </w:r>
      <w:r w:rsidRPr="004B403A">
        <w:rPr>
          <w:rFonts w:hint="eastAsia"/>
          <w:sz w:val="24"/>
        </w:rPr>
        <w:t>年</w:t>
      </w:r>
      <w:r w:rsidRPr="004B403A">
        <w:rPr>
          <w:sz w:val="24"/>
        </w:rPr>
        <w:t>，</w:t>
      </w:r>
      <w:r w:rsidRPr="004B403A">
        <w:rPr>
          <w:rFonts w:hint="eastAsia"/>
          <w:sz w:val="24"/>
        </w:rPr>
        <w:t>电信与媒体市场调研公司（</w:t>
      </w:r>
      <w:r w:rsidRPr="004B403A">
        <w:rPr>
          <w:rFonts w:hint="eastAsia"/>
          <w:sz w:val="24"/>
        </w:rPr>
        <w:t>Informa Telecoms&amp;Media</w:t>
      </w:r>
      <w:r w:rsidRPr="004B403A">
        <w:rPr>
          <w:rFonts w:hint="eastAsia"/>
          <w:sz w:val="24"/>
        </w:rPr>
        <w:t>）发布</w:t>
      </w:r>
      <w:r w:rsidRPr="004B403A">
        <w:rPr>
          <w:sz w:val="24"/>
        </w:rPr>
        <w:t>了</w:t>
      </w:r>
      <w:r w:rsidRPr="004B403A">
        <w:rPr>
          <w:rFonts w:hint="eastAsia"/>
          <w:sz w:val="24"/>
        </w:rPr>
        <w:t>一份电信</w:t>
      </w:r>
      <w:r w:rsidRPr="004B403A">
        <w:rPr>
          <w:sz w:val="24"/>
        </w:rPr>
        <w:t>业的调查报告，</w:t>
      </w:r>
      <w:r w:rsidRPr="004B403A">
        <w:rPr>
          <w:rFonts w:hint="eastAsia"/>
          <w:sz w:val="24"/>
        </w:rPr>
        <w:t>报告</w:t>
      </w:r>
      <w:r w:rsidRPr="004B403A">
        <w:rPr>
          <w:sz w:val="24"/>
        </w:rPr>
        <w:t>中显示，全球</w:t>
      </w:r>
      <w:r w:rsidRPr="004B403A">
        <w:rPr>
          <w:rFonts w:hint="eastAsia"/>
          <w:sz w:val="24"/>
        </w:rPr>
        <w:t>120</w:t>
      </w:r>
      <w:r w:rsidRPr="004B403A">
        <w:rPr>
          <w:rFonts w:hint="eastAsia"/>
          <w:sz w:val="24"/>
        </w:rPr>
        <w:t>多家</w:t>
      </w:r>
      <w:r w:rsidRPr="004B403A">
        <w:rPr>
          <w:sz w:val="24"/>
        </w:rPr>
        <w:t>运营商中有大约</w:t>
      </w:r>
      <w:r w:rsidRPr="004B403A">
        <w:rPr>
          <w:rFonts w:hint="eastAsia"/>
          <w:sz w:val="24"/>
        </w:rPr>
        <w:t>48</w:t>
      </w:r>
      <w:r w:rsidRPr="004B403A">
        <w:rPr>
          <w:sz w:val="24"/>
        </w:rPr>
        <w:t>%</w:t>
      </w:r>
      <w:r w:rsidRPr="004B403A">
        <w:rPr>
          <w:sz w:val="24"/>
        </w:rPr>
        <w:t>家</w:t>
      </w:r>
      <w:r w:rsidRPr="004B403A">
        <w:rPr>
          <w:rFonts w:hint="eastAsia"/>
          <w:sz w:val="24"/>
        </w:rPr>
        <w:t>正</w:t>
      </w:r>
      <w:r w:rsidRPr="004B403A">
        <w:rPr>
          <w:sz w:val="24"/>
        </w:rPr>
        <w:t>在</w:t>
      </w:r>
      <w:r w:rsidRPr="004B403A">
        <w:rPr>
          <w:rFonts w:hint="eastAsia"/>
          <w:sz w:val="24"/>
        </w:rPr>
        <w:t>通过</w:t>
      </w:r>
      <w:r w:rsidRPr="004B403A">
        <w:rPr>
          <w:sz w:val="24"/>
        </w:rPr>
        <w:t>大数据</w:t>
      </w:r>
      <w:r w:rsidRPr="004B403A">
        <w:rPr>
          <w:rFonts w:hint="eastAsia"/>
          <w:sz w:val="24"/>
        </w:rPr>
        <w:t>进行</w:t>
      </w:r>
      <w:r w:rsidRPr="004B403A">
        <w:rPr>
          <w:sz w:val="24"/>
        </w:rPr>
        <w:t>业务研究。</w:t>
      </w:r>
      <w:r w:rsidRPr="004B403A">
        <w:rPr>
          <w:rFonts w:hint="eastAsia"/>
          <w:sz w:val="24"/>
        </w:rPr>
        <w:t>大数据</w:t>
      </w:r>
      <w:r w:rsidRPr="004B403A">
        <w:rPr>
          <w:sz w:val="24"/>
        </w:rPr>
        <w:t>的实施成本在运营商</w:t>
      </w:r>
      <w:r w:rsidRPr="004B403A">
        <w:rPr>
          <w:rFonts w:hint="eastAsia"/>
          <w:sz w:val="24"/>
        </w:rPr>
        <w:t>的</w:t>
      </w:r>
      <w:r w:rsidRPr="004B403A">
        <w:rPr>
          <w:sz w:val="24"/>
        </w:rPr>
        <w:t>总</w:t>
      </w:r>
      <w:r w:rsidRPr="004B403A">
        <w:rPr>
          <w:rFonts w:hint="eastAsia"/>
          <w:sz w:val="24"/>
        </w:rPr>
        <w:t>IT</w:t>
      </w:r>
      <w:r w:rsidRPr="004B403A">
        <w:rPr>
          <w:rFonts w:hint="eastAsia"/>
          <w:sz w:val="24"/>
        </w:rPr>
        <w:t>预算</w:t>
      </w:r>
      <w:r w:rsidRPr="004B403A">
        <w:rPr>
          <w:sz w:val="24"/>
        </w:rPr>
        <w:t>中</w:t>
      </w:r>
      <w:r w:rsidRPr="004B403A">
        <w:rPr>
          <w:rFonts w:hint="eastAsia"/>
          <w:sz w:val="24"/>
        </w:rPr>
        <w:t>在</w:t>
      </w:r>
      <w:r w:rsidRPr="004B403A">
        <w:rPr>
          <w:sz w:val="24"/>
        </w:rPr>
        <w:t>未来五年中将由现在的</w:t>
      </w:r>
      <w:r w:rsidRPr="004B403A">
        <w:rPr>
          <w:rFonts w:hint="eastAsia"/>
          <w:sz w:val="24"/>
        </w:rPr>
        <w:t>10</w:t>
      </w:r>
      <w:r w:rsidRPr="004B403A">
        <w:rPr>
          <w:sz w:val="24"/>
        </w:rPr>
        <w:t>%</w:t>
      </w:r>
      <w:r w:rsidRPr="004B403A">
        <w:rPr>
          <w:rFonts w:hint="eastAsia"/>
          <w:sz w:val="24"/>
        </w:rPr>
        <w:t>升至</w:t>
      </w:r>
      <w:r w:rsidRPr="004B403A">
        <w:rPr>
          <w:rFonts w:hint="eastAsia"/>
          <w:sz w:val="24"/>
        </w:rPr>
        <w:t>23</w:t>
      </w:r>
      <w:r w:rsidRPr="004B403A">
        <w:rPr>
          <w:sz w:val="24"/>
        </w:rPr>
        <w:t>%</w:t>
      </w:r>
      <w:r w:rsidRPr="004B403A">
        <w:rPr>
          <w:sz w:val="24"/>
        </w:rPr>
        <w:t>，全球运营商都意识到</w:t>
      </w:r>
      <w:r w:rsidRPr="004B403A">
        <w:rPr>
          <w:rFonts w:hint="eastAsia"/>
          <w:sz w:val="24"/>
        </w:rPr>
        <w:t>大数据</w:t>
      </w:r>
      <w:r w:rsidRPr="004B403A">
        <w:rPr>
          <w:sz w:val="24"/>
        </w:rPr>
        <w:t>将是一个巨大的</w:t>
      </w:r>
      <w:r w:rsidRPr="004B403A">
        <w:rPr>
          <w:rFonts w:hint="eastAsia"/>
          <w:sz w:val="24"/>
        </w:rPr>
        <w:t>潜力股</w:t>
      </w:r>
      <w:r w:rsidRPr="004B403A">
        <w:rPr>
          <w:sz w:val="24"/>
        </w:rPr>
        <w:t>，大数据将成为运营商的一大战略优势。</w:t>
      </w:r>
    </w:p>
    <w:p w:rsidR="00367101" w:rsidRPr="004B403A" w:rsidRDefault="00367101" w:rsidP="00E04D44">
      <w:pPr>
        <w:spacing w:line="400" w:lineRule="exact"/>
        <w:ind w:firstLine="480"/>
        <w:rPr>
          <w:sz w:val="24"/>
        </w:rPr>
      </w:pPr>
      <w:r w:rsidRPr="004B403A">
        <w:rPr>
          <w:rFonts w:hint="eastAsia"/>
          <w:sz w:val="24"/>
        </w:rPr>
        <w:t>英国</w:t>
      </w:r>
      <w:r w:rsidRPr="004B403A">
        <w:rPr>
          <w:rFonts w:hint="eastAsia"/>
          <w:sz w:val="24"/>
        </w:rPr>
        <w:t>O2</w:t>
      </w:r>
      <w:r w:rsidRPr="004B403A">
        <w:rPr>
          <w:rFonts w:hint="eastAsia"/>
          <w:sz w:val="24"/>
        </w:rPr>
        <w:t>在</w:t>
      </w:r>
      <w:r w:rsidRPr="004B403A">
        <w:rPr>
          <w:sz w:val="24"/>
        </w:rPr>
        <w:t>英国推出了免费</w:t>
      </w:r>
      <w:r w:rsidRPr="004B403A">
        <w:rPr>
          <w:sz w:val="24"/>
        </w:rPr>
        <w:t>WiFi</w:t>
      </w:r>
      <w:r w:rsidRPr="004B403A">
        <w:rPr>
          <w:sz w:val="24"/>
        </w:rPr>
        <w:t>的服务，目的是积累客户以获得更多的用户数据，通过大数据的处理</w:t>
      </w:r>
      <w:r w:rsidRPr="004B403A">
        <w:rPr>
          <w:rFonts w:hint="eastAsia"/>
          <w:sz w:val="24"/>
        </w:rPr>
        <w:t>、</w:t>
      </w:r>
      <w:r w:rsidRPr="004B403A">
        <w:rPr>
          <w:sz w:val="24"/>
        </w:rPr>
        <w:t>数据挖掘，</w:t>
      </w:r>
      <w:r w:rsidRPr="004B403A">
        <w:rPr>
          <w:rFonts w:hint="eastAsia"/>
          <w:sz w:val="24"/>
        </w:rPr>
        <w:t>进行</w:t>
      </w:r>
      <w:r w:rsidRPr="004B403A">
        <w:rPr>
          <w:sz w:val="24"/>
        </w:rPr>
        <w:t>更精确的广告营销等服务。</w:t>
      </w:r>
      <w:r w:rsidRPr="004B403A">
        <w:rPr>
          <w:rFonts w:hint="eastAsia"/>
          <w:sz w:val="24"/>
        </w:rPr>
        <w:t>NTT Docomo</w:t>
      </w:r>
      <w:r w:rsidRPr="004B403A">
        <w:rPr>
          <w:rFonts w:hint="eastAsia"/>
          <w:sz w:val="24"/>
        </w:rPr>
        <w:t>将</w:t>
      </w:r>
      <w:r w:rsidRPr="004B403A">
        <w:rPr>
          <w:sz w:val="24"/>
        </w:rPr>
        <w:t>用户表格进行改进优化，</w:t>
      </w:r>
      <w:r w:rsidRPr="004B403A">
        <w:rPr>
          <w:rFonts w:hint="eastAsia"/>
          <w:sz w:val="24"/>
        </w:rPr>
        <w:t>把</w:t>
      </w:r>
      <w:r w:rsidRPr="004B403A">
        <w:rPr>
          <w:sz w:val="24"/>
        </w:rPr>
        <w:t>表格精细制作，</w:t>
      </w:r>
      <w:r w:rsidRPr="004B403A">
        <w:rPr>
          <w:rFonts w:hint="eastAsia"/>
          <w:sz w:val="24"/>
        </w:rPr>
        <w:t>获取</w:t>
      </w:r>
      <w:r w:rsidRPr="004B403A">
        <w:rPr>
          <w:sz w:val="24"/>
        </w:rPr>
        <w:t>用户多方面的信息，加强</w:t>
      </w:r>
      <w:r w:rsidRPr="004B403A">
        <w:rPr>
          <w:rFonts w:hint="eastAsia"/>
          <w:sz w:val="24"/>
        </w:rPr>
        <w:t>CRM</w:t>
      </w:r>
      <w:r w:rsidRPr="004B403A">
        <w:rPr>
          <w:rFonts w:hint="eastAsia"/>
          <w:sz w:val="24"/>
        </w:rPr>
        <w:t>系统</w:t>
      </w:r>
      <w:r w:rsidRPr="004B403A">
        <w:rPr>
          <w:sz w:val="24"/>
        </w:rPr>
        <w:t>和知识库的数据积累，对目标用户进行精准营销服务，业务办理的成功率大大提高。</w:t>
      </w:r>
      <w:r w:rsidRPr="004B403A">
        <w:rPr>
          <w:rFonts w:hint="eastAsia"/>
          <w:sz w:val="24"/>
        </w:rPr>
        <w:t>西班牙</w:t>
      </w:r>
      <w:r w:rsidRPr="004B403A">
        <w:rPr>
          <w:sz w:val="24"/>
        </w:rPr>
        <w:t>电信在</w:t>
      </w:r>
      <w:r w:rsidRPr="004B403A">
        <w:rPr>
          <w:rFonts w:hint="eastAsia"/>
          <w:sz w:val="24"/>
        </w:rPr>
        <w:t>2012</w:t>
      </w:r>
      <w:r w:rsidRPr="004B403A">
        <w:rPr>
          <w:rFonts w:hint="eastAsia"/>
          <w:sz w:val="24"/>
        </w:rPr>
        <w:t>年</w:t>
      </w:r>
      <w:r w:rsidRPr="004B403A">
        <w:rPr>
          <w:rFonts w:hint="eastAsia"/>
          <w:sz w:val="24"/>
        </w:rPr>
        <w:t>10</w:t>
      </w:r>
      <w:r w:rsidRPr="004B403A">
        <w:rPr>
          <w:rFonts w:hint="eastAsia"/>
          <w:sz w:val="24"/>
        </w:rPr>
        <w:t>成立</w:t>
      </w:r>
      <w:r w:rsidRPr="004B403A">
        <w:rPr>
          <w:sz w:val="24"/>
        </w:rPr>
        <w:t>了动态洞察部门，针对大数据业务对用户行为进行分析。他们</w:t>
      </w:r>
      <w:r w:rsidRPr="004B403A">
        <w:rPr>
          <w:rFonts w:hint="eastAsia"/>
          <w:sz w:val="24"/>
        </w:rPr>
        <w:t>推出的</w:t>
      </w:r>
      <w:r w:rsidRPr="004B403A">
        <w:rPr>
          <w:sz w:val="24"/>
        </w:rPr>
        <w:t>一款</w:t>
      </w:r>
      <w:r w:rsidRPr="00367101">
        <w:rPr>
          <w:rFonts w:ascii="宋体" w:hAnsi="宋体"/>
          <w:sz w:val="24"/>
        </w:rPr>
        <w:t>“</w:t>
      </w:r>
      <w:r w:rsidRPr="00367101">
        <w:rPr>
          <w:rFonts w:ascii="宋体" w:hAnsi="宋体" w:hint="eastAsia"/>
          <w:sz w:val="24"/>
        </w:rPr>
        <w:t>智慧足迹</w:t>
      </w:r>
      <w:r w:rsidRPr="00367101">
        <w:rPr>
          <w:rFonts w:ascii="宋体" w:hAnsi="宋体"/>
          <w:sz w:val="24"/>
        </w:rPr>
        <w:t>”</w:t>
      </w:r>
      <w:r w:rsidRPr="004B403A">
        <w:rPr>
          <w:rFonts w:hint="eastAsia"/>
          <w:sz w:val="24"/>
        </w:rPr>
        <w:t>的</w:t>
      </w:r>
      <w:r w:rsidRPr="004B403A">
        <w:rPr>
          <w:sz w:val="24"/>
        </w:rPr>
        <w:t>产品是将用户数据</w:t>
      </w:r>
      <w:r w:rsidRPr="004B403A">
        <w:rPr>
          <w:rFonts w:hint="eastAsia"/>
          <w:sz w:val="24"/>
        </w:rPr>
        <w:t>匿名化</w:t>
      </w:r>
      <w:r w:rsidRPr="004B403A">
        <w:rPr>
          <w:sz w:val="24"/>
        </w:rPr>
        <w:t>，对用户的行为足迹与地点人流量等因素进行结合分析</w:t>
      </w:r>
      <w:r w:rsidRPr="004B403A">
        <w:rPr>
          <w:rFonts w:hint="eastAsia"/>
          <w:sz w:val="24"/>
        </w:rPr>
        <w:t>，产品</w:t>
      </w:r>
      <w:r w:rsidRPr="004B403A">
        <w:rPr>
          <w:sz w:val="24"/>
        </w:rPr>
        <w:t>面向政企客户。</w:t>
      </w:r>
      <w:r w:rsidRPr="004B403A">
        <w:rPr>
          <w:rFonts w:hint="eastAsia"/>
          <w:sz w:val="24"/>
        </w:rPr>
        <w:t>美国</w:t>
      </w:r>
      <w:r w:rsidRPr="004B403A">
        <w:rPr>
          <w:sz w:val="24"/>
        </w:rPr>
        <w:t>的</w:t>
      </w:r>
      <w:r w:rsidRPr="004B403A">
        <w:rPr>
          <w:rFonts w:hint="eastAsia"/>
          <w:sz w:val="24"/>
        </w:rPr>
        <w:t>Verizon</w:t>
      </w:r>
      <w:r w:rsidRPr="004B403A">
        <w:rPr>
          <w:rFonts w:hint="eastAsia"/>
          <w:sz w:val="24"/>
        </w:rPr>
        <w:t>运营商</w:t>
      </w:r>
      <w:r w:rsidRPr="004B403A">
        <w:rPr>
          <w:sz w:val="24"/>
        </w:rPr>
        <w:t>建立了专门的精准营销部门，对用户群进行大数据分析，提供精准营销等服务，再将</w:t>
      </w:r>
      <w:r w:rsidRPr="004B403A">
        <w:rPr>
          <w:rFonts w:hint="eastAsia"/>
          <w:sz w:val="24"/>
        </w:rPr>
        <w:t>有</w:t>
      </w:r>
      <w:r w:rsidRPr="004B403A">
        <w:rPr>
          <w:sz w:val="24"/>
        </w:rPr>
        <w:t>价值的信息提供</w:t>
      </w:r>
      <w:r w:rsidRPr="004B403A">
        <w:rPr>
          <w:sz w:val="24"/>
        </w:rPr>
        <w:lastRenderedPageBreak/>
        <w:t>给政府或企业</w:t>
      </w:r>
      <w:r w:rsidRPr="004B403A">
        <w:rPr>
          <w:rFonts w:hint="eastAsia"/>
          <w:sz w:val="24"/>
        </w:rPr>
        <w:t>获得</w:t>
      </w:r>
      <w:r w:rsidRPr="004B403A">
        <w:rPr>
          <w:sz w:val="24"/>
        </w:rPr>
        <w:t>盈利。</w:t>
      </w:r>
    </w:p>
    <w:p w:rsidR="00367101" w:rsidRDefault="00367101" w:rsidP="00E04D44">
      <w:pPr>
        <w:spacing w:line="400" w:lineRule="exact"/>
        <w:ind w:firstLine="480"/>
        <w:rPr>
          <w:sz w:val="24"/>
        </w:rPr>
      </w:pPr>
      <w:r>
        <w:rPr>
          <w:rFonts w:hint="eastAsia"/>
          <w:sz w:val="24"/>
        </w:rPr>
        <w:t>中国</w:t>
      </w:r>
      <w:r>
        <w:rPr>
          <w:sz w:val="24"/>
        </w:rPr>
        <w:t>运营商中</w:t>
      </w:r>
      <w:r w:rsidRPr="004B403A">
        <w:rPr>
          <w:sz w:val="24"/>
        </w:rPr>
        <w:t>四川移动分公司与亚信公司合作，完成了</w:t>
      </w:r>
      <w:r w:rsidRPr="00367101">
        <w:rPr>
          <w:rFonts w:ascii="宋体" w:hAnsi="宋体"/>
          <w:sz w:val="24"/>
        </w:rPr>
        <w:t>“</w:t>
      </w:r>
      <w:r w:rsidRPr="004B403A">
        <w:rPr>
          <w:rFonts w:hint="eastAsia"/>
          <w:sz w:val="24"/>
        </w:rPr>
        <w:t>个人</w:t>
      </w:r>
      <w:r w:rsidRPr="004B403A">
        <w:rPr>
          <w:sz w:val="24"/>
        </w:rPr>
        <w:t>服务顾问</w:t>
      </w:r>
      <w:r w:rsidRPr="00367101">
        <w:rPr>
          <w:rFonts w:ascii="宋体" w:hAnsi="宋体"/>
          <w:sz w:val="24"/>
        </w:rPr>
        <w:t>”</w:t>
      </w:r>
      <w:r w:rsidRPr="004B403A">
        <w:rPr>
          <w:rFonts w:hint="eastAsia"/>
          <w:sz w:val="24"/>
        </w:rPr>
        <w:t>的</w:t>
      </w:r>
      <w:r w:rsidRPr="004B403A">
        <w:rPr>
          <w:sz w:val="24"/>
        </w:rPr>
        <w:t>精准营销项目，项目实施后，</w:t>
      </w:r>
      <w:r w:rsidRPr="004B403A">
        <w:rPr>
          <w:rFonts w:hint="eastAsia"/>
          <w:sz w:val="24"/>
        </w:rPr>
        <w:t>数据</w:t>
      </w:r>
      <w:r w:rsidRPr="004B403A">
        <w:rPr>
          <w:sz w:val="24"/>
        </w:rPr>
        <w:t>大幅度提高，</w:t>
      </w:r>
      <w:r w:rsidRPr="004B403A">
        <w:rPr>
          <w:rFonts w:hint="eastAsia"/>
          <w:sz w:val="24"/>
        </w:rPr>
        <w:t>增长</w:t>
      </w:r>
      <w:r w:rsidRPr="004B403A">
        <w:rPr>
          <w:sz w:val="24"/>
        </w:rPr>
        <w:t>近</w:t>
      </w:r>
      <w:r w:rsidRPr="004B403A">
        <w:rPr>
          <w:rFonts w:hint="eastAsia"/>
          <w:sz w:val="24"/>
        </w:rPr>
        <w:t>50</w:t>
      </w:r>
      <w:r w:rsidRPr="004B403A">
        <w:rPr>
          <w:sz w:val="24"/>
        </w:rPr>
        <w:t>%</w:t>
      </w:r>
      <w:r w:rsidRPr="004B403A">
        <w:rPr>
          <w:sz w:val="24"/>
        </w:rPr>
        <w:t>，</w:t>
      </w:r>
      <w:r w:rsidRPr="004B403A">
        <w:rPr>
          <w:rFonts w:hint="eastAsia"/>
          <w:sz w:val="24"/>
        </w:rPr>
        <w:t>业务推荐</w:t>
      </w:r>
      <w:r w:rsidRPr="004B403A">
        <w:rPr>
          <w:sz w:val="24"/>
        </w:rPr>
        <w:t>成功率也高达</w:t>
      </w:r>
      <w:r w:rsidRPr="004B403A">
        <w:rPr>
          <w:rFonts w:hint="eastAsia"/>
          <w:sz w:val="24"/>
        </w:rPr>
        <w:t>60</w:t>
      </w:r>
      <w:r w:rsidRPr="004B403A">
        <w:rPr>
          <w:sz w:val="24"/>
        </w:rPr>
        <w:t>%</w:t>
      </w:r>
      <w:r w:rsidRPr="004B403A">
        <w:rPr>
          <w:sz w:val="24"/>
        </w:rPr>
        <w:t>，</w:t>
      </w:r>
      <w:r w:rsidRPr="004B403A">
        <w:rPr>
          <w:rFonts w:hint="eastAsia"/>
          <w:sz w:val="24"/>
        </w:rPr>
        <w:t>人均办理</w:t>
      </w:r>
      <w:r w:rsidRPr="004B403A">
        <w:rPr>
          <w:sz w:val="24"/>
        </w:rPr>
        <w:t>成功量比</w:t>
      </w:r>
      <w:r w:rsidRPr="004B403A">
        <w:rPr>
          <w:rFonts w:hint="eastAsia"/>
          <w:sz w:val="24"/>
        </w:rPr>
        <w:t>项目之前</w:t>
      </w:r>
      <w:r w:rsidRPr="004B403A">
        <w:rPr>
          <w:sz w:val="24"/>
        </w:rPr>
        <w:t>也翻了一番</w:t>
      </w:r>
      <w:r w:rsidRPr="004B403A">
        <w:rPr>
          <w:rFonts w:hint="eastAsia"/>
          <w:sz w:val="24"/>
          <w:vertAlign w:val="superscript"/>
        </w:rPr>
        <w:t>[</w:t>
      </w:r>
      <w:r w:rsidRPr="004B403A">
        <w:rPr>
          <w:sz w:val="24"/>
          <w:vertAlign w:val="superscript"/>
        </w:rPr>
        <w:t>1</w:t>
      </w:r>
      <w:r>
        <w:rPr>
          <w:sz w:val="24"/>
          <w:vertAlign w:val="superscript"/>
        </w:rPr>
        <w:t>2</w:t>
      </w:r>
      <w:r w:rsidRPr="004B403A">
        <w:rPr>
          <w:rFonts w:hint="eastAsia"/>
          <w:sz w:val="24"/>
          <w:vertAlign w:val="superscript"/>
        </w:rPr>
        <w:t>]</w:t>
      </w:r>
      <w:r w:rsidRPr="004B403A">
        <w:rPr>
          <w:sz w:val="24"/>
        </w:rPr>
        <w:t>。</w:t>
      </w:r>
      <w:r w:rsidRPr="004B403A">
        <w:rPr>
          <w:rFonts w:hint="eastAsia"/>
          <w:sz w:val="24"/>
        </w:rPr>
        <w:t>大数据</w:t>
      </w:r>
      <w:r w:rsidRPr="004B403A">
        <w:rPr>
          <w:sz w:val="24"/>
        </w:rPr>
        <w:t>的精准营销在中国电信业</w:t>
      </w:r>
      <w:r w:rsidRPr="004B403A">
        <w:rPr>
          <w:rFonts w:hint="eastAsia"/>
          <w:sz w:val="24"/>
        </w:rPr>
        <w:t>也</w:t>
      </w:r>
      <w:r w:rsidRPr="004B403A">
        <w:rPr>
          <w:sz w:val="24"/>
        </w:rPr>
        <w:t>进入了</w:t>
      </w:r>
      <w:r w:rsidRPr="004B403A">
        <w:rPr>
          <w:rFonts w:hint="eastAsia"/>
          <w:sz w:val="24"/>
        </w:rPr>
        <w:t>慢慢</w:t>
      </w:r>
      <w:r w:rsidRPr="004B403A">
        <w:rPr>
          <w:sz w:val="24"/>
        </w:rPr>
        <w:t>进入研究应用之列</w:t>
      </w:r>
      <w:r w:rsidRPr="004B403A">
        <w:rPr>
          <w:rFonts w:hint="eastAsia"/>
          <w:sz w:val="24"/>
        </w:rPr>
        <w:t>，某些</w:t>
      </w:r>
      <w:r w:rsidRPr="004B403A">
        <w:rPr>
          <w:sz w:val="24"/>
        </w:rPr>
        <w:t>运营商分公司在进行精准营销服务后取得了良好的效果和收益。</w:t>
      </w:r>
    </w:p>
    <w:p w:rsidR="00367101" w:rsidRDefault="00367101" w:rsidP="00E04D44">
      <w:pPr>
        <w:spacing w:line="400" w:lineRule="exact"/>
        <w:ind w:firstLine="480"/>
        <w:rPr>
          <w:sz w:val="24"/>
        </w:rPr>
      </w:pPr>
      <w:r w:rsidRPr="004B403A">
        <w:rPr>
          <w:rFonts w:hint="eastAsia"/>
          <w:sz w:val="24"/>
        </w:rPr>
        <w:t>但目前</w:t>
      </w:r>
      <w:r w:rsidRPr="004B403A">
        <w:rPr>
          <w:sz w:val="24"/>
        </w:rPr>
        <w:t>中国运营商在营销方面大多数还是进行的传统营销，采用大众营销</w:t>
      </w:r>
      <w:r w:rsidRPr="004B403A">
        <w:rPr>
          <w:rFonts w:hint="eastAsia"/>
          <w:sz w:val="24"/>
        </w:rPr>
        <w:t>的</w:t>
      </w:r>
      <w:r w:rsidRPr="004B403A">
        <w:rPr>
          <w:sz w:val="24"/>
        </w:rPr>
        <w:t>模式，通过传统媒介</w:t>
      </w:r>
      <w:r w:rsidRPr="004B403A">
        <w:rPr>
          <w:rFonts w:hint="eastAsia"/>
          <w:sz w:val="24"/>
        </w:rPr>
        <w:t>进行</w:t>
      </w:r>
      <w:r w:rsidRPr="004B403A">
        <w:rPr>
          <w:sz w:val="24"/>
        </w:rPr>
        <w:t>轰炸式、地毯式的广告推送和宣传</w:t>
      </w:r>
      <w:r w:rsidRPr="004B403A">
        <w:rPr>
          <w:rFonts w:hint="eastAsia"/>
          <w:sz w:val="24"/>
          <w:vertAlign w:val="superscript"/>
        </w:rPr>
        <w:t>[1</w:t>
      </w:r>
      <w:r>
        <w:rPr>
          <w:sz w:val="24"/>
          <w:vertAlign w:val="superscript"/>
        </w:rPr>
        <w:t>3</w:t>
      </w:r>
      <w:r w:rsidRPr="004B403A">
        <w:rPr>
          <w:rFonts w:hint="eastAsia"/>
          <w:sz w:val="24"/>
          <w:vertAlign w:val="superscript"/>
        </w:rPr>
        <w:t>]</w:t>
      </w:r>
      <w:r w:rsidRPr="004B403A">
        <w:rPr>
          <w:sz w:val="24"/>
        </w:rPr>
        <w:t>。</w:t>
      </w:r>
      <w:r w:rsidRPr="004B403A">
        <w:rPr>
          <w:rFonts w:hint="eastAsia"/>
          <w:sz w:val="24"/>
        </w:rPr>
        <w:t>这种</w:t>
      </w:r>
      <w:r w:rsidRPr="004B403A">
        <w:rPr>
          <w:sz w:val="24"/>
        </w:rPr>
        <w:t>模式虽然范围广，但成本高并且无法精确定位目标</w:t>
      </w:r>
      <w:r w:rsidRPr="004B403A">
        <w:rPr>
          <w:rFonts w:hint="eastAsia"/>
          <w:sz w:val="24"/>
        </w:rPr>
        <w:t>用户</w:t>
      </w:r>
      <w:r w:rsidRPr="004B403A">
        <w:rPr>
          <w:sz w:val="24"/>
        </w:rPr>
        <w:t>，</w:t>
      </w:r>
      <w:r w:rsidRPr="004B403A">
        <w:rPr>
          <w:rFonts w:hint="eastAsia"/>
          <w:sz w:val="24"/>
        </w:rPr>
        <w:t>不仅使</w:t>
      </w:r>
      <w:r w:rsidRPr="004B403A">
        <w:rPr>
          <w:sz w:val="24"/>
        </w:rPr>
        <w:t>用户反感</w:t>
      </w:r>
      <w:r w:rsidRPr="004B403A">
        <w:rPr>
          <w:rFonts w:hint="eastAsia"/>
          <w:sz w:val="24"/>
        </w:rPr>
        <w:t>，</w:t>
      </w:r>
      <w:r w:rsidRPr="004B403A">
        <w:rPr>
          <w:sz w:val="24"/>
        </w:rPr>
        <w:t>投资回报还</w:t>
      </w:r>
      <w:proofErr w:type="gramStart"/>
      <w:r w:rsidRPr="004B403A">
        <w:rPr>
          <w:sz w:val="24"/>
        </w:rPr>
        <w:t>不</w:t>
      </w:r>
      <w:proofErr w:type="gramEnd"/>
      <w:r w:rsidRPr="004B403A">
        <w:rPr>
          <w:sz w:val="24"/>
        </w:rPr>
        <w:t>成正比。</w:t>
      </w:r>
      <w:r w:rsidRPr="004B403A">
        <w:rPr>
          <w:rFonts w:hint="eastAsia"/>
          <w:sz w:val="24"/>
        </w:rPr>
        <w:t>传统</w:t>
      </w:r>
      <w:r w:rsidRPr="004B403A">
        <w:rPr>
          <w:sz w:val="24"/>
        </w:rPr>
        <w:t>的营销模式已经渐渐不再适用于现在的</w:t>
      </w:r>
      <w:r w:rsidRPr="004B403A">
        <w:rPr>
          <w:rFonts w:hint="eastAsia"/>
          <w:sz w:val="24"/>
        </w:rPr>
        <w:t>需求</w:t>
      </w:r>
      <w:r w:rsidRPr="004B403A">
        <w:rPr>
          <w:sz w:val="24"/>
        </w:rPr>
        <w:t>，需要将</w:t>
      </w:r>
      <w:r w:rsidRPr="004B403A">
        <w:rPr>
          <w:rFonts w:hint="eastAsia"/>
          <w:sz w:val="24"/>
        </w:rPr>
        <w:t>粗放</w:t>
      </w:r>
      <w:r w:rsidRPr="004B403A">
        <w:rPr>
          <w:sz w:val="24"/>
        </w:rPr>
        <w:t>化转向精细化、个性化。</w:t>
      </w:r>
    </w:p>
    <w:p w:rsidR="00367101" w:rsidRPr="004B403A" w:rsidRDefault="00367101" w:rsidP="00E04D44">
      <w:pPr>
        <w:spacing w:line="400" w:lineRule="exact"/>
        <w:ind w:firstLineChars="200" w:firstLine="480"/>
        <w:rPr>
          <w:sz w:val="24"/>
        </w:rPr>
      </w:pPr>
      <w:r>
        <w:rPr>
          <w:rFonts w:hint="eastAsia"/>
          <w:sz w:val="24"/>
        </w:rPr>
        <w:t>总体</w:t>
      </w:r>
      <w:r>
        <w:rPr>
          <w:sz w:val="24"/>
        </w:rPr>
        <w:t>来说，</w:t>
      </w:r>
      <w:r w:rsidRPr="004B403A">
        <w:rPr>
          <w:rFonts w:hint="eastAsia"/>
          <w:sz w:val="24"/>
        </w:rPr>
        <w:t>中国</w:t>
      </w:r>
      <w:r w:rsidRPr="004B403A">
        <w:rPr>
          <w:sz w:val="24"/>
        </w:rPr>
        <w:t>的电信运营商在大数据应用方面还处于初级阶段，尤其</w:t>
      </w:r>
      <w:r>
        <w:rPr>
          <w:rFonts w:hint="eastAsia"/>
          <w:sz w:val="24"/>
        </w:rPr>
        <w:t>是</w:t>
      </w:r>
      <w:r>
        <w:rPr>
          <w:sz w:val="24"/>
        </w:rPr>
        <w:t>面对大数量级的用户数据不知</w:t>
      </w:r>
      <w:r>
        <w:rPr>
          <w:rFonts w:hint="eastAsia"/>
          <w:sz w:val="24"/>
        </w:rPr>
        <w:t>从</w:t>
      </w:r>
      <w:r>
        <w:rPr>
          <w:sz w:val="24"/>
        </w:rPr>
        <w:t>何处入手，又没有相关的经验，</w:t>
      </w:r>
      <w:r w:rsidRPr="004B403A">
        <w:rPr>
          <w:rFonts w:hint="eastAsia"/>
          <w:sz w:val="24"/>
        </w:rPr>
        <w:t>在</w:t>
      </w:r>
      <w:r w:rsidRPr="004B403A">
        <w:rPr>
          <w:sz w:val="24"/>
        </w:rPr>
        <w:t>用户特征分析方面刚刚</w:t>
      </w:r>
      <w:r w:rsidRPr="004B403A">
        <w:rPr>
          <w:rFonts w:hint="eastAsia"/>
          <w:sz w:val="24"/>
        </w:rPr>
        <w:t>涉及</w:t>
      </w:r>
      <w:r w:rsidRPr="004B403A">
        <w:rPr>
          <w:sz w:val="24"/>
        </w:rPr>
        <w:t>，不仅要学习国外运营商的成功经验，还要对</w:t>
      </w:r>
      <w:r w:rsidRPr="004B403A">
        <w:rPr>
          <w:rFonts w:hint="eastAsia"/>
          <w:sz w:val="24"/>
        </w:rPr>
        <w:t>互联网</w:t>
      </w:r>
      <w:r w:rsidRPr="004B403A">
        <w:rPr>
          <w:sz w:val="24"/>
        </w:rPr>
        <w:t>中其他行业在此方面的经验进行学习。</w:t>
      </w:r>
      <w:r w:rsidRPr="004B403A">
        <w:rPr>
          <w:rFonts w:hint="eastAsia"/>
          <w:sz w:val="24"/>
        </w:rPr>
        <w:t>在保障</w:t>
      </w:r>
      <w:r w:rsidRPr="004B403A">
        <w:rPr>
          <w:sz w:val="24"/>
        </w:rPr>
        <w:t>用户个人数据</w:t>
      </w:r>
      <w:r w:rsidRPr="004B403A">
        <w:rPr>
          <w:rFonts w:hint="eastAsia"/>
          <w:sz w:val="24"/>
        </w:rPr>
        <w:t>保密及</w:t>
      </w:r>
      <w:r w:rsidRPr="004B403A">
        <w:rPr>
          <w:sz w:val="24"/>
        </w:rPr>
        <w:t>安全的情况下</w:t>
      </w:r>
      <w:r w:rsidRPr="004B403A">
        <w:rPr>
          <w:rFonts w:hint="eastAsia"/>
          <w:sz w:val="24"/>
        </w:rPr>
        <w:t>，对</w:t>
      </w:r>
      <w:r w:rsidRPr="004B403A">
        <w:rPr>
          <w:sz w:val="24"/>
        </w:rPr>
        <w:t>用户特征进行分析后的应用主要还是</w:t>
      </w:r>
      <w:r w:rsidRPr="004B403A">
        <w:rPr>
          <w:rFonts w:hint="eastAsia"/>
          <w:sz w:val="24"/>
        </w:rPr>
        <w:t>要</w:t>
      </w:r>
      <w:r w:rsidRPr="004B403A">
        <w:rPr>
          <w:sz w:val="24"/>
        </w:rPr>
        <w:t>用于精准营销。</w:t>
      </w:r>
      <w:r w:rsidRPr="004B403A">
        <w:rPr>
          <w:rFonts w:hint="eastAsia"/>
          <w:sz w:val="24"/>
        </w:rPr>
        <w:t>虽然</w:t>
      </w:r>
      <w:r w:rsidRPr="004B403A">
        <w:rPr>
          <w:sz w:val="24"/>
        </w:rPr>
        <w:t>中国电信业</w:t>
      </w:r>
      <w:r w:rsidRPr="004B403A">
        <w:rPr>
          <w:rFonts w:hint="eastAsia"/>
          <w:sz w:val="24"/>
        </w:rPr>
        <w:t>精准</w:t>
      </w:r>
      <w:r w:rsidRPr="004B403A">
        <w:rPr>
          <w:sz w:val="24"/>
        </w:rPr>
        <w:t>营销</w:t>
      </w:r>
      <w:r w:rsidRPr="004B403A">
        <w:rPr>
          <w:rFonts w:hint="eastAsia"/>
          <w:sz w:val="24"/>
        </w:rPr>
        <w:t>项目成功应用</w:t>
      </w:r>
      <w:r w:rsidRPr="004B403A">
        <w:rPr>
          <w:sz w:val="24"/>
        </w:rPr>
        <w:t>的还比较少，</w:t>
      </w:r>
      <w:r w:rsidRPr="004B403A">
        <w:rPr>
          <w:rFonts w:hint="eastAsia"/>
          <w:sz w:val="24"/>
        </w:rPr>
        <w:t>但给</w:t>
      </w:r>
      <w:r w:rsidRPr="004B403A">
        <w:rPr>
          <w:sz w:val="24"/>
        </w:rPr>
        <w:t>电信业带来的效果和收益</w:t>
      </w:r>
      <w:r w:rsidRPr="004B403A">
        <w:rPr>
          <w:rFonts w:hint="eastAsia"/>
          <w:sz w:val="24"/>
        </w:rPr>
        <w:t>却是毋庸置疑</w:t>
      </w:r>
      <w:r w:rsidRPr="004B403A">
        <w:rPr>
          <w:sz w:val="24"/>
        </w:rPr>
        <w:t>的，各大运营商也坚信这一点，纷纷加入到大数据应用</w:t>
      </w:r>
      <w:r w:rsidRPr="004B403A">
        <w:rPr>
          <w:rFonts w:hint="eastAsia"/>
          <w:sz w:val="24"/>
        </w:rPr>
        <w:t>的</w:t>
      </w:r>
      <w:r w:rsidRPr="004B403A">
        <w:rPr>
          <w:sz w:val="24"/>
        </w:rPr>
        <w:t>行列，借助海量的用户数据</w:t>
      </w:r>
      <w:r w:rsidRPr="004B403A">
        <w:rPr>
          <w:rFonts w:hint="eastAsia"/>
          <w:sz w:val="24"/>
        </w:rPr>
        <w:t>对</w:t>
      </w:r>
      <w:r w:rsidRPr="004B403A">
        <w:rPr>
          <w:sz w:val="24"/>
        </w:rPr>
        <w:t>用户进行分析</w:t>
      </w:r>
      <w:r w:rsidRPr="004B403A">
        <w:rPr>
          <w:rFonts w:hint="eastAsia"/>
          <w:sz w:val="24"/>
        </w:rPr>
        <w:t>，</w:t>
      </w:r>
      <w:r w:rsidRPr="004B403A">
        <w:rPr>
          <w:sz w:val="24"/>
        </w:rPr>
        <w:t>争取</w:t>
      </w:r>
      <w:r w:rsidRPr="004B403A">
        <w:rPr>
          <w:rFonts w:hint="eastAsia"/>
          <w:sz w:val="24"/>
        </w:rPr>
        <w:t>获得</w:t>
      </w:r>
      <w:r w:rsidRPr="004B403A">
        <w:rPr>
          <w:sz w:val="24"/>
        </w:rPr>
        <w:t>更多的市场占有率。</w:t>
      </w:r>
    </w:p>
    <w:p w:rsidR="00367101" w:rsidRPr="006E78C3" w:rsidRDefault="00367101" w:rsidP="00367101">
      <w:pPr>
        <w:pStyle w:val="2"/>
        <w:spacing w:before="480" w:after="120" w:line="400" w:lineRule="exact"/>
        <w:rPr>
          <w:rFonts w:ascii="黑体" w:eastAsia="黑体" w:hAnsi="黑体"/>
          <w:b w:val="0"/>
          <w:sz w:val="28"/>
          <w:szCs w:val="28"/>
        </w:rPr>
      </w:pPr>
      <w:bookmarkStart w:id="31" w:name="_Toc416119706"/>
      <w:bookmarkStart w:id="32" w:name="_Toc432581589"/>
      <w:r w:rsidRPr="00D64E80">
        <w:rPr>
          <w:rFonts w:ascii="黑体" w:eastAsia="黑体" w:hAnsi="黑体"/>
          <w:b w:val="0"/>
          <w:sz w:val="28"/>
          <w:szCs w:val="28"/>
        </w:rPr>
        <w:t>1.3</w:t>
      </w:r>
      <w:r w:rsidRPr="006E78C3">
        <w:rPr>
          <w:rFonts w:ascii="黑体" w:eastAsia="黑体" w:hAnsi="黑体"/>
          <w:b w:val="0"/>
          <w:sz w:val="28"/>
          <w:szCs w:val="28"/>
        </w:rPr>
        <w:t xml:space="preserve"> </w:t>
      </w:r>
      <w:r>
        <w:rPr>
          <w:rFonts w:ascii="黑体" w:eastAsia="黑体" w:hAnsi="黑体" w:hint="eastAsia"/>
          <w:b w:val="0"/>
          <w:sz w:val="28"/>
          <w:szCs w:val="28"/>
        </w:rPr>
        <w:t xml:space="preserve"> </w:t>
      </w:r>
      <w:r w:rsidRPr="00D64E80">
        <w:rPr>
          <w:rFonts w:ascii="黑体" w:eastAsia="黑体" w:hAnsi="黑体" w:hint="eastAsia"/>
          <w:b w:val="0"/>
          <w:sz w:val="28"/>
          <w:szCs w:val="28"/>
        </w:rPr>
        <w:t>研究目标</w:t>
      </w:r>
      <w:r w:rsidRPr="00D64E80">
        <w:rPr>
          <w:rFonts w:ascii="黑体" w:eastAsia="黑体" w:hAnsi="黑体"/>
          <w:b w:val="0"/>
          <w:sz w:val="28"/>
          <w:szCs w:val="28"/>
        </w:rPr>
        <w:t>与</w:t>
      </w:r>
      <w:r w:rsidRPr="00D64E80">
        <w:rPr>
          <w:rFonts w:ascii="黑体" w:eastAsia="黑体" w:hAnsi="黑体" w:hint="eastAsia"/>
          <w:b w:val="0"/>
          <w:sz w:val="28"/>
          <w:szCs w:val="28"/>
        </w:rPr>
        <w:t>内容</w:t>
      </w:r>
      <w:bookmarkEnd w:id="31"/>
      <w:bookmarkEnd w:id="32"/>
    </w:p>
    <w:p w:rsidR="00F305C0" w:rsidRDefault="00F305C0" w:rsidP="00E04D44">
      <w:pPr>
        <w:spacing w:line="400" w:lineRule="exact"/>
        <w:ind w:firstLineChars="200" w:firstLine="480"/>
        <w:rPr>
          <w:sz w:val="24"/>
        </w:rPr>
      </w:pPr>
      <w:r w:rsidRPr="004B403A">
        <w:rPr>
          <w:rFonts w:hint="eastAsia"/>
          <w:sz w:val="24"/>
        </w:rPr>
        <w:t>大数据</w:t>
      </w:r>
      <w:r w:rsidRPr="004B403A">
        <w:rPr>
          <w:sz w:val="24"/>
        </w:rPr>
        <w:t>给电信业带来全新的发展和变革，</w:t>
      </w:r>
      <w:r w:rsidRPr="004B403A">
        <w:rPr>
          <w:rFonts w:hint="eastAsia"/>
          <w:sz w:val="24"/>
        </w:rPr>
        <w:t>各</w:t>
      </w:r>
      <w:r w:rsidRPr="004B403A">
        <w:rPr>
          <w:sz w:val="24"/>
        </w:rPr>
        <w:t>运营商争相</w:t>
      </w:r>
      <w:r w:rsidRPr="004B403A">
        <w:rPr>
          <w:rFonts w:hint="eastAsia"/>
          <w:sz w:val="24"/>
        </w:rPr>
        <w:t>投入</w:t>
      </w:r>
      <w:r w:rsidRPr="004B403A">
        <w:rPr>
          <w:sz w:val="24"/>
        </w:rPr>
        <w:t>研究，</w:t>
      </w:r>
      <w:r w:rsidRPr="004B403A">
        <w:rPr>
          <w:rFonts w:hint="eastAsia"/>
          <w:sz w:val="24"/>
        </w:rPr>
        <w:t>但都</w:t>
      </w:r>
      <w:r w:rsidRPr="004B403A">
        <w:rPr>
          <w:sz w:val="24"/>
        </w:rPr>
        <w:t>还处于初级阶段。</w:t>
      </w:r>
      <w:r w:rsidRPr="004B403A">
        <w:rPr>
          <w:rFonts w:hint="eastAsia"/>
          <w:sz w:val="24"/>
        </w:rPr>
        <w:t>大数据用户</w:t>
      </w:r>
      <w:r w:rsidRPr="004B403A">
        <w:rPr>
          <w:sz w:val="24"/>
        </w:rPr>
        <w:t>分析</w:t>
      </w:r>
      <w:r w:rsidRPr="004B403A">
        <w:rPr>
          <w:rFonts w:hint="eastAsia"/>
          <w:sz w:val="24"/>
        </w:rPr>
        <w:t>在</w:t>
      </w:r>
      <w:r w:rsidRPr="004B403A">
        <w:rPr>
          <w:sz w:val="24"/>
        </w:rPr>
        <w:t>电信业</w:t>
      </w:r>
      <w:r w:rsidRPr="004B403A">
        <w:rPr>
          <w:rFonts w:hint="eastAsia"/>
          <w:sz w:val="24"/>
        </w:rPr>
        <w:t>应用</w:t>
      </w:r>
      <w:r w:rsidRPr="004B403A">
        <w:rPr>
          <w:sz w:val="24"/>
        </w:rPr>
        <w:t>广泛，精准营销作为其主要的应用</w:t>
      </w:r>
      <w:r w:rsidRPr="004B403A">
        <w:rPr>
          <w:rFonts w:hint="eastAsia"/>
          <w:sz w:val="24"/>
        </w:rPr>
        <w:t>，</w:t>
      </w:r>
      <w:r w:rsidRPr="004B403A">
        <w:rPr>
          <w:sz w:val="24"/>
        </w:rPr>
        <w:t>已经被运营商放在重视之列。</w:t>
      </w:r>
      <w:r w:rsidRPr="004B403A">
        <w:rPr>
          <w:rFonts w:hint="eastAsia"/>
          <w:sz w:val="24"/>
        </w:rPr>
        <w:t>由于</w:t>
      </w:r>
      <w:r w:rsidRPr="004B403A">
        <w:rPr>
          <w:sz w:val="24"/>
        </w:rPr>
        <w:t>没有足够的经验和技术，</w:t>
      </w:r>
      <w:r w:rsidRPr="004B403A">
        <w:rPr>
          <w:rFonts w:hint="eastAsia"/>
          <w:sz w:val="24"/>
        </w:rPr>
        <w:t>取得成功</w:t>
      </w:r>
      <w:r w:rsidRPr="004B403A">
        <w:rPr>
          <w:sz w:val="24"/>
        </w:rPr>
        <w:t>的还在少数，大多还在研究</w:t>
      </w:r>
      <w:r w:rsidRPr="004B403A">
        <w:rPr>
          <w:rFonts w:hint="eastAsia"/>
          <w:sz w:val="24"/>
        </w:rPr>
        <w:t>及</w:t>
      </w:r>
      <w:r w:rsidRPr="004B403A">
        <w:rPr>
          <w:sz w:val="24"/>
        </w:rPr>
        <w:t>开发阶段。</w:t>
      </w:r>
      <w:r w:rsidRPr="004B403A">
        <w:rPr>
          <w:rFonts w:hint="eastAsia"/>
          <w:sz w:val="24"/>
        </w:rPr>
        <w:t>因为</w:t>
      </w:r>
      <w:r w:rsidRPr="004B403A">
        <w:rPr>
          <w:sz w:val="24"/>
        </w:rPr>
        <w:t>获得了</w:t>
      </w:r>
      <w:r w:rsidRPr="004B403A">
        <w:rPr>
          <w:rFonts w:hint="eastAsia"/>
          <w:sz w:val="24"/>
        </w:rPr>
        <w:t>电信某省</w:t>
      </w:r>
      <w:r w:rsidRPr="004B403A">
        <w:rPr>
          <w:sz w:val="24"/>
        </w:rPr>
        <w:t>用户</w:t>
      </w:r>
      <w:r w:rsidRPr="004B403A">
        <w:rPr>
          <w:rFonts w:hint="eastAsia"/>
          <w:sz w:val="24"/>
        </w:rPr>
        <w:t>的</w:t>
      </w:r>
      <w:r>
        <w:rPr>
          <w:rFonts w:hint="eastAsia"/>
          <w:sz w:val="24"/>
        </w:rPr>
        <w:t>移动</w:t>
      </w:r>
      <w:r w:rsidRPr="004B403A">
        <w:rPr>
          <w:rFonts w:hint="eastAsia"/>
          <w:sz w:val="24"/>
        </w:rPr>
        <w:t>DPI</w:t>
      </w:r>
      <w:r w:rsidRPr="004B403A">
        <w:rPr>
          <w:rFonts w:hint="eastAsia"/>
          <w:sz w:val="24"/>
        </w:rPr>
        <w:t>数据</w:t>
      </w:r>
      <w:r w:rsidRPr="004B403A">
        <w:rPr>
          <w:sz w:val="24"/>
        </w:rPr>
        <w:t>的研究权限</w:t>
      </w:r>
      <w:r>
        <w:rPr>
          <w:rFonts w:hint="eastAsia"/>
          <w:sz w:val="24"/>
        </w:rPr>
        <w:t>，所以</w:t>
      </w:r>
      <w:r w:rsidRPr="004B403A">
        <w:rPr>
          <w:sz w:val="24"/>
        </w:rPr>
        <w:t>通过用户</w:t>
      </w:r>
      <w:r>
        <w:rPr>
          <w:rFonts w:hint="eastAsia"/>
          <w:sz w:val="24"/>
        </w:rPr>
        <w:t>的</w:t>
      </w:r>
      <w:r w:rsidRPr="004B403A">
        <w:rPr>
          <w:rFonts w:hint="eastAsia"/>
          <w:sz w:val="24"/>
        </w:rPr>
        <w:t>访问</w:t>
      </w:r>
      <w:r w:rsidRPr="004B403A">
        <w:rPr>
          <w:sz w:val="24"/>
        </w:rPr>
        <w:t>数据对用户进行分析。</w:t>
      </w:r>
    </w:p>
    <w:p w:rsidR="00F305C0" w:rsidRPr="004B403A" w:rsidRDefault="00F305C0" w:rsidP="00E04D44">
      <w:pPr>
        <w:spacing w:line="400" w:lineRule="exact"/>
        <w:ind w:firstLineChars="200" w:firstLine="480"/>
        <w:rPr>
          <w:sz w:val="24"/>
        </w:rPr>
      </w:pPr>
      <w:r>
        <w:rPr>
          <w:rFonts w:hint="eastAsia"/>
          <w:sz w:val="24"/>
        </w:rPr>
        <w:t>本文的</w:t>
      </w:r>
      <w:r>
        <w:rPr>
          <w:sz w:val="24"/>
        </w:rPr>
        <w:t>研究目标是分析电信</w:t>
      </w:r>
      <w:r>
        <w:rPr>
          <w:rFonts w:hint="eastAsia"/>
          <w:sz w:val="24"/>
        </w:rPr>
        <w:t>移动</w:t>
      </w:r>
      <w:r>
        <w:rPr>
          <w:sz w:val="24"/>
        </w:rPr>
        <w:t>用户的网页访问行为，从</w:t>
      </w:r>
      <w:r>
        <w:rPr>
          <w:rFonts w:hint="eastAsia"/>
          <w:sz w:val="24"/>
        </w:rPr>
        <w:t>时间</w:t>
      </w:r>
      <w:r w:rsidR="00F15711">
        <w:rPr>
          <w:rFonts w:hint="eastAsia"/>
          <w:sz w:val="24"/>
        </w:rPr>
        <w:t>维度</w:t>
      </w:r>
      <w:r>
        <w:rPr>
          <w:rFonts w:hint="eastAsia"/>
          <w:sz w:val="24"/>
        </w:rPr>
        <w:t>、业务</w:t>
      </w:r>
      <w:r w:rsidR="00F15711">
        <w:rPr>
          <w:rFonts w:hint="eastAsia"/>
          <w:sz w:val="24"/>
        </w:rPr>
        <w:t>应用</w:t>
      </w:r>
      <w:r w:rsidR="00F15711">
        <w:rPr>
          <w:sz w:val="24"/>
        </w:rPr>
        <w:t>竞争结构</w:t>
      </w:r>
      <w:r>
        <w:rPr>
          <w:rFonts w:hint="eastAsia"/>
          <w:sz w:val="24"/>
        </w:rPr>
        <w:t>、</w:t>
      </w:r>
      <w:r w:rsidR="00F15711">
        <w:rPr>
          <w:rFonts w:hint="eastAsia"/>
          <w:sz w:val="24"/>
        </w:rPr>
        <w:t>基于用户</w:t>
      </w:r>
      <w:r w:rsidR="00F15711">
        <w:rPr>
          <w:sz w:val="24"/>
        </w:rPr>
        <w:t>兴趣的市场细分三个</w:t>
      </w:r>
      <w:r w:rsidR="00F15711">
        <w:rPr>
          <w:rFonts w:hint="eastAsia"/>
          <w:sz w:val="24"/>
        </w:rPr>
        <w:t>维度</w:t>
      </w:r>
      <w:r>
        <w:rPr>
          <w:sz w:val="24"/>
        </w:rPr>
        <w:t>研究用户的网络行为特征规律，建立用户</w:t>
      </w:r>
      <w:r>
        <w:rPr>
          <w:rFonts w:hint="eastAsia"/>
          <w:sz w:val="24"/>
        </w:rPr>
        <w:t>行为</w:t>
      </w:r>
      <w:r>
        <w:rPr>
          <w:sz w:val="24"/>
        </w:rPr>
        <w:t>模型，结合用户的</w:t>
      </w:r>
      <w:r w:rsidR="00F15711">
        <w:rPr>
          <w:rFonts w:hint="eastAsia"/>
          <w:sz w:val="24"/>
        </w:rPr>
        <w:t>行为</w:t>
      </w:r>
      <w:r>
        <w:rPr>
          <w:sz w:val="24"/>
        </w:rPr>
        <w:t>规律</w:t>
      </w:r>
      <w:r w:rsidR="00F15711">
        <w:rPr>
          <w:rFonts w:hint="eastAsia"/>
          <w:sz w:val="24"/>
        </w:rPr>
        <w:t>进行分析</w:t>
      </w:r>
      <w:r w:rsidR="00F15711">
        <w:rPr>
          <w:sz w:val="24"/>
        </w:rPr>
        <w:t>，总结各维度的规律并</w:t>
      </w:r>
      <w:r w:rsidR="00F15711">
        <w:rPr>
          <w:rFonts w:hint="eastAsia"/>
          <w:sz w:val="24"/>
        </w:rPr>
        <w:t>说明在现实中</w:t>
      </w:r>
      <w:r w:rsidR="00700366">
        <w:rPr>
          <w:rFonts w:hint="eastAsia"/>
          <w:sz w:val="24"/>
        </w:rPr>
        <w:t>的</w:t>
      </w:r>
      <w:r w:rsidR="00700366">
        <w:rPr>
          <w:sz w:val="24"/>
        </w:rPr>
        <w:t>特征</w:t>
      </w:r>
      <w:r w:rsidR="00F15711">
        <w:rPr>
          <w:sz w:val="24"/>
        </w:rPr>
        <w:t>应用。</w:t>
      </w:r>
    </w:p>
    <w:p w:rsidR="00F305C0" w:rsidRPr="004B403A" w:rsidRDefault="00F305C0" w:rsidP="00E04D44">
      <w:pPr>
        <w:spacing w:line="400" w:lineRule="exact"/>
        <w:ind w:firstLineChars="200" w:firstLine="480"/>
        <w:rPr>
          <w:sz w:val="24"/>
        </w:rPr>
      </w:pPr>
      <w:r w:rsidRPr="004B403A">
        <w:rPr>
          <w:rFonts w:hint="eastAsia"/>
          <w:sz w:val="24"/>
        </w:rPr>
        <w:t>本文</w:t>
      </w:r>
      <w:r w:rsidRPr="004B403A">
        <w:rPr>
          <w:sz w:val="24"/>
        </w:rPr>
        <w:t>的研究对象是电信某省</w:t>
      </w:r>
      <w:r w:rsidRPr="004B403A">
        <w:rPr>
          <w:rFonts w:hint="eastAsia"/>
          <w:sz w:val="24"/>
        </w:rPr>
        <w:t>的</w:t>
      </w:r>
      <w:r>
        <w:rPr>
          <w:rFonts w:hint="eastAsia"/>
          <w:sz w:val="24"/>
        </w:rPr>
        <w:t>移动</w:t>
      </w:r>
      <w:r w:rsidRPr="004B403A">
        <w:rPr>
          <w:sz w:val="24"/>
        </w:rPr>
        <w:t>用户，</w:t>
      </w:r>
      <w:r w:rsidRPr="004B403A">
        <w:rPr>
          <w:rFonts w:hint="eastAsia"/>
          <w:sz w:val="24"/>
        </w:rPr>
        <w:t>为了符合</w:t>
      </w:r>
      <w:r w:rsidRPr="004B403A">
        <w:rPr>
          <w:sz w:val="24"/>
        </w:rPr>
        <w:t>目前各运营商的</w:t>
      </w:r>
      <w:r w:rsidRPr="004B403A">
        <w:rPr>
          <w:rFonts w:hint="eastAsia"/>
          <w:sz w:val="24"/>
        </w:rPr>
        <w:t>大数据</w:t>
      </w:r>
      <w:r w:rsidRPr="004B403A">
        <w:rPr>
          <w:sz w:val="24"/>
        </w:rPr>
        <w:t>发展</w:t>
      </w:r>
      <w:r w:rsidRPr="004B403A">
        <w:rPr>
          <w:rFonts w:hint="eastAsia"/>
          <w:sz w:val="24"/>
        </w:rPr>
        <w:t>方向</w:t>
      </w:r>
      <w:r w:rsidRPr="004B403A">
        <w:rPr>
          <w:sz w:val="24"/>
        </w:rPr>
        <w:t>，对</w:t>
      </w:r>
      <w:r w:rsidRPr="004B403A">
        <w:rPr>
          <w:rFonts w:hint="eastAsia"/>
          <w:sz w:val="24"/>
        </w:rPr>
        <w:t>大数据重要</w:t>
      </w:r>
      <w:r w:rsidRPr="004B403A">
        <w:rPr>
          <w:sz w:val="24"/>
        </w:rPr>
        <w:t>应用精准营销</w:t>
      </w:r>
      <w:r w:rsidRPr="004B403A">
        <w:rPr>
          <w:rFonts w:hint="eastAsia"/>
          <w:sz w:val="24"/>
        </w:rPr>
        <w:t>提供</w:t>
      </w:r>
      <w:r w:rsidRPr="004B403A">
        <w:rPr>
          <w:sz w:val="24"/>
        </w:rPr>
        <w:t>依据，</w:t>
      </w:r>
      <w:r>
        <w:rPr>
          <w:rFonts w:hint="eastAsia"/>
          <w:sz w:val="24"/>
        </w:rPr>
        <w:t>通过</w:t>
      </w:r>
      <w:r>
        <w:rPr>
          <w:sz w:val="24"/>
        </w:rPr>
        <w:t>分析</w:t>
      </w:r>
      <w:r>
        <w:rPr>
          <w:rFonts w:hint="eastAsia"/>
          <w:sz w:val="24"/>
        </w:rPr>
        <w:t>大数量级</w:t>
      </w:r>
      <w:r>
        <w:rPr>
          <w:sz w:val="24"/>
        </w:rPr>
        <w:t>的用户</w:t>
      </w:r>
      <w:r>
        <w:rPr>
          <w:rFonts w:hint="eastAsia"/>
          <w:sz w:val="24"/>
        </w:rPr>
        <w:t>移动</w:t>
      </w:r>
      <w:r>
        <w:rPr>
          <w:rFonts w:hint="eastAsia"/>
          <w:sz w:val="24"/>
        </w:rPr>
        <w:t>DPI</w:t>
      </w:r>
      <w:r>
        <w:rPr>
          <w:rFonts w:hint="eastAsia"/>
          <w:sz w:val="24"/>
        </w:rPr>
        <w:t>数据</w:t>
      </w:r>
      <w:r>
        <w:rPr>
          <w:sz w:val="24"/>
        </w:rPr>
        <w:t>，选择用户属性对用户进行分析处理</w:t>
      </w:r>
      <w:r>
        <w:rPr>
          <w:rFonts w:hint="eastAsia"/>
          <w:sz w:val="24"/>
        </w:rPr>
        <w:t>。</w:t>
      </w:r>
      <w:r>
        <w:rPr>
          <w:sz w:val="24"/>
        </w:rPr>
        <w:t>针对数据属性</w:t>
      </w:r>
      <w:r>
        <w:rPr>
          <w:rFonts w:hint="eastAsia"/>
          <w:sz w:val="24"/>
        </w:rPr>
        <w:t>及</w:t>
      </w:r>
      <w:r>
        <w:rPr>
          <w:sz w:val="24"/>
        </w:rPr>
        <w:t>数据实际情况和</w:t>
      </w:r>
      <w:r>
        <w:rPr>
          <w:rFonts w:hint="eastAsia"/>
          <w:sz w:val="24"/>
        </w:rPr>
        <w:t>对</w:t>
      </w:r>
      <w:r>
        <w:rPr>
          <w:sz w:val="24"/>
        </w:rPr>
        <w:t>用户行为分析</w:t>
      </w:r>
      <w:r>
        <w:rPr>
          <w:rFonts w:hint="eastAsia"/>
          <w:sz w:val="24"/>
        </w:rPr>
        <w:t>文献</w:t>
      </w:r>
      <w:r>
        <w:rPr>
          <w:sz w:val="24"/>
        </w:rPr>
        <w:t>的研究，选择</w:t>
      </w:r>
      <w:r>
        <w:rPr>
          <w:rFonts w:hint="eastAsia"/>
          <w:sz w:val="24"/>
        </w:rPr>
        <w:t>用户的访问时间进行统计，研究用户的访问</w:t>
      </w:r>
      <w:r w:rsidR="00F15711">
        <w:rPr>
          <w:rFonts w:hint="eastAsia"/>
          <w:sz w:val="24"/>
        </w:rPr>
        <w:t>规律</w:t>
      </w:r>
      <w:r>
        <w:rPr>
          <w:rFonts w:hint="eastAsia"/>
          <w:sz w:val="24"/>
        </w:rPr>
        <w:t>；选择业务</w:t>
      </w:r>
      <w:r w:rsidR="00F15711">
        <w:rPr>
          <w:rFonts w:hint="eastAsia"/>
          <w:sz w:val="24"/>
        </w:rPr>
        <w:t>应用</w:t>
      </w:r>
      <w:r>
        <w:rPr>
          <w:rFonts w:hint="eastAsia"/>
          <w:sz w:val="24"/>
        </w:rPr>
        <w:t>的访问量进行统计，分析</w:t>
      </w:r>
      <w:r w:rsidR="00F15711">
        <w:rPr>
          <w:rFonts w:hint="eastAsia"/>
          <w:sz w:val="24"/>
        </w:rPr>
        <w:t>每类业务</w:t>
      </w:r>
      <w:r w:rsidR="00F15711">
        <w:rPr>
          <w:sz w:val="24"/>
        </w:rPr>
        <w:t>市场的竞争结构</w:t>
      </w:r>
      <w:r>
        <w:rPr>
          <w:rFonts w:hint="eastAsia"/>
          <w:sz w:val="24"/>
        </w:rPr>
        <w:t>；通过</w:t>
      </w:r>
      <w:r>
        <w:rPr>
          <w:sz w:val="24"/>
        </w:rPr>
        <w:t>网页分类进行用户兴趣的匹配，</w:t>
      </w:r>
      <w:r w:rsidRPr="004B403A">
        <w:rPr>
          <w:sz w:val="24"/>
        </w:rPr>
        <w:lastRenderedPageBreak/>
        <w:t>对用户添加标签</w:t>
      </w:r>
      <w:r>
        <w:rPr>
          <w:rFonts w:hint="eastAsia"/>
          <w:sz w:val="24"/>
        </w:rPr>
        <w:t>，通过</w:t>
      </w:r>
      <w:r w:rsidR="00F15711">
        <w:rPr>
          <w:sz w:val="24"/>
        </w:rPr>
        <w:t>Phantom</w:t>
      </w:r>
      <w:r w:rsidR="00F15711">
        <w:rPr>
          <w:rFonts w:hint="eastAsia"/>
          <w:sz w:val="24"/>
        </w:rPr>
        <w:t>联合</w:t>
      </w:r>
      <w:r w:rsidR="00F15711">
        <w:rPr>
          <w:sz w:val="24"/>
        </w:rPr>
        <w:t>聚类</w:t>
      </w:r>
      <w:r>
        <w:rPr>
          <w:sz w:val="24"/>
        </w:rPr>
        <w:t>算法对用户聚类，</w:t>
      </w:r>
      <w:r w:rsidR="00F15711">
        <w:rPr>
          <w:rFonts w:hint="eastAsia"/>
          <w:sz w:val="24"/>
        </w:rPr>
        <w:t>进行</w:t>
      </w:r>
      <w:r w:rsidR="00F15711">
        <w:rPr>
          <w:sz w:val="24"/>
        </w:rPr>
        <w:t>市场细分</w:t>
      </w:r>
      <w:r w:rsidR="00F15711">
        <w:rPr>
          <w:rFonts w:hint="eastAsia"/>
          <w:sz w:val="24"/>
        </w:rPr>
        <w:t>，</w:t>
      </w:r>
      <w:r>
        <w:rPr>
          <w:sz w:val="24"/>
        </w:rPr>
        <w:t>总结</w:t>
      </w:r>
      <w:r w:rsidR="00F15711">
        <w:rPr>
          <w:rFonts w:hint="eastAsia"/>
          <w:sz w:val="24"/>
        </w:rPr>
        <w:t>每类用户</w:t>
      </w:r>
      <w:r w:rsidR="00F15711">
        <w:rPr>
          <w:sz w:val="24"/>
        </w:rPr>
        <w:t>的特征</w:t>
      </w:r>
      <w:r w:rsidR="00F15711">
        <w:rPr>
          <w:rFonts w:hint="eastAsia"/>
          <w:sz w:val="24"/>
        </w:rPr>
        <w:t>并</w:t>
      </w:r>
      <w:r w:rsidR="00F15711">
        <w:rPr>
          <w:sz w:val="24"/>
        </w:rPr>
        <w:t>介绍在精准营销中的应用</w:t>
      </w:r>
      <w:r>
        <w:rPr>
          <w:sz w:val="24"/>
        </w:rPr>
        <w:t>。</w:t>
      </w:r>
      <w:r w:rsidRPr="004B403A">
        <w:rPr>
          <w:rFonts w:hint="eastAsia"/>
          <w:sz w:val="24"/>
        </w:rPr>
        <w:t>本文</w:t>
      </w:r>
      <w:r w:rsidRPr="004B403A">
        <w:rPr>
          <w:sz w:val="24"/>
        </w:rPr>
        <w:t>采用的</w:t>
      </w:r>
      <w:r w:rsidRPr="004B403A">
        <w:rPr>
          <w:rFonts w:hint="eastAsia"/>
          <w:sz w:val="24"/>
        </w:rPr>
        <w:t>技术</w:t>
      </w:r>
      <w:r w:rsidRPr="004B403A">
        <w:rPr>
          <w:sz w:val="24"/>
        </w:rPr>
        <w:t>路线如图</w:t>
      </w:r>
      <w:r w:rsidRPr="004B403A">
        <w:rPr>
          <w:rFonts w:hint="eastAsia"/>
          <w:sz w:val="24"/>
        </w:rPr>
        <w:t>1.1</w:t>
      </w:r>
      <w:r w:rsidRPr="004B403A">
        <w:rPr>
          <w:rFonts w:hint="eastAsia"/>
          <w:sz w:val="24"/>
        </w:rPr>
        <w:t>所示</w:t>
      </w:r>
      <w:r w:rsidRPr="004B403A">
        <w:rPr>
          <w:sz w:val="24"/>
        </w:rPr>
        <w:t>。</w:t>
      </w:r>
    </w:p>
    <w:p w:rsidR="00F305C0" w:rsidRDefault="00F15711" w:rsidP="00F305C0">
      <w:pPr>
        <w:jc w:val="center"/>
      </w:pPr>
      <w:r w:rsidRPr="00F15711">
        <w:t xml:space="preserve"> </w:t>
      </w:r>
      <w:r w:rsidR="00AD4751">
        <w:object w:dxaOrig="10365" w:dyaOrig="11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484.5pt" o:ole="">
            <v:imagedata r:id="rId18" o:title=""/>
          </v:shape>
          <o:OLEObject Type="Embed" ProgID="Visio.Drawing.15" ShapeID="_x0000_i1025" DrawAspect="Content" ObjectID="_1506498057" r:id="rId19"/>
        </w:object>
      </w:r>
    </w:p>
    <w:p w:rsidR="00E04D6F" w:rsidRPr="00F9337B" w:rsidRDefault="00F305C0"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1.1 </w:t>
      </w:r>
      <w:r w:rsidR="00F9337B" w:rsidRPr="00F9337B">
        <w:rPr>
          <w:sz w:val="22"/>
          <w:szCs w:val="22"/>
        </w:rPr>
        <w:t xml:space="preserve"> </w:t>
      </w:r>
      <w:r w:rsidRPr="00F9337B">
        <w:rPr>
          <w:rFonts w:hint="eastAsia"/>
          <w:sz w:val="22"/>
          <w:szCs w:val="22"/>
        </w:rPr>
        <w:t>技术</w:t>
      </w:r>
      <w:r w:rsidRPr="00F9337B">
        <w:rPr>
          <w:sz w:val="22"/>
          <w:szCs w:val="22"/>
        </w:rPr>
        <w:t>路线</w:t>
      </w:r>
      <w:r w:rsidRPr="00F9337B">
        <w:rPr>
          <w:rFonts w:hint="eastAsia"/>
          <w:sz w:val="22"/>
          <w:szCs w:val="22"/>
        </w:rPr>
        <w:t>图</w:t>
      </w:r>
    </w:p>
    <w:p w:rsidR="00F244E5" w:rsidRPr="006E78C3" w:rsidRDefault="00F244E5" w:rsidP="00F244E5">
      <w:pPr>
        <w:pStyle w:val="2"/>
        <w:spacing w:before="480" w:after="120" w:line="400" w:lineRule="exact"/>
        <w:rPr>
          <w:rFonts w:ascii="黑体" w:eastAsia="黑体" w:hAnsi="黑体"/>
          <w:b w:val="0"/>
          <w:sz w:val="28"/>
          <w:szCs w:val="28"/>
        </w:rPr>
      </w:pPr>
      <w:bookmarkStart w:id="33" w:name="_Toc416119707"/>
      <w:bookmarkStart w:id="34" w:name="_Toc432581590"/>
      <w:r w:rsidRPr="00D64E80">
        <w:rPr>
          <w:rFonts w:ascii="黑体" w:eastAsia="黑体" w:hAnsi="黑体"/>
          <w:b w:val="0"/>
          <w:sz w:val="28"/>
          <w:szCs w:val="28"/>
        </w:rPr>
        <w:t>1.4</w:t>
      </w:r>
      <w:r w:rsidRPr="006E78C3">
        <w:rPr>
          <w:rFonts w:ascii="黑体" w:eastAsia="黑体" w:hAnsi="黑体"/>
          <w:b w:val="0"/>
          <w:sz w:val="28"/>
          <w:szCs w:val="28"/>
        </w:rPr>
        <w:t xml:space="preserve"> </w:t>
      </w:r>
      <w:r>
        <w:rPr>
          <w:rFonts w:ascii="黑体" w:eastAsia="黑体" w:hAnsi="黑体" w:hint="eastAsia"/>
          <w:b w:val="0"/>
          <w:sz w:val="28"/>
          <w:szCs w:val="28"/>
        </w:rPr>
        <w:t xml:space="preserve"> </w:t>
      </w:r>
      <w:r w:rsidRPr="00D64E80">
        <w:rPr>
          <w:rFonts w:ascii="黑体" w:eastAsia="黑体" w:hAnsi="黑体" w:hint="eastAsia"/>
          <w:b w:val="0"/>
          <w:sz w:val="28"/>
          <w:szCs w:val="28"/>
        </w:rPr>
        <w:t>论文组织</w:t>
      </w:r>
      <w:r w:rsidRPr="00D64E80">
        <w:rPr>
          <w:rFonts w:ascii="黑体" w:eastAsia="黑体" w:hAnsi="黑体"/>
          <w:b w:val="0"/>
          <w:sz w:val="28"/>
          <w:szCs w:val="28"/>
        </w:rPr>
        <w:t>结构</w:t>
      </w:r>
      <w:bookmarkEnd w:id="33"/>
      <w:bookmarkEnd w:id="34"/>
    </w:p>
    <w:p w:rsidR="00F244E5" w:rsidRPr="00C96623" w:rsidRDefault="00F244E5" w:rsidP="00E04D44">
      <w:pPr>
        <w:spacing w:line="400" w:lineRule="exact"/>
        <w:ind w:firstLine="437"/>
        <w:rPr>
          <w:sz w:val="24"/>
        </w:rPr>
      </w:pPr>
      <w:r w:rsidRPr="00C96623">
        <w:rPr>
          <w:rFonts w:hint="eastAsia"/>
          <w:sz w:val="24"/>
        </w:rPr>
        <w:t>全文总共</w:t>
      </w:r>
      <w:r w:rsidRPr="00C96623">
        <w:rPr>
          <w:sz w:val="24"/>
        </w:rPr>
        <w:t>分为</w:t>
      </w:r>
      <w:r w:rsidR="007D703F">
        <w:rPr>
          <w:rFonts w:hint="eastAsia"/>
          <w:sz w:val="24"/>
        </w:rPr>
        <w:t>七</w:t>
      </w:r>
      <w:r w:rsidRPr="00C96623">
        <w:rPr>
          <w:sz w:val="24"/>
        </w:rPr>
        <w:t>章，</w:t>
      </w:r>
      <w:r w:rsidRPr="00C96623">
        <w:rPr>
          <w:rFonts w:hint="eastAsia"/>
          <w:sz w:val="24"/>
        </w:rPr>
        <w:t>具体</w:t>
      </w:r>
      <w:r w:rsidRPr="00C96623">
        <w:rPr>
          <w:sz w:val="24"/>
        </w:rPr>
        <w:t>结构</w:t>
      </w:r>
      <w:r w:rsidRPr="00C96623">
        <w:rPr>
          <w:rFonts w:hint="eastAsia"/>
          <w:sz w:val="24"/>
        </w:rPr>
        <w:t>安排</w:t>
      </w:r>
      <w:r w:rsidRPr="00C96623">
        <w:rPr>
          <w:sz w:val="24"/>
        </w:rPr>
        <w:t>如下：</w:t>
      </w:r>
    </w:p>
    <w:p w:rsidR="004A2929" w:rsidRPr="00C96623" w:rsidRDefault="004A2929" w:rsidP="00E04D44">
      <w:pPr>
        <w:spacing w:line="400" w:lineRule="exact"/>
        <w:ind w:firstLine="437"/>
        <w:rPr>
          <w:sz w:val="24"/>
        </w:rPr>
      </w:pPr>
      <w:r w:rsidRPr="00C96623">
        <w:rPr>
          <w:rFonts w:hint="eastAsia"/>
          <w:sz w:val="24"/>
        </w:rPr>
        <w:t>第一章</w:t>
      </w:r>
      <w:r w:rsidRPr="00C96623">
        <w:rPr>
          <w:rFonts w:hint="eastAsia"/>
          <w:sz w:val="24"/>
        </w:rPr>
        <w:t xml:space="preserve"> </w:t>
      </w:r>
      <w:r w:rsidRPr="00C96623">
        <w:rPr>
          <w:rFonts w:hint="eastAsia"/>
          <w:sz w:val="24"/>
        </w:rPr>
        <w:t>阐述了研究</w:t>
      </w:r>
      <w:r w:rsidRPr="00C96623">
        <w:rPr>
          <w:sz w:val="24"/>
        </w:rPr>
        <w:t>本文的背景</w:t>
      </w:r>
      <w:r w:rsidRPr="00C96623">
        <w:rPr>
          <w:rFonts w:hint="eastAsia"/>
          <w:sz w:val="24"/>
        </w:rPr>
        <w:t>及意义</w:t>
      </w:r>
      <w:r w:rsidRPr="00C96623">
        <w:rPr>
          <w:sz w:val="24"/>
        </w:rPr>
        <w:t>，在大</w:t>
      </w:r>
      <w:r w:rsidRPr="00C96623">
        <w:rPr>
          <w:rFonts w:hint="eastAsia"/>
          <w:sz w:val="24"/>
        </w:rPr>
        <w:t>数据</w:t>
      </w:r>
      <w:r w:rsidRPr="00C96623">
        <w:rPr>
          <w:sz w:val="24"/>
        </w:rPr>
        <w:t>发展</w:t>
      </w:r>
      <w:r w:rsidRPr="00C96623">
        <w:rPr>
          <w:rFonts w:hint="eastAsia"/>
          <w:sz w:val="24"/>
        </w:rPr>
        <w:t>情况</w:t>
      </w:r>
      <w:r w:rsidRPr="00C96623">
        <w:rPr>
          <w:sz w:val="24"/>
        </w:rPr>
        <w:t>下</w:t>
      </w:r>
      <w:r w:rsidRPr="00C96623">
        <w:rPr>
          <w:rFonts w:hint="eastAsia"/>
          <w:sz w:val="24"/>
        </w:rPr>
        <w:t>国内外</w:t>
      </w:r>
      <w:r w:rsidRPr="00C96623">
        <w:rPr>
          <w:sz w:val="24"/>
        </w:rPr>
        <w:t>电信</w:t>
      </w:r>
      <w:r w:rsidRPr="00C96623">
        <w:rPr>
          <w:rFonts w:hint="eastAsia"/>
          <w:sz w:val="24"/>
        </w:rPr>
        <w:t>运营商</w:t>
      </w:r>
      <w:r w:rsidRPr="00C96623">
        <w:rPr>
          <w:sz w:val="24"/>
        </w:rPr>
        <w:t>的</w:t>
      </w:r>
      <w:r w:rsidRPr="00C96623">
        <w:rPr>
          <w:sz w:val="24"/>
        </w:rPr>
        <w:lastRenderedPageBreak/>
        <w:t>发展</w:t>
      </w:r>
      <w:r w:rsidRPr="00C96623">
        <w:rPr>
          <w:rFonts w:hint="eastAsia"/>
          <w:sz w:val="24"/>
        </w:rPr>
        <w:t>现状，</w:t>
      </w:r>
      <w:r w:rsidRPr="00C96623">
        <w:rPr>
          <w:sz w:val="24"/>
        </w:rPr>
        <w:t>介绍了本文的研究</w:t>
      </w:r>
      <w:r>
        <w:rPr>
          <w:rFonts w:hint="eastAsia"/>
          <w:sz w:val="24"/>
        </w:rPr>
        <w:t>目标</w:t>
      </w:r>
      <w:r>
        <w:rPr>
          <w:sz w:val="24"/>
        </w:rPr>
        <w:t>、</w:t>
      </w:r>
      <w:r w:rsidRPr="00C96623">
        <w:rPr>
          <w:sz w:val="24"/>
        </w:rPr>
        <w:t>内容和</w:t>
      </w:r>
      <w:r>
        <w:rPr>
          <w:rFonts w:hint="eastAsia"/>
          <w:sz w:val="24"/>
        </w:rPr>
        <w:t>组织</w:t>
      </w:r>
      <w:r w:rsidRPr="00C96623">
        <w:rPr>
          <w:sz w:val="24"/>
        </w:rPr>
        <w:t>结构。</w:t>
      </w:r>
    </w:p>
    <w:p w:rsidR="004A2929" w:rsidRPr="00C96623" w:rsidRDefault="004A2929" w:rsidP="00E04D44">
      <w:pPr>
        <w:spacing w:line="400" w:lineRule="exact"/>
        <w:ind w:firstLine="437"/>
        <w:rPr>
          <w:sz w:val="24"/>
        </w:rPr>
      </w:pPr>
      <w:r w:rsidRPr="00C96623">
        <w:rPr>
          <w:rFonts w:hint="eastAsia"/>
          <w:sz w:val="24"/>
        </w:rPr>
        <w:t>第二章</w:t>
      </w:r>
      <w:r w:rsidRPr="00C96623">
        <w:rPr>
          <w:rFonts w:hint="eastAsia"/>
          <w:sz w:val="24"/>
        </w:rPr>
        <w:t xml:space="preserve"> </w:t>
      </w:r>
      <w:r w:rsidRPr="00C96623">
        <w:rPr>
          <w:rFonts w:hint="eastAsia"/>
          <w:sz w:val="24"/>
        </w:rPr>
        <w:t>相关</w:t>
      </w:r>
      <w:r w:rsidRPr="00C96623">
        <w:rPr>
          <w:sz w:val="24"/>
        </w:rPr>
        <w:t>理论的研究与介绍，</w:t>
      </w:r>
      <w:r>
        <w:rPr>
          <w:rFonts w:hint="eastAsia"/>
          <w:sz w:val="24"/>
        </w:rPr>
        <w:t>从网络</w:t>
      </w:r>
      <w:r>
        <w:rPr>
          <w:sz w:val="24"/>
        </w:rPr>
        <w:t>用户行为分类、特点、</w:t>
      </w:r>
      <w:r>
        <w:rPr>
          <w:rFonts w:hint="eastAsia"/>
          <w:sz w:val="24"/>
        </w:rPr>
        <w:t>特征</w:t>
      </w:r>
      <w:r>
        <w:rPr>
          <w:sz w:val="24"/>
        </w:rPr>
        <w:t>选取和</w:t>
      </w:r>
      <w:r>
        <w:rPr>
          <w:rFonts w:hint="eastAsia"/>
          <w:sz w:val="24"/>
        </w:rPr>
        <w:t>表示</w:t>
      </w:r>
      <w:r>
        <w:rPr>
          <w:sz w:val="24"/>
        </w:rPr>
        <w:t>对</w:t>
      </w:r>
      <w:r>
        <w:rPr>
          <w:rFonts w:hint="eastAsia"/>
          <w:sz w:val="24"/>
        </w:rPr>
        <w:t>用户</w:t>
      </w:r>
      <w:r>
        <w:rPr>
          <w:sz w:val="24"/>
        </w:rPr>
        <w:t>行为进行了研究，</w:t>
      </w:r>
      <w:r>
        <w:rPr>
          <w:rFonts w:hint="eastAsia"/>
          <w:sz w:val="24"/>
        </w:rPr>
        <w:t>然后对时间序列分析、</w:t>
      </w:r>
      <w:proofErr w:type="gramStart"/>
      <w:r>
        <w:rPr>
          <w:rFonts w:hint="eastAsia"/>
          <w:sz w:val="24"/>
        </w:rPr>
        <w:t>幂</w:t>
      </w:r>
      <w:proofErr w:type="gramEnd"/>
      <w:r>
        <w:rPr>
          <w:rFonts w:hint="eastAsia"/>
          <w:sz w:val="24"/>
        </w:rPr>
        <w:t>定律</w:t>
      </w:r>
      <w:r w:rsidR="004A5A2D">
        <w:rPr>
          <w:rFonts w:hint="eastAsia"/>
          <w:sz w:val="24"/>
        </w:rPr>
        <w:t>、</w:t>
      </w:r>
      <w:r w:rsidR="004A5A2D">
        <w:rPr>
          <w:sz w:val="24"/>
        </w:rPr>
        <w:t>聚类算法</w:t>
      </w:r>
      <w:r>
        <w:rPr>
          <w:rFonts w:hint="eastAsia"/>
          <w:sz w:val="24"/>
        </w:rPr>
        <w:t>进行了研究，</w:t>
      </w:r>
      <w:r>
        <w:rPr>
          <w:sz w:val="24"/>
        </w:rPr>
        <w:t>接着对</w:t>
      </w:r>
      <w:r w:rsidRPr="00C96623">
        <w:rPr>
          <w:rFonts w:hint="eastAsia"/>
          <w:sz w:val="24"/>
        </w:rPr>
        <w:t>Hadoop</w:t>
      </w:r>
      <w:r w:rsidRPr="00C96623">
        <w:rPr>
          <w:sz w:val="24"/>
        </w:rPr>
        <w:t>技术与</w:t>
      </w:r>
      <w:r w:rsidRPr="00C96623">
        <w:rPr>
          <w:sz w:val="24"/>
        </w:rPr>
        <w:t>hive</w:t>
      </w:r>
      <w:r w:rsidRPr="00C96623">
        <w:rPr>
          <w:sz w:val="24"/>
        </w:rPr>
        <w:t>工具</w:t>
      </w:r>
      <w:r>
        <w:rPr>
          <w:rFonts w:hint="eastAsia"/>
          <w:sz w:val="24"/>
        </w:rPr>
        <w:t>进行了</w:t>
      </w:r>
      <w:r w:rsidRPr="00C96623">
        <w:rPr>
          <w:sz w:val="24"/>
        </w:rPr>
        <w:t>研究与介绍。</w:t>
      </w:r>
    </w:p>
    <w:p w:rsidR="004A5A2D" w:rsidRDefault="004A2929" w:rsidP="00E04D44">
      <w:pPr>
        <w:spacing w:line="400" w:lineRule="exact"/>
        <w:ind w:firstLine="437"/>
        <w:rPr>
          <w:sz w:val="24"/>
        </w:rPr>
      </w:pPr>
      <w:r w:rsidRPr="00C96623">
        <w:rPr>
          <w:rFonts w:hint="eastAsia"/>
          <w:sz w:val="24"/>
        </w:rPr>
        <w:t>第三章</w:t>
      </w:r>
      <w:r w:rsidRPr="00C96623">
        <w:rPr>
          <w:rFonts w:hint="eastAsia"/>
          <w:sz w:val="24"/>
        </w:rPr>
        <w:t xml:space="preserve"> </w:t>
      </w:r>
      <w:r w:rsidR="004A5A2D">
        <w:rPr>
          <w:rFonts w:hint="eastAsia"/>
          <w:sz w:val="24"/>
        </w:rPr>
        <w:t>研究</w:t>
      </w:r>
      <w:r w:rsidR="004A5A2D">
        <w:rPr>
          <w:sz w:val="24"/>
        </w:rPr>
        <w:t>设计，首先从建模的目的</w:t>
      </w:r>
      <w:r w:rsidR="004A5A2D">
        <w:rPr>
          <w:rFonts w:hint="eastAsia"/>
          <w:sz w:val="24"/>
        </w:rPr>
        <w:t>、</w:t>
      </w:r>
      <w:r w:rsidR="004A5A2D">
        <w:rPr>
          <w:sz w:val="24"/>
        </w:rPr>
        <w:t>步骤、维度对用户建模方案的设计进行介绍，</w:t>
      </w:r>
      <w:r w:rsidR="004A5A2D">
        <w:rPr>
          <w:rFonts w:hint="eastAsia"/>
          <w:sz w:val="24"/>
        </w:rPr>
        <w:t>然后</w:t>
      </w:r>
      <w:r w:rsidR="004A5A2D">
        <w:rPr>
          <w:sz w:val="24"/>
        </w:rPr>
        <w:t>对</w:t>
      </w:r>
      <w:r w:rsidR="004A5A2D">
        <w:rPr>
          <w:rFonts w:hint="eastAsia"/>
          <w:sz w:val="24"/>
        </w:rPr>
        <w:t>数据</w:t>
      </w:r>
      <w:r w:rsidR="004A5A2D">
        <w:rPr>
          <w:sz w:val="24"/>
        </w:rPr>
        <w:t>来源、内容进行了介绍，</w:t>
      </w:r>
      <w:r w:rsidR="004A5A2D">
        <w:rPr>
          <w:rFonts w:hint="eastAsia"/>
          <w:sz w:val="24"/>
        </w:rPr>
        <w:t>接着</w:t>
      </w:r>
      <w:r w:rsidR="004A5A2D">
        <w:rPr>
          <w:sz w:val="24"/>
        </w:rPr>
        <w:t>对</w:t>
      </w:r>
      <w:r w:rsidR="004A5A2D">
        <w:rPr>
          <w:rFonts w:hint="eastAsia"/>
          <w:sz w:val="24"/>
        </w:rPr>
        <w:t>数据</w:t>
      </w:r>
      <w:r w:rsidR="004A5A2D">
        <w:rPr>
          <w:sz w:val="24"/>
        </w:rPr>
        <w:t>预处理工作的步骤和内容进行了说明，最后是对本文用到的数据分析方法进行了研究。</w:t>
      </w:r>
    </w:p>
    <w:p w:rsidR="004A5A2D" w:rsidRDefault="004A2929" w:rsidP="00E04D44">
      <w:pPr>
        <w:spacing w:line="400" w:lineRule="exact"/>
        <w:ind w:firstLine="437"/>
        <w:rPr>
          <w:sz w:val="24"/>
        </w:rPr>
      </w:pPr>
      <w:r w:rsidRPr="00C96623">
        <w:rPr>
          <w:rFonts w:hint="eastAsia"/>
          <w:sz w:val="24"/>
        </w:rPr>
        <w:t>第四章</w:t>
      </w:r>
      <w:r w:rsidRPr="00C96623">
        <w:rPr>
          <w:rFonts w:hint="eastAsia"/>
          <w:sz w:val="24"/>
        </w:rPr>
        <w:t xml:space="preserve"> </w:t>
      </w:r>
      <w:r w:rsidR="004A5A2D">
        <w:rPr>
          <w:rFonts w:hint="eastAsia"/>
          <w:sz w:val="24"/>
        </w:rPr>
        <w:t>时间</w:t>
      </w:r>
      <w:r w:rsidR="004A5A2D">
        <w:rPr>
          <w:sz w:val="24"/>
        </w:rPr>
        <w:t>规律分析</w:t>
      </w:r>
      <w:r w:rsidR="004A5A2D">
        <w:rPr>
          <w:rFonts w:hint="eastAsia"/>
          <w:sz w:val="24"/>
        </w:rPr>
        <w:t xml:space="preserve"> </w:t>
      </w:r>
      <w:r w:rsidR="004A5A2D">
        <w:rPr>
          <w:rFonts w:hint="eastAsia"/>
          <w:sz w:val="24"/>
        </w:rPr>
        <w:t>先</w:t>
      </w:r>
      <w:r w:rsidR="004A5A2D">
        <w:rPr>
          <w:sz w:val="24"/>
        </w:rPr>
        <w:t>对用户访问时间序列进行了介绍，接着从</w:t>
      </w:r>
      <w:r w:rsidR="00763974">
        <w:rPr>
          <w:rFonts w:hint="eastAsia"/>
          <w:sz w:val="24"/>
        </w:rPr>
        <w:t>日</w:t>
      </w:r>
      <w:r w:rsidR="00763974">
        <w:rPr>
          <w:sz w:val="24"/>
        </w:rPr>
        <w:t>访问规律和小时访问</w:t>
      </w:r>
      <w:r w:rsidR="00763974">
        <w:rPr>
          <w:rFonts w:hint="eastAsia"/>
          <w:sz w:val="24"/>
        </w:rPr>
        <w:t>规律对</w:t>
      </w:r>
      <w:r w:rsidR="00763974">
        <w:rPr>
          <w:sz w:val="24"/>
        </w:rPr>
        <w:t>时间序列进行</w:t>
      </w:r>
      <w:r w:rsidR="00763974">
        <w:rPr>
          <w:rFonts w:hint="eastAsia"/>
          <w:sz w:val="24"/>
        </w:rPr>
        <w:t>统计</w:t>
      </w:r>
      <w:r w:rsidR="00763974">
        <w:rPr>
          <w:sz w:val="24"/>
        </w:rPr>
        <w:t>分析，</w:t>
      </w:r>
      <w:r w:rsidR="00763974">
        <w:rPr>
          <w:rFonts w:hint="eastAsia"/>
          <w:sz w:val="24"/>
        </w:rPr>
        <w:t>然后拟合</w:t>
      </w:r>
      <w:r w:rsidR="00763974">
        <w:rPr>
          <w:sz w:val="24"/>
        </w:rPr>
        <w:t>出</w:t>
      </w:r>
      <w:r w:rsidR="00763974">
        <w:rPr>
          <w:rFonts w:hint="eastAsia"/>
          <w:sz w:val="24"/>
        </w:rPr>
        <w:t>时间</w:t>
      </w:r>
      <w:r w:rsidR="00763974">
        <w:rPr>
          <w:sz w:val="24"/>
        </w:rPr>
        <w:t>序列模型，最后</w:t>
      </w:r>
      <w:r w:rsidR="00763974">
        <w:rPr>
          <w:rFonts w:hint="eastAsia"/>
          <w:sz w:val="24"/>
        </w:rPr>
        <w:t>对</w:t>
      </w:r>
      <w:r w:rsidR="00763974">
        <w:rPr>
          <w:sz w:val="24"/>
        </w:rPr>
        <w:t>本章得到的规律和特征进行了总结。</w:t>
      </w:r>
    </w:p>
    <w:p w:rsidR="004A2929" w:rsidRPr="00C96623" w:rsidRDefault="004A2929" w:rsidP="00E04D44">
      <w:pPr>
        <w:spacing w:line="400" w:lineRule="exact"/>
        <w:ind w:firstLine="437"/>
        <w:rPr>
          <w:sz w:val="24"/>
        </w:rPr>
      </w:pPr>
      <w:r w:rsidRPr="00C96623">
        <w:rPr>
          <w:rFonts w:hint="eastAsia"/>
          <w:sz w:val="24"/>
        </w:rPr>
        <w:t>第五章</w:t>
      </w:r>
      <w:r w:rsidRPr="00C96623">
        <w:rPr>
          <w:rFonts w:hint="eastAsia"/>
          <w:sz w:val="24"/>
        </w:rPr>
        <w:t xml:space="preserve"> </w:t>
      </w:r>
      <w:r w:rsidR="00260D9D">
        <w:rPr>
          <w:rFonts w:hint="eastAsia"/>
          <w:sz w:val="24"/>
        </w:rPr>
        <w:t>竞争结构</w:t>
      </w:r>
      <w:r w:rsidR="00260D9D">
        <w:rPr>
          <w:sz w:val="24"/>
        </w:rPr>
        <w:t>分析</w:t>
      </w:r>
      <w:r w:rsidR="00260D9D">
        <w:rPr>
          <w:rFonts w:hint="eastAsia"/>
          <w:sz w:val="24"/>
        </w:rPr>
        <w:t xml:space="preserve"> </w:t>
      </w:r>
      <w:r w:rsidR="00260D9D" w:rsidRPr="00260D9D">
        <w:rPr>
          <w:rFonts w:hint="eastAsia"/>
          <w:sz w:val="24"/>
        </w:rPr>
        <w:t>首先对业务应用、竞争结构进行了介绍，然后对各业务在其市场的占有率进行了统计分析，</w:t>
      </w:r>
      <w:r w:rsidR="00260D9D">
        <w:rPr>
          <w:rFonts w:hint="eastAsia"/>
          <w:sz w:val="24"/>
        </w:rPr>
        <w:t>接着</w:t>
      </w:r>
      <w:r w:rsidR="00260D9D" w:rsidRPr="00260D9D">
        <w:rPr>
          <w:rFonts w:hint="eastAsia"/>
          <w:sz w:val="24"/>
        </w:rPr>
        <w:t>对各类市场中的竞争结构进行统计，分析出各类业务应用市场的具体情况、竞争激励程度和垄断程度</w:t>
      </w:r>
      <w:r w:rsidR="00260D9D">
        <w:rPr>
          <w:rFonts w:hint="eastAsia"/>
          <w:sz w:val="24"/>
        </w:rPr>
        <w:t>，</w:t>
      </w:r>
      <w:r w:rsidR="00260D9D">
        <w:rPr>
          <w:sz w:val="24"/>
        </w:rPr>
        <w:t>最后对</w:t>
      </w:r>
      <w:r w:rsidR="00260D9D" w:rsidRPr="00260D9D">
        <w:rPr>
          <w:rFonts w:hint="eastAsia"/>
          <w:sz w:val="24"/>
        </w:rPr>
        <w:t>竞争结构的规律和市场特征</w:t>
      </w:r>
      <w:r w:rsidR="00260D9D">
        <w:rPr>
          <w:rFonts w:hint="eastAsia"/>
          <w:sz w:val="24"/>
        </w:rPr>
        <w:t>进行</w:t>
      </w:r>
      <w:r w:rsidR="00260D9D">
        <w:rPr>
          <w:sz w:val="24"/>
        </w:rPr>
        <w:t>了</w:t>
      </w:r>
      <w:r w:rsidR="00260D9D" w:rsidRPr="00260D9D">
        <w:rPr>
          <w:rFonts w:hint="eastAsia"/>
          <w:sz w:val="24"/>
        </w:rPr>
        <w:t>总结</w:t>
      </w:r>
      <w:r w:rsidRPr="00C96623">
        <w:rPr>
          <w:sz w:val="24"/>
        </w:rPr>
        <w:t>。</w:t>
      </w:r>
    </w:p>
    <w:p w:rsidR="004A2929" w:rsidRDefault="004A2929" w:rsidP="00E04D44">
      <w:pPr>
        <w:spacing w:line="400" w:lineRule="exact"/>
        <w:ind w:firstLine="437"/>
        <w:rPr>
          <w:sz w:val="24"/>
        </w:rPr>
      </w:pPr>
      <w:r w:rsidRPr="00C96623">
        <w:rPr>
          <w:rFonts w:hint="eastAsia"/>
          <w:sz w:val="24"/>
        </w:rPr>
        <w:t>第六章</w:t>
      </w:r>
      <w:r w:rsidRPr="00C96623">
        <w:rPr>
          <w:rFonts w:hint="eastAsia"/>
          <w:sz w:val="24"/>
        </w:rPr>
        <w:t xml:space="preserve"> </w:t>
      </w:r>
      <w:r w:rsidR="002B45C6">
        <w:rPr>
          <w:rFonts w:hint="eastAsia"/>
          <w:sz w:val="24"/>
        </w:rPr>
        <w:t>市场</w:t>
      </w:r>
      <w:r w:rsidR="002B45C6">
        <w:rPr>
          <w:sz w:val="24"/>
        </w:rPr>
        <w:t>细分</w:t>
      </w:r>
      <w:r w:rsidR="002B45C6">
        <w:rPr>
          <w:rFonts w:hint="eastAsia"/>
          <w:sz w:val="24"/>
        </w:rPr>
        <w:t xml:space="preserve"> </w:t>
      </w:r>
      <w:r w:rsidR="002B45C6">
        <w:rPr>
          <w:rFonts w:hint="eastAsia"/>
          <w:sz w:val="24"/>
        </w:rPr>
        <w:t>通过</w:t>
      </w:r>
      <w:r w:rsidR="002B45C6">
        <w:rPr>
          <w:sz w:val="24"/>
        </w:rPr>
        <w:t>用户兴趣偏好对市场进行细分，先对问题进行了描述，然后对</w:t>
      </w:r>
      <w:r w:rsidR="007A2E7E">
        <w:rPr>
          <w:rFonts w:hint="eastAsia"/>
          <w:sz w:val="24"/>
        </w:rPr>
        <w:t>聚类</w:t>
      </w:r>
      <w:r w:rsidR="007A2E7E">
        <w:rPr>
          <w:sz w:val="24"/>
        </w:rPr>
        <w:t>算法的步骤</w:t>
      </w:r>
      <w:r w:rsidR="007A2E7E">
        <w:rPr>
          <w:rFonts w:hint="eastAsia"/>
          <w:sz w:val="24"/>
        </w:rPr>
        <w:t>及</w:t>
      </w:r>
      <w:r w:rsidR="007A2E7E">
        <w:rPr>
          <w:sz w:val="24"/>
        </w:rPr>
        <w:t>实现进行了说明，接着介绍了</w:t>
      </w:r>
      <w:r w:rsidR="007A2E7E">
        <w:rPr>
          <w:rFonts w:hint="eastAsia"/>
          <w:sz w:val="24"/>
        </w:rPr>
        <w:t>市场</w:t>
      </w:r>
      <w:r w:rsidR="007A2E7E">
        <w:rPr>
          <w:sz w:val="24"/>
        </w:rPr>
        <w:t>细分结果</w:t>
      </w:r>
      <w:r w:rsidR="007A2E7E">
        <w:rPr>
          <w:rFonts w:hint="eastAsia"/>
          <w:sz w:val="24"/>
        </w:rPr>
        <w:t>，</w:t>
      </w:r>
      <w:r w:rsidR="007A2E7E">
        <w:rPr>
          <w:sz w:val="24"/>
        </w:rPr>
        <w:t>并对结果进行了分析，最后对</w:t>
      </w:r>
      <w:r w:rsidR="007A2E7E">
        <w:rPr>
          <w:rFonts w:hint="eastAsia"/>
          <w:sz w:val="24"/>
        </w:rPr>
        <w:t>细分</w:t>
      </w:r>
      <w:r w:rsidR="007A2E7E">
        <w:rPr>
          <w:sz w:val="24"/>
        </w:rPr>
        <w:t>结果进行了规律和特征总结。</w:t>
      </w:r>
    </w:p>
    <w:p w:rsidR="00260D9D" w:rsidRPr="00C96623" w:rsidRDefault="00260D9D" w:rsidP="00E04D44">
      <w:pPr>
        <w:spacing w:line="400" w:lineRule="exact"/>
        <w:ind w:firstLine="437"/>
        <w:rPr>
          <w:sz w:val="24"/>
        </w:rPr>
      </w:pPr>
      <w:r>
        <w:rPr>
          <w:rFonts w:hint="eastAsia"/>
          <w:sz w:val="24"/>
        </w:rPr>
        <w:t>第七章</w:t>
      </w:r>
      <w:r w:rsidR="002B45C6">
        <w:rPr>
          <w:rFonts w:hint="eastAsia"/>
          <w:sz w:val="24"/>
        </w:rPr>
        <w:t xml:space="preserve"> </w:t>
      </w:r>
      <w:r w:rsidR="002B45C6" w:rsidRPr="00C96623">
        <w:rPr>
          <w:rFonts w:hint="eastAsia"/>
          <w:sz w:val="24"/>
        </w:rPr>
        <w:t>结论</w:t>
      </w:r>
      <w:r w:rsidR="002B45C6" w:rsidRPr="00C96623">
        <w:rPr>
          <w:sz w:val="24"/>
        </w:rPr>
        <w:t>，</w:t>
      </w:r>
      <w:r w:rsidR="002B45C6" w:rsidRPr="00C96623">
        <w:rPr>
          <w:rFonts w:hint="eastAsia"/>
          <w:sz w:val="24"/>
        </w:rPr>
        <w:t>总结</w:t>
      </w:r>
      <w:r w:rsidR="002B45C6" w:rsidRPr="00C96623">
        <w:rPr>
          <w:sz w:val="24"/>
        </w:rPr>
        <w:t>了本次论文所做的工作及对后期工作的</w:t>
      </w:r>
      <w:r w:rsidR="002B45C6" w:rsidRPr="00C96623">
        <w:rPr>
          <w:rFonts w:hint="eastAsia"/>
          <w:sz w:val="24"/>
        </w:rPr>
        <w:t>描述</w:t>
      </w:r>
      <w:r w:rsidR="002B45C6" w:rsidRPr="00C96623">
        <w:rPr>
          <w:sz w:val="24"/>
        </w:rPr>
        <w:t>与展望。</w:t>
      </w:r>
    </w:p>
    <w:p w:rsidR="00367101" w:rsidRPr="004A2929" w:rsidRDefault="00367101" w:rsidP="00367101">
      <w:pPr>
        <w:spacing w:line="400" w:lineRule="exact"/>
        <w:rPr>
          <w:sz w:val="24"/>
        </w:rPr>
      </w:pPr>
    </w:p>
    <w:p w:rsidR="00A02C79" w:rsidRDefault="00A02C79">
      <w:pPr>
        <w:widowControl/>
        <w:jc w:val="left"/>
        <w:rPr>
          <w:sz w:val="24"/>
        </w:rPr>
      </w:pPr>
      <w:r>
        <w:rPr>
          <w:sz w:val="24"/>
        </w:rPr>
        <w:br w:type="page"/>
      </w:r>
    </w:p>
    <w:p w:rsidR="00A02C79" w:rsidRPr="00367101" w:rsidRDefault="00A02C79" w:rsidP="00367101">
      <w:pPr>
        <w:spacing w:line="400" w:lineRule="exact"/>
        <w:rPr>
          <w:sz w:val="24"/>
        </w:rPr>
      </w:pPr>
    </w:p>
    <w:p w:rsidR="00B01B00" w:rsidRPr="00BB5371" w:rsidRDefault="00B01B00" w:rsidP="00D64E80">
      <w:pPr>
        <w:pStyle w:val="1"/>
        <w:spacing w:before="480" w:after="360" w:line="240" w:lineRule="auto"/>
        <w:jc w:val="center"/>
        <w:rPr>
          <w:rFonts w:ascii="黑体" w:eastAsia="黑体" w:hAnsi="黑体"/>
          <w:b w:val="0"/>
          <w:sz w:val="32"/>
          <w:szCs w:val="32"/>
        </w:rPr>
      </w:pPr>
      <w:bookmarkStart w:id="35" w:name="_Toc416119708"/>
      <w:bookmarkStart w:id="36" w:name="_Toc432581591"/>
      <w:r w:rsidRPr="00BB5371">
        <w:rPr>
          <w:rFonts w:ascii="黑体" w:eastAsia="黑体" w:hAnsi="黑体" w:hint="eastAsia"/>
          <w:b w:val="0"/>
          <w:sz w:val="32"/>
          <w:szCs w:val="32"/>
        </w:rPr>
        <w:t>第</w:t>
      </w:r>
      <w:r w:rsidRPr="00D64E80">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Pr>
          <w:rFonts w:ascii="黑体" w:eastAsia="黑体" w:hAnsi="黑体" w:hint="eastAsia"/>
          <w:b w:val="0"/>
          <w:sz w:val="32"/>
          <w:szCs w:val="32"/>
        </w:rPr>
        <w:t xml:space="preserve"> 相关理论与技术</w:t>
      </w:r>
      <w:r>
        <w:rPr>
          <w:rFonts w:ascii="黑体" w:eastAsia="黑体" w:hAnsi="黑体"/>
          <w:b w:val="0"/>
          <w:sz w:val="32"/>
          <w:szCs w:val="32"/>
        </w:rPr>
        <w:t>研究</w:t>
      </w:r>
      <w:bookmarkEnd w:id="35"/>
      <w:bookmarkEnd w:id="36"/>
    </w:p>
    <w:p w:rsidR="0038660E" w:rsidRDefault="0038660E" w:rsidP="0038660E">
      <w:pPr>
        <w:pStyle w:val="2"/>
        <w:spacing w:before="480" w:after="120" w:line="400" w:lineRule="exact"/>
        <w:rPr>
          <w:rFonts w:ascii="黑体" w:eastAsia="黑体" w:hAnsi="黑体"/>
          <w:b w:val="0"/>
          <w:sz w:val="28"/>
          <w:szCs w:val="28"/>
        </w:rPr>
      </w:pPr>
      <w:bookmarkStart w:id="37" w:name="_Toc416119709"/>
      <w:bookmarkStart w:id="38" w:name="_Toc432581592"/>
      <w:r w:rsidRPr="00D64E80">
        <w:rPr>
          <w:rFonts w:ascii="黑体" w:eastAsia="黑体" w:hAnsi="黑体"/>
          <w:b w:val="0"/>
          <w:sz w:val="28"/>
          <w:szCs w:val="28"/>
        </w:rPr>
        <w:t>2.1</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网络用户行为</w:t>
      </w:r>
      <w:r>
        <w:rPr>
          <w:rFonts w:ascii="黑体" w:eastAsia="黑体" w:hAnsi="黑体"/>
          <w:b w:val="0"/>
          <w:sz w:val="28"/>
          <w:szCs w:val="28"/>
        </w:rPr>
        <w:t>研究</w:t>
      </w:r>
      <w:bookmarkEnd w:id="37"/>
      <w:bookmarkEnd w:id="38"/>
    </w:p>
    <w:p w:rsidR="0038660E" w:rsidRPr="00E6792A" w:rsidRDefault="0038660E" w:rsidP="00E04D44">
      <w:pPr>
        <w:spacing w:line="400" w:lineRule="exact"/>
        <w:ind w:firstLine="482"/>
        <w:rPr>
          <w:sz w:val="24"/>
        </w:rPr>
      </w:pPr>
      <w:r w:rsidRPr="00E6792A">
        <w:rPr>
          <w:rFonts w:hint="eastAsia"/>
          <w:sz w:val="24"/>
        </w:rPr>
        <w:t>网络</w:t>
      </w:r>
      <w:r w:rsidRPr="00E6792A">
        <w:rPr>
          <w:sz w:val="24"/>
        </w:rPr>
        <w:t>用户，</w:t>
      </w:r>
      <w:r w:rsidRPr="00E6792A">
        <w:rPr>
          <w:rFonts w:hint="eastAsia"/>
          <w:sz w:val="24"/>
        </w:rPr>
        <w:t>即为</w:t>
      </w:r>
      <w:r w:rsidRPr="00E6792A">
        <w:rPr>
          <w:sz w:val="24"/>
        </w:rPr>
        <w:t>网络的使用者</w:t>
      </w:r>
      <w:r w:rsidRPr="00E6792A">
        <w:rPr>
          <w:rFonts w:hint="eastAsia"/>
          <w:sz w:val="24"/>
        </w:rPr>
        <w:t>，</w:t>
      </w:r>
      <w:r w:rsidRPr="00E6792A">
        <w:rPr>
          <w:sz w:val="24"/>
        </w:rPr>
        <w:t>是指其终端设备（</w:t>
      </w:r>
      <w:r w:rsidRPr="00E6792A">
        <w:rPr>
          <w:rFonts w:hint="eastAsia"/>
          <w:sz w:val="24"/>
        </w:rPr>
        <w:t>计算机</w:t>
      </w:r>
      <w:r w:rsidRPr="00E6792A">
        <w:rPr>
          <w:sz w:val="24"/>
        </w:rPr>
        <w:t>、移动终端等）</w:t>
      </w:r>
      <w:r w:rsidRPr="00E6792A">
        <w:rPr>
          <w:rFonts w:hint="eastAsia"/>
          <w:sz w:val="24"/>
        </w:rPr>
        <w:t>连接上</w:t>
      </w:r>
      <w:r w:rsidRPr="00E6792A">
        <w:rPr>
          <w:sz w:val="24"/>
        </w:rPr>
        <w:t>互联网进行网络活动的人</w:t>
      </w:r>
      <w:r w:rsidRPr="00E6792A">
        <w:rPr>
          <w:rFonts w:hint="eastAsia"/>
          <w:sz w:val="24"/>
        </w:rPr>
        <w:t>。如今</w:t>
      </w:r>
      <w:r w:rsidRPr="00E6792A">
        <w:rPr>
          <w:sz w:val="24"/>
        </w:rPr>
        <w:t>是互联网时代，</w:t>
      </w:r>
      <w:r w:rsidRPr="00E6792A">
        <w:rPr>
          <w:rFonts w:hint="eastAsia"/>
          <w:sz w:val="24"/>
        </w:rPr>
        <w:t>网络</w:t>
      </w:r>
      <w:r w:rsidRPr="00E6792A">
        <w:rPr>
          <w:sz w:val="24"/>
        </w:rPr>
        <w:t>用户</w:t>
      </w:r>
      <w:r w:rsidRPr="00E6792A">
        <w:rPr>
          <w:rFonts w:hint="eastAsia"/>
          <w:sz w:val="24"/>
        </w:rPr>
        <w:t>大量</w:t>
      </w:r>
      <w:r w:rsidRPr="00E6792A">
        <w:rPr>
          <w:sz w:val="24"/>
        </w:rPr>
        <w:t>增长，</w:t>
      </w:r>
      <w:r w:rsidRPr="00E6792A">
        <w:rPr>
          <w:rFonts w:hint="eastAsia"/>
          <w:sz w:val="24"/>
        </w:rPr>
        <w:t>他们</w:t>
      </w:r>
      <w:r w:rsidRPr="00E6792A">
        <w:rPr>
          <w:sz w:val="24"/>
        </w:rPr>
        <w:t>随着互联网的发展，</w:t>
      </w:r>
      <w:r w:rsidRPr="00E6792A">
        <w:rPr>
          <w:rFonts w:hint="eastAsia"/>
          <w:sz w:val="24"/>
        </w:rPr>
        <w:t>其</w:t>
      </w:r>
      <w:r w:rsidRPr="00E6792A">
        <w:rPr>
          <w:sz w:val="24"/>
        </w:rPr>
        <w:t>借助</w:t>
      </w:r>
      <w:r w:rsidRPr="00E6792A">
        <w:rPr>
          <w:rFonts w:hint="eastAsia"/>
          <w:sz w:val="24"/>
        </w:rPr>
        <w:t>互联网</w:t>
      </w:r>
      <w:r w:rsidRPr="00E6792A">
        <w:rPr>
          <w:sz w:val="24"/>
        </w:rPr>
        <w:t>进行的</w:t>
      </w:r>
      <w:r w:rsidRPr="00E6792A">
        <w:rPr>
          <w:rFonts w:hint="eastAsia"/>
          <w:sz w:val="24"/>
        </w:rPr>
        <w:t>相关</w:t>
      </w:r>
      <w:r w:rsidRPr="00E6792A">
        <w:rPr>
          <w:sz w:val="24"/>
        </w:rPr>
        <w:t>行为和活动</w:t>
      </w:r>
      <w:r w:rsidRPr="00E6792A">
        <w:rPr>
          <w:rFonts w:hint="eastAsia"/>
          <w:sz w:val="24"/>
        </w:rPr>
        <w:t>的</w:t>
      </w:r>
      <w:r w:rsidRPr="00E6792A">
        <w:rPr>
          <w:sz w:val="24"/>
        </w:rPr>
        <w:t>行为方式和特征也逐渐呈现，</w:t>
      </w:r>
      <w:r w:rsidRPr="00E6792A">
        <w:rPr>
          <w:rFonts w:hint="eastAsia"/>
          <w:sz w:val="24"/>
        </w:rPr>
        <w:t>这就是</w:t>
      </w:r>
      <w:r w:rsidRPr="00E6792A">
        <w:rPr>
          <w:sz w:val="24"/>
        </w:rPr>
        <w:t>网络用户行为。</w:t>
      </w:r>
      <w:r w:rsidRPr="00E6792A">
        <w:rPr>
          <w:rFonts w:hint="eastAsia"/>
          <w:sz w:val="24"/>
        </w:rPr>
        <w:t>因为</w:t>
      </w:r>
      <w:r w:rsidRPr="00E6792A">
        <w:rPr>
          <w:sz w:val="24"/>
        </w:rPr>
        <w:t>网络用户的行为方式多种多样，所以</w:t>
      </w:r>
      <w:r w:rsidRPr="00E6792A">
        <w:rPr>
          <w:rFonts w:hint="eastAsia"/>
          <w:sz w:val="24"/>
        </w:rPr>
        <w:t>想</w:t>
      </w:r>
      <w:r w:rsidRPr="00E6792A">
        <w:rPr>
          <w:sz w:val="24"/>
        </w:rPr>
        <w:t>对</w:t>
      </w:r>
      <w:r w:rsidRPr="00E6792A">
        <w:rPr>
          <w:rFonts w:hint="eastAsia"/>
          <w:sz w:val="24"/>
        </w:rPr>
        <w:t>其</w:t>
      </w:r>
      <w:r w:rsidRPr="00E6792A">
        <w:rPr>
          <w:sz w:val="24"/>
        </w:rPr>
        <w:t>做一个明确的划分和归纳</w:t>
      </w:r>
      <w:r w:rsidRPr="00E6792A">
        <w:rPr>
          <w:rFonts w:hint="eastAsia"/>
          <w:sz w:val="24"/>
        </w:rPr>
        <w:t>不太容易</w:t>
      </w:r>
      <w:r w:rsidRPr="00E6792A">
        <w:rPr>
          <w:sz w:val="24"/>
        </w:rPr>
        <w:t>，</w:t>
      </w:r>
      <w:r w:rsidRPr="00E6792A">
        <w:rPr>
          <w:rFonts w:hint="eastAsia"/>
          <w:sz w:val="24"/>
        </w:rPr>
        <w:t>随着</w:t>
      </w:r>
      <w:r w:rsidRPr="00E6792A">
        <w:rPr>
          <w:sz w:val="24"/>
        </w:rPr>
        <w:t>大数据的迅猛发展，网络用户行为的研究</w:t>
      </w:r>
      <w:r w:rsidRPr="00E6792A">
        <w:rPr>
          <w:rFonts w:hint="eastAsia"/>
          <w:sz w:val="24"/>
        </w:rPr>
        <w:t>成为</w:t>
      </w:r>
      <w:r w:rsidRPr="00E6792A">
        <w:rPr>
          <w:sz w:val="24"/>
        </w:rPr>
        <w:t>一个热门的课题。</w:t>
      </w:r>
    </w:p>
    <w:p w:rsidR="0038660E" w:rsidRPr="00E6792A" w:rsidRDefault="0038660E" w:rsidP="00E04D44">
      <w:pPr>
        <w:spacing w:line="400" w:lineRule="exact"/>
        <w:ind w:firstLine="482"/>
        <w:rPr>
          <w:sz w:val="24"/>
        </w:rPr>
      </w:pPr>
      <w:r w:rsidRPr="00E6792A">
        <w:rPr>
          <w:rFonts w:hint="eastAsia"/>
          <w:sz w:val="24"/>
        </w:rPr>
        <w:t>网络</w:t>
      </w:r>
      <w:r w:rsidRPr="00E6792A">
        <w:rPr>
          <w:sz w:val="24"/>
        </w:rPr>
        <w:t>用户行为研究</w:t>
      </w:r>
      <w:r w:rsidRPr="00E6792A">
        <w:rPr>
          <w:rFonts w:hint="eastAsia"/>
          <w:sz w:val="24"/>
        </w:rPr>
        <w:t>与心理学</w:t>
      </w:r>
      <w:r w:rsidRPr="00E6792A">
        <w:rPr>
          <w:sz w:val="24"/>
        </w:rPr>
        <w:t>、社会学</w:t>
      </w:r>
      <w:r w:rsidRPr="00E6792A">
        <w:rPr>
          <w:rFonts w:hint="eastAsia"/>
          <w:sz w:val="24"/>
        </w:rPr>
        <w:t>、哲学</w:t>
      </w:r>
      <w:r w:rsidRPr="00E6792A">
        <w:rPr>
          <w:sz w:val="24"/>
        </w:rPr>
        <w:t>、</w:t>
      </w:r>
      <w:r w:rsidRPr="00E6792A">
        <w:rPr>
          <w:rFonts w:hint="eastAsia"/>
          <w:sz w:val="24"/>
        </w:rPr>
        <w:t>人类学、</w:t>
      </w:r>
      <w:r w:rsidRPr="00E6792A">
        <w:rPr>
          <w:sz w:val="24"/>
        </w:rPr>
        <w:t>经济学以及与</w:t>
      </w:r>
      <w:r w:rsidRPr="00E6792A">
        <w:rPr>
          <w:rFonts w:hint="eastAsia"/>
          <w:sz w:val="24"/>
        </w:rPr>
        <w:t>网络</w:t>
      </w:r>
      <w:r w:rsidRPr="00E6792A">
        <w:rPr>
          <w:sz w:val="24"/>
        </w:rPr>
        <w:t>行为</w:t>
      </w:r>
      <w:r w:rsidRPr="00E6792A">
        <w:rPr>
          <w:rFonts w:hint="eastAsia"/>
          <w:sz w:val="24"/>
        </w:rPr>
        <w:t>相关</w:t>
      </w:r>
      <w:r w:rsidRPr="00E6792A">
        <w:rPr>
          <w:sz w:val="24"/>
        </w:rPr>
        <w:t>的一切学科</w:t>
      </w:r>
      <w:r w:rsidRPr="00E6792A">
        <w:rPr>
          <w:rFonts w:hint="eastAsia"/>
          <w:sz w:val="24"/>
        </w:rPr>
        <w:t>都</w:t>
      </w:r>
      <w:r w:rsidRPr="00E6792A">
        <w:rPr>
          <w:sz w:val="24"/>
        </w:rPr>
        <w:t>密切相关</w:t>
      </w:r>
      <w:r w:rsidRPr="00E6792A">
        <w:rPr>
          <w:rFonts w:hint="eastAsia"/>
          <w:sz w:val="24"/>
        </w:rPr>
        <w:t>。通过</w:t>
      </w:r>
      <w:r w:rsidRPr="00E6792A">
        <w:rPr>
          <w:sz w:val="24"/>
        </w:rPr>
        <w:t>对网络用户</w:t>
      </w:r>
      <w:r w:rsidRPr="00E6792A">
        <w:rPr>
          <w:rFonts w:hint="eastAsia"/>
          <w:sz w:val="24"/>
        </w:rPr>
        <w:t>的</w:t>
      </w:r>
      <w:r w:rsidRPr="00E6792A">
        <w:rPr>
          <w:sz w:val="24"/>
        </w:rPr>
        <w:t>行为进行研究，找出其规律特征</w:t>
      </w:r>
      <w:r w:rsidRPr="00E6792A">
        <w:rPr>
          <w:rFonts w:hint="eastAsia"/>
          <w:sz w:val="24"/>
        </w:rPr>
        <w:t>，用来</w:t>
      </w:r>
      <w:r w:rsidRPr="00E6792A">
        <w:rPr>
          <w:sz w:val="24"/>
        </w:rPr>
        <w:t>预测或控制用户的</w:t>
      </w:r>
      <w:r w:rsidRPr="00E6792A">
        <w:rPr>
          <w:rFonts w:hint="eastAsia"/>
          <w:sz w:val="24"/>
        </w:rPr>
        <w:t>网络</w:t>
      </w:r>
      <w:r w:rsidRPr="00E6792A">
        <w:rPr>
          <w:sz w:val="24"/>
        </w:rPr>
        <w:t>行为，并实现其研究目标。</w:t>
      </w:r>
      <w:r w:rsidRPr="00E6792A">
        <w:rPr>
          <w:rFonts w:hint="eastAsia"/>
          <w:sz w:val="24"/>
        </w:rPr>
        <w:t>具体</w:t>
      </w:r>
      <w:r w:rsidRPr="00E6792A">
        <w:rPr>
          <w:sz w:val="24"/>
        </w:rPr>
        <w:t>来说，</w:t>
      </w:r>
      <w:r w:rsidRPr="00E6792A">
        <w:rPr>
          <w:rFonts w:hint="eastAsia"/>
          <w:sz w:val="24"/>
        </w:rPr>
        <w:t>网络</w:t>
      </w:r>
      <w:r w:rsidRPr="00E6792A">
        <w:rPr>
          <w:sz w:val="24"/>
        </w:rPr>
        <w:t>用户行为</w:t>
      </w:r>
      <w:r w:rsidRPr="00E6792A">
        <w:rPr>
          <w:rFonts w:hint="eastAsia"/>
          <w:sz w:val="24"/>
        </w:rPr>
        <w:t>研究</w:t>
      </w:r>
      <w:r w:rsidRPr="00E6792A">
        <w:rPr>
          <w:sz w:val="24"/>
        </w:rPr>
        <w:t>就是</w:t>
      </w:r>
      <w:r w:rsidRPr="00E6792A">
        <w:rPr>
          <w:rFonts w:hint="eastAsia"/>
          <w:sz w:val="24"/>
        </w:rPr>
        <w:t>分析</w:t>
      </w:r>
      <w:r w:rsidRPr="00E6792A">
        <w:rPr>
          <w:sz w:val="24"/>
        </w:rPr>
        <w:t>网络用户的构成</w:t>
      </w:r>
      <w:r w:rsidRPr="00E6792A">
        <w:rPr>
          <w:rFonts w:hint="eastAsia"/>
          <w:sz w:val="24"/>
        </w:rPr>
        <w:t>、用户特点</w:t>
      </w:r>
      <w:r w:rsidRPr="00E6792A">
        <w:rPr>
          <w:sz w:val="24"/>
        </w:rPr>
        <w:t>及其</w:t>
      </w:r>
      <w:r w:rsidRPr="00E6792A">
        <w:rPr>
          <w:rFonts w:hint="eastAsia"/>
          <w:sz w:val="24"/>
        </w:rPr>
        <w:t>行为</w:t>
      </w:r>
      <w:r w:rsidRPr="00E6792A">
        <w:rPr>
          <w:sz w:val="24"/>
        </w:rPr>
        <w:t>规律。</w:t>
      </w:r>
    </w:p>
    <w:p w:rsidR="0038660E" w:rsidRPr="00DC1DE1" w:rsidRDefault="0038660E" w:rsidP="00DC1DE1">
      <w:pPr>
        <w:pStyle w:val="3"/>
        <w:spacing w:before="240" w:after="120" w:line="400" w:lineRule="exact"/>
        <w:rPr>
          <w:rFonts w:ascii="黑体" w:eastAsia="黑体" w:hAnsi="黑体"/>
          <w:b w:val="0"/>
          <w:sz w:val="26"/>
          <w:szCs w:val="26"/>
        </w:rPr>
      </w:pPr>
      <w:bookmarkStart w:id="39" w:name="_Toc415467477"/>
      <w:bookmarkStart w:id="40" w:name="_Toc416119710"/>
      <w:bookmarkStart w:id="41" w:name="_Toc432581593"/>
      <w:r w:rsidRPr="00DC1DE1">
        <w:rPr>
          <w:rFonts w:ascii="黑体" w:eastAsia="黑体" w:hAnsi="黑体"/>
          <w:b w:val="0"/>
          <w:sz w:val="26"/>
          <w:szCs w:val="26"/>
        </w:rPr>
        <w:t>2.1.1</w:t>
      </w:r>
      <w:r w:rsidRPr="00DC1DE1">
        <w:rPr>
          <w:rFonts w:ascii="黑体" w:eastAsia="黑体" w:hAnsi="黑体" w:hint="eastAsia"/>
          <w:b w:val="0"/>
          <w:sz w:val="26"/>
          <w:szCs w:val="26"/>
        </w:rPr>
        <w:t xml:space="preserve"> </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网络用户</w:t>
      </w:r>
      <w:r w:rsidRPr="00DC1DE1">
        <w:rPr>
          <w:rFonts w:ascii="黑体" w:eastAsia="黑体" w:hAnsi="黑体"/>
          <w:b w:val="0"/>
          <w:sz w:val="26"/>
          <w:szCs w:val="26"/>
        </w:rPr>
        <w:t>行为分类</w:t>
      </w:r>
      <w:bookmarkEnd w:id="39"/>
      <w:bookmarkEnd w:id="40"/>
      <w:bookmarkEnd w:id="41"/>
    </w:p>
    <w:p w:rsidR="0038660E" w:rsidRPr="00E6792A" w:rsidRDefault="0038660E" w:rsidP="00E04D44">
      <w:pPr>
        <w:spacing w:line="400" w:lineRule="exact"/>
        <w:ind w:firstLine="482"/>
        <w:rPr>
          <w:sz w:val="24"/>
        </w:rPr>
      </w:pPr>
      <w:r w:rsidRPr="00E6792A">
        <w:rPr>
          <w:rFonts w:hint="eastAsia"/>
          <w:sz w:val="24"/>
        </w:rPr>
        <w:t>网络</w:t>
      </w:r>
      <w:r w:rsidRPr="00E6792A">
        <w:rPr>
          <w:sz w:val="24"/>
        </w:rPr>
        <w:t>用户行为</w:t>
      </w:r>
      <w:r w:rsidRPr="00E6792A">
        <w:rPr>
          <w:rFonts w:hint="eastAsia"/>
          <w:sz w:val="24"/>
        </w:rPr>
        <w:t>根据</w:t>
      </w:r>
      <w:r w:rsidRPr="00E6792A">
        <w:rPr>
          <w:sz w:val="24"/>
        </w:rPr>
        <w:t>对象</w:t>
      </w:r>
      <w:r w:rsidRPr="00E6792A">
        <w:rPr>
          <w:rFonts w:hint="eastAsia"/>
          <w:sz w:val="24"/>
        </w:rPr>
        <w:t>数目</w:t>
      </w:r>
      <w:r w:rsidRPr="00E6792A">
        <w:rPr>
          <w:sz w:val="24"/>
        </w:rPr>
        <w:t>和研究目的的不同</w:t>
      </w:r>
      <w:r w:rsidRPr="00E6792A">
        <w:rPr>
          <w:rFonts w:hint="eastAsia"/>
          <w:sz w:val="24"/>
        </w:rPr>
        <w:t>分为</w:t>
      </w:r>
      <w:r w:rsidRPr="00E6792A">
        <w:rPr>
          <w:sz w:val="24"/>
        </w:rPr>
        <w:t>个体用户行为和群体用户行为。</w:t>
      </w:r>
      <w:r w:rsidRPr="00E6792A">
        <w:rPr>
          <w:rFonts w:hint="eastAsia"/>
          <w:sz w:val="24"/>
        </w:rPr>
        <w:t>个体</w:t>
      </w:r>
      <w:r w:rsidRPr="00E6792A">
        <w:rPr>
          <w:sz w:val="24"/>
        </w:rPr>
        <w:t>用户行为是只单个用户的网络行为，</w:t>
      </w:r>
      <w:r w:rsidRPr="00E6792A">
        <w:rPr>
          <w:rFonts w:hint="eastAsia"/>
          <w:sz w:val="24"/>
        </w:rPr>
        <w:t>网络</w:t>
      </w:r>
      <w:r w:rsidRPr="00E6792A">
        <w:rPr>
          <w:sz w:val="24"/>
        </w:rPr>
        <w:t>用户的行为千差万别，与其个性、</w:t>
      </w:r>
      <w:r w:rsidRPr="00E6792A">
        <w:rPr>
          <w:rFonts w:hint="eastAsia"/>
          <w:sz w:val="24"/>
        </w:rPr>
        <w:t>心理</w:t>
      </w:r>
      <w:r w:rsidRPr="00E6792A">
        <w:rPr>
          <w:sz w:val="24"/>
        </w:rPr>
        <w:t>、</w:t>
      </w:r>
      <w:r w:rsidRPr="00E6792A">
        <w:rPr>
          <w:rFonts w:hint="eastAsia"/>
          <w:sz w:val="24"/>
        </w:rPr>
        <w:t>性格</w:t>
      </w:r>
      <w:r w:rsidRPr="00E6792A">
        <w:rPr>
          <w:sz w:val="24"/>
        </w:rPr>
        <w:t>、价值、</w:t>
      </w:r>
      <w:r w:rsidRPr="00E6792A">
        <w:rPr>
          <w:rFonts w:hint="eastAsia"/>
          <w:sz w:val="24"/>
        </w:rPr>
        <w:t>兴趣</w:t>
      </w:r>
      <w:r w:rsidRPr="00E6792A">
        <w:rPr>
          <w:sz w:val="24"/>
        </w:rPr>
        <w:t>、环境等等多个方面</w:t>
      </w:r>
      <w:r w:rsidRPr="00E6792A">
        <w:rPr>
          <w:rFonts w:hint="eastAsia"/>
          <w:sz w:val="24"/>
        </w:rPr>
        <w:t>相关联，</w:t>
      </w:r>
      <w:r w:rsidRPr="00E6792A">
        <w:rPr>
          <w:sz w:val="24"/>
        </w:rPr>
        <w:t>这些都造成了用户个体的差异和</w:t>
      </w:r>
      <w:r w:rsidRPr="00E6792A">
        <w:rPr>
          <w:rFonts w:hint="eastAsia"/>
          <w:sz w:val="24"/>
        </w:rPr>
        <w:t>需求</w:t>
      </w:r>
      <w:r w:rsidRPr="00E6792A">
        <w:rPr>
          <w:sz w:val="24"/>
        </w:rPr>
        <w:t>的不同，</w:t>
      </w:r>
      <w:r w:rsidRPr="00E6792A">
        <w:rPr>
          <w:rFonts w:hint="eastAsia"/>
          <w:sz w:val="24"/>
        </w:rPr>
        <w:t>但</w:t>
      </w:r>
      <w:r w:rsidRPr="00E6792A">
        <w:rPr>
          <w:sz w:val="24"/>
        </w:rPr>
        <w:t>同时也具有</w:t>
      </w:r>
      <w:r w:rsidRPr="00E6792A">
        <w:rPr>
          <w:rFonts w:hint="eastAsia"/>
          <w:sz w:val="24"/>
        </w:rPr>
        <w:t>一定</w:t>
      </w:r>
      <w:r w:rsidRPr="00E6792A">
        <w:rPr>
          <w:sz w:val="24"/>
        </w:rPr>
        <w:t>的稳定性。</w:t>
      </w:r>
      <w:r w:rsidRPr="00E6792A">
        <w:rPr>
          <w:rFonts w:hint="eastAsia"/>
          <w:sz w:val="24"/>
        </w:rPr>
        <w:t>短期</w:t>
      </w:r>
      <w:r w:rsidRPr="00E6792A">
        <w:rPr>
          <w:sz w:val="24"/>
        </w:rPr>
        <w:t>的个体行为可能</w:t>
      </w:r>
      <w:r w:rsidRPr="00E6792A">
        <w:rPr>
          <w:rFonts w:hint="eastAsia"/>
          <w:sz w:val="24"/>
        </w:rPr>
        <w:t>总结</w:t>
      </w:r>
      <w:r w:rsidRPr="00E6792A">
        <w:rPr>
          <w:sz w:val="24"/>
        </w:rPr>
        <w:t>不出什么规律，但长期的</w:t>
      </w:r>
      <w:r w:rsidRPr="00E6792A">
        <w:rPr>
          <w:rFonts w:hint="eastAsia"/>
          <w:sz w:val="24"/>
        </w:rPr>
        <w:t>用户</w:t>
      </w:r>
      <w:r w:rsidRPr="00E6792A">
        <w:rPr>
          <w:sz w:val="24"/>
        </w:rPr>
        <w:t>个体网络行为会具有稳定性，能够发现一些规律。</w:t>
      </w:r>
      <w:r w:rsidRPr="00E6792A">
        <w:rPr>
          <w:rFonts w:hint="eastAsia"/>
          <w:sz w:val="24"/>
        </w:rPr>
        <w:t>多个</w:t>
      </w:r>
      <w:r w:rsidRPr="00E6792A">
        <w:rPr>
          <w:sz w:val="24"/>
        </w:rPr>
        <w:t>用户个体就</w:t>
      </w:r>
      <w:r w:rsidRPr="00E6792A">
        <w:rPr>
          <w:rFonts w:hint="eastAsia"/>
          <w:sz w:val="24"/>
        </w:rPr>
        <w:t>组成</w:t>
      </w:r>
      <w:r w:rsidRPr="00E6792A">
        <w:rPr>
          <w:sz w:val="24"/>
        </w:rPr>
        <w:t>了群体，</w:t>
      </w:r>
      <w:r w:rsidRPr="00E6792A">
        <w:rPr>
          <w:rFonts w:hint="eastAsia"/>
          <w:sz w:val="24"/>
        </w:rPr>
        <w:t>根据</w:t>
      </w:r>
      <w:r w:rsidRPr="00E6792A">
        <w:rPr>
          <w:sz w:val="24"/>
        </w:rPr>
        <w:t>特定的研究目标</w:t>
      </w:r>
      <w:r w:rsidRPr="00E6792A">
        <w:rPr>
          <w:rFonts w:hint="eastAsia"/>
          <w:sz w:val="24"/>
        </w:rPr>
        <w:t>，</w:t>
      </w:r>
      <w:r w:rsidRPr="00E6792A">
        <w:rPr>
          <w:sz w:val="24"/>
        </w:rPr>
        <w:t>可以</w:t>
      </w:r>
      <w:r w:rsidRPr="00E6792A">
        <w:rPr>
          <w:rFonts w:hint="eastAsia"/>
          <w:sz w:val="24"/>
        </w:rPr>
        <w:t>将多个</w:t>
      </w:r>
      <w:r w:rsidRPr="00E6792A">
        <w:rPr>
          <w:sz w:val="24"/>
        </w:rPr>
        <w:t>用户</w:t>
      </w:r>
      <w:r w:rsidRPr="00E6792A">
        <w:rPr>
          <w:rFonts w:hint="eastAsia"/>
          <w:sz w:val="24"/>
        </w:rPr>
        <w:t>划分</w:t>
      </w:r>
      <w:r w:rsidRPr="00E6792A">
        <w:rPr>
          <w:sz w:val="24"/>
        </w:rPr>
        <w:t>成不同的群体。</w:t>
      </w:r>
      <w:r w:rsidRPr="00E6792A">
        <w:rPr>
          <w:rFonts w:hint="eastAsia"/>
          <w:sz w:val="24"/>
        </w:rPr>
        <w:t>这些</w:t>
      </w:r>
      <w:r w:rsidRPr="00E6792A">
        <w:rPr>
          <w:sz w:val="24"/>
        </w:rPr>
        <w:t>群体在网络中的行为</w:t>
      </w:r>
      <w:r w:rsidRPr="00E6792A">
        <w:rPr>
          <w:rFonts w:hint="eastAsia"/>
          <w:sz w:val="24"/>
        </w:rPr>
        <w:t>，</w:t>
      </w:r>
      <w:r w:rsidRPr="00E6792A">
        <w:rPr>
          <w:sz w:val="24"/>
        </w:rPr>
        <w:t>成为群体用户行为</w:t>
      </w:r>
      <w:r w:rsidRPr="00E6792A">
        <w:rPr>
          <w:rFonts w:hint="eastAsia"/>
          <w:sz w:val="24"/>
          <w:vertAlign w:val="superscript"/>
        </w:rPr>
        <w:t>[14]</w:t>
      </w:r>
      <w:r w:rsidRPr="00E6792A">
        <w:rPr>
          <w:sz w:val="24"/>
        </w:rPr>
        <w:t>。</w:t>
      </w:r>
      <w:r w:rsidRPr="00E6792A">
        <w:rPr>
          <w:rFonts w:hint="eastAsia"/>
          <w:sz w:val="24"/>
        </w:rPr>
        <w:t>将</w:t>
      </w:r>
      <w:r w:rsidRPr="00E6792A">
        <w:rPr>
          <w:sz w:val="24"/>
        </w:rPr>
        <w:t>群体用户以学科领域进行划分，可以分为社科、文艺、科技、综合等用户群体；以职业</w:t>
      </w:r>
      <w:r w:rsidRPr="00E6792A">
        <w:rPr>
          <w:rFonts w:hint="eastAsia"/>
          <w:sz w:val="24"/>
        </w:rPr>
        <w:t>进行</w:t>
      </w:r>
      <w:r w:rsidRPr="00E6792A">
        <w:rPr>
          <w:sz w:val="24"/>
        </w:rPr>
        <w:t>划分，就有老师、医生、律师</w:t>
      </w:r>
      <w:r w:rsidRPr="00E6792A">
        <w:rPr>
          <w:rFonts w:hint="eastAsia"/>
          <w:sz w:val="24"/>
        </w:rPr>
        <w:t>等</w:t>
      </w:r>
      <w:r w:rsidRPr="00E6792A">
        <w:rPr>
          <w:sz w:val="24"/>
        </w:rPr>
        <w:t>多种职业用户群体；</w:t>
      </w:r>
      <w:r w:rsidRPr="00E6792A">
        <w:rPr>
          <w:rFonts w:hint="eastAsia"/>
          <w:sz w:val="24"/>
        </w:rPr>
        <w:t>以</w:t>
      </w:r>
      <w:r w:rsidRPr="00E6792A">
        <w:rPr>
          <w:sz w:val="24"/>
        </w:rPr>
        <w:t>信息利用状态进行</w:t>
      </w:r>
      <w:r w:rsidRPr="00E6792A">
        <w:rPr>
          <w:rFonts w:hint="eastAsia"/>
          <w:sz w:val="24"/>
        </w:rPr>
        <w:t>划分</w:t>
      </w:r>
      <w:r w:rsidRPr="00E6792A">
        <w:rPr>
          <w:sz w:val="24"/>
        </w:rPr>
        <w:t>，有现时用户群体和潜在用户群体之分；以年龄、性别等进行划分又可划分出不同的用户群体。</w:t>
      </w:r>
      <w:r w:rsidRPr="00E6792A">
        <w:rPr>
          <w:rFonts w:hint="eastAsia"/>
          <w:sz w:val="24"/>
        </w:rPr>
        <w:t>群体</w:t>
      </w:r>
      <w:r w:rsidRPr="00E6792A">
        <w:rPr>
          <w:sz w:val="24"/>
        </w:rPr>
        <w:t>用户行为能够比较</w:t>
      </w:r>
      <w:r w:rsidRPr="00E6792A">
        <w:rPr>
          <w:rFonts w:hint="eastAsia"/>
          <w:sz w:val="24"/>
        </w:rPr>
        <w:t>明显</w:t>
      </w:r>
      <w:r w:rsidRPr="00E6792A">
        <w:rPr>
          <w:sz w:val="24"/>
        </w:rPr>
        <w:t>的表现出</w:t>
      </w:r>
      <w:r w:rsidRPr="00E6792A">
        <w:rPr>
          <w:rFonts w:hint="eastAsia"/>
          <w:sz w:val="24"/>
        </w:rPr>
        <w:t>规律性</w:t>
      </w:r>
      <w:r w:rsidRPr="00E6792A">
        <w:rPr>
          <w:sz w:val="24"/>
        </w:rPr>
        <w:t>，</w:t>
      </w:r>
      <w:r w:rsidRPr="00E6792A">
        <w:rPr>
          <w:rFonts w:hint="eastAsia"/>
          <w:sz w:val="24"/>
        </w:rPr>
        <w:t>对</w:t>
      </w:r>
      <w:r w:rsidRPr="00E6792A">
        <w:rPr>
          <w:sz w:val="24"/>
        </w:rPr>
        <w:t>群体</w:t>
      </w:r>
      <w:r w:rsidRPr="00E6792A">
        <w:rPr>
          <w:rFonts w:hint="eastAsia"/>
          <w:sz w:val="24"/>
        </w:rPr>
        <w:t>用户</w:t>
      </w:r>
      <w:r w:rsidRPr="00E6792A">
        <w:rPr>
          <w:sz w:val="24"/>
        </w:rPr>
        <w:t>网络行为进行</w:t>
      </w:r>
      <w:r w:rsidRPr="00E6792A">
        <w:rPr>
          <w:rFonts w:hint="eastAsia"/>
          <w:sz w:val="24"/>
        </w:rPr>
        <w:t>分析</w:t>
      </w:r>
      <w:r w:rsidRPr="00E6792A">
        <w:rPr>
          <w:sz w:val="24"/>
        </w:rPr>
        <w:t>，能够较好的发现用户</w:t>
      </w:r>
      <w:r w:rsidRPr="00E6792A">
        <w:rPr>
          <w:rFonts w:hint="eastAsia"/>
          <w:sz w:val="24"/>
        </w:rPr>
        <w:t>网络</w:t>
      </w:r>
      <w:r w:rsidRPr="00E6792A">
        <w:rPr>
          <w:sz w:val="24"/>
        </w:rPr>
        <w:t>行为的共性</w:t>
      </w:r>
      <w:r w:rsidRPr="00E6792A">
        <w:rPr>
          <w:rFonts w:hint="eastAsia"/>
          <w:sz w:val="24"/>
        </w:rPr>
        <w:t>。</w:t>
      </w:r>
    </w:p>
    <w:p w:rsidR="0038660E" w:rsidRPr="00E6792A" w:rsidRDefault="0038660E" w:rsidP="00E04D44">
      <w:pPr>
        <w:spacing w:line="400" w:lineRule="exact"/>
        <w:ind w:firstLine="482"/>
        <w:rPr>
          <w:sz w:val="24"/>
        </w:rPr>
      </w:pPr>
      <w:r w:rsidRPr="00E6792A">
        <w:rPr>
          <w:rFonts w:hint="eastAsia"/>
          <w:sz w:val="24"/>
        </w:rPr>
        <w:t>根据网络</w:t>
      </w:r>
      <w:r w:rsidRPr="00E6792A">
        <w:rPr>
          <w:sz w:val="24"/>
        </w:rPr>
        <w:t>应用的不同，将</w:t>
      </w:r>
      <w:r w:rsidRPr="00E6792A">
        <w:rPr>
          <w:rFonts w:hint="eastAsia"/>
          <w:sz w:val="24"/>
        </w:rPr>
        <w:t>网络</w:t>
      </w:r>
      <w:r w:rsidRPr="00E6792A">
        <w:rPr>
          <w:sz w:val="24"/>
        </w:rPr>
        <w:t>用户行为分为基础网络行为和拓展网络行为，再细分将网络行为分为五类</w:t>
      </w:r>
      <w:r w:rsidRPr="00E6792A">
        <w:rPr>
          <w:rFonts w:hint="eastAsia"/>
          <w:sz w:val="24"/>
        </w:rPr>
        <w:t>。基础</w:t>
      </w:r>
      <w:r w:rsidRPr="00E6792A">
        <w:rPr>
          <w:sz w:val="24"/>
        </w:rPr>
        <w:t>网络行为分为</w:t>
      </w:r>
      <w:r w:rsidRPr="00E6792A">
        <w:rPr>
          <w:rFonts w:hint="eastAsia"/>
          <w:sz w:val="24"/>
        </w:rPr>
        <w:t>信息</w:t>
      </w:r>
      <w:r w:rsidRPr="00E6792A">
        <w:rPr>
          <w:sz w:val="24"/>
        </w:rPr>
        <w:t>获取类</w:t>
      </w:r>
      <w:r w:rsidRPr="00E6792A">
        <w:rPr>
          <w:rFonts w:hint="eastAsia"/>
          <w:sz w:val="24"/>
        </w:rPr>
        <w:t>和</w:t>
      </w:r>
      <w:r w:rsidRPr="00E6792A">
        <w:rPr>
          <w:sz w:val="24"/>
        </w:rPr>
        <w:t>交流沟通类，</w:t>
      </w:r>
      <w:r w:rsidRPr="00E6792A">
        <w:rPr>
          <w:rFonts w:hint="eastAsia"/>
          <w:sz w:val="24"/>
        </w:rPr>
        <w:t>拓展网络</w:t>
      </w:r>
      <w:r w:rsidRPr="00E6792A">
        <w:rPr>
          <w:sz w:val="24"/>
        </w:rPr>
        <w:t>行为分为</w:t>
      </w:r>
      <w:r w:rsidRPr="00E6792A">
        <w:rPr>
          <w:rFonts w:hint="eastAsia"/>
          <w:sz w:val="24"/>
        </w:rPr>
        <w:t>休闲</w:t>
      </w:r>
      <w:r w:rsidRPr="00E6792A">
        <w:rPr>
          <w:sz w:val="24"/>
        </w:rPr>
        <w:t>娱乐类、</w:t>
      </w:r>
      <w:r w:rsidRPr="00E6792A">
        <w:rPr>
          <w:rFonts w:hint="eastAsia"/>
          <w:sz w:val="24"/>
        </w:rPr>
        <w:t>电子</w:t>
      </w:r>
      <w:r w:rsidRPr="00E6792A">
        <w:rPr>
          <w:sz w:val="24"/>
        </w:rPr>
        <w:t>商务类和电子服务类。</w:t>
      </w:r>
      <w:r w:rsidRPr="00E6792A">
        <w:rPr>
          <w:rFonts w:hint="eastAsia"/>
          <w:sz w:val="24"/>
        </w:rPr>
        <w:t>由于互联网</w:t>
      </w:r>
      <w:r w:rsidRPr="00E6792A">
        <w:rPr>
          <w:sz w:val="24"/>
        </w:rPr>
        <w:t>的</w:t>
      </w:r>
      <w:r w:rsidRPr="00E6792A">
        <w:rPr>
          <w:rFonts w:hint="eastAsia"/>
          <w:sz w:val="24"/>
        </w:rPr>
        <w:t>共享性</w:t>
      </w:r>
      <w:r w:rsidRPr="00E6792A">
        <w:rPr>
          <w:sz w:val="24"/>
        </w:rPr>
        <w:t>和开阔性，网络资源得到</w:t>
      </w:r>
      <w:r w:rsidRPr="00E6792A">
        <w:rPr>
          <w:rFonts w:hint="eastAsia"/>
          <w:sz w:val="24"/>
        </w:rPr>
        <w:t>快速</w:t>
      </w:r>
      <w:r w:rsidRPr="00E6792A">
        <w:rPr>
          <w:sz w:val="24"/>
        </w:rPr>
        <w:t>共享</w:t>
      </w:r>
      <w:r w:rsidRPr="00E6792A">
        <w:rPr>
          <w:rFonts w:hint="eastAsia"/>
          <w:sz w:val="24"/>
        </w:rPr>
        <w:t>，</w:t>
      </w:r>
      <w:r w:rsidRPr="00E6792A">
        <w:rPr>
          <w:sz w:val="24"/>
        </w:rPr>
        <w:t>信息获取成为</w:t>
      </w:r>
      <w:r w:rsidRPr="00E6792A">
        <w:rPr>
          <w:rFonts w:hint="eastAsia"/>
          <w:sz w:val="24"/>
        </w:rPr>
        <w:t>网络</w:t>
      </w:r>
      <w:r w:rsidRPr="00E6792A">
        <w:rPr>
          <w:sz w:val="24"/>
        </w:rPr>
        <w:t>用户的主要行为</w:t>
      </w:r>
      <w:r w:rsidRPr="00E6792A">
        <w:rPr>
          <w:rFonts w:hint="eastAsia"/>
          <w:sz w:val="24"/>
        </w:rPr>
        <w:t>之一，</w:t>
      </w:r>
      <w:r w:rsidRPr="00E6792A">
        <w:rPr>
          <w:sz w:val="24"/>
        </w:rPr>
        <w:t>搜索引擎作为基础</w:t>
      </w:r>
      <w:r w:rsidRPr="00E6792A">
        <w:rPr>
          <w:rFonts w:hint="eastAsia"/>
          <w:sz w:val="24"/>
        </w:rPr>
        <w:t>应用</w:t>
      </w:r>
      <w:r w:rsidRPr="00E6792A">
        <w:rPr>
          <w:sz w:val="24"/>
        </w:rPr>
        <w:t>，是</w:t>
      </w:r>
      <w:r w:rsidRPr="00E6792A">
        <w:rPr>
          <w:rFonts w:hint="eastAsia"/>
          <w:sz w:val="24"/>
        </w:rPr>
        <w:t>网络</w:t>
      </w:r>
      <w:r w:rsidRPr="00E6792A">
        <w:rPr>
          <w:sz w:val="24"/>
        </w:rPr>
        <w:t>用户获取信息的重要工具之一。</w:t>
      </w:r>
      <w:r w:rsidRPr="00E6792A">
        <w:rPr>
          <w:rFonts w:hint="eastAsia"/>
          <w:sz w:val="24"/>
        </w:rPr>
        <w:t>互联网</w:t>
      </w:r>
      <w:r w:rsidRPr="00E6792A">
        <w:rPr>
          <w:sz w:val="24"/>
        </w:rPr>
        <w:t>使用户实现实时沟通，</w:t>
      </w:r>
      <w:r w:rsidRPr="00E6792A">
        <w:rPr>
          <w:rFonts w:hint="eastAsia"/>
          <w:sz w:val="24"/>
        </w:rPr>
        <w:t>交流方式</w:t>
      </w:r>
      <w:r w:rsidRPr="00E6792A">
        <w:rPr>
          <w:sz w:val="24"/>
        </w:rPr>
        <w:t>的多样性、时间距离无约束性</w:t>
      </w:r>
      <w:r w:rsidRPr="00E6792A">
        <w:rPr>
          <w:rFonts w:hint="eastAsia"/>
          <w:sz w:val="24"/>
        </w:rPr>
        <w:t>，</w:t>
      </w:r>
      <w:r w:rsidRPr="00E6792A">
        <w:rPr>
          <w:sz w:val="24"/>
        </w:rPr>
        <w:t>使得交流沟通</w:t>
      </w:r>
      <w:r w:rsidRPr="00E6792A">
        <w:rPr>
          <w:rFonts w:hint="eastAsia"/>
          <w:sz w:val="24"/>
        </w:rPr>
        <w:t>成为</w:t>
      </w:r>
      <w:r w:rsidRPr="00E6792A">
        <w:rPr>
          <w:sz w:val="24"/>
        </w:rPr>
        <w:t>网络用户的重要行为。</w:t>
      </w:r>
      <w:r w:rsidRPr="00E6792A">
        <w:rPr>
          <w:rFonts w:hint="eastAsia"/>
          <w:sz w:val="24"/>
        </w:rPr>
        <w:t>随着互联网</w:t>
      </w:r>
      <w:r w:rsidRPr="00E6792A">
        <w:rPr>
          <w:sz w:val="24"/>
        </w:rPr>
        <w:t>的快速</w:t>
      </w:r>
      <w:r w:rsidRPr="00E6792A">
        <w:rPr>
          <w:sz w:val="24"/>
        </w:rPr>
        <w:lastRenderedPageBreak/>
        <w:t>发展，生活水平的提高，网络</w:t>
      </w:r>
      <w:r w:rsidRPr="00E6792A">
        <w:rPr>
          <w:rFonts w:hint="eastAsia"/>
          <w:sz w:val="24"/>
        </w:rPr>
        <w:t>用户</w:t>
      </w:r>
      <w:r w:rsidRPr="00E6792A">
        <w:rPr>
          <w:sz w:val="24"/>
        </w:rPr>
        <w:t>的</w:t>
      </w:r>
      <w:r w:rsidRPr="00E6792A">
        <w:rPr>
          <w:rFonts w:hint="eastAsia"/>
          <w:sz w:val="24"/>
        </w:rPr>
        <w:t>行为</w:t>
      </w:r>
      <w:r w:rsidRPr="00E6792A">
        <w:rPr>
          <w:sz w:val="24"/>
        </w:rPr>
        <w:t>不仅仅停留在基础网络行为上，用户利用网络的方便、快捷</w:t>
      </w:r>
      <w:r w:rsidRPr="00E6792A">
        <w:rPr>
          <w:rFonts w:hint="eastAsia"/>
          <w:sz w:val="24"/>
        </w:rPr>
        <w:t>、</w:t>
      </w:r>
      <w:r w:rsidRPr="00E6792A">
        <w:rPr>
          <w:sz w:val="24"/>
        </w:rPr>
        <w:t>搞笑，越来越多的</w:t>
      </w:r>
      <w:r w:rsidRPr="00E6792A">
        <w:rPr>
          <w:rFonts w:hint="eastAsia"/>
          <w:sz w:val="24"/>
        </w:rPr>
        <w:t>网络</w:t>
      </w:r>
      <w:r w:rsidRPr="00E6792A">
        <w:rPr>
          <w:sz w:val="24"/>
        </w:rPr>
        <w:t>用户在网上进行休闲娱乐、电子商务</w:t>
      </w:r>
      <w:r w:rsidRPr="00E6792A">
        <w:rPr>
          <w:rFonts w:hint="eastAsia"/>
          <w:sz w:val="24"/>
        </w:rPr>
        <w:t>和</w:t>
      </w:r>
      <w:r w:rsidRPr="00E6792A">
        <w:rPr>
          <w:sz w:val="24"/>
        </w:rPr>
        <w:t>电子服务</w:t>
      </w:r>
      <w:r w:rsidRPr="00E6792A">
        <w:rPr>
          <w:rFonts w:hint="eastAsia"/>
          <w:sz w:val="24"/>
        </w:rPr>
        <w:t>，网络</w:t>
      </w:r>
      <w:r w:rsidRPr="00E6792A">
        <w:rPr>
          <w:sz w:val="24"/>
        </w:rPr>
        <w:t>用户的生活也因互联网变得更加丰富多彩。</w:t>
      </w:r>
    </w:p>
    <w:p w:rsidR="0038660E" w:rsidRPr="00E6792A" w:rsidRDefault="0038660E" w:rsidP="00E04D44">
      <w:pPr>
        <w:spacing w:line="400" w:lineRule="exact"/>
        <w:ind w:firstLine="482"/>
        <w:rPr>
          <w:sz w:val="24"/>
        </w:rPr>
      </w:pPr>
      <w:r w:rsidRPr="00E6792A">
        <w:rPr>
          <w:rFonts w:hint="eastAsia"/>
          <w:sz w:val="24"/>
        </w:rPr>
        <w:t>根据网络</w:t>
      </w:r>
      <w:r w:rsidRPr="00E6792A">
        <w:rPr>
          <w:sz w:val="24"/>
        </w:rPr>
        <w:t>访问形式不同，</w:t>
      </w:r>
      <w:r w:rsidRPr="00E6792A">
        <w:rPr>
          <w:rFonts w:hint="eastAsia"/>
          <w:sz w:val="24"/>
        </w:rPr>
        <w:t>从源</w:t>
      </w:r>
      <w:r w:rsidRPr="00E6792A">
        <w:rPr>
          <w:rFonts w:hint="eastAsia"/>
          <w:sz w:val="24"/>
        </w:rPr>
        <w:t>IP</w:t>
      </w:r>
      <w:r w:rsidRPr="00E6792A">
        <w:rPr>
          <w:rFonts w:hint="eastAsia"/>
          <w:sz w:val="24"/>
        </w:rPr>
        <w:t>和</w:t>
      </w:r>
      <w:r w:rsidRPr="00E6792A">
        <w:rPr>
          <w:sz w:val="24"/>
        </w:rPr>
        <w:t>目的</w:t>
      </w:r>
      <w:r w:rsidRPr="00E6792A">
        <w:rPr>
          <w:rFonts w:hint="eastAsia"/>
          <w:sz w:val="24"/>
        </w:rPr>
        <w:t>IP</w:t>
      </w:r>
      <w:r w:rsidRPr="00E6792A">
        <w:rPr>
          <w:rFonts w:hint="eastAsia"/>
          <w:sz w:val="24"/>
        </w:rPr>
        <w:t>为切入点</w:t>
      </w:r>
      <w:r w:rsidRPr="00E6792A">
        <w:rPr>
          <w:sz w:val="24"/>
        </w:rPr>
        <w:t>，将网络用户行为分为</w:t>
      </w:r>
      <w:r w:rsidRPr="00E6792A">
        <w:rPr>
          <w:rFonts w:hint="eastAsia"/>
          <w:sz w:val="24"/>
        </w:rPr>
        <w:t>一对一</w:t>
      </w:r>
      <w:r w:rsidRPr="00E6792A">
        <w:rPr>
          <w:sz w:val="24"/>
        </w:rPr>
        <w:t>方式、</w:t>
      </w:r>
      <w:r w:rsidRPr="00E6792A">
        <w:rPr>
          <w:rFonts w:hint="eastAsia"/>
          <w:sz w:val="24"/>
        </w:rPr>
        <w:t>一对</w:t>
      </w:r>
      <w:r w:rsidRPr="00E6792A">
        <w:rPr>
          <w:sz w:val="24"/>
        </w:rPr>
        <w:t>多方式、多对</w:t>
      </w:r>
      <w:r w:rsidRPr="00E6792A">
        <w:rPr>
          <w:rFonts w:hint="eastAsia"/>
          <w:sz w:val="24"/>
        </w:rPr>
        <w:t>一</w:t>
      </w:r>
      <w:r w:rsidRPr="00E6792A">
        <w:rPr>
          <w:sz w:val="24"/>
        </w:rPr>
        <w:t>方式</w:t>
      </w:r>
      <w:r w:rsidRPr="00E6792A">
        <w:rPr>
          <w:rFonts w:hint="eastAsia"/>
          <w:sz w:val="24"/>
        </w:rPr>
        <w:t>和多对多</w:t>
      </w:r>
      <w:r w:rsidRPr="00E6792A">
        <w:rPr>
          <w:sz w:val="24"/>
        </w:rPr>
        <w:t>方式。</w:t>
      </w:r>
      <w:r w:rsidRPr="00E6792A">
        <w:rPr>
          <w:rFonts w:hint="eastAsia"/>
          <w:sz w:val="24"/>
        </w:rPr>
        <w:t>一对一</w:t>
      </w:r>
      <w:r w:rsidRPr="00E6792A">
        <w:rPr>
          <w:sz w:val="24"/>
        </w:rPr>
        <w:t>方式表示为</w:t>
      </w:r>
      <w:r w:rsidRPr="00E6792A">
        <w:rPr>
          <w:rFonts w:hint="eastAsia"/>
          <w:sz w:val="24"/>
        </w:rPr>
        <w:t>某单一</w:t>
      </w:r>
      <w:r w:rsidRPr="00E6792A">
        <w:rPr>
          <w:sz w:val="24"/>
        </w:rPr>
        <w:t>用户</w:t>
      </w:r>
      <w:r w:rsidRPr="00E6792A">
        <w:rPr>
          <w:rFonts w:hint="eastAsia"/>
          <w:sz w:val="24"/>
        </w:rPr>
        <w:t>对同一</w:t>
      </w:r>
      <w:r w:rsidRPr="00E6792A">
        <w:rPr>
          <w:sz w:val="24"/>
        </w:rPr>
        <w:t>目的</w:t>
      </w:r>
      <w:r w:rsidRPr="00E6792A">
        <w:rPr>
          <w:rFonts w:hint="eastAsia"/>
          <w:sz w:val="24"/>
        </w:rPr>
        <w:t>IP</w:t>
      </w:r>
      <w:r w:rsidRPr="00E6792A">
        <w:rPr>
          <w:rFonts w:hint="eastAsia"/>
          <w:sz w:val="24"/>
        </w:rPr>
        <w:t>多次</w:t>
      </w:r>
      <w:r w:rsidRPr="00E6792A">
        <w:rPr>
          <w:sz w:val="24"/>
        </w:rPr>
        <w:t>访问，</w:t>
      </w:r>
      <w:r w:rsidRPr="00E6792A">
        <w:rPr>
          <w:rFonts w:hint="eastAsia"/>
          <w:sz w:val="24"/>
        </w:rPr>
        <w:t>即高频次</w:t>
      </w:r>
      <w:r w:rsidRPr="00E6792A">
        <w:rPr>
          <w:sz w:val="24"/>
        </w:rPr>
        <w:t>的访问统一网页，</w:t>
      </w:r>
      <w:r w:rsidRPr="00E6792A">
        <w:rPr>
          <w:rFonts w:hint="eastAsia"/>
          <w:sz w:val="24"/>
        </w:rPr>
        <w:t>可以</w:t>
      </w:r>
      <w:r w:rsidRPr="00E6792A">
        <w:rPr>
          <w:sz w:val="24"/>
        </w:rPr>
        <w:t>表现出此用户对特定网页的喜爱程度。</w:t>
      </w:r>
      <w:r w:rsidRPr="00E6792A">
        <w:rPr>
          <w:rFonts w:hint="eastAsia"/>
          <w:sz w:val="24"/>
        </w:rPr>
        <w:t>一对多</w:t>
      </w:r>
      <w:r w:rsidRPr="00E6792A">
        <w:rPr>
          <w:sz w:val="24"/>
        </w:rPr>
        <w:t>方式就是同一</w:t>
      </w:r>
      <w:r w:rsidRPr="00E6792A">
        <w:rPr>
          <w:rFonts w:hint="eastAsia"/>
          <w:sz w:val="24"/>
        </w:rPr>
        <w:t>IP</w:t>
      </w:r>
      <w:r w:rsidRPr="00E6792A">
        <w:rPr>
          <w:rFonts w:hint="eastAsia"/>
          <w:sz w:val="24"/>
        </w:rPr>
        <w:t>访问</w:t>
      </w:r>
      <w:r w:rsidRPr="00E6792A">
        <w:rPr>
          <w:sz w:val="24"/>
        </w:rPr>
        <w:t>多个目的</w:t>
      </w:r>
      <w:r w:rsidRPr="00E6792A">
        <w:rPr>
          <w:rFonts w:hint="eastAsia"/>
          <w:sz w:val="24"/>
        </w:rPr>
        <w:t>IP</w:t>
      </w:r>
      <w:r w:rsidRPr="00E6792A">
        <w:rPr>
          <w:rFonts w:hint="eastAsia"/>
          <w:sz w:val="24"/>
        </w:rPr>
        <w:t>，</w:t>
      </w:r>
      <w:r w:rsidRPr="00E6792A">
        <w:rPr>
          <w:sz w:val="24"/>
        </w:rPr>
        <w:t>即浏览多个网页，根据浏览不同</w:t>
      </w:r>
      <w:r w:rsidRPr="00E6792A">
        <w:rPr>
          <w:rFonts w:hint="eastAsia"/>
          <w:sz w:val="24"/>
        </w:rPr>
        <w:t>网页</w:t>
      </w:r>
      <w:r w:rsidRPr="00E6792A">
        <w:rPr>
          <w:sz w:val="24"/>
        </w:rPr>
        <w:t>的次数不同，</w:t>
      </w:r>
      <w:r w:rsidRPr="00E6792A">
        <w:rPr>
          <w:rFonts w:hint="eastAsia"/>
          <w:sz w:val="24"/>
        </w:rPr>
        <w:t>也</w:t>
      </w:r>
      <w:r w:rsidRPr="00E6792A">
        <w:rPr>
          <w:sz w:val="24"/>
        </w:rPr>
        <w:t>可以</w:t>
      </w:r>
      <w:proofErr w:type="gramStart"/>
      <w:r w:rsidRPr="00E6792A">
        <w:rPr>
          <w:sz w:val="24"/>
        </w:rPr>
        <w:t>分析出源</w:t>
      </w:r>
      <w:proofErr w:type="gramEnd"/>
      <w:r w:rsidRPr="00E6792A">
        <w:rPr>
          <w:rFonts w:hint="eastAsia"/>
          <w:sz w:val="24"/>
        </w:rPr>
        <w:t>IP</w:t>
      </w:r>
      <w:r w:rsidRPr="00E6792A">
        <w:rPr>
          <w:rFonts w:hint="eastAsia"/>
          <w:sz w:val="24"/>
        </w:rPr>
        <w:t>用户</w:t>
      </w:r>
      <w:r w:rsidRPr="00E6792A">
        <w:rPr>
          <w:sz w:val="24"/>
        </w:rPr>
        <w:t>的</w:t>
      </w:r>
      <w:r w:rsidRPr="00E6792A">
        <w:rPr>
          <w:rFonts w:hint="eastAsia"/>
          <w:sz w:val="24"/>
        </w:rPr>
        <w:t>兴趣</w:t>
      </w:r>
      <w:r w:rsidRPr="00E6792A">
        <w:rPr>
          <w:sz w:val="24"/>
        </w:rPr>
        <w:t>偏好。</w:t>
      </w:r>
      <w:r w:rsidRPr="00E6792A">
        <w:rPr>
          <w:rFonts w:hint="eastAsia"/>
          <w:sz w:val="24"/>
        </w:rPr>
        <w:t>多</w:t>
      </w:r>
      <w:r w:rsidRPr="00E6792A">
        <w:rPr>
          <w:sz w:val="24"/>
        </w:rPr>
        <w:t>对</w:t>
      </w:r>
      <w:r w:rsidRPr="00E6792A">
        <w:rPr>
          <w:rFonts w:hint="eastAsia"/>
          <w:sz w:val="24"/>
        </w:rPr>
        <w:t>一</w:t>
      </w:r>
      <w:r w:rsidRPr="00E6792A">
        <w:rPr>
          <w:sz w:val="24"/>
        </w:rPr>
        <w:t>方式</w:t>
      </w:r>
      <w:r w:rsidRPr="00E6792A">
        <w:rPr>
          <w:rFonts w:hint="eastAsia"/>
          <w:sz w:val="24"/>
        </w:rPr>
        <w:t>是</w:t>
      </w:r>
      <w:r w:rsidRPr="00E6792A">
        <w:rPr>
          <w:sz w:val="24"/>
        </w:rPr>
        <w:t>通过</w:t>
      </w:r>
      <w:r w:rsidRPr="00E6792A">
        <w:rPr>
          <w:rFonts w:hint="eastAsia"/>
          <w:sz w:val="24"/>
        </w:rPr>
        <w:t>用户</w:t>
      </w:r>
      <w:r w:rsidRPr="00E6792A">
        <w:rPr>
          <w:rFonts w:hint="eastAsia"/>
          <w:sz w:val="24"/>
        </w:rPr>
        <w:t>IP</w:t>
      </w:r>
      <w:r w:rsidRPr="00E6792A">
        <w:rPr>
          <w:rFonts w:hint="eastAsia"/>
          <w:sz w:val="24"/>
        </w:rPr>
        <w:t>与</w:t>
      </w:r>
      <w:r w:rsidRPr="00E6792A">
        <w:rPr>
          <w:sz w:val="24"/>
        </w:rPr>
        <w:t>目的</w:t>
      </w:r>
      <w:r w:rsidRPr="00E6792A">
        <w:rPr>
          <w:rFonts w:hint="eastAsia"/>
          <w:sz w:val="24"/>
        </w:rPr>
        <w:t>IP</w:t>
      </w:r>
      <w:r w:rsidRPr="00E6792A">
        <w:rPr>
          <w:rFonts w:hint="eastAsia"/>
          <w:sz w:val="24"/>
        </w:rPr>
        <w:t>的</w:t>
      </w:r>
      <w:r w:rsidRPr="00E6792A">
        <w:rPr>
          <w:sz w:val="24"/>
        </w:rPr>
        <w:t>访问关系</w:t>
      </w:r>
      <w:r w:rsidRPr="00E6792A">
        <w:rPr>
          <w:rFonts w:hint="eastAsia"/>
          <w:sz w:val="24"/>
        </w:rPr>
        <w:t>，</w:t>
      </w:r>
      <w:r w:rsidRPr="00E6792A">
        <w:rPr>
          <w:sz w:val="24"/>
        </w:rPr>
        <w:t>分析</w:t>
      </w:r>
      <w:r w:rsidRPr="00E6792A">
        <w:rPr>
          <w:rFonts w:hint="eastAsia"/>
          <w:sz w:val="24"/>
        </w:rPr>
        <w:t>网络</w:t>
      </w:r>
      <w:r w:rsidRPr="00E6792A">
        <w:rPr>
          <w:sz w:val="24"/>
        </w:rPr>
        <w:t>用户对此目的</w:t>
      </w:r>
      <w:r w:rsidRPr="00E6792A">
        <w:rPr>
          <w:rFonts w:hint="eastAsia"/>
          <w:sz w:val="24"/>
        </w:rPr>
        <w:t>IP</w:t>
      </w:r>
      <w:r w:rsidRPr="00E6792A">
        <w:rPr>
          <w:rFonts w:hint="eastAsia"/>
          <w:sz w:val="24"/>
        </w:rPr>
        <w:t>对应</w:t>
      </w:r>
      <w:r w:rsidRPr="00E6792A">
        <w:rPr>
          <w:sz w:val="24"/>
        </w:rPr>
        <w:t>网站的关系。</w:t>
      </w:r>
      <w:r w:rsidRPr="00E6792A">
        <w:rPr>
          <w:rFonts w:hint="eastAsia"/>
          <w:sz w:val="24"/>
        </w:rPr>
        <w:t>多对多方式</w:t>
      </w:r>
      <w:r w:rsidRPr="00E6792A">
        <w:rPr>
          <w:sz w:val="24"/>
        </w:rPr>
        <w:t>就是对整个网络的</w:t>
      </w:r>
      <w:r w:rsidRPr="00E6792A">
        <w:rPr>
          <w:rFonts w:hint="eastAsia"/>
          <w:sz w:val="24"/>
        </w:rPr>
        <w:t>内容</w:t>
      </w:r>
      <w:r w:rsidRPr="00E6792A">
        <w:rPr>
          <w:sz w:val="24"/>
        </w:rPr>
        <w:t>进行研究。</w:t>
      </w:r>
    </w:p>
    <w:p w:rsidR="0038660E" w:rsidRPr="00E6792A" w:rsidRDefault="0038660E" w:rsidP="00E04D44">
      <w:pPr>
        <w:spacing w:line="400" w:lineRule="exact"/>
        <w:ind w:firstLine="482"/>
        <w:rPr>
          <w:sz w:val="24"/>
        </w:rPr>
      </w:pPr>
      <w:r w:rsidRPr="00E6792A">
        <w:rPr>
          <w:rFonts w:hint="eastAsia"/>
          <w:sz w:val="24"/>
        </w:rPr>
        <w:t>根据网络用户</w:t>
      </w:r>
      <w:r w:rsidRPr="00E6792A">
        <w:rPr>
          <w:sz w:val="24"/>
        </w:rPr>
        <w:t>行为</w:t>
      </w:r>
      <w:r w:rsidRPr="00E6792A">
        <w:rPr>
          <w:rFonts w:hint="eastAsia"/>
          <w:sz w:val="24"/>
        </w:rPr>
        <w:t>是否有益</w:t>
      </w:r>
      <w:r w:rsidRPr="00E6792A">
        <w:rPr>
          <w:sz w:val="24"/>
        </w:rPr>
        <w:t>进行分类，网络用户行为分为有益行为和无益行为。</w:t>
      </w:r>
      <w:r w:rsidRPr="00E6792A">
        <w:rPr>
          <w:rFonts w:hint="eastAsia"/>
          <w:sz w:val="24"/>
        </w:rPr>
        <w:t>根据</w:t>
      </w:r>
      <w:r w:rsidRPr="00E6792A">
        <w:rPr>
          <w:sz w:val="24"/>
        </w:rPr>
        <w:t>网络</w:t>
      </w:r>
      <w:r w:rsidRPr="00E6792A">
        <w:rPr>
          <w:rFonts w:hint="eastAsia"/>
          <w:sz w:val="24"/>
        </w:rPr>
        <w:t>用户</w:t>
      </w:r>
      <w:r w:rsidRPr="00E6792A">
        <w:rPr>
          <w:sz w:val="24"/>
        </w:rPr>
        <w:t>行为</w:t>
      </w:r>
      <w:r w:rsidRPr="00E6792A">
        <w:rPr>
          <w:rFonts w:hint="eastAsia"/>
          <w:sz w:val="24"/>
        </w:rPr>
        <w:t>是否符合常理</w:t>
      </w:r>
      <w:r w:rsidRPr="00E6792A">
        <w:rPr>
          <w:sz w:val="24"/>
        </w:rPr>
        <w:t>，</w:t>
      </w:r>
      <w:r w:rsidRPr="00E6792A">
        <w:rPr>
          <w:rFonts w:hint="eastAsia"/>
          <w:sz w:val="24"/>
        </w:rPr>
        <w:t>又</w:t>
      </w:r>
      <w:r w:rsidRPr="00E6792A">
        <w:rPr>
          <w:sz w:val="24"/>
        </w:rPr>
        <w:t>分为正常行为和异常行为。</w:t>
      </w:r>
    </w:p>
    <w:p w:rsidR="0038660E" w:rsidRPr="006E78C3" w:rsidRDefault="0038660E" w:rsidP="0038660E">
      <w:pPr>
        <w:pStyle w:val="3"/>
        <w:spacing w:before="240" w:after="120" w:line="400" w:lineRule="exact"/>
        <w:rPr>
          <w:rFonts w:ascii="黑体" w:eastAsia="黑体" w:hAnsi="黑体"/>
          <w:b w:val="0"/>
          <w:sz w:val="26"/>
          <w:szCs w:val="26"/>
        </w:rPr>
      </w:pPr>
      <w:bookmarkStart w:id="42" w:name="_Toc415467478"/>
      <w:bookmarkStart w:id="43" w:name="_Toc416119711"/>
      <w:bookmarkStart w:id="44" w:name="_Toc432581594"/>
      <w:r w:rsidRPr="00DC1DE1">
        <w:rPr>
          <w:rFonts w:ascii="黑体" w:eastAsia="黑体" w:hAnsi="黑体"/>
          <w:b w:val="0"/>
          <w:sz w:val="26"/>
          <w:szCs w:val="26"/>
        </w:rPr>
        <w:t>2.1.2</w:t>
      </w:r>
      <w:r w:rsidRPr="006E78C3">
        <w:rPr>
          <w:rFonts w:ascii="黑体" w:eastAsia="黑体" w:hAnsi="黑体" w:hint="eastAsia"/>
          <w:b w:val="0"/>
          <w:sz w:val="26"/>
          <w:szCs w:val="26"/>
        </w:rPr>
        <w:t xml:space="preserve"> </w:t>
      </w:r>
      <w:r w:rsidR="007D34C6">
        <w:rPr>
          <w:rFonts w:ascii="黑体" w:eastAsia="黑体" w:hAnsi="黑体"/>
          <w:b w:val="0"/>
          <w:sz w:val="26"/>
          <w:szCs w:val="26"/>
        </w:rPr>
        <w:t xml:space="preserve"> </w:t>
      </w:r>
      <w:r>
        <w:rPr>
          <w:rFonts w:ascii="黑体" w:eastAsia="黑体" w:hAnsi="黑体" w:hint="eastAsia"/>
          <w:b w:val="0"/>
          <w:sz w:val="26"/>
          <w:szCs w:val="26"/>
        </w:rPr>
        <w:t>网络用户</w:t>
      </w:r>
      <w:r>
        <w:rPr>
          <w:rFonts w:ascii="黑体" w:eastAsia="黑体" w:hAnsi="黑体"/>
          <w:b w:val="0"/>
          <w:sz w:val="26"/>
          <w:szCs w:val="26"/>
        </w:rPr>
        <w:t>行为</w:t>
      </w:r>
      <w:r>
        <w:rPr>
          <w:rFonts w:ascii="黑体" w:eastAsia="黑体" w:hAnsi="黑体" w:hint="eastAsia"/>
          <w:b w:val="0"/>
          <w:sz w:val="26"/>
          <w:szCs w:val="26"/>
        </w:rPr>
        <w:t>特点</w:t>
      </w:r>
      <w:bookmarkEnd w:id="42"/>
      <w:bookmarkEnd w:id="43"/>
      <w:bookmarkEnd w:id="44"/>
    </w:p>
    <w:p w:rsidR="0038660E" w:rsidRPr="00E6792A" w:rsidRDefault="0038660E" w:rsidP="00E04D44">
      <w:pPr>
        <w:spacing w:line="400" w:lineRule="exact"/>
        <w:rPr>
          <w:sz w:val="24"/>
        </w:rPr>
      </w:pPr>
      <w:r w:rsidRPr="00E6792A">
        <w:rPr>
          <w:rFonts w:hint="eastAsia"/>
          <w:sz w:val="24"/>
        </w:rPr>
        <w:t xml:space="preserve">    </w:t>
      </w:r>
      <w:r w:rsidRPr="00E6792A">
        <w:rPr>
          <w:rFonts w:hint="eastAsia"/>
          <w:sz w:val="24"/>
        </w:rPr>
        <w:t>由于</w:t>
      </w:r>
      <w:r w:rsidRPr="00E6792A">
        <w:rPr>
          <w:sz w:val="24"/>
        </w:rPr>
        <w:t>互联网的</w:t>
      </w:r>
      <w:r w:rsidRPr="00E6792A">
        <w:rPr>
          <w:rFonts w:hint="eastAsia"/>
          <w:sz w:val="24"/>
        </w:rPr>
        <w:t>开放、</w:t>
      </w:r>
      <w:r w:rsidRPr="00E6792A">
        <w:rPr>
          <w:sz w:val="24"/>
        </w:rPr>
        <w:t>自由、免费等特性，</w:t>
      </w:r>
      <w:r w:rsidRPr="00E6792A">
        <w:rPr>
          <w:rFonts w:hint="eastAsia"/>
          <w:sz w:val="24"/>
        </w:rPr>
        <w:t>是</w:t>
      </w:r>
      <w:r w:rsidRPr="00E6792A">
        <w:rPr>
          <w:sz w:val="24"/>
        </w:rPr>
        <w:t>一个虚拟空间</w:t>
      </w:r>
      <w:r w:rsidRPr="00E6792A">
        <w:rPr>
          <w:rFonts w:hint="eastAsia"/>
          <w:sz w:val="24"/>
        </w:rPr>
        <w:t>并</w:t>
      </w:r>
      <w:r w:rsidRPr="00E6792A">
        <w:rPr>
          <w:sz w:val="24"/>
        </w:rPr>
        <w:t>具有特殊性，不同于一般的物理空间，</w:t>
      </w:r>
      <w:r w:rsidRPr="00E6792A">
        <w:rPr>
          <w:rFonts w:hint="eastAsia"/>
          <w:sz w:val="24"/>
        </w:rPr>
        <w:t>所以</w:t>
      </w:r>
      <w:r w:rsidRPr="00E6792A">
        <w:rPr>
          <w:sz w:val="24"/>
        </w:rPr>
        <w:t>网络用户行为</w:t>
      </w:r>
      <w:r w:rsidRPr="00E6792A">
        <w:rPr>
          <w:rFonts w:hint="eastAsia"/>
          <w:sz w:val="24"/>
        </w:rPr>
        <w:t>不同</w:t>
      </w:r>
      <w:r w:rsidRPr="00E6792A">
        <w:rPr>
          <w:sz w:val="24"/>
        </w:rPr>
        <w:t>于</w:t>
      </w:r>
      <w:r w:rsidRPr="00E6792A">
        <w:rPr>
          <w:rFonts w:hint="eastAsia"/>
          <w:sz w:val="24"/>
        </w:rPr>
        <w:t>一般</w:t>
      </w:r>
      <w:r w:rsidRPr="00E6792A">
        <w:rPr>
          <w:sz w:val="24"/>
        </w:rPr>
        <w:t>的用户</w:t>
      </w:r>
      <w:r w:rsidRPr="00E6792A">
        <w:rPr>
          <w:rFonts w:hint="eastAsia"/>
          <w:sz w:val="24"/>
        </w:rPr>
        <w:t>行为，具有</w:t>
      </w:r>
      <w:r w:rsidRPr="00E6792A">
        <w:rPr>
          <w:sz w:val="24"/>
        </w:rPr>
        <w:t>其自身的特点。</w:t>
      </w:r>
      <w:r w:rsidRPr="00E6792A">
        <w:rPr>
          <w:rFonts w:hint="eastAsia"/>
          <w:sz w:val="24"/>
        </w:rPr>
        <w:t>通过</w:t>
      </w:r>
      <w:r w:rsidRPr="00E6792A">
        <w:rPr>
          <w:sz w:val="24"/>
        </w:rPr>
        <w:t>对网络用户行为的研究，</w:t>
      </w:r>
      <w:r w:rsidRPr="00E6792A">
        <w:rPr>
          <w:rFonts w:hint="eastAsia"/>
          <w:sz w:val="24"/>
        </w:rPr>
        <w:t>将</w:t>
      </w:r>
      <w:r w:rsidRPr="00E6792A">
        <w:rPr>
          <w:sz w:val="24"/>
        </w:rPr>
        <w:t>其</w:t>
      </w:r>
      <w:r w:rsidRPr="00E6792A">
        <w:rPr>
          <w:rFonts w:hint="eastAsia"/>
          <w:sz w:val="24"/>
        </w:rPr>
        <w:t>大致</w:t>
      </w:r>
      <w:r w:rsidRPr="00E6792A">
        <w:rPr>
          <w:sz w:val="24"/>
        </w:rPr>
        <w:t>分为</w:t>
      </w:r>
      <w:r w:rsidRPr="00E6792A">
        <w:rPr>
          <w:rFonts w:hint="eastAsia"/>
          <w:sz w:val="24"/>
        </w:rPr>
        <w:t>以下几点</w:t>
      </w:r>
      <w:r w:rsidRPr="00E6792A">
        <w:rPr>
          <w:sz w:val="24"/>
        </w:rPr>
        <w:t>。</w:t>
      </w:r>
    </w:p>
    <w:p w:rsidR="0038660E" w:rsidRPr="00E6792A" w:rsidRDefault="0038660E" w:rsidP="00E04D44">
      <w:pPr>
        <w:spacing w:line="400" w:lineRule="exact"/>
        <w:rPr>
          <w:sz w:val="24"/>
        </w:rPr>
      </w:pPr>
      <w:r w:rsidRPr="00E6792A">
        <w:rPr>
          <w:sz w:val="24"/>
        </w:rPr>
        <w:t xml:space="preserve">    </w:t>
      </w:r>
      <w:r w:rsidRPr="00E6792A">
        <w:rPr>
          <w:rFonts w:hint="eastAsia"/>
          <w:sz w:val="24"/>
        </w:rPr>
        <w:t>（</w:t>
      </w:r>
      <w:r w:rsidRPr="00E6792A">
        <w:rPr>
          <w:rFonts w:hint="eastAsia"/>
          <w:sz w:val="24"/>
        </w:rPr>
        <w:t>1</w:t>
      </w:r>
      <w:r w:rsidRPr="00E6792A">
        <w:rPr>
          <w:rFonts w:hint="eastAsia"/>
          <w:sz w:val="24"/>
        </w:rPr>
        <w:t>）</w:t>
      </w:r>
      <w:r w:rsidRPr="00E6792A">
        <w:rPr>
          <w:sz w:val="24"/>
        </w:rPr>
        <w:t>知识含量高。</w:t>
      </w:r>
      <w:r w:rsidRPr="00E6792A">
        <w:rPr>
          <w:rFonts w:hint="eastAsia"/>
          <w:sz w:val="24"/>
        </w:rPr>
        <w:t>网络</w:t>
      </w:r>
      <w:r w:rsidRPr="00E6792A">
        <w:rPr>
          <w:sz w:val="24"/>
        </w:rPr>
        <w:t>用户一般都具备一定的知识积累，</w:t>
      </w:r>
      <w:r w:rsidRPr="00E6792A">
        <w:rPr>
          <w:rFonts w:hint="eastAsia"/>
          <w:sz w:val="24"/>
        </w:rPr>
        <w:t>掌握</w:t>
      </w:r>
      <w:r w:rsidRPr="00E6792A">
        <w:rPr>
          <w:sz w:val="24"/>
        </w:rPr>
        <w:t>一定的计算机知识和网络</w:t>
      </w:r>
      <w:r w:rsidRPr="00E6792A">
        <w:rPr>
          <w:rFonts w:hint="eastAsia"/>
          <w:sz w:val="24"/>
        </w:rPr>
        <w:t>知识</w:t>
      </w:r>
      <w:r w:rsidRPr="00E6792A">
        <w:rPr>
          <w:sz w:val="24"/>
        </w:rPr>
        <w:t>，</w:t>
      </w:r>
      <w:r w:rsidRPr="00E6792A">
        <w:rPr>
          <w:rFonts w:hint="eastAsia"/>
          <w:sz w:val="24"/>
        </w:rPr>
        <w:t>具备</w:t>
      </w:r>
      <w:r w:rsidRPr="00E6792A">
        <w:rPr>
          <w:sz w:val="24"/>
        </w:rPr>
        <w:t>使用常规软件的能力，</w:t>
      </w:r>
      <w:r w:rsidRPr="00E6792A">
        <w:rPr>
          <w:rFonts w:hint="eastAsia"/>
          <w:sz w:val="24"/>
        </w:rPr>
        <w:t>进行</w:t>
      </w:r>
      <w:r w:rsidRPr="00E6792A">
        <w:rPr>
          <w:sz w:val="24"/>
        </w:rPr>
        <w:t>网络活动。</w:t>
      </w:r>
    </w:p>
    <w:p w:rsidR="0038660E" w:rsidRPr="00E6792A" w:rsidRDefault="0038660E" w:rsidP="00E04D44">
      <w:pPr>
        <w:spacing w:line="400" w:lineRule="exact"/>
        <w:rPr>
          <w:sz w:val="24"/>
        </w:rPr>
      </w:pPr>
      <w:r w:rsidRPr="00E6792A">
        <w:rPr>
          <w:sz w:val="24"/>
        </w:rPr>
        <w:t xml:space="preserve">    </w:t>
      </w:r>
      <w:r w:rsidRPr="00E6792A">
        <w:rPr>
          <w:rFonts w:hint="eastAsia"/>
          <w:sz w:val="24"/>
        </w:rPr>
        <w:t>（</w:t>
      </w:r>
      <w:r w:rsidRPr="00E6792A">
        <w:rPr>
          <w:rFonts w:hint="eastAsia"/>
          <w:sz w:val="24"/>
        </w:rPr>
        <w:t>2</w:t>
      </w:r>
      <w:r w:rsidRPr="00E6792A">
        <w:rPr>
          <w:rFonts w:hint="eastAsia"/>
          <w:sz w:val="24"/>
        </w:rPr>
        <w:t>）隐蔽性</w:t>
      </w:r>
      <w:r w:rsidRPr="00E6792A">
        <w:rPr>
          <w:sz w:val="24"/>
        </w:rPr>
        <w:t>强。</w:t>
      </w:r>
      <w:r w:rsidRPr="00E6792A">
        <w:rPr>
          <w:rFonts w:hint="eastAsia"/>
          <w:sz w:val="24"/>
        </w:rPr>
        <w:t>这种</w:t>
      </w:r>
      <w:r w:rsidRPr="00E6792A">
        <w:rPr>
          <w:sz w:val="24"/>
        </w:rPr>
        <w:t>隐蔽性一方面是指</w:t>
      </w:r>
      <w:r w:rsidRPr="00E6792A">
        <w:rPr>
          <w:rFonts w:hint="eastAsia"/>
          <w:sz w:val="24"/>
        </w:rPr>
        <w:t>用户</w:t>
      </w:r>
      <w:r w:rsidRPr="00E6792A">
        <w:rPr>
          <w:sz w:val="24"/>
        </w:rPr>
        <w:t>的</w:t>
      </w:r>
      <w:r w:rsidRPr="00E6792A">
        <w:rPr>
          <w:rFonts w:hint="eastAsia"/>
          <w:sz w:val="24"/>
        </w:rPr>
        <w:t>隐蔽</w:t>
      </w:r>
      <w:r w:rsidRPr="00E6792A">
        <w:rPr>
          <w:sz w:val="24"/>
        </w:rPr>
        <w:t>性，任何</w:t>
      </w:r>
      <w:r w:rsidRPr="00E6792A">
        <w:rPr>
          <w:rFonts w:hint="eastAsia"/>
          <w:sz w:val="24"/>
        </w:rPr>
        <w:t>人</w:t>
      </w:r>
      <w:r w:rsidRPr="00E6792A">
        <w:rPr>
          <w:sz w:val="24"/>
        </w:rPr>
        <w:t>都可以使用</w:t>
      </w:r>
      <w:r w:rsidRPr="00E6792A">
        <w:rPr>
          <w:rFonts w:hint="eastAsia"/>
          <w:sz w:val="24"/>
        </w:rPr>
        <w:t>网络</w:t>
      </w:r>
      <w:r w:rsidRPr="00E6792A">
        <w:rPr>
          <w:sz w:val="24"/>
        </w:rPr>
        <w:t>查询信息、传播信息，无需</w:t>
      </w:r>
      <w:r w:rsidRPr="00E6792A">
        <w:rPr>
          <w:rFonts w:hint="eastAsia"/>
          <w:sz w:val="24"/>
        </w:rPr>
        <w:t>登记</w:t>
      </w:r>
      <w:r w:rsidRPr="00E6792A">
        <w:rPr>
          <w:sz w:val="24"/>
        </w:rPr>
        <w:t>，匿名</w:t>
      </w:r>
      <w:r w:rsidRPr="00E6792A">
        <w:rPr>
          <w:rFonts w:hint="eastAsia"/>
          <w:sz w:val="24"/>
        </w:rPr>
        <w:t>操作。</w:t>
      </w:r>
      <w:r w:rsidRPr="00E6792A">
        <w:rPr>
          <w:sz w:val="24"/>
        </w:rPr>
        <w:t>另一方面</w:t>
      </w:r>
      <w:r w:rsidRPr="00E6792A">
        <w:rPr>
          <w:rFonts w:hint="eastAsia"/>
          <w:sz w:val="24"/>
        </w:rPr>
        <w:t>网络</w:t>
      </w:r>
      <w:r w:rsidRPr="00E6792A">
        <w:rPr>
          <w:sz w:val="24"/>
        </w:rPr>
        <w:t>本身也具有</w:t>
      </w:r>
      <w:r w:rsidRPr="00E6792A">
        <w:rPr>
          <w:rFonts w:hint="eastAsia"/>
          <w:sz w:val="24"/>
        </w:rPr>
        <w:t>隐蔽性，网络</w:t>
      </w:r>
      <w:r w:rsidRPr="00E6792A">
        <w:rPr>
          <w:sz w:val="24"/>
        </w:rPr>
        <w:t>上的信息</w:t>
      </w:r>
      <w:r w:rsidRPr="00E6792A">
        <w:rPr>
          <w:rFonts w:hint="eastAsia"/>
          <w:sz w:val="24"/>
        </w:rPr>
        <w:t>存储</w:t>
      </w:r>
      <w:r w:rsidRPr="00E6792A">
        <w:rPr>
          <w:sz w:val="24"/>
        </w:rPr>
        <w:t>传递都</w:t>
      </w:r>
      <w:r w:rsidRPr="00E6792A">
        <w:rPr>
          <w:rFonts w:hint="eastAsia"/>
          <w:sz w:val="24"/>
        </w:rPr>
        <w:t>通过</w:t>
      </w:r>
      <w:r w:rsidRPr="00E6792A">
        <w:rPr>
          <w:sz w:val="24"/>
        </w:rPr>
        <w:t>计算机语言进行，</w:t>
      </w:r>
      <w:r w:rsidRPr="00E6792A">
        <w:rPr>
          <w:rFonts w:hint="eastAsia"/>
          <w:sz w:val="24"/>
        </w:rPr>
        <w:t>操作者</w:t>
      </w:r>
      <w:r w:rsidRPr="00E6792A">
        <w:rPr>
          <w:sz w:val="24"/>
        </w:rPr>
        <w:t>在</w:t>
      </w:r>
      <w:r w:rsidRPr="00E6792A">
        <w:rPr>
          <w:rFonts w:hint="eastAsia"/>
          <w:sz w:val="24"/>
        </w:rPr>
        <w:t>数据</w:t>
      </w:r>
      <w:r w:rsidRPr="00E6792A">
        <w:rPr>
          <w:sz w:val="24"/>
        </w:rPr>
        <w:t>传输过程中</w:t>
      </w:r>
      <w:r w:rsidRPr="00E6792A">
        <w:rPr>
          <w:rFonts w:hint="eastAsia"/>
          <w:sz w:val="24"/>
        </w:rPr>
        <w:t>就可以</w:t>
      </w:r>
      <w:r w:rsidRPr="00E6792A">
        <w:rPr>
          <w:sz w:val="24"/>
        </w:rPr>
        <w:t>更改信息且不留痕迹。</w:t>
      </w:r>
    </w:p>
    <w:p w:rsidR="0038660E" w:rsidRPr="00E6792A" w:rsidRDefault="0038660E" w:rsidP="00E04D44">
      <w:pPr>
        <w:spacing w:line="400" w:lineRule="exact"/>
        <w:ind w:firstLine="480"/>
        <w:rPr>
          <w:sz w:val="24"/>
        </w:rPr>
      </w:pPr>
      <w:r w:rsidRPr="00E6792A">
        <w:rPr>
          <w:rFonts w:hint="eastAsia"/>
          <w:sz w:val="24"/>
        </w:rPr>
        <w:t>（</w:t>
      </w:r>
      <w:r w:rsidRPr="00E6792A">
        <w:rPr>
          <w:rFonts w:hint="eastAsia"/>
          <w:sz w:val="24"/>
        </w:rPr>
        <w:t>3</w:t>
      </w:r>
      <w:r w:rsidRPr="00E6792A">
        <w:rPr>
          <w:rFonts w:hint="eastAsia"/>
          <w:sz w:val="24"/>
        </w:rPr>
        <w:t>）主动</w:t>
      </w:r>
      <w:r w:rsidRPr="00E6792A">
        <w:rPr>
          <w:sz w:val="24"/>
        </w:rPr>
        <w:t>性强。</w:t>
      </w:r>
      <w:r w:rsidRPr="00E6792A">
        <w:rPr>
          <w:rFonts w:hint="eastAsia"/>
          <w:sz w:val="24"/>
        </w:rPr>
        <w:t>网络</w:t>
      </w:r>
      <w:r w:rsidRPr="00E6792A">
        <w:rPr>
          <w:sz w:val="24"/>
        </w:rPr>
        <w:t>行为受用户个体</w:t>
      </w:r>
      <w:r w:rsidRPr="00E6792A">
        <w:rPr>
          <w:rFonts w:hint="eastAsia"/>
          <w:sz w:val="24"/>
        </w:rPr>
        <w:t>的个性</w:t>
      </w:r>
      <w:r w:rsidRPr="00E6792A">
        <w:rPr>
          <w:sz w:val="24"/>
        </w:rPr>
        <w:t>和</w:t>
      </w:r>
      <w:r w:rsidRPr="00E6792A">
        <w:rPr>
          <w:rFonts w:hint="eastAsia"/>
          <w:sz w:val="24"/>
        </w:rPr>
        <w:t>主观意识</w:t>
      </w:r>
      <w:r w:rsidRPr="00E6792A">
        <w:rPr>
          <w:sz w:val="24"/>
        </w:rPr>
        <w:t>，</w:t>
      </w:r>
      <w:r w:rsidRPr="00E6792A">
        <w:rPr>
          <w:rFonts w:hint="eastAsia"/>
          <w:sz w:val="24"/>
        </w:rPr>
        <w:t>主动</w:t>
      </w:r>
      <w:r w:rsidRPr="00E6792A">
        <w:rPr>
          <w:sz w:val="24"/>
        </w:rPr>
        <w:t>的去完成网络行为，</w:t>
      </w:r>
      <w:r w:rsidRPr="00E6792A">
        <w:rPr>
          <w:rFonts w:hint="eastAsia"/>
          <w:sz w:val="24"/>
        </w:rPr>
        <w:t>较少</w:t>
      </w:r>
      <w:r w:rsidRPr="00E6792A">
        <w:rPr>
          <w:sz w:val="24"/>
        </w:rPr>
        <w:t>受到他人</w:t>
      </w:r>
      <w:r w:rsidRPr="00E6792A">
        <w:rPr>
          <w:rFonts w:hint="eastAsia"/>
          <w:sz w:val="24"/>
        </w:rPr>
        <w:t>影响。</w:t>
      </w:r>
    </w:p>
    <w:p w:rsidR="0038660E" w:rsidRPr="00E6792A" w:rsidRDefault="0038660E" w:rsidP="00E04D44">
      <w:pPr>
        <w:spacing w:line="400" w:lineRule="exact"/>
        <w:ind w:firstLine="480"/>
        <w:rPr>
          <w:sz w:val="24"/>
        </w:rPr>
      </w:pPr>
      <w:r w:rsidRPr="00E6792A">
        <w:rPr>
          <w:rFonts w:hint="eastAsia"/>
          <w:sz w:val="24"/>
        </w:rPr>
        <w:t>（</w:t>
      </w:r>
      <w:r w:rsidRPr="00E6792A">
        <w:rPr>
          <w:rFonts w:hint="eastAsia"/>
          <w:sz w:val="24"/>
        </w:rPr>
        <w:t>4</w:t>
      </w:r>
      <w:r w:rsidRPr="00E6792A">
        <w:rPr>
          <w:sz w:val="24"/>
        </w:rPr>
        <w:t>）</w:t>
      </w:r>
      <w:r w:rsidRPr="00E6792A">
        <w:rPr>
          <w:rFonts w:hint="eastAsia"/>
          <w:sz w:val="24"/>
        </w:rPr>
        <w:t>内容</w:t>
      </w:r>
      <w:r w:rsidRPr="00E6792A">
        <w:rPr>
          <w:sz w:val="24"/>
        </w:rPr>
        <w:t>丰富。</w:t>
      </w:r>
      <w:r w:rsidRPr="00E6792A">
        <w:rPr>
          <w:rFonts w:hint="eastAsia"/>
          <w:sz w:val="24"/>
        </w:rPr>
        <w:t>由于互联网</w:t>
      </w:r>
      <w:r w:rsidRPr="00E6792A">
        <w:rPr>
          <w:sz w:val="24"/>
        </w:rPr>
        <w:t>的丰富多彩，</w:t>
      </w:r>
      <w:r w:rsidRPr="00E6792A">
        <w:rPr>
          <w:rFonts w:hint="eastAsia"/>
          <w:sz w:val="24"/>
        </w:rPr>
        <w:t>网络</w:t>
      </w:r>
      <w:r w:rsidRPr="00E6792A">
        <w:rPr>
          <w:sz w:val="24"/>
        </w:rPr>
        <w:t>应用的纷繁</w:t>
      </w:r>
      <w:r w:rsidRPr="00E6792A">
        <w:rPr>
          <w:rFonts w:hint="eastAsia"/>
          <w:sz w:val="24"/>
        </w:rPr>
        <w:t>不一</w:t>
      </w:r>
      <w:r w:rsidRPr="00E6792A">
        <w:rPr>
          <w:sz w:val="24"/>
        </w:rPr>
        <w:t>，用户的网络行为也变得很丰富</w:t>
      </w:r>
      <w:r w:rsidRPr="00E6792A">
        <w:rPr>
          <w:rFonts w:hint="eastAsia"/>
          <w:sz w:val="24"/>
        </w:rPr>
        <w:t>。</w:t>
      </w:r>
    </w:p>
    <w:p w:rsidR="0038660E" w:rsidRPr="00E6792A" w:rsidRDefault="0038660E" w:rsidP="00E04D44">
      <w:pPr>
        <w:spacing w:line="400" w:lineRule="exact"/>
        <w:ind w:firstLine="480"/>
        <w:rPr>
          <w:sz w:val="24"/>
        </w:rPr>
      </w:pPr>
      <w:r w:rsidRPr="00E6792A">
        <w:rPr>
          <w:rFonts w:hint="eastAsia"/>
          <w:sz w:val="24"/>
        </w:rPr>
        <w:t>（</w:t>
      </w:r>
      <w:r w:rsidRPr="00E6792A">
        <w:rPr>
          <w:rFonts w:hint="eastAsia"/>
          <w:sz w:val="24"/>
        </w:rPr>
        <w:t>5</w:t>
      </w:r>
      <w:r w:rsidRPr="00E6792A">
        <w:rPr>
          <w:sz w:val="24"/>
        </w:rPr>
        <w:t>）</w:t>
      </w:r>
      <w:r w:rsidRPr="00E6792A">
        <w:rPr>
          <w:rFonts w:hint="eastAsia"/>
          <w:sz w:val="24"/>
        </w:rPr>
        <w:t>特点</w:t>
      </w:r>
      <w:r w:rsidRPr="00E6792A">
        <w:rPr>
          <w:sz w:val="24"/>
        </w:rPr>
        <w:t>鲜明。</w:t>
      </w:r>
      <w:r w:rsidRPr="00E6792A">
        <w:rPr>
          <w:rFonts w:hint="eastAsia"/>
          <w:sz w:val="24"/>
        </w:rPr>
        <w:t>同</w:t>
      </w:r>
      <w:r w:rsidRPr="00E6792A">
        <w:rPr>
          <w:sz w:val="24"/>
        </w:rPr>
        <w:t>一网络行为，因为用户的不同，时间地点的不同，最后</w:t>
      </w:r>
      <w:r w:rsidRPr="00E6792A">
        <w:rPr>
          <w:rFonts w:hint="eastAsia"/>
          <w:sz w:val="24"/>
        </w:rPr>
        <w:t>行为</w:t>
      </w:r>
      <w:r w:rsidRPr="00E6792A">
        <w:rPr>
          <w:sz w:val="24"/>
        </w:rPr>
        <w:t>的结果</w:t>
      </w:r>
      <w:r w:rsidRPr="00E6792A">
        <w:rPr>
          <w:rFonts w:hint="eastAsia"/>
          <w:sz w:val="24"/>
        </w:rPr>
        <w:t>也是</w:t>
      </w:r>
      <w:r w:rsidRPr="00E6792A">
        <w:rPr>
          <w:sz w:val="24"/>
        </w:rPr>
        <w:t>各不相同的，</w:t>
      </w:r>
      <w:r w:rsidRPr="00E6792A">
        <w:rPr>
          <w:rFonts w:hint="eastAsia"/>
          <w:sz w:val="24"/>
        </w:rPr>
        <w:t>由于</w:t>
      </w:r>
      <w:r w:rsidRPr="00E6792A">
        <w:rPr>
          <w:sz w:val="24"/>
        </w:rPr>
        <w:t>各种因素，网络行为呈现出不同的鲜明特点。</w:t>
      </w:r>
    </w:p>
    <w:p w:rsidR="0038660E" w:rsidRPr="00E6792A" w:rsidRDefault="0038660E" w:rsidP="00E04D44">
      <w:pPr>
        <w:spacing w:line="400" w:lineRule="exact"/>
        <w:ind w:firstLine="480"/>
        <w:rPr>
          <w:sz w:val="24"/>
        </w:rPr>
      </w:pPr>
      <w:r w:rsidRPr="00E6792A">
        <w:rPr>
          <w:rFonts w:hint="eastAsia"/>
          <w:sz w:val="24"/>
        </w:rPr>
        <w:t>（</w:t>
      </w:r>
      <w:r w:rsidRPr="00E6792A">
        <w:rPr>
          <w:rFonts w:hint="eastAsia"/>
          <w:sz w:val="24"/>
        </w:rPr>
        <w:t>6</w:t>
      </w:r>
      <w:r w:rsidRPr="00E6792A">
        <w:rPr>
          <w:rFonts w:hint="eastAsia"/>
          <w:sz w:val="24"/>
        </w:rPr>
        <w:t>）</w:t>
      </w:r>
      <w:r w:rsidRPr="00E6792A">
        <w:rPr>
          <w:sz w:val="24"/>
        </w:rPr>
        <w:t>判断标准不一。</w:t>
      </w:r>
      <w:r w:rsidRPr="00E6792A">
        <w:rPr>
          <w:rFonts w:hint="eastAsia"/>
          <w:sz w:val="24"/>
        </w:rPr>
        <w:t>互联网</w:t>
      </w:r>
      <w:r w:rsidRPr="00E6792A">
        <w:rPr>
          <w:sz w:val="24"/>
        </w:rPr>
        <w:t>是无国界的，它将全球变成了一个地球村，</w:t>
      </w:r>
      <w:r w:rsidRPr="00E6792A">
        <w:rPr>
          <w:rFonts w:hint="eastAsia"/>
          <w:sz w:val="24"/>
        </w:rPr>
        <w:t>但</w:t>
      </w:r>
      <w:r w:rsidRPr="00E6792A">
        <w:rPr>
          <w:sz w:val="24"/>
        </w:rPr>
        <w:t>无国界空间中</w:t>
      </w:r>
      <w:r w:rsidRPr="00E6792A">
        <w:rPr>
          <w:rFonts w:hint="eastAsia"/>
          <w:sz w:val="24"/>
        </w:rPr>
        <w:t>网络</w:t>
      </w:r>
      <w:r w:rsidRPr="00E6792A">
        <w:rPr>
          <w:sz w:val="24"/>
        </w:rPr>
        <w:t>行为，</w:t>
      </w:r>
      <w:r w:rsidRPr="00E6792A">
        <w:rPr>
          <w:rFonts w:hint="eastAsia"/>
          <w:sz w:val="24"/>
        </w:rPr>
        <w:t>也会</w:t>
      </w:r>
      <w:r w:rsidRPr="00E6792A">
        <w:rPr>
          <w:sz w:val="24"/>
        </w:rPr>
        <w:t>涉及到不同国家地区的利益</w:t>
      </w:r>
      <w:r w:rsidRPr="00E6792A">
        <w:rPr>
          <w:rFonts w:hint="eastAsia"/>
          <w:sz w:val="24"/>
        </w:rPr>
        <w:t>和</w:t>
      </w:r>
      <w:r w:rsidRPr="00E6792A">
        <w:rPr>
          <w:sz w:val="24"/>
        </w:rPr>
        <w:t>标准。</w:t>
      </w:r>
    </w:p>
    <w:p w:rsidR="0038660E" w:rsidRDefault="0038660E" w:rsidP="00E04D44">
      <w:pPr>
        <w:spacing w:line="400" w:lineRule="exact"/>
        <w:ind w:firstLine="480"/>
        <w:rPr>
          <w:sz w:val="24"/>
        </w:rPr>
      </w:pPr>
      <w:r w:rsidRPr="00E6792A">
        <w:rPr>
          <w:rFonts w:hint="eastAsia"/>
          <w:sz w:val="24"/>
        </w:rPr>
        <w:t>（</w:t>
      </w:r>
      <w:r w:rsidRPr="00E6792A">
        <w:rPr>
          <w:rFonts w:hint="eastAsia"/>
          <w:sz w:val="24"/>
        </w:rPr>
        <w:t>7</w:t>
      </w:r>
      <w:r w:rsidRPr="00E6792A">
        <w:rPr>
          <w:sz w:val="24"/>
        </w:rPr>
        <w:t>）</w:t>
      </w:r>
      <w:r w:rsidRPr="00E6792A">
        <w:rPr>
          <w:rFonts w:hint="eastAsia"/>
          <w:sz w:val="24"/>
        </w:rPr>
        <w:t>随机性和</w:t>
      </w:r>
      <w:r w:rsidRPr="00E6792A">
        <w:rPr>
          <w:sz w:val="24"/>
        </w:rPr>
        <w:t>规律性。</w:t>
      </w:r>
      <w:r w:rsidRPr="00E6792A">
        <w:rPr>
          <w:rFonts w:hint="eastAsia"/>
          <w:sz w:val="24"/>
        </w:rPr>
        <w:t>对于</w:t>
      </w:r>
      <w:r w:rsidRPr="00E6792A">
        <w:rPr>
          <w:sz w:val="24"/>
        </w:rPr>
        <w:t>个体</w:t>
      </w:r>
      <w:r w:rsidRPr="00E6792A">
        <w:rPr>
          <w:rFonts w:hint="eastAsia"/>
          <w:sz w:val="24"/>
        </w:rPr>
        <w:t>网络</w:t>
      </w:r>
      <w:r w:rsidRPr="00E6792A">
        <w:rPr>
          <w:sz w:val="24"/>
        </w:rPr>
        <w:t>用户来说，其行为</w:t>
      </w:r>
      <w:r w:rsidRPr="00E6792A">
        <w:rPr>
          <w:rFonts w:hint="eastAsia"/>
          <w:sz w:val="24"/>
        </w:rPr>
        <w:t>特点</w:t>
      </w:r>
      <w:r w:rsidRPr="00E6792A">
        <w:rPr>
          <w:sz w:val="24"/>
        </w:rPr>
        <w:t>、行为属性都存在着</w:t>
      </w:r>
      <w:r w:rsidRPr="00E6792A">
        <w:rPr>
          <w:rFonts w:hint="eastAsia"/>
          <w:sz w:val="24"/>
        </w:rPr>
        <w:t>较大</w:t>
      </w:r>
      <w:r w:rsidRPr="00E6792A">
        <w:rPr>
          <w:sz w:val="24"/>
        </w:rPr>
        <w:t>的随机性，而对于群体</w:t>
      </w:r>
      <w:r w:rsidRPr="00E6792A">
        <w:rPr>
          <w:rFonts w:hint="eastAsia"/>
          <w:sz w:val="24"/>
        </w:rPr>
        <w:t>网</w:t>
      </w:r>
      <w:r w:rsidRPr="00E6792A">
        <w:rPr>
          <w:sz w:val="24"/>
        </w:rPr>
        <w:t>络用户</w:t>
      </w:r>
      <w:r w:rsidRPr="00E6792A">
        <w:rPr>
          <w:rFonts w:hint="eastAsia"/>
          <w:sz w:val="24"/>
        </w:rPr>
        <w:t>的</w:t>
      </w:r>
      <w:r w:rsidRPr="00E6792A">
        <w:rPr>
          <w:sz w:val="24"/>
        </w:rPr>
        <w:t>行为又可总结归纳出一些规律性。</w:t>
      </w:r>
    </w:p>
    <w:p w:rsidR="009121F0" w:rsidRPr="006E78C3" w:rsidRDefault="009121F0" w:rsidP="009121F0">
      <w:pPr>
        <w:pStyle w:val="3"/>
        <w:spacing w:before="240" w:after="120" w:line="400" w:lineRule="exact"/>
        <w:rPr>
          <w:rFonts w:ascii="黑体" w:eastAsia="黑体" w:hAnsi="黑体"/>
          <w:b w:val="0"/>
          <w:sz w:val="26"/>
          <w:szCs w:val="26"/>
        </w:rPr>
      </w:pPr>
      <w:bookmarkStart w:id="45" w:name="_Toc415467479"/>
      <w:bookmarkStart w:id="46" w:name="_Toc416119712"/>
      <w:bookmarkStart w:id="47" w:name="_Toc432581595"/>
      <w:r w:rsidRPr="00DC1DE1">
        <w:rPr>
          <w:rFonts w:ascii="黑体" w:eastAsia="黑体" w:hAnsi="黑体"/>
          <w:b w:val="0"/>
          <w:sz w:val="26"/>
          <w:szCs w:val="26"/>
        </w:rPr>
        <w:lastRenderedPageBreak/>
        <w:t>2.1.3</w:t>
      </w:r>
      <w:r w:rsidRPr="006E78C3">
        <w:rPr>
          <w:rFonts w:ascii="黑体" w:eastAsia="黑体" w:hAnsi="黑体" w:hint="eastAsia"/>
          <w:b w:val="0"/>
          <w:sz w:val="26"/>
          <w:szCs w:val="26"/>
        </w:rPr>
        <w:t xml:space="preserve"> </w:t>
      </w:r>
      <w:r w:rsidR="007D34C6">
        <w:rPr>
          <w:rFonts w:ascii="黑体" w:eastAsia="黑体" w:hAnsi="黑体"/>
          <w:b w:val="0"/>
          <w:sz w:val="26"/>
          <w:szCs w:val="26"/>
        </w:rPr>
        <w:t xml:space="preserve"> </w:t>
      </w:r>
      <w:r>
        <w:rPr>
          <w:rFonts w:ascii="黑体" w:eastAsia="黑体" w:hAnsi="黑体" w:hint="eastAsia"/>
          <w:b w:val="0"/>
          <w:sz w:val="26"/>
          <w:szCs w:val="26"/>
        </w:rPr>
        <w:t>网络用户</w:t>
      </w:r>
      <w:r>
        <w:rPr>
          <w:rFonts w:ascii="黑体" w:eastAsia="黑体" w:hAnsi="黑体"/>
          <w:b w:val="0"/>
          <w:sz w:val="26"/>
          <w:szCs w:val="26"/>
        </w:rPr>
        <w:t>行为</w:t>
      </w:r>
      <w:r>
        <w:rPr>
          <w:rFonts w:ascii="黑体" w:eastAsia="黑体" w:hAnsi="黑体" w:hint="eastAsia"/>
          <w:b w:val="0"/>
          <w:sz w:val="26"/>
          <w:szCs w:val="26"/>
        </w:rPr>
        <w:t>特征选择和</w:t>
      </w:r>
      <w:r>
        <w:rPr>
          <w:rFonts w:ascii="黑体" w:eastAsia="黑体" w:hAnsi="黑体"/>
          <w:b w:val="0"/>
          <w:sz w:val="26"/>
          <w:szCs w:val="26"/>
        </w:rPr>
        <w:t>表示</w:t>
      </w:r>
      <w:bookmarkEnd w:id="45"/>
      <w:bookmarkEnd w:id="46"/>
      <w:bookmarkEnd w:id="47"/>
    </w:p>
    <w:p w:rsidR="009121F0" w:rsidRPr="00E6792A" w:rsidRDefault="009121F0" w:rsidP="00E04D44">
      <w:pPr>
        <w:spacing w:line="400" w:lineRule="exact"/>
        <w:rPr>
          <w:sz w:val="24"/>
        </w:rPr>
      </w:pPr>
      <w:r w:rsidRPr="00E6792A">
        <w:rPr>
          <w:rFonts w:hint="eastAsia"/>
          <w:sz w:val="24"/>
        </w:rPr>
        <w:t xml:space="preserve">    </w:t>
      </w:r>
      <w:r w:rsidRPr="00E6792A">
        <w:rPr>
          <w:rFonts w:hint="eastAsia"/>
          <w:sz w:val="24"/>
        </w:rPr>
        <w:t>网络</w:t>
      </w:r>
      <w:r w:rsidRPr="00E6792A">
        <w:rPr>
          <w:sz w:val="24"/>
        </w:rPr>
        <w:t>用户行为的</w:t>
      </w:r>
      <w:r w:rsidRPr="00E6792A">
        <w:rPr>
          <w:rFonts w:hint="eastAsia"/>
          <w:sz w:val="24"/>
        </w:rPr>
        <w:t>千差万别</w:t>
      </w:r>
      <w:r w:rsidRPr="00E6792A">
        <w:rPr>
          <w:sz w:val="24"/>
        </w:rPr>
        <w:t>，决定了网络</w:t>
      </w:r>
      <w:r w:rsidRPr="00E6792A">
        <w:rPr>
          <w:rFonts w:hint="eastAsia"/>
          <w:sz w:val="24"/>
        </w:rPr>
        <w:t>用户</w:t>
      </w:r>
      <w:r w:rsidRPr="00E6792A">
        <w:rPr>
          <w:sz w:val="24"/>
        </w:rPr>
        <w:t>行为特征的表示多元化</w:t>
      </w:r>
      <w:r w:rsidRPr="00E6792A">
        <w:rPr>
          <w:rFonts w:hint="eastAsia"/>
          <w:sz w:val="24"/>
        </w:rPr>
        <w:t>，网络用户</w:t>
      </w:r>
      <w:r w:rsidRPr="00E6792A">
        <w:rPr>
          <w:sz w:val="24"/>
        </w:rPr>
        <w:t>行为特征的表示其实就是</w:t>
      </w:r>
      <w:r w:rsidRPr="00E6792A">
        <w:rPr>
          <w:rFonts w:hint="eastAsia"/>
          <w:sz w:val="24"/>
        </w:rPr>
        <w:t>特征</w:t>
      </w:r>
      <w:r w:rsidRPr="00E6792A">
        <w:rPr>
          <w:sz w:val="24"/>
        </w:rPr>
        <w:t>的选择</w:t>
      </w:r>
      <w:r w:rsidRPr="00E6792A">
        <w:rPr>
          <w:rFonts w:hint="eastAsia"/>
          <w:sz w:val="24"/>
        </w:rPr>
        <w:t>，</w:t>
      </w:r>
      <w:r w:rsidRPr="00E6792A">
        <w:rPr>
          <w:sz w:val="24"/>
        </w:rPr>
        <w:t>选择哪种或者哪些特征，</w:t>
      </w:r>
      <w:r w:rsidRPr="00E6792A">
        <w:rPr>
          <w:rFonts w:hint="eastAsia"/>
          <w:sz w:val="24"/>
        </w:rPr>
        <w:t>与</w:t>
      </w:r>
      <w:r w:rsidRPr="00E6792A">
        <w:rPr>
          <w:sz w:val="24"/>
        </w:rPr>
        <w:t>研究目标与研究场景相关联。</w:t>
      </w:r>
    </w:p>
    <w:p w:rsidR="009121F0" w:rsidRPr="00E6792A" w:rsidRDefault="009121F0" w:rsidP="00E04D44">
      <w:pPr>
        <w:spacing w:line="400" w:lineRule="exact"/>
        <w:rPr>
          <w:sz w:val="24"/>
        </w:rPr>
      </w:pPr>
      <w:r w:rsidRPr="00E6792A">
        <w:rPr>
          <w:rFonts w:hint="eastAsia"/>
          <w:sz w:val="24"/>
        </w:rPr>
        <w:t xml:space="preserve">    </w:t>
      </w:r>
      <w:r w:rsidRPr="00E6792A">
        <w:rPr>
          <w:rFonts w:hint="eastAsia"/>
          <w:sz w:val="24"/>
        </w:rPr>
        <w:t>国内</w:t>
      </w:r>
      <w:r w:rsidRPr="00E6792A">
        <w:rPr>
          <w:sz w:val="24"/>
        </w:rPr>
        <w:t>对特征选择的研究主要集中在理论和</w:t>
      </w:r>
      <w:r w:rsidRPr="00E6792A">
        <w:rPr>
          <w:rFonts w:hint="eastAsia"/>
          <w:sz w:val="24"/>
        </w:rPr>
        <w:t>W</w:t>
      </w:r>
      <w:r w:rsidRPr="00E6792A">
        <w:rPr>
          <w:sz w:val="24"/>
        </w:rPr>
        <w:t>eb</w:t>
      </w:r>
      <w:r w:rsidRPr="00E6792A">
        <w:rPr>
          <w:sz w:val="24"/>
        </w:rPr>
        <w:t>服务方面，</w:t>
      </w:r>
      <w:r w:rsidRPr="00E6792A">
        <w:rPr>
          <w:rFonts w:hint="eastAsia"/>
          <w:sz w:val="24"/>
        </w:rPr>
        <w:t>比如马力、焦李成等人系统</w:t>
      </w:r>
      <w:r w:rsidRPr="00E6792A">
        <w:rPr>
          <w:sz w:val="24"/>
        </w:rPr>
        <w:t>的对</w:t>
      </w:r>
      <w:r w:rsidRPr="00E6792A">
        <w:rPr>
          <w:sz w:val="24"/>
        </w:rPr>
        <w:t>Internet</w:t>
      </w:r>
      <w:r w:rsidRPr="00E6792A">
        <w:rPr>
          <w:rFonts w:hint="eastAsia"/>
          <w:sz w:val="24"/>
        </w:rPr>
        <w:t>用户</w:t>
      </w:r>
      <w:r w:rsidRPr="00E6792A">
        <w:rPr>
          <w:sz w:val="24"/>
        </w:rPr>
        <w:t>的行为</w:t>
      </w:r>
      <w:r w:rsidRPr="00E6792A">
        <w:rPr>
          <w:rFonts w:hint="eastAsia"/>
          <w:sz w:val="24"/>
        </w:rPr>
        <w:t>特征</w:t>
      </w:r>
      <w:r w:rsidRPr="00E6792A">
        <w:rPr>
          <w:sz w:val="24"/>
        </w:rPr>
        <w:t>进行了研究，</w:t>
      </w:r>
      <w:r w:rsidRPr="00E6792A">
        <w:rPr>
          <w:rFonts w:hint="eastAsia"/>
          <w:sz w:val="24"/>
        </w:rPr>
        <w:t>从</w:t>
      </w:r>
      <w:r w:rsidRPr="00E6792A">
        <w:rPr>
          <w:sz w:val="24"/>
        </w:rPr>
        <w:t>检测</w:t>
      </w:r>
      <w:r w:rsidRPr="00E6792A">
        <w:rPr>
          <w:rFonts w:hint="eastAsia"/>
          <w:sz w:val="24"/>
        </w:rPr>
        <w:t>分析</w:t>
      </w:r>
      <w:r w:rsidRPr="00E6792A">
        <w:rPr>
          <w:sz w:val="24"/>
        </w:rPr>
        <w:t>的角度，</w:t>
      </w:r>
      <w:r w:rsidRPr="00E6792A">
        <w:rPr>
          <w:rFonts w:hint="eastAsia"/>
          <w:sz w:val="24"/>
        </w:rPr>
        <w:t>根据</w:t>
      </w:r>
      <w:r w:rsidRPr="00E6792A">
        <w:rPr>
          <w:sz w:val="24"/>
        </w:rPr>
        <w:t>用户兴趣</w:t>
      </w:r>
      <w:r w:rsidRPr="00E6792A">
        <w:rPr>
          <w:rFonts w:hint="eastAsia"/>
          <w:sz w:val="24"/>
        </w:rPr>
        <w:t>度、事务</w:t>
      </w:r>
      <w:r w:rsidRPr="00E6792A">
        <w:rPr>
          <w:sz w:val="24"/>
        </w:rPr>
        <w:t>等概念</w:t>
      </w:r>
      <w:r w:rsidRPr="00E6792A">
        <w:rPr>
          <w:rFonts w:hint="eastAsia"/>
          <w:sz w:val="24"/>
        </w:rPr>
        <w:t>定义出</w:t>
      </w:r>
      <w:r w:rsidRPr="00E6792A">
        <w:rPr>
          <w:sz w:val="24"/>
        </w:rPr>
        <w:t>一种网络用户行为的分类和表示方式</w:t>
      </w:r>
      <w:r w:rsidRPr="00E6792A">
        <w:rPr>
          <w:rFonts w:hint="eastAsia"/>
          <w:sz w:val="24"/>
          <w:vertAlign w:val="superscript"/>
        </w:rPr>
        <w:t>[15]</w:t>
      </w:r>
      <w:r w:rsidRPr="00E6792A">
        <w:rPr>
          <w:rFonts w:hint="eastAsia"/>
          <w:sz w:val="24"/>
        </w:rPr>
        <w:t>。</w:t>
      </w:r>
    </w:p>
    <w:p w:rsidR="009121F0" w:rsidRPr="00E6792A" w:rsidRDefault="009121F0" w:rsidP="00E04D44">
      <w:pPr>
        <w:spacing w:line="400" w:lineRule="exact"/>
        <w:rPr>
          <w:sz w:val="24"/>
        </w:rPr>
      </w:pPr>
      <w:r w:rsidRPr="00E6792A">
        <w:rPr>
          <w:rFonts w:hint="eastAsia"/>
          <w:sz w:val="24"/>
        </w:rPr>
        <w:t xml:space="preserve">    </w:t>
      </w:r>
      <w:r w:rsidRPr="00E6792A">
        <w:rPr>
          <w:rFonts w:hint="eastAsia"/>
          <w:sz w:val="24"/>
        </w:rPr>
        <w:t>国外</w:t>
      </w:r>
      <w:r w:rsidRPr="00E6792A">
        <w:rPr>
          <w:sz w:val="24"/>
        </w:rPr>
        <w:t>对这方面的研究更注重</w:t>
      </w:r>
      <w:r w:rsidRPr="00E6792A">
        <w:rPr>
          <w:rFonts w:hint="eastAsia"/>
          <w:sz w:val="24"/>
        </w:rPr>
        <w:t>应用</w:t>
      </w:r>
      <w:r w:rsidRPr="00E6792A">
        <w:rPr>
          <w:sz w:val="24"/>
        </w:rPr>
        <w:t>，也比较系统和深入。</w:t>
      </w:r>
      <w:r w:rsidRPr="00E6792A">
        <w:rPr>
          <w:rFonts w:hint="eastAsia"/>
          <w:sz w:val="24"/>
        </w:rPr>
        <w:t>他们</w:t>
      </w:r>
      <w:r w:rsidRPr="00E6792A">
        <w:rPr>
          <w:sz w:val="24"/>
        </w:rPr>
        <w:t>注重</w:t>
      </w:r>
      <w:r w:rsidRPr="00E6792A">
        <w:rPr>
          <w:rFonts w:hint="eastAsia"/>
          <w:sz w:val="24"/>
        </w:rPr>
        <w:t>研究用户行为</w:t>
      </w:r>
      <w:r w:rsidRPr="00E6792A">
        <w:rPr>
          <w:sz w:val="24"/>
        </w:rPr>
        <w:t>的角度，定性的</w:t>
      </w:r>
      <w:r w:rsidRPr="00E6792A">
        <w:rPr>
          <w:rFonts w:hint="eastAsia"/>
          <w:sz w:val="24"/>
        </w:rPr>
        <w:t>选择</w:t>
      </w:r>
      <w:r w:rsidRPr="00E6792A">
        <w:rPr>
          <w:sz w:val="24"/>
        </w:rPr>
        <w:t>出用户的行为特征。</w:t>
      </w:r>
      <w:r w:rsidRPr="00E6792A">
        <w:rPr>
          <w:sz w:val="24"/>
        </w:rPr>
        <w:t>Paolo G</w:t>
      </w:r>
      <w:r w:rsidRPr="00E6792A">
        <w:rPr>
          <w:rFonts w:hint="eastAsia"/>
          <w:sz w:val="24"/>
        </w:rPr>
        <w:t>进行的</w:t>
      </w:r>
      <w:r w:rsidRPr="00E6792A">
        <w:rPr>
          <w:sz w:val="24"/>
        </w:rPr>
        <w:t>研究就是</w:t>
      </w:r>
      <w:r w:rsidRPr="00E6792A">
        <w:rPr>
          <w:rFonts w:hint="eastAsia"/>
          <w:sz w:val="24"/>
        </w:rPr>
        <w:t>对</w:t>
      </w:r>
      <w:r w:rsidRPr="00E6792A">
        <w:rPr>
          <w:sz w:val="24"/>
        </w:rPr>
        <w:t>宽带进入</w:t>
      </w:r>
      <w:r w:rsidRPr="00E6792A">
        <w:rPr>
          <w:rFonts w:hint="eastAsia"/>
          <w:sz w:val="24"/>
        </w:rPr>
        <w:t>家庭后</w:t>
      </w:r>
      <w:r w:rsidRPr="00E6792A">
        <w:rPr>
          <w:sz w:val="24"/>
        </w:rPr>
        <w:t>，</w:t>
      </w:r>
      <w:r w:rsidRPr="00E6792A">
        <w:rPr>
          <w:rFonts w:hint="eastAsia"/>
          <w:sz w:val="24"/>
        </w:rPr>
        <w:t>网络</w:t>
      </w:r>
      <w:r w:rsidRPr="00E6792A">
        <w:rPr>
          <w:sz w:val="24"/>
        </w:rPr>
        <w:t>用户的行为发生的变化情况</w:t>
      </w:r>
      <w:r w:rsidRPr="00E6792A">
        <w:rPr>
          <w:rFonts w:hint="eastAsia"/>
          <w:sz w:val="24"/>
          <w:vertAlign w:val="superscript"/>
        </w:rPr>
        <w:t>[16]</w:t>
      </w:r>
      <w:r w:rsidRPr="00E6792A">
        <w:rPr>
          <w:sz w:val="24"/>
        </w:rPr>
        <w:t>。</w:t>
      </w:r>
      <w:r w:rsidRPr="00E6792A">
        <w:rPr>
          <w:sz w:val="24"/>
        </w:rPr>
        <w:t>Xu K</w:t>
      </w:r>
      <w:r w:rsidRPr="00E6792A">
        <w:rPr>
          <w:rFonts w:hint="eastAsia"/>
          <w:sz w:val="24"/>
        </w:rPr>
        <w:t>、</w:t>
      </w:r>
      <w:r w:rsidRPr="00E6792A">
        <w:rPr>
          <w:sz w:val="24"/>
        </w:rPr>
        <w:t>Bhattacharyya S</w:t>
      </w:r>
      <w:r w:rsidRPr="00E6792A">
        <w:rPr>
          <w:rFonts w:hint="eastAsia"/>
          <w:sz w:val="24"/>
        </w:rPr>
        <w:t>等人对</w:t>
      </w:r>
      <w:r w:rsidRPr="00E6792A">
        <w:rPr>
          <w:sz w:val="24"/>
        </w:rPr>
        <w:t>由于宽带的兴起，带起的</w:t>
      </w:r>
      <w:r w:rsidRPr="00E6792A">
        <w:rPr>
          <w:rFonts w:hint="eastAsia"/>
          <w:sz w:val="24"/>
        </w:rPr>
        <w:t>P2P</w:t>
      </w:r>
      <w:r w:rsidRPr="00E6792A">
        <w:rPr>
          <w:rFonts w:hint="eastAsia"/>
          <w:sz w:val="24"/>
        </w:rPr>
        <w:t>、</w:t>
      </w:r>
      <w:r w:rsidRPr="00E6792A">
        <w:rPr>
          <w:sz w:val="24"/>
        </w:rPr>
        <w:t>宽带视频等应用</w:t>
      </w:r>
      <w:r w:rsidRPr="00E6792A">
        <w:rPr>
          <w:rFonts w:hint="eastAsia"/>
          <w:sz w:val="24"/>
        </w:rPr>
        <w:t>对</w:t>
      </w:r>
      <w:r w:rsidRPr="00E6792A">
        <w:rPr>
          <w:sz w:val="24"/>
        </w:rPr>
        <w:t>用户行为特征的影响进行了研究</w:t>
      </w:r>
      <w:r w:rsidRPr="00E6792A">
        <w:rPr>
          <w:rFonts w:hint="eastAsia"/>
          <w:sz w:val="24"/>
          <w:vertAlign w:val="superscript"/>
        </w:rPr>
        <w:t>[17]</w:t>
      </w:r>
      <w:r w:rsidRPr="00E6792A">
        <w:rPr>
          <w:sz w:val="24"/>
        </w:rPr>
        <w:t>。</w:t>
      </w:r>
      <w:r w:rsidRPr="00E6792A">
        <w:rPr>
          <w:rFonts w:hint="eastAsia"/>
          <w:sz w:val="24"/>
        </w:rPr>
        <w:t>真正</w:t>
      </w:r>
      <w:r w:rsidRPr="00E6792A">
        <w:rPr>
          <w:sz w:val="24"/>
        </w:rPr>
        <w:t>系统</w:t>
      </w:r>
      <w:r w:rsidRPr="00E6792A">
        <w:rPr>
          <w:rFonts w:hint="eastAsia"/>
          <w:sz w:val="24"/>
        </w:rPr>
        <w:t>的</w:t>
      </w:r>
      <w:r w:rsidRPr="00E6792A">
        <w:rPr>
          <w:sz w:val="24"/>
        </w:rPr>
        <w:t>研究网络用户行为的还是比较少，</w:t>
      </w:r>
      <w:r w:rsidRPr="00E6792A">
        <w:rPr>
          <w:sz w:val="24"/>
        </w:rPr>
        <w:t>Marques Nt H T</w:t>
      </w:r>
      <w:r w:rsidRPr="00E6792A">
        <w:rPr>
          <w:rFonts w:hint="eastAsia"/>
          <w:sz w:val="24"/>
        </w:rPr>
        <w:t>等人从</w:t>
      </w:r>
      <w:r w:rsidRPr="00E6792A">
        <w:rPr>
          <w:sz w:val="24"/>
        </w:rPr>
        <w:t>运营商的角度把网络用户分为两类，</w:t>
      </w:r>
      <w:r w:rsidRPr="00E6792A">
        <w:rPr>
          <w:rFonts w:hint="eastAsia"/>
          <w:sz w:val="24"/>
        </w:rPr>
        <w:t>家庭</w:t>
      </w:r>
      <w:r w:rsidRPr="00E6792A">
        <w:rPr>
          <w:sz w:val="24"/>
        </w:rPr>
        <w:t>和办公，分别分析了两类</w:t>
      </w:r>
      <w:r w:rsidRPr="00E6792A">
        <w:rPr>
          <w:rFonts w:hint="eastAsia"/>
          <w:sz w:val="24"/>
        </w:rPr>
        <w:t>用户</w:t>
      </w:r>
      <w:r w:rsidRPr="00E6792A">
        <w:rPr>
          <w:sz w:val="24"/>
        </w:rPr>
        <w:t>的</w:t>
      </w:r>
      <w:r w:rsidRPr="00E6792A">
        <w:rPr>
          <w:rFonts w:hint="eastAsia"/>
          <w:sz w:val="24"/>
        </w:rPr>
        <w:t>网络会话</w:t>
      </w:r>
      <w:r w:rsidRPr="00E6792A">
        <w:rPr>
          <w:sz w:val="24"/>
        </w:rPr>
        <w:t>访问行为</w:t>
      </w:r>
      <w:r w:rsidRPr="00E6792A">
        <w:rPr>
          <w:sz w:val="24"/>
          <w:vertAlign w:val="superscript"/>
        </w:rPr>
        <w:t>[18]</w:t>
      </w:r>
      <w:r w:rsidRPr="00E6792A">
        <w:rPr>
          <w:rFonts w:hint="eastAsia"/>
          <w:sz w:val="24"/>
        </w:rPr>
        <w:t>。</w:t>
      </w:r>
      <w:r w:rsidRPr="00E6792A">
        <w:rPr>
          <w:sz w:val="24"/>
        </w:rPr>
        <w:t>Fukuda K</w:t>
      </w:r>
      <w:r w:rsidRPr="00E6792A">
        <w:rPr>
          <w:rFonts w:hint="eastAsia"/>
          <w:sz w:val="24"/>
        </w:rPr>
        <w:t>、</w:t>
      </w:r>
      <w:r w:rsidRPr="00E6792A">
        <w:rPr>
          <w:sz w:val="24"/>
        </w:rPr>
        <w:t>Cho K</w:t>
      </w:r>
      <w:r w:rsidRPr="00E6792A">
        <w:rPr>
          <w:rFonts w:hint="eastAsia"/>
          <w:sz w:val="24"/>
        </w:rPr>
        <w:t>等</w:t>
      </w:r>
      <w:r w:rsidRPr="00E6792A">
        <w:rPr>
          <w:sz w:val="24"/>
        </w:rPr>
        <w:t>人</w:t>
      </w:r>
      <w:r w:rsidRPr="00E6792A">
        <w:rPr>
          <w:rFonts w:hint="eastAsia"/>
          <w:sz w:val="24"/>
        </w:rPr>
        <w:t>分析</w:t>
      </w:r>
      <w:r w:rsidRPr="00E6792A">
        <w:rPr>
          <w:sz w:val="24"/>
        </w:rPr>
        <w:t>出</w:t>
      </w:r>
      <w:r w:rsidRPr="00E6792A">
        <w:rPr>
          <w:rFonts w:hint="eastAsia"/>
          <w:sz w:val="24"/>
        </w:rPr>
        <w:t>日渐增长</w:t>
      </w:r>
      <w:r w:rsidRPr="00E6792A">
        <w:rPr>
          <w:sz w:val="24"/>
        </w:rPr>
        <w:t>的流量是由</w:t>
      </w:r>
      <w:r w:rsidRPr="00E6792A">
        <w:rPr>
          <w:rFonts w:hint="eastAsia"/>
          <w:sz w:val="24"/>
        </w:rPr>
        <w:t>家庭宽带</w:t>
      </w:r>
      <w:r w:rsidRPr="00E6792A">
        <w:rPr>
          <w:sz w:val="24"/>
        </w:rPr>
        <w:t>用户为主带来的</w:t>
      </w:r>
      <w:r w:rsidRPr="00E6792A">
        <w:rPr>
          <w:rFonts w:hint="eastAsia"/>
          <w:sz w:val="24"/>
        </w:rPr>
        <w:t>，</w:t>
      </w:r>
      <w:r w:rsidRPr="00E6792A">
        <w:rPr>
          <w:rFonts w:hint="eastAsia"/>
          <w:sz w:val="24"/>
        </w:rPr>
        <w:t>70</w:t>
      </w:r>
      <w:r w:rsidRPr="00E6792A">
        <w:rPr>
          <w:sz w:val="24"/>
        </w:rPr>
        <w:t>%</w:t>
      </w:r>
      <w:r w:rsidRPr="00E6792A">
        <w:rPr>
          <w:sz w:val="24"/>
        </w:rPr>
        <w:t>的用户上网流量是</w:t>
      </w:r>
      <w:r w:rsidRPr="00E6792A">
        <w:rPr>
          <w:rFonts w:hint="eastAsia"/>
          <w:sz w:val="24"/>
        </w:rPr>
        <w:t>稳定</w:t>
      </w:r>
      <w:r w:rsidRPr="00E6792A">
        <w:rPr>
          <w:sz w:val="24"/>
        </w:rPr>
        <w:t>的，并随着用户的生活习惯发生规律性</w:t>
      </w:r>
      <w:r w:rsidRPr="00E6792A">
        <w:rPr>
          <w:rFonts w:hint="eastAsia"/>
          <w:sz w:val="24"/>
        </w:rPr>
        <w:t>的</w:t>
      </w:r>
      <w:r w:rsidRPr="00E6792A">
        <w:rPr>
          <w:sz w:val="24"/>
        </w:rPr>
        <w:t>变化</w:t>
      </w:r>
      <w:r w:rsidRPr="00E6792A">
        <w:rPr>
          <w:rFonts w:hint="eastAsia"/>
          <w:sz w:val="24"/>
          <w:vertAlign w:val="superscript"/>
        </w:rPr>
        <w:t>[19]</w:t>
      </w:r>
      <w:r w:rsidRPr="00E6792A">
        <w:rPr>
          <w:sz w:val="24"/>
        </w:rPr>
        <w:t>。</w:t>
      </w:r>
      <w:r w:rsidRPr="00E6792A">
        <w:rPr>
          <w:sz w:val="24"/>
        </w:rPr>
        <w:t>Maia M</w:t>
      </w:r>
      <w:r w:rsidRPr="00E6792A">
        <w:rPr>
          <w:rFonts w:hint="eastAsia"/>
          <w:sz w:val="24"/>
        </w:rPr>
        <w:t>、</w:t>
      </w:r>
      <w:r w:rsidRPr="00E6792A">
        <w:rPr>
          <w:sz w:val="24"/>
        </w:rPr>
        <w:t>Almeida J</w:t>
      </w:r>
      <w:r w:rsidRPr="00E6792A">
        <w:rPr>
          <w:rFonts w:hint="eastAsia"/>
          <w:sz w:val="24"/>
        </w:rPr>
        <w:t>等</w:t>
      </w:r>
      <w:r w:rsidRPr="00E6792A">
        <w:rPr>
          <w:sz w:val="24"/>
        </w:rPr>
        <w:t>人</w:t>
      </w:r>
      <w:r w:rsidRPr="00E6792A">
        <w:rPr>
          <w:rFonts w:hint="eastAsia"/>
          <w:sz w:val="24"/>
        </w:rPr>
        <w:t>对</w:t>
      </w:r>
      <w:r w:rsidRPr="00E6792A">
        <w:rPr>
          <w:sz w:val="24"/>
        </w:rPr>
        <w:t>特定网络环境和社交网络</w:t>
      </w:r>
      <w:r w:rsidRPr="00E6792A">
        <w:rPr>
          <w:rFonts w:hint="eastAsia"/>
          <w:sz w:val="24"/>
        </w:rPr>
        <w:t>下</w:t>
      </w:r>
      <w:r w:rsidRPr="00E6792A">
        <w:rPr>
          <w:sz w:val="24"/>
        </w:rPr>
        <w:t>的用户进行了分析</w:t>
      </w:r>
      <w:r w:rsidRPr="00E6792A">
        <w:rPr>
          <w:rFonts w:hint="eastAsia"/>
          <w:sz w:val="24"/>
        </w:rPr>
        <w:t>，</w:t>
      </w:r>
      <w:r w:rsidRPr="00E6792A">
        <w:rPr>
          <w:sz w:val="24"/>
        </w:rPr>
        <w:t>文章提取了</w:t>
      </w:r>
      <w:r w:rsidRPr="00E6792A">
        <w:rPr>
          <w:rFonts w:hint="eastAsia"/>
          <w:sz w:val="24"/>
        </w:rPr>
        <w:t>9</w:t>
      </w:r>
      <w:r w:rsidRPr="00E6792A">
        <w:rPr>
          <w:rFonts w:hint="eastAsia"/>
          <w:sz w:val="24"/>
        </w:rPr>
        <w:t>个行为</w:t>
      </w:r>
      <w:r w:rsidRPr="00E6792A">
        <w:rPr>
          <w:sz w:val="24"/>
        </w:rPr>
        <w:t>特征对网络用户行为进行分析</w:t>
      </w:r>
      <w:r w:rsidRPr="00E6792A">
        <w:rPr>
          <w:rFonts w:hint="eastAsia"/>
          <w:sz w:val="24"/>
        </w:rPr>
        <w:t>，</w:t>
      </w:r>
      <w:r w:rsidRPr="00E6792A">
        <w:rPr>
          <w:sz w:val="24"/>
        </w:rPr>
        <w:t>通过聚类得到了</w:t>
      </w:r>
      <w:r w:rsidRPr="00E6792A">
        <w:rPr>
          <w:rFonts w:hint="eastAsia"/>
          <w:sz w:val="24"/>
        </w:rPr>
        <w:t>4</w:t>
      </w:r>
      <w:r w:rsidRPr="00E6792A">
        <w:rPr>
          <w:rFonts w:hint="eastAsia"/>
          <w:sz w:val="24"/>
        </w:rPr>
        <w:t>中</w:t>
      </w:r>
      <w:r w:rsidRPr="00E6792A">
        <w:rPr>
          <w:sz w:val="24"/>
        </w:rPr>
        <w:t>主流的用户分类</w:t>
      </w:r>
      <w:r w:rsidRPr="00E6792A">
        <w:rPr>
          <w:rFonts w:hint="eastAsia"/>
          <w:sz w:val="24"/>
        </w:rPr>
        <w:t>，</w:t>
      </w:r>
      <w:r w:rsidRPr="00E6792A">
        <w:rPr>
          <w:sz w:val="24"/>
        </w:rPr>
        <w:t>并</w:t>
      </w:r>
      <w:r w:rsidRPr="00E6792A">
        <w:rPr>
          <w:rFonts w:hint="eastAsia"/>
          <w:sz w:val="24"/>
        </w:rPr>
        <w:t>对</w:t>
      </w:r>
      <w:r w:rsidRPr="00E6792A">
        <w:rPr>
          <w:sz w:val="24"/>
        </w:rPr>
        <w:t>结果进行了相应</w:t>
      </w:r>
      <w:r w:rsidRPr="00E6792A">
        <w:rPr>
          <w:rFonts w:hint="eastAsia"/>
          <w:sz w:val="24"/>
        </w:rPr>
        <w:t>的</w:t>
      </w:r>
      <w:r w:rsidRPr="00E6792A">
        <w:rPr>
          <w:sz w:val="24"/>
        </w:rPr>
        <w:t>分析</w:t>
      </w:r>
      <w:r w:rsidRPr="00E6792A">
        <w:rPr>
          <w:rFonts w:hint="eastAsia"/>
          <w:sz w:val="24"/>
          <w:vertAlign w:val="superscript"/>
        </w:rPr>
        <w:t>[20]</w:t>
      </w:r>
      <w:r w:rsidRPr="00E6792A">
        <w:rPr>
          <w:sz w:val="24"/>
        </w:rPr>
        <w:t>。</w:t>
      </w:r>
    </w:p>
    <w:p w:rsidR="009121F0" w:rsidRPr="00E6792A" w:rsidRDefault="009121F0" w:rsidP="00E04D44">
      <w:pPr>
        <w:spacing w:line="400" w:lineRule="exact"/>
        <w:rPr>
          <w:sz w:val="24"/>
        </w:rPr>
      </w:pPr>
      <w:r w:rsidRPr="00E6792A">
        <w:rPr>
          <w:rFonts w:hint="eastAsia"/>
          <w:sz w:val="24"/>
        </w:rPr>
        <w:t xml:space="preserve">    </w:t>
      </w:r>
      <w:r w:rsidRPr="00E6792A">
        <w:rPr>
          <w:rFonts w:hint="eastAsia"/>
          <w:sz w:val="24"/>
        </w:rPr>
        <w:t>由于网络</w:t>
      </w:r>
      <w:r w:rsidRPr="00E6792A">
        <w:rPr>
          <w:sz w:val="24"/>
        </w:rPr>
        <w:t>用户行为分析的多样性和复杂性</w:t>
      </w:r>
      <w:r w:rsidRPr="00E6792A">
        <w:rPr>
          <w:rFonts w:hint="eastAsia"/>
          <w:sz w:val="24"/>
        </w:rPr>
        <w:t>，</w:t>
      </w:r>
      <w:r w:rsidRPr="00E6792A">
        <w:rPr>
          <w:sz w:val="24"/>
        </w:rPr>
        <w:t>研究分析</w:t>
      </w:r>
      <w:r w:rsidRPr="00E6792A">
        <w:rPr>
          <w:rFonts w:hint="eastAsia"/>
          <w:sz w:val="24"/>
        </w:rPr>
        <w:t>会</w:t>
      </w:r>
      <w:r w:rsidRPr="00E6792A">
        <w:rPr>
          <w:sz w:val="24"/>
        </w:rPr>
        <w:t>借助一些</w:t>
      </w:r>
      <w:r w:rsidRPr="00E6792A">
        <w:rPr>
          <w:rFonts w:hint="eastAsia"/>
          <w:sz w:val="24"/>
        </w:rPr>
        <w:t>工具和</w:t>
      </w:r>
      <w:r w:rsidRPr="00E6792A">
        <w:rPr>
          <w:sz w:val="24"/>
        </w:rPr>
        <w:t>方法，</w:t>
      </w:r>
      <w:r w:rsidRPr="00E6792A">
        <w:rPr>
          <w:rFonts w:hint="eastAsia"/>
          <w:sz w:val="24"/>
        </w:rPr>
        <w:t>表示</w:t>
      </w:r>
      <w:r w:rsidRPr="00E6792A">
        <w:rPr>
          <w:sz w:val="24"/>
        </w:rPr>
        <w:t>起来一般会采用属性向量的方式</w:t>
      </w:r>
      <w:r w:rsidRPr="00E6792A">
        <w:rPr>
          <w:rFonts w:hint="eastAsia"/>
          <w:sz w:val="24"/>
        </w:rPr>
        <w:t>。具有</w:t>
      </w:r>
      <w:r w:rsidRPr="00E6792A">
        <w:rPr>
          <w:sz w:val="24"/>
        </w:rPr>
        <w:t>n</w:t>
      </w:r>
      <w:proofErr w:type="gramStart"/>
      <w:r w:rsidRPr="00E6792A">
        <w:rPr>
          <w:sz w:val="24"/>
        </w:rPr>
        <w:t>个</w:t>
      </w:r>
      <w:proofErr w:type="gramEnd"/>
      <w:r w:rsidRPr="00E6792A">
        <w:rPr>
          <w:sz w:val="24"/>
        </w:rPr>
        <w:t>属性</w:t>
      </w:r>
      <w:r w:rsidRPr="00E6792A">
        <w:rPr>
          <w:rFonts w:hint="eastAsia"/>
          <w:sz w:val="24"/>
        </w:rPr>
        <w:t>的</w:t>
      </w:r>
      <w:r w:rsidRPr="00E6792A">
        <w:rPr>
          <w:sz w:val="24"/>
        </w:rPr>
        <w:t>网络行为，</w:t>
      </w:r>
      <w:r w:rsidRPr="00E6792A">
        <w:rPr>
          <w:rFonts w:hint="eastAsia"/>
          <w:sz w:val="24"/>
        </w:rPr>
        <w:t>可</w:t>
      </w:r>
      <w:r w:rsidRPr="00E6792A">
        <w:rPr>
          <w:sz w:val="24"/>
        </w:rPr>
        <w:t>表示为</w:t>
      </w:r>
      <w:r w:rsidRPr="00E6792A">
        <w:rPr>
          <w:rFonts w:hint="eastAsia"/>
          <w:sz w:val="24"/>
        </w:rPr>
        <w:t>（属性</w:t>
      </w:r>
      <w:r w:rsidRPr="00E6792A">
        <w:rPr>
          <w:rFonts w:hint="eastAsia"/>
          <w:sz w:val="24"/>
        </w:rPr>
        <w:t>1</w:t>
      </w:r>
      <w:r w:rsidRPr="00E6792A">
        <w:rPr>
          <w:rFonts w:hint="eastAsia"/>
          <w:sz w:val="24"/>
        </w:rPr>
        <w:t>，</w:t>
      </w:r>
      <w:r w:rsidRPr="00E6792A">
        <w:rPr>
          <w:sz w:val="24"/>
        </w:rPr>
        <w:t>属性</w:t>
      </w:r>
      <w:r w:rsidRPr="00E6792A">
        <w:rPr>
          <w:rFonts w:hint="eastAsia"/>
          <w:sz w:val="24"/>
        </w:rPr>
        <w:t>2</w:t>
      </w:r>
      <w:r w:rsidRPr="00E6792A">
        <w:rPr>
          <w:rFonts w:hint="eastAsia"/>
          <w:sz w:val="24"/>
        </w:rPr>
        <w:t>，…，属性</w:t>
      </w:r>
      <w:r w:rsidRPr="00E6792A">
        <w:rPr>
          <w:sz w:val="24"/>
        </w:rPr>
        <w:t>n</w:t>
      </w:r>
      <w:r w:rsidRPr="00E6792A">
        <w:rPr>
          <w:sz w:val="24"/>
        </w:rPr>
        <w:t>）</w:t>
      </w:r>
      <w:r w:rsidRPr="00E6792A">
        <w:rPr>
          <w:rFonts w:hint="eastAsia"/>
          <w:sz w:val="24"/>
        </w:rPr>
        <w:t>，</w:t>
      </w:r>
      <w:r w:rsidRPr="00E6792A">
        <w:rPr>
          <w:sz w:val="24"/>
        </w:rPr>
        <w:t>其中</w:t>
      </w:r>
      <w:r w:rsidRPr="00E6792A">
        <w:rPr>
          <w:sz w:val="24"/>
        </w:rPr>
        <w:t>n</w:t>
      </w:r>
      <w:proofErr w:type="gramStart"/>
      <w:r w:rsidRPr="00E6792A">
        <w:rPr>
          <w:sz w:val="24"/>
        </w:rPr>
        <w:t>个</w:t>
      </w:r>
      <w:proofErr w:type="gramEnd"/>
      <w:r w:rsidRPr="00E6792A">
        <w:rPr>
          <w:sz w:val="24"/>
        </w:rPr>
        <w:t>属性</w:t>
      </w:r>
      <w:r w:rsidRPr="00E6792A">
        <w:rPr>
          <w:rFonts w:hint="eastAsia"/>
          <w:sz w:val="24"/>
        </w:rPr>
        <w:t>都是网络</w:t>
      </w:r>
      <w:r w:rsidRPr="00E6792A">
        <w:rPr>
          <w:sz w:val="24"/>
        </w:rPr>
        <w:t>用户行为的特征</w:t>
      </w:r>
      <w:r w:rsidRPr="00E6792A">
        <w:rPr>
          <w:rFonts w:hint="eastAsia"/>
          <w:sz w:val="24"/>
        </w:rPr>
        <w:t>，</w:t>
      </w:r>
      <w:r w:rsidRPr="00E6792A">
        <w:rPr>
          <w:sz w:val="24"/>
        </w:rPr>
        <w:t>根据研究目标，选出特定的几个属性进行分析研究。</w:t>
      </w:r>
      <w:r w:rsidRPr="00E6792A">
        <w:rPr>
          <w:rFonts w:hint="eastAsia"/>
          <w:sz w:val="24"/>
        </w:rPr>
        <w:t>比如研究</w:t>
      </w:r>
      <w:r w:rsidRPr="00E6792A">
        <w:rPr>
          <w:sz w:val="24"/>
        </w:rPr>
        <w:t>网络用户</w:t>
      </w:r>
      <w:r w:rsidRPr="00E6792A">
        <w:rPr>
          <w:rFonts w:hint="eastAsia"/>
          <w:sz w:val="24"/>
        </w:rPr>
        <w:t>在</w:t>
      </w:r>
      <w:r w:rsidRPr="00E6792A">
        <w:rPr>
          <w:sz w:val="24"/>
        </w:rPr>
        <w:t>电子商务中的</w:t>
      </w:r>
      <w:r w:rsidRPr="00E6792A">
        <w:rPr>
          <w:rFonts w:hint="eastAsia"/>
          <w:sz w:val="24"/>
        </w:rPr>
        <w:t>消费</w:t>
      </w:r>
      <w:r w:rsidRPr="00E6792A">
        <w:rPr>
          <w:sz w:val="24"/>
        </w:rPr>
        <w:t>行为，</w:t>
      </w:r>
      <w:r w:rsidRPr="00E6792A">
        <w:rPr>
          <w:rFonts w:hint="eastAsia"/>
          <w:sz w:val="24"/>
        </w:rPr>
        <w:t>可以</w:t>
      </w:r>
      <w:r w:rsidRPr="00E6792A">
        <w:rPr>
          <w:sz w:val="24"/>
        </w:rPr>
        <w:t>选取</w:t>
      </w:r>
      <w:r w:rsidRPr="00E6792A">
        <w:rPr>
          <w:rFonts w:hint="eastAsia"/>
          <w:sz w:val="24"/>
        </w:rPr>
        <w:t>特征</w:t>
      </w:r>
      <w:r w:rsidRPr="00E6792A">
        <w:rPr>
          <w:sz w:val="24"/>
        </w:rPr>
        <w:t>属性为（</w:t>
      </w:r>
      <w:r w:rsidRPr="00E6792A">
        <w:rPr>
          <w:rFonts w:hint="eastAsia"/>
          <w:sz w:val="24"/>
        </w:rPr>
        <w:t>用户</w:t>
      </w:r>
      <w:r w:rsidRPr="00E6792A">
        <w:rPr>
          <w:rFonts w:hint="eastAsia"/>
          <w:sz w:val="24"/>
        </w:rPr>
        <w:t>ID</w:t>
      </w:r>
      <w:r w:rsidRPr="00E6792A">
        <w:rPr>
          <w:rFonts w:hint="eastAsia"/>
          <w:sz w:val="24"/>
        </w:rPr>
        <w:t>，时间</w:t>
      </w:r>
      <w:r w:rsidRPr="00E6792A">
        <w:rPr>
          <w:sz w:val="24"/>
        </w:rPr>
        <w:t>，</w:t>
      </w:r>
      <w:r w:rsidRPr="00E6792A">
        <w:rPr>
          <w:rFonts w:hint="eastAsia"/>
          <w:sz w:val="24"/>
        </w:rPr>
        <w:t>购买</w:t>
      </w:r>
      <w:r w:rsidRPr="00E6792A">
        <w:rPr>
          <w:sz w:val="24"/>
        </w:rPr>
        <w:t>物品名称，物品种类，</w:t>
      </w:r>
      <w:r w:rsidRPr="00E6792A">
        <w:rPr>
          <w:rFonts w:hint="eastAsia"/>
          <w:sz w:val="24"/>
        </w:rPr>
        <w:t>购买</w:t>
      </w:r>
      <w:r w:rsidRPr="00E6792A">
        <w:rPr>
          <w:sz w:val="24"/>
        </w:rPr>
        <w:t>数量，</w:t>
      </w:r>
      <w:r w:rsidRPr="00E6792A">
        <w:rPr>
          <w:rFonts w:hint="eastAsia"/>
          <w:sz w:val="24"/>
        </w:rPr>
        <w:t>金额</w:t>
      </w:r>
      <w:r w:rsidRPr="00E6792A">
        <w:rPr>
          <w:sz w:val="24"/>
        </w:rPr>
        <w:t>等）</w:t>
      </w:r>
      <w:r w:rsidRPr="00E6792A">
        <w:rPr>
          <w:rFonts w:hint="eastAsia"/>
          <w:sz w:val="24"/>
        </w:rPr>
        <w:t>；比如用户浏览</w:t>
      </w:r>
      <w:r w:rsidRPr="00E6792A">
        <w:rPr>
          <w:sz w:val="24"/>
        </w:rPr>
        <w:t>网页的</w:t>
      </w:r>
      <w:r w:rsidRPr="00E6792A">
        <w:rPr>
          <w:rFonts w:hint="eastAsia"/>
          <w:sz w:val="24"/>
        </w:rPr>
        <w:t>行为</w:t>
      </w:r>
      <w:r w:rsidRPr="00E6792A">
        <w:rPr>
          <w:sz w:val="24"/>
        </w:rPr>
        <w:t>，</w:t>
      </w:r>
      <w:r w:rsidRPr="00E6792A">
        <w:rPr>
          <w:rFonts w:hint="eastAsia"/>
          <w:sz w:val="24"/>
        </w:rPr>
        <w:t>可以</w:t>
      </w:r>
      <w:r w:rsidRPr="00E6792A">
        <w:rPr>
          <w:sz w:val="24"/>
        </w:rPr>
        <w:t>选取特征属性为（</w:t>
      </w:r>
      <w:r w:rsidRPr="00E6792A">
        <w:rPr>
          <w:rFonts w:hint="eastAsia"/>
          <w:sz w:val="24"/>
        </w:rPr>
        <w:t>用户</w:t>
      </w:r>
      <w:r w:rsidRPr="00E6792A">
        <w:rPr>
          <w:rFonts w:hint="eastAsia"/>
          <w:sz w:val="24"/>
        </w:rPr>
        <w:t>ID</w:t>
      </w:r>
      <w:r w:rsidRPr="00E6792A">
        <w:rPr>
          <w:sz w:val="24"/>
        </w:rPr>
        <w:t>，</w:t>
      </w:r>
      <w:r w:rsidRPr="00E6792A">
        <w:rPr>
          <w:rFonts w:hint="eastAsia"/>
          <w:sz w:val="24"/>
        </w:rPr>
        <w:t>网页</w:t>
      </w:r>
      <w:r w:rsidRPr="00E6792A">
        <w:rPr>
          <w:sz w:val="24"/>
        </w:rPr>
        <w:t>url</w:t>
      </w:r>
      <w:r w:rsidRPr="00E6792A">
        <w:rPr>
          <w:sz w:val="24"/>
        </w:rPr>
        <w:t>，</w:t>
      </w:r>
      <w:r w:rsidRPr="00E6792A">
        <w:rPr>
          <w:rFonts w:hint="eastAsia"/>
          <w:sz w:val="24"/>
        </w:rPr>
        <w:t>时间</w:t>
      </w:r>
      <w:r w:rsidRPr="00E6792A">
        <w:rPr>
          <w:sz w:val="24"/>
        </w:rPr>
        <w:t>，次数</w:t>
      </w:r>
      <w:r w:rsidRPr="00E6792A">
        <w:rPr>
          <w:rFonts w:hint="eastAsia"/>
          <w:sz w:val="24"/>
        </w:rPr>
        <w:t>等</w:t>
      </w:r>
      <w:r w:rsidRPr="00E6792A">
        <w:rPr>
          <w:sz w:val="24"/>
        </w:rPr>
        <w:t>）</w:t>
      </w:r>
      <w:r w:rsidRPr="00E6792A">
        <w:rPr>
          <w:rFonts w:hint="eastAsia"/>
          <w:sz w:val="24"/>
        </w:rPr>
        <w:t>。选取</w:t>
      </w:r>
      <w:r w:rsidRPr="00E6792A">
        <w:rPr>
          <w:sz w:val="24"/>
        </w:rPr>
        <w:t>的</w:t>
      </w:r>
      <w:r w:rsidRPr="00E6792A">
        <w:rPr>
          <w:rFonts w:hint="eastAsia"/>
          <w:sz w:val="24"/>
        </w:rPr>
        <w:t>特征</w:t>
      </w:r>
      <w:r w:rsidRPr="00E6792A">
        <w:rPr>
          <w:sz w:val="24"/>
        </w:rPr>
        <w:t>不是越多越好，</w:t>
      </w:r>
      <w:r w:rsidRPr="00E6792A">
        <w:rPr>
          <w:rFonts w:hint="eastAsia"/>
          <w:sz w:val="24"/>
        </w:rPr>
        <w:t>根据</w:t>
      </w:r>
      <w:r w:rsidRPr="00E6792A">
        <w:rPr>
          <w:sz w:val="24"/>
        </w:rPr>
        <w:t>应用场景和研究目标，取其精华，</w:t>
      </w:r>
      <w:r w:rsidRPr="00E6792A">
        <w:rPr>
          <w:rFonts w:hint="eastAsia"/>
          <w:sz w:val="24"/>
        </w:rPr>
        <w:t>适当</w:t>
      </w:r>
      <w:r w:rsidRPr="00E6792A">
        <w:rPr>
          <w:sz w:val="24"/>
        </w:rPr>
        <w:t>的选取网络行为</w:t>
      </w:r>
      <w:r w:rsidRPr="00E6792A">
        <w:rPr>
          <w:rFonts w:hint="eastAsia"/>
          <w:sz w:val="24"/>
        </w:rPr>
        <w:t>特征</w:t>
      </w:r>
      <w:r w:rsidRPr="00E6792A">
        <w:rPr>
          <w:sz w:val="24"/>
        </w:rPr>
        <w:t>，才能为后续的研究分析奠定基础。</w:t>
      </w:r>
    </w:p>
    <w:p w:rsidR="009121F0" w:rsidRPr="00E6792A" w:rsidRDefault="009121F0" w:rsidP="009121F0">
      <w:pPr>
        <w:spacing w:line="400" w:lineRule="exact"/>
        <w:ind w:firstLine="480"/>
        <w:rPr>
          <w:sz w:val="24"/>
        </w:rPr>
      </w:pPr>
      <w:r w:rsidRPr="00E6792A">
        <w:rPr>
          <w:rFonts w:hint="eastAsia"/>
          <w:sz w:val="24"/>
        </w:rPr>
        <w:t>单个</w:t>
      </w:r>
      <w:r w:rsidRPr="00E6792A">
        <w:rPr>
          <w:sz w:val="24"/>
        </w:rPr>
        <w:t>用户的网络行为用属性向量进行</w:t>
      </w:r>
      <w:r w:rsidRPr="00E6792A">
        <w:rPr>
          <w:rFonts w:hint="eastAsia"/>
          <w:sz w:val="24"/>
        </w:rPr>
        <w:t>表示</w:t>
      </w:r>
      <w:r w:rsidRPr="00E6792A">
        <w:rPr>
          <w:sz w:val="24"/>
        </w:rPr>
        <w:t>，群体用户的</w:t>
      </w:r>
      <w:r w:rsidRPr="00E6792A">
        <w:rPr>
          <w:rFonts w:hint="eastAsia"/>
          <w:sz w:val="24"/>
        </w:rPr>
        <w:t>网络</w:t>
      </w:r>
      <w:r w:rsidRPr="00E6792A">
        <w:rPr>
          <w:sz w:val="24"/>
        </w:rPr>
        <w:t>行为</w:t>
      </w:r>
      <w:r w:rsidRPr="00E6792A">
        <w:rPr>
          <w:rFonts w:hint="eastAsia"/>
          <w:sz w:val="24"/>
        </w:rPr>
        <w:t>通过</w:t>
      </w:r>
      <w:r w:rsidRPr="00E6792A">
        <w:rPr>
          <w:sz w:val="24"/>
        </w:rPr>
        <w:t>属性矩阵进行表示。</w:t>
      </w:r>
      <w:r w:rsidRPr="00E6792A">
        <w:rPr>
          <w:sz w:val="24"/>
        </w:rPr>
        <w:t>k</w:t>
      </w:r>
      <w:proofErr w:type="gramStart"/>
      <w:r w:rsidRPr="00E6792A">
        <w:rPr>
          <w:sz w:val="24"/>
        </w:rPr>
        <w:t>个</w:t>
      </w:r>
      <w:proofErr w:type="gramEnd"/>
      <w:r w:rsidRPr="00E6792A">
        <w:rPr>
          <w:sz w:val="24"/>
        </w:rPr>
        <w:t>用户的</w:t>
      </w:r>
      <w:r w:rsidRPr="00E6792A">
        <w:rPr>
          <w:rFonts w:hint="eastAsia"/>
          <w:sz w:val="24"/>
        </w:rPr>
        <w:t>n</w:t>
      </w:r>
      <w:proofErr w:type="gramStart"/>
      <w:r w:rsidRPr="00E6792A">
        <w:rPr>
          <w:sz w:val="24"/>
        </w:rPr>
        <w:t>个</w:t>
      </w:r>
      <w:proofErr w:type="gramEnd"/>
      <w:r w:rsidRPr="00E6792A">
        <w:rPr>
          <w:sz w:val="24"/>
        </w:rPr>
        <w:t>相同</w:t>
      </w:r>
      <w:r w:rsidRPr="00E6792A">
        <w:rPr>
          <w:rFonts w:hint="eastAsia"/>
          <w:sz w:val="24"/>
        </w:rPr>
        <w:t>网络</w:t>
      </w:r>
      <w:r w:rsidRPr="00E6792A">
        <w:rPr>
          <w:sz w:val="24"/>
        </w:rPr>
        <w:t>行为属性</w:t>
      </w:r>
      <w:r w:rsidRPr="00E6792A">
        <w:rPr>
          <w:rFonts w:hint="eastAsia"/>
          <w:sz w:val="24"/>
        </w:rPr>
        <w:t>，</w:t>
      </w:r>
      <w:r w:rsidRPr="00E6792A">
        <w:rPr>
          <w:sz w:val="24"/>
        </w:rPr>
        <w:t>可表示为：</w:t>
      </w:r>
    </w:p>
    <w:p w:rsidR="009121F0" w:rsidRPr="00E6792A" w:rsidRDefault="00AF2E22" w:rsidP="009121F0">
      <w:pPr>
        <w:spacing w:line="360" w:lineRule="auto"/>
        <w:rPr>
          <w:sz w:val="24"/>
        </w:rPr>
      </w:pPr>
      <m:oMathPara>
        <m:oMath>
          <m:d>
            <m:dPr>
              <m:ctrlPr>
                <w:rPr>
                  <w:rFonts w:ascii="Cambria Math" w:hAnsi="Cambria Math"/>
                  <w:sz w:val="24"/>
                </w:rPr>
              </m:ctrlPr>
            </m:dPr>
            <m:e>
              <m:m>
                <m:mPr>
                  <m:mcs>
                    <m:mc>
                      <m:mcPr>
                        <m:count m:val="4"/>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11</m:t>
                        </m:r>
                      </m:sub>
                    </m:sSub>
                  </m:e>
                  <m:e>
                    <m:sSub>
                      <m:sSubPr>
                        <m:ctrlPr>
                          <w:rPr>
                            <w:rFonts w:ascii="Cambria Math" w:hAnsi="Cambria Math"/>
                            <w:i/>
                            <w:sz w:val="24"/>
                          </w:rPr>
                        </m:ctrlPr>
                      </m:sSubPr>
                      <m:e>
                        <m:r>
                          <w:rPr>
                            <w:rFonts w:ascii="Cambria Math" w:hAnsi="Cambria Math"/>
                            <w:sz w:val="24"/>
                          </w:rPr>
                          <m:t>x</m:t>
                        </m:r>
                      </m:e>
                      <m:sub>
                        <m:r>
                          <w:rPr>
                            <w:rFonts w:ascii="Cambria Math" w:hAnsi="Cambria Math"/>
                            <w:sz w:val="24"/>
                          </w:rPr>
                          <m:t>12</m:t>
                        </m:r>
                      </m:sub>
                    </m:sSub>
                    <m:ctrlPr>
                      <w:rPr>
                        <w:rFonts w:ascii="Cambria Math" w:eastAsia="Cambria Math" w:hAnsi="Cambria Math" w:cs="Cambria Math"/>
                        <w:sz w:val="24"/>
                      </w:rPr>
                    </m:ctrlPr>
                  </m:e>
                  <m:e>
                    <m:r>
                      <m:rPr>
                        <m:sty m:val="p"/>
                      </m:rPr>
                      <w:rPr>
                        <w:rFonts w:ascii="Cambria Math" w:hAnsi="Cambria Math"/>
                        <w:sz w:val="24"/>
                      </w:rPr>
                      <m:t>⋯</m:t>
                    </m:r>
                  </m:e>
                  <m:e>
                    <m:sSub>
                      <m:sSubPr>
                        <m:ctrlPr>
                          <w:rPr>
                            <w:rFonts w:ascii="Cambria Math" w:hAnsi="Cambria Math"/>
                            <w:i/>
                            <w:sz w:val="24"/>
                          </w:rPr>
                        </m:ctrlPr>
                      </m:sSubPr>
                      <m:e>
                        <m:r>
                          <w:rPr>
                            <w:rFonts w:ascii="Cambria Math" w:hAnsi="Cambria Math"/>
                            <w:sz w:val="24"/>
                          </w:rPr>
                          <m:t>x</m:t>
                        </m:r>
                      </m:e>
                      <m:sub>
                        <m:r>
                          <w:rPr>
                            <w:rFonts w:ascii="Cambria Math" w:hAnsi="Cambria Math"/>
                            <w:sz w:val="24"/>
                          </w:rPr>
                          <m:t>1n</m:t>
                        </m:r>
                      </m:sub>
                    </m:sSub>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21</m:t>
                        </m:r>
                      </m:sub>
                    </m:sSub>
                    <m:ctrlPr>
                      <w:rPr>
                        <w:rFonts w:ascii="Cambria Math" w:eastAsia="Cambria Math" w:hAnsi="Cambria Math" w:cs="Cambria Math"/>
                        <w:sz w:val="24"/>
                      </w:rPr>
                    </m:ctrlPr>
                  </m:e>
                  <m:e>
                    <m:sSub>
                      <m:sSubPr>
                        <m:ctrlPr>
                          <w:rPr>
                            <w:rFonts w:ascii="Cambria Math" w:hAnsi="Cambria Math"/>
                            <w:i/>
                            <w:sz w:val="24"/>
                          </w:rPr>
                        </m:ctrlPr>
                      </m:sSubPr>
                      <m:e>
                        <m:r>
                          <w:rPr>
                            <w:rFonts w:ascii="Cambria Math" w:hAnsi="Cambria Math"/>
                            <w:sz w:val="24"/>
                          </w:rPr>
                          <m:t>x</m:t>
                        </m:r>
                      </m:e>
                      <m:sub>
                        <m:r>
                          <w:rPr>
                            <w:rFonts w:ascii="Cambria Math" w:hAnsi="Cambria Math"/>
                            <w:sz w:val="24"/>
                          </w:rPr>
                          <m:t>22</m:t>
                        </m:r>
                      </m:sub>
                    </m:sSub>
                    <m:ctrlPr>
                      <w:rPr>
                        <w:rFonts w:ascii="Cambria Math" w:eastAsia="Cambria Math" w:hAnsi="Cambria Math" w:cs="Cambria Math"/>
                        <w:i/>
                        <w:sz w:val="24"/>
                      </w:rPr>
                    </m:ctrlPr>
                  </m:e>
                  <m:e>
                    <m:r>
                      <m:rPr>
                        <m:sty m:val="p"/>
                      </m:rPr>
                      <w:rPr>
                        <w:rFonts w:ascii="Cambria Math" w:hAnsi="Cambria Math"/>
                        <w:sz w:val="24"/>
                      </w:rPr>
                      <m:t>⋯</m:t>
                    </m:r>
                    <m:ctrlPr>
                      <w:rPr>
                        <w:rFonts w:ascii="Cambria Math" w:eastAsia="Cambria Math" w:hAnsi="Cambria Math" w:cs="Cambria Math"/>
                        <w:sz w:val="24"/>
                      </w:rPr>
                    </m:ctrlPr>
                  </m:e>
                  <m:e>
                    <m:sSub>
                      <m:sSubPr>
                        <m:ctrlPr>
                          <w:rPr>
                            <w:rFonts w:ascii="Cambria Math" w:hAnsi="Cambria Math"/>
                            <w:i/>
                            <w:sz w:val="24"/>
                          </w:rPr>
                        </m:ctrlPr>
                      </m:sSubPr>
                      <m:e>
                        <m:r>
                          <w:rPr>
                            <w:rFonts w:ascii="Cambria Math" w:hAnsi="Cambria Math"/>
                            <w:sz w:val="24"/>
                          </w:rPr>
                          <m:t>x</m:t>
                        </m:r>
                      </m:e>
                      <m:sub>
                        <m:r>
                          <w:rPr>
                            <w:rFonts w:ascii="Cambria Math" w:hAnsi="Cambria Math"/>
                            <w:sz w:val="24"/>
                          </w:rPr>
                          <m:t>2n</m:t>
                        </m:r>
                      </m:sub>
                    </m:sSub>
                    <m:ctrlPr>
                      <w:rPr>
                        <w:rFonts w:ascii="Cambria Math" w:eastAsia="Cambria Math" w:hAnsi="Cambria Math" w:cs="Cambria Math"/>
                        <w:sz w:val="24"/>
                      </w:rPr>
                    </m:ctrlPr>
                  </m:e>
                </m:mr>
                <m:mr>
                  <m:e>
                    <m:r>
                      <m:rPr>
                        <m:sty m:val="p"/>
                      </m:rPr>
                      <w:rPr>
                        <w:rFonts w:ascii="Cambria Math" w:hAnsi="Cambria Math"/>
                        <w:sz w:val="24"/>
                      </w:rPr>
                      <m:t>⋮</m:t>
                    </m:r>
                  </m:e>
                  <m:e>
                    <m:r>
                      <m:rPr>
                        <m:sty m:val="p"/>
                      </m:rPr>
                      <w:rPr>
                        <w:rFonts w:ascii="Cambria Math" w:hAnsi="Cambria Math"/>
                        <w:sz w:val="24"/>
                      </w:rPr>
                      <m:t>⋮</m:t>
                    </m:r>
                    <m:ctrlPr>
                      <w:rPr>
                        <w:rFonts w:ascii="Cambria Math" w:eastAsia="Cambria Math" w:hAnsi="Cambria Math" w:cs="Cambria Math"/>
                        <w:sz w:val="24"/>
                      </w:rPr>
                    </m:ctrlPr>
                  </m:e>
                  <m:e>
                    <m:r>
                      <m:rPr>
                        <m:sty m:val="p"/>
                      </m:rPr>
                      <w:rPr>
                        <w:rFonts w:ascii="Cambria Math" w:hAnsi="Cambria Math"/>
                        <w:sz w:val="24"/>
                      </w:rPr>
                      <m:t>⋱</m:t>
                    </m:r>
                  </m:e>
                  <m:e>
                    <m:r>
                      <m:rPr>
                        <m:sty m:val="p"/>
                      </m:rPr>
                      <w:rPr>
                        <w:rFonts w:ascii="Cambria Math" w:hAnsi="Cambria Math"/>
                        <w:sz w:val="24"/>
                      </w:rPr>
                      <m:t>⋮</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e>
                  <m:e>
                    <m:sSub>
                      <m:sSubPr>
                        <m:ctrlPr>
                          <w:rPr>
                            <w:rFonts w:ascii="Cambria Math" w:hAnsi="Cambria Math"/>
                            <w:i/>
                            <w:sz w:val="24"/>
                          </w:rPr>
                        </m:ctrlPr>
                      </m:sSubPr>
                      <m:e>
                        <m:r>
                          <w:rPr>
                            <w:rFonts w:ascii="Cambria Math" w:hAnsi="Cambria Math"/>
                            <w:sz w:val="24"/>
                          </w:rPr>
                          <m:t>x</m:t>
                        </m:r>
                      </m:e>
                      <m:sub>
                        <m:r>
                          <w:rPr>
                            <w:rFonts w:ascii="Cambria Math" w:hAnsi="Cambria Math"/>
                            <w:sz w:val="24"/>
                          </w:rPr>
                          <m:t>k2</m:t>
                        </m:r>
                      </m:sub>
                    </m:sSub>
                    <m:ctrlPr>
                      <w:rPr>
                        <w:rFonts w:ascii="Cambria Math" w:eastAsia="Cambria Math" w:hAnsi="Cambria Math" w:cs="Cambria Math"/>
                        <w:sz w:val="24"/>
                      </w:rPr>
                    </m:ctrlPr>
                  </m:e>
                  <m:e>
                    <m:r>
                      <m:rPr>
                        <m:sty m:val="p"/>
                      </m:rPr>
                      <w:rPr>
                        <w:rFonts w:ascii="Cambria Math" w:hAnsi="Cambria Math"/>
                        <w:sz w:val="24"/>
                      </w:rPr>
                      <m:t>⋯</m:t>
                    </m:r>
                  </m:e>
                  <m:e>
                    <m:sSub>
                      <m:sSubPr>
                        <m:ctrlPr>
                          <w:rPr>
                            <w:rFonts w:ascii="Cambria Math" w:hAnsi="Cambria Math"/>
                            <w:i/>
                            <w:sz w:val="24"/>
                          </w:rPr>
                        </m:ctrlPr>
                      </m:sSubPr>
                      <m:e>
                        <m:r>
                          <w:rPr>
                            <w:rFonts w:ascii="Cambria Math" w:hAnsi="Cambria Math"/>
                            <w:sz w:val="24"/>
                          </w:rPr>
                          <m:t>x</m:t>
                        </m:r>
                      </m:e>
                      <m:sub>
                        <m:r>
                          <w:rPr>
                            <w:rFonts w:ascii="Cambria Math" w:hAnsi="Cambria Math"/>
                            <w:sz w:val="24"/>
                          </w:rPr>
                          <m:t>kn</m:t>
                        </m:r>
                      </m:sub>
                    </m:sSub>
                  </m:e>
                </m:mr>
              </m:m>
            </m:e>
          </m:d>
        </m:oMath>
      </m:oMathPara>
    </w:p>
    <w:p w:rsidR="009121F0" w:rsidRPr="00E6792A" w:rsidRDefault="009121F0" w:rsidP="009121F0">
      <w:pPr>
        <w:spacing w:line="400" w:lineRule="exact"/>
        <w:rPr>
          <w:sz w:val="24"/>
        </w:rPr>
      </w:pPr>
      <w:r w:rsidRPr="00E6792A">
        <w:rPr>
          <w:rFonts w:hint="eastAsia"/>
          <w:sz w:val="24"/>
        </w:rPr>
        <w:t>其中</w:t>
      </w:r>
      <w:r w:rsidRPr="00E6792A">
        <w:rPr>
          <w:rFonts w:hint="eastAsia"/>
          <w:sz w:val="24"/>
        </w:rPr>
        <w:t>n</w:t>
      </w:r>
      <w:proofErr w:type="gramStart"/>
      <w:r w:rsidRPr="00E6792A">
        <w:rPr>
          <w:sz w:val="24"/>
        </w:rPr>
        <w:t>个</w:t>
      </w:r>
      <w:proofErr w:type="gramEnd"/>
      <w:r w:rsidRPr="00E6792A">
        <w:rPr>
          <w:sz w:val="24"/>
        </w:rPr>
        <w:t>属性表示网络用户行为的</w:t>
      </w:r>
      <w:r w:rsidRPr="00E6792A">
        <w:rPr>
          <w:sz w:val="24"/>
        </w:rPr>
        <w:t>n</w:t>
      </w:r>
      <w:proofErr w:type="gramStart"/>
      <w:r w:rsidRPr="00E6792A">
        <w:rPr>
          <w:sz w:val="24"/>
        </w:rPr>
        <w:t>个</w:t>
      </w:r>
      <w:proofErr w:type="gramEnd"/>
      <w:r w:rsidRPr="00E6792A">
        <w:rPr>
          <w:sz w:val="24"/>
        </w:rPr>
        <w:t>特征</w:t>
      </w:r>
      <w:r w:rsidRPr="00E6792A">
        <w:rPr>
          <w:rFonts w:hint="eastAsia"/>
          <w:sz w:val="24"/>
        </w:rPr>
        <w:t>，</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kj</m:t>
            </m:r>
          </m:sub>
        </m:sSub>
      </m:oMath>
      <w:r w:rsidRPr="00E6792A">
        <w:rPr>
          <w:rFonts w:hint="eastAsia"/>
          <w:sz w:val="24"/>
        </w:rPr>
        <w:t>表示</w:t>
      </w:r>
      <w:r w:rsidRPr="00E6792A">
        <w:rPr>
          <w:sz w:val="24"/>
        </w:rPr>
        <w:t>第</w:t>
      </w:r>
      <w:r w:rsidRPr="00E6792A">
        <w:rPr>
          <w:sz w:val="24"/>
        </w:rPr>
        <w:t>k</w:t>
      </w:r>
      <w:proofErr w:type="gramStart"/>
      <w:r w:rsidRPr="00E6792A">
        <w:rPr>
          <w:sz w:val="24"/>
        </w:rPr>
        <w:t>个</w:t>
      </w:r>
      <w:proofErr w:type="gramEnd"/>
      <w:r w:rsidRPr="00E6792A">
        <w:rPr>
          <w:sz w:val="24"/>
        </w:rPr>
        <w:t>用户的第</w:t>
      </w:r>
      <w:r w:rsidRPr="00E6792A">
        <w:rPr>
          <w:sz w:val="24"/>
        </w:rPr>
        <w:t>j</w:t>
      </w:r>
      <w:proofErr w:type="gramStart"/>
      <w:r w:rsidRPr="00E6792A">
        <w:rPr>
          <w:sz w:val="24"/>
        </w:rPr>
        <w:t>个</w:t>
      </w:r>
      <w:proofErr w:type="gramEnd"/>
      <w:r w:rsidRPr="00E6792A">
        <w:rPr>
          <w:sz w:val="24"/>
        </w:rPr>
        <w:t>属性特征。</w:t>
      </w:r>
      <w:r w:rsidRPr="00E6792A">
        <w:rPr>
          <w:rFonts w:hint="eastAsia"/>
          <w:sz w:val="24"/>
        </w:rPr>
        <w:t>例如包含</w:t>
      </w:r>
      <w:r w:rsidRPr="00E6792A">
        <w:rPr>
          <w:sz w:val="24"/>
        </w:rPr>
        <w:t>k</w:t>
      </w:r>
      <w:proofErr w:type="gramStart"/>
      <w:r w:rsidRPr="00E6792A">
        <w:rPr>
          <w:sz w:val="24"/>
        </w:rPr>
        <w:t>个</w:t>
      </w:r>
      <w:proofErr w:type="gramEnd"/>
      <w:r w:rsidRPr="00E6792A">
        <w:rPr>
          <w:sz w:val="24"/>
        </w:rPr>
        <w:t>用户</w:t>
      </w:r>
      <w:r w:rsidRPr="00E6792A">
        <w:rPr>
          <w:rFonts w:hint="eastAsia"/>
          <w:sz w:val="24"/>
        </w:rPr>
        <w:t>的</w:t>
      </w:r>
      <w:r w:rsidRPr="00E6792A">
        <w:rPr>
          <w:sz w:val="24"/>
        </w:rPr>
        <w:t>用户群</w:t>
      </w:r>
      <w:r w:rsidRPr="00E6792A">
        <w:rPr>
          <w:rFonts w:hint="eastAsia"/>
          <w:sz w:val="24"/>
        </w:rPr>
        <w:t>的</w:t>
      </w:r>
      <w:r w:rsidRPr="00E6792A">
        <w:rPr>
          <w:sz w:val="24"/>
        </w:rPr>
        <w:t>浏览行为可以表示为</w:t>
      </w:r>
      <w:r w:rsidRPr="00E6792A">
        <w:rPr>
          <w:rFonts w:hint="eastAsia"/>
          <w:sz w:val="24"/>
        </w:rPr>
        <w:t>：</w:t>
      </w:r>
    </w:p>
    <w:p w:rsidR="009121F0" w:rsidRPr="00792D74" w:rsidRDefault="00AF2E22" w:rsidP="00F41922">
      <w:pPr>
        <w:spacing w:line="360" w:lineRule="auto"/>
        <w:rPr>
          <w:sz w:val="24"/>
        </w:rPr>
      </w:pPr>
      <m:oMathPara>
        <m:oMath>
          <m:d>
            <m:dPr>
              <m:ctrlPr>
                <w:rPr>
                  <w:rFonts w:ascii="Cambria Math" w:hAnsi="Cambria Math"/>
                  <w:sz w:val="24"/>
                </w:rPr>
              </m:ctrlPr>
            </m:dPr>
            <m:e>
              <m:m>
                <m:mPr>
                  <m:mcs>
                    <m:mc>
                      <m:mcPr>
                        <m:count m:val="5"/>
                        <m:mcJc m:val="center"/>
                      </m:mcPr>
                    </m:mc>
                  </m:mcs>
                  <m:ctrlPr>
                    <w:rPr>
                      <w:rFonts w:ascii="Cambria Math" w:hAnsi="Cambria Math"/>
                      <w:sz w:val="24"/>
                    </w:rPr>
                  </m:ctrlPr>
                </m:mPr>
                <m:mr>
                  <m:e>
                    <m:sSub>
                      <m:sSubPr>
                        <m:ctrlPr>
                          <w:rPr>
                            <w:rFonts w:ascii="Cambria Math" w:hAnsi="Cambria Math"/>
                            <w:i/>
                            <w:sz w:val="24"/>
                          </w:rPr>
                        </m:ctrlPr>
                      </m:sSubPr>
                      <m:e>
                        <m:r>
                          <m:rPr>
                            <m:sty m:val="p"/>
                          </m:rPr>
                          <w:rPr>
                            <w:rFonts w:ascii="Cambria Math" w:hAnsi="Cambria Math" w:hint="eastAsia"/>
                            <w:sz w:val="24"/>
                          </w:rPr>
                          <m:t>用户</m:t>
                        </m:r>
                        <m:r>
                          <m:rPr>
                            <m:sty m:val="p"/>
                          </m:rPr>
                          <w:rPr>
                            <w:rFonts w:ascii="Cambria Math" w:hAnsi="Cambria Math"/>
                            <w:sz w:val="24"/>
                          </w:rPr>
                          <m:t>ID</m:t>
                        </m:r>
                      </m:e>
                      <m:sub>
                        <m:r>
                          <w:rPr>
                            <w:rFonts w:ascii="Cambria Math" w:hAnsi="Cambria Math"/>
                            <w:sz w:val="24"/>
                          </w:rPr>
                          <m:t>1</m:t>
                        </m:r>
                      </m:sub>
                    </m:sSub>
                  </m:e>
                  <m:e>
                    <m:sSub>
                      <m:sSubPr>
                        <m:ctrlPr>
                          <w:rPr>
                            <w:rFonts w:ascii="Cambria Math" w:hAnsi="Cambria Math"/>
                            <w:i/>
                            <w:sz w:val="24"/>
                          </w:rPr>
                        </m:ctrlPr>
                      </m:sSubPr>
                      <m:e>
                        <m:r>
                          <w:rPr>
                            <w:rFonts w:ascii="Cambria Math" w:hAnsi="Cambria Math"/>
                            <w:sz w:val="24"/>
                          </w:rPr>
                          <m:t>URL</m:t>
                        </m:r>
                      </m:e>
                      <m:sub>
                        <m:r>
                          <w:rPr>
                            <w:rFonts w:ascii="Cambria Math" w:hAnsi="Cambria Math"/>
                            <w:sz w:val="24"/>
                          </w:rPr>
                          <m:t>11</m:t>
                        </m:r>
                      </m:sub>
                    </m:sSub>
                    <m:ctrlPr>
                      <w:rPr>
                        <w:rFonts w:ascii="Cambria Math" w:eastAsia="Cambria Math" w:hAnsi="Cambria Math" w:cs="Cambria Math"/>
                        <w:sz w:val="24"/>
                      </w:rPr>
                    </m:ctrlPr>
                  </m:e>
                  <m:e>
                    <m:r>
                      <m:rPr>
                        <m:sty m:val="p"/>
                      </m:rPr>
                      <w:rPr>
                        <w:rFonts w:ascii="Cambria Math" w:hAnsi="Cambria Math"/>
                        <w:sz w:val="24"/>
                      </w:rPr>
                      <m:t>⋯</m:t>
                    </m:r>
                  </m:e>
                  <m:e>
                    <m:r>
                      <m:rPr>
                        <m:sty m:val="p"/>
                      </m:rPr>
                      <w:rPr>
                        <w:rFonts w:ascii="Cambria Math" w:hAnsi="Cambria Math" w:hint="eastAsia"/>
                        <w:sz w:val="24"/>
                      </w:rPr>
                      <m:t>时间</m:t>
                    </m:r>
                  </m:e>
                  <m:e>
                    <m:r>
                      <m:rPr>
                        <m:sty m:val="p"/>
                      </m:rPr>
                      <w:rPr>
                        <w:rFonts w:ascii="Cambria Math" w:hAnsi="Cambria Math" w:hint="eastAsia"/>
                        <w:sz w:val="24"/>
                      </w:rPr>
                      <m:t>次数</m:t>
                    </m:r>
                    <m:ctrlPr>
                      <w:rPr>
                        <w:rFonts w:ascii="Cambria Math" w:eastAsia="Cambria Math" w:hAnsi="Cambria Math" w:cs="Cambria Math"/>
                        <w:i/>
                        <w:sz w:val="24"/>
                      </w:rPr>
                    </m:ctrlPr>
                  </m:e>
                </m:mr>
                <m:mr>
                  <m:e>
                    <m:sSub>
                      <m:sSubPr>
                        <m:ctrlPr>
                          <w:rPr>
                            <w:rFonts w:ascii="Cambria Math" w:hAnsi="Cambria Math"/>
                            <w:i/>
                            <w:sz w:val="24"/>
                          </w:rPr>
                        </m:ctrlPr>
                      </m:sSubPr>
                      <m:e>
                        <m:r>
                          <m:rPr>
                            <m:sty m:val="p"/>
                          </m:rPr>
                          <w:rPr>
                            <w:rFonts w:ascii="Cambria Math" w:hAnsi="Cambria Math" w:hint="eastAsia"/>
                            <w:sz w:val="24"/>
                          </w:rPr>
                          <m:t>用户</m:t>
                        </m:r>
                        <m:r>
                          <m:rPr>
                            <m:sty m:val="p"/>
                          </m:rPr>
                          <w:rPr>
                            <w:rFonts w:ascii="Cambria Math" w:hAnsi="Cambria Math"/>
                            <w:sz w:val="24"/>
                          </w:rPr>
                          <m:t>ID</m:t>
                        </m:r>
                      </m:e>
                      <m:sub>
                        <m:r>
                          <w:rPr>
                            <w:rFonts w:ascii="Cambria Math" w:hAnsi="Cambria Math"/>
                            <w:sz w:val="24"/>
                          </w:rPr>
                          <m:t>2</m:t>
                        </m:r>
                      </m:sub>
                    </m:sSub>
                    <m:ctrlPr>
                      <w:rPr>
                        <w:rFonts w:ascii="Cambria Math" w:eastAsia="Cambria Math" w:hAnsi="Cambria Math" w:cs="Cambria Math"/>
                        <w:sz w:val="24"/>
                      </w:rPr>
                    </m:ctrlPr>
                  </m:e>
                  <m:e>
                    <m:sSub>
                      <m:sSubPr>
                        <m:ctrlPr>
                          <w:rPr>
                            <w:rFonts w:ascii="Cambria Math" w:hAnsi="Cambria Math"/>
                            <w:i/>
                            <w:sz w:val="24"/>
                          </w:rPr>
                        </m:ctrlPr>
                      </m:sSubPr>
                      <m:e>
                        <m:r>
                          <w:rPr>
                            <w:rFonts w:ascii="Cambria Math" w:hAnsi="Cambria Math"/>
                            <w:sz w:val="24"/>
                          </w:rPr>
                          <m:t>URL</m:t>
                        </m:r>
                      </m:e>
                      <m:sub>
                        <m:r>
                          <w:rPr>
                            <w:rFonts w:ascii="Cambria Math" w:hAnsi="Cambria Math"/>
                            <w:sz w:val="24"/>
                          </w:rPr>
                          <m:t>21</m:t>
                        </m:r>
                      </m:sub>
                    </m:sSub>
                    <m:ctrlPr>
                      <w:rPr>
                        <w:rFonts w:ascii="Cambria Math" w:eastAsia="Cambria Math" w:hAnsi="Cambria Math" w:cs="Cambria Math"/>
                        <w:i/>
                        <w:sz w:val="24"/>
                      </w:rPr>
                    </m:ctrlPr>
                  </m:e>
                  <m:e>
                    <m:r>
                      <m:rPr>
                        <m:sty m:val="p"/>
                      </m:rPr>
                      <w:rPr>
                        <w:rFonts w:ascii="Cambria Math" w:hAnsi="Cambria Math"/>
                        <w:sz w:val="24"/>
                      </w:rPr>
                      <m:t>⋯</m:t>
                    </m:r>
                    <m:ctrlPr>
                      <w:rPr>
                        <w:rFonts w:ascii="Cambria Math" w:eastAsia="Cambria Math" w:hAnsi="Cambria Math" w:cs="Cambria Math"/>
                        <w:sz w:val="24"/>
                      </w:rPr>
                    </m:ctrlPr>
                  </m:e>
                  <m:e>
                    <m:r>
                      <m:rPr>
                        <m:sty m:val="p"/>
                      </m:rPr>
                      <w:rPr>
                        <w:rFonts w:ascii="Cambria Math" w:hAnsi="Cambria Math" w:hint="eastAsia"/>
                        <w:sz w:val="24"/>
                      </w:rPr>
                      <m:t>时间</m:t>
                    </m:r>
                    <m:ctrlPr>
                      <w:rPr>
                        <w:rFonts w:ascii="Cambria Math" w:eastAsia="Cambria Math" w:hAnsi="Cambria Math" w:cs="Cambria Math"/>
                        <w:sz w:val="24"/>
                      </w:rPr>
                    </m:ctrlPr>
                  </m:e>
                  <m:e>
                    <m:r>
                      <m:rPr>
                        <m:sty m:val="p"/>
                      </m:rPr>
                      <w:rPr>
                        <w:rFonts w:ascii="Cambria Math" w:eastAsiaTheme="minorEastAsia" w:hAnsi="Cambria Math" w:cs="Cambria Math" w:hint="eastAsia"/>
                        <w:sz w:val="24"/>
                      </w:rPr>
                      <m:t>次数</m:t>
                    </m:r>
                    <m:ctrlPr>
                      <w:rPr>
                        <w:rFonts w:ascii="Cambria Math" w:eastAsia="Cambria Math" w:hAnsi="Cambria Math" w:cs="Cambria Math"/>
                        <w:sz w:val="24"/>
                      </w:rPr>
                    </m:ctrlPr>
                  </m:e>
                </m:mr>
                <m:mr>
                  <m:e>
                    <m:r>
                      <m:rPr>
                        <m:sty m:val="p"/>
                      </m:rPr>
                      <w:rPr>
                        <w:rFonts w:ascii="Cambria Math" w:hAnsi="Cambria Math"/>
                        <w:sz w:val="24"/>
                      </w:rPr>
                      <m:t>⋮</m:t>
                    </m:r>
                  </m:e>
                  <m:e>
                    <m:r>
                      <m:rPr>
                        <m:sty m:val="p"/>
                      </m:rPr>
                      <w:rPr>
                        <w:rFonts w:ascii="Cambria Math" w:hAnsi="Cambria Math"/>
                        <w:sz w:val="24"/>
                      </w:rPr>
                      <m:t>⋮</m:t>
                    </m:r>
                    <m:ctrlPr>
                      <w:rPr>
                        <w:rFonts w:ascii="Cambria Math" w:eastAsia="Cambria Math" w:hAnsi="Cambria Math" w:cs="Cambria Math"/>
                        <w:sz w:val="24"/>
                      </w:rPr>
                    </m:ctrlPr>
                  </m:e>
                  <m:e>
                    <m:r>
                      <m:rPr>
                        <m:sty m:val="p"/>
                      </m:rPr>
                      <w:rPr>
                        <w:rFonts w:ascii="Cambria Math" w:hAnsi="Cambria Math"/>
                        <w:sz w:val="24"/>
                      </w:rPr>
                      <m:t>⋱</m:t>
                    </m:r>
                  </m:e>
                  <m:e>
                    <m:r>
                      <m:rPr>
                        <m:sty m:val="p"/>
                      </m:rPr>
                      <w:rPr>
                        <w:rFonts w:ascii="Cambria Math" w:hAnsi="Cambria Math"/>
                        <w:sz w:val="24"/>
                      </w:rPr>
                      <m:t>⋮</m:t>
                    </m:r>
                  </m:e>
                  <m:e>
                    <m:r>
                      <m:rPr>
                        <m:sty m:val="p"/>
                      </m:rPr>
                      <w:rPr>
                        <w:rFonts w:ascii="Cambria Math" w:hAnsi="Cambria Math"/>
                        <w:sz w:val="24"/>
                      </w:rPr>
                      <m:t>⋮</m:t>
                    </m:r>
                    <m:ctrlPr>
                      <w:rPr>
                        <w:rFonts w:ascii="Cambria Math" w:eastAsia="Cambria Math" w:hAnsi="Cambria Math" w:cs="Cambria Math"/>
                        <w:i/>
                        <w:sz w:val="24"/>
                      </w:rPr>
                    </m:ctrlPr>
                  </m:e>
                </m:mr>
                <m:mr>
                  <m:e>
                    <m:sSub>
                      <m:sSubPr>
                        <m:ctrlPr>
                          <w:rPr>
                            <w:rFonts w:ascii="Cambria Math" w:hAnsi="Cambria Math"/>
                            <w:i/>
                            <w:sz w:val="24"/>
                          </w:rPr>
                        </m:ctrlPr>
                      </m:sSubPr>
                      <m:e>
                        <m:r>
                          <m:rPr>
                            <m:sty m:val="p"/>
                          </m:rPr>
                          <w:rPr>
                            <w:rFonts w:ascii="Cambria Math" w:hAnsi="Cambria Math" w:hint="eastAsia"/>
                            <w:sz w:val="24"/>
                          </w:rPr>
                          <m:t>用户</m:t>
                        </m:r>
                        <m:r>
                          <m:rPr>
                            <m:sty m:val="p"/>
                          </m:rPr>
                          <w:rPr>
                            <w:rFonts w:ascii="Cambria Math" w:hAnsi="Cambria Math"/>
                            <w:sz w:val="24"/>
                          </w:rPr>
                          <m:t>ID</m:t>
                        </m:r>
                      </m:e>
                      <m:sub>
                        <m:r>
                          <w:rPr>
                            <w:rFonts w:ascii="Cambria Math" w:hAnsi="Cambria Math"/>
                            <w:sz w:val="24"/>
                          </w:rPr>
                          <m:t>k</m:t>
                        </m:r>
                      </m:sub>
                    </m:sSub>
                  </m:e>
                  <m:e>
                    <m:sSub>
                      <m:sSubPr>
                        <m:ctrlPr>
                          <w:rPr>
                            <w:rFonts w:ascii="Cambria Math" w:hAnsi="Cambria Math"/>
                            <w:i/>
                            <w:sz w:val="24"/>
                          </w:rPr>
                        </m:ctrlPr>
                      </m:sSubPr>
                      <m:e>
                        <m:r>
                          <w:rPr>
                            <w:rFonts w:ascii="Cambria Math" w:hAnsi="Cambria Math"/>
                            <w:sz w:val="24"/>
                          </w:rPr>
                          <m:t>URL</m:t>
                        </m:r>
                      </m:e>
                      <m:sub>
                        <m:r>
                          <w:rPr>
                            <w:rFonts w:ascii="Cambria Math" w:hAnsi="Cambria Math"/>
                            <w:sz w:val="24"/>
                          </w:rPr>
                          <m:t>k1</m:t>
                        </m:r>
                      </m:sub>
                    </m:sSub>
                    <m:ctrlPr>
                      <w:rPr>
                        <w:rFonts w:ascii="Cambria Math" w:eastAsia="Cambria Math" w:hAnsi="Cambria Math" w:cs="Cambria Math"/>
                        <w:sz w:val="24"/>
                      </w:rPr>
                    </m:ctrlPr>
                  </m:e>
                  <m:e>
                    <m:r>
                      <m:rPr>
                        <m:sty m:val="p"/>
                      </m:rPr>
                      <w:rPr>
                        <w:rFonts w:ascii="Cambria Math" w:hAnsi="Cambria Math"/>
                        <w:sz w:val="24"/>
                      </w:rPr>
                      <m:t>⋯</m:t>
                    </m:r>
                  </m:e>
                  <m:e>
                    <m:r>
                      <m:rPr>
                        <m:sty m:val="p"/>
                      </m:rPr>
                      <w:rPr>
                        <w:rFonts w:ascii="Cambria Math" w:hAnsi="Cambria Math" w:hint="eastAsia"/>
                        <w:sz w:val="24"/>
                      </w:rPr>
                      <m:t>时间</m:t>
                    </m:r>
                    <m:ctrlPr>
                      <w:rPr>
                        <w:rFonts w:ascii="Cambria Math" w:eastAsia="Cambria Math" w:hAnsi="Cambria Math" w:cs="Cambria Math" w:hint="eastAsia"/>
                        <w:sz w:val="24"/>
                      </w:rPr>
                    </m:ctrlPr>
                  </m:e>
                  <m:e>
                    <m:r>
                      <m:rPr>
                        <m:sty m:val="p"/>
                      </m:rPr>
                      <w:rPr>
                        <w:rFonts w:ascii="Cambria Math" w:eastAsiaTheme="minorEastAsia" w:hAnsi="Cambria Math" w:cs="Cambria Math" w:hint="eastAsia"/>
                        <w:sz w:val="24"/>
                      </w:rPr>
                      <m:t>次数</m:t>
                    </m:r>
                  </m:e>
                </m:mr>
              </m:m>
            </m:e>
          </m:d>
        </m:oMath>
      </m:oMathPara>
    </w:p>
    <w:p w:rsidR="00792D74" w:rsidRDefault="00792D74" w:rsidP="00792D74">
      <w:pPr>
        <w:pStyle w:val="3"/>
        <w:spacing w:before="240" w:after="120" w:line="400" w:lineRule="exact"/>
        <w:rPr>
          <w:rFonts w:ascii="黑体" w:eastAsia="黑体" w:hAnsi="黑体"/>
          <w:b w:val="0"/>
          <w:sz w:val="26"/>
          <w:szCs w:val="26"/>
        </w:rPr>
      </w:pPr>
      <w:bookmarkStart w:id="48" w:name="_Toc432581596"/>
      <w:r w:rsidRPr="00DC1DE1">
        <w:rPr>
          <w:rFonts w:ascii="黑体" w:eastAsia="黑体" w:hAnsi="黑体"/>
          <w:b w:val="0"/>
          <w:sz w:val="26"/>
          <w:szCs w:val="26"/>
        </w:rPr>
        <w:t>2.1.</w:t>
      </w:r>
      <w:r w:rsidR="007D34C6" w:rsidRPr="00DC1DE1">
        <w:rPr>
          <w:rFonts w:ascii="黑体" w:eastAsia="黑体" w:hAnsi="黑体"/>
          <w:b w:val="0"/>
          <w:sz w:val="26"/>
          <w:szCs w:val="26"/>
        </w:rPr>
        <w:t>4</w:t>
      </w:r>
      <w:r w:rsidRPr="006E78C3">
        <w:rPr>
          <w:rFonts w:ascii="黑体" w:eastAsia="黑体" w:hAnsi="黑体" w:hint="eastAsia"/>
          <w:b w:val="0"/>
          <w:sz w:val="26"/>
          <w:szCs w:val="26"/>
        </w:rPr>
        <w:t xml:space="preserve"> </w:t>
      </w:r>
      <w:r w:rsidR="007D34C6">
        <w:rPr>
          <w:rFonts w:ascii="黑体" w:eastAsia="黑体" w:hAnsi="黑体"/>
          <w:b w:val="0"/>
          <w:sz w:val="26"/>
          <w:szCs w:val="26"/>
        </w:rPr>
        <w:t xml:space="preserve"> </w:t>
      </w:r>
      <w:r>
        <w:rPr>
          <w:rFonts w:ascii="黑体" w:eastAsia="黑体" w:hAnsi="黑体" w:hint="eastAsia"/>
          <w:b w:val="0"/>
          <w:sz w:val="26"/>
          <w:szCs w:val="26"/>
        </w:rPr>
        <w:t>网络用户</w:t>
      </w:r>
      <w:r>
        <w:rPr>
          <w:rFonts w:ascii="黑体" w:eastAsia="黑体" w:hAnsi="黑体"/>
          <w:b w:val="0"/>
          <w:sz w:val="26"/>
          <w:szCs w:val="26"/>
        </w:rPr>
        <w:t>行为</w:t>
      </w:r>
      <w:r>
        <w:rPr>
          <w:rFonts w:ascii="黑体" w:eastAsia="黑体" w:hAnsi="黑体" w:hint="eastAsia"/>
          <w:b w:val="0"/>
          <w:sz w:val="26"/>
          <w:szCs w:val="26"/>
        </w:rPr>
        <w:t>分析主要步骤</w:t>
      </w:r>
      <w:bookmarkEnd w:id="48"/>
    </w:p>
    <w:p w:rsidR="00792D74" w:rsidRPr="00E6792A" w:rsidRDefault="00792D74" w:rsidP="00792D74">
      <w:pPr>
        <w:spacing w:line="400" w:lineRule="exact"/>
        <w:ind w:firstLineChars="200" w:firstLine="480"/>
        <w:rPr>
          <w:sz w:val="24"/>
        </w:rPr>
      </w:pPr>
      <w:r w:rsidRPr="00E6792A">
        <w:rPr>
          <w:rFonts w:hint="eastAsia"/>
          <w:sz w:val="24"/>
        </w:rPr>
        <w:t>网络用户</w:t>
      </w:r>
      <w:r w:rsidRPr="00E6792A">
        <w:rPr>
          <w:sz w:val="24"/>
        </w:rPr>
        <w:t>行为分析</w:t>
      </w:r>
      <w:r w:rsidRPr="00E6792A">
        <w:rPr>
          <w:rFonts w:hint="eastAsia"/>
          <w:sz w:val="24"/>
        </w:rPr>
        <w:t>是</w:t>
      </w:r>
      <w:r w:rsidRPr="00E6792A">
        <w:rPr>
          <w:sz w:val="24"/>
        </w:rPr>
        <w:t>从确定研究目标到</w:t>
      </w:r>
      <w:r w:rsidRPr="00E6792A">
        <w:rPr>
          <w:rFonts w:hint="eastAsia"/>
          <w:sz w:val="24"/>
        </w:rPr>
        <w:t>评价模型</w:t>
      </w:r>
      <w:r w:rsidRPr="00E6792A">
        <w:rPr>
          <w:sz w:val="24"/>
        </w:rPr>
        <w:t>、分析结果的一系列过程，主要包括以下几个步骤</w:t>
      </w:r>
      <w:r w:rsidRPr="00E6792A">
        <w:rPr>
          <w:rFonts w:hint="eastAsia"/>
          <w:sz w:val="24"/>
        </w:rPr>
        <w:t>，</w:t>
      </w:r>
      <w:r w:rsidRPr="00E6792A">
        <w:rPr>
          <w:sz w:val="24"/>
        </w:rPr>
        <w:t>步骤如图</w:t>
      </w:r>
      <w:r>
        <w:rPr>
          <w:rFonts w:hint="eastAsia"/>
          <w:sz w:val="24"/>
        </w:rPr>
        <w:t>2</w:t>
      </w:r>
      <w:r w:rsidRPr="00E6792A">
        <w:rPr>
          <w:rFonts w:hint="eastAsia"/>
          <w:sz w:val="24"/>
        </w:rPr>
        <w:t>.1</w:t>
      </w:r>
      <w:r w:rsidRPr="00E6792A">
        <w:rPr>
          <w:rFonts w:hint="eastAsia"/>
          <w:sz w:val="24"/>
        </w:rPr>
        <w:t>所示</w:t>
      </w:r>
      <w:r w:rsidRPr="00E6792A">
        <w:rPr>
          <w:sz w:val="24"/>
        </w:rPr>
        <w:t>：</w:t>
      </w:r>
    </w:p>
    <w:p w:rsidR="00DA573F" w:rsidRDefault="00DA573F" w:rsidP="00F9337B">
      <w:pPr>
        <w:spacing w:before="120" w:after="240"/>
        <w:jc w:val="center"/>
        <w:rPr>
          <w:sz w:val="22"/>
          <w:szCs w:val="22"/>
        </w:rPr>
      </w:pPr>
      <w:r w:rsidRPr="00F9337B">
        <w:rPr>
          <w:sz w:val="22"/>
          <w:szCs w:val="22"/>
        </w:rPr>
        <w:object w:dxaOrig="9270" w:dyaOrig="4966">
          <v:shape id="_x0000_i1026" type="#_x0000_t75" style="width:420.75pt;height:225.75pt" o:ole="">
            <v:imagedata r:id="rId20" o:title=""/>
          </v:shape>
          <o:OLEObject Type="Embed" ProgID="Visio.Drawing.15" ShapeID="_x0000_i1026" DrawAspect="Content" ObjectID="_1506498058" r:id="rId21"/>
        </w:object>
      </w:r>
    </w:p>
    <w:p w:rsidR="00792D74" w:rsidRPr="00F9337B" w:rsidRDefault="00792D74"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2.1 </w:t>
      </w:r>
      <w:r w:rsidR="00003FE0">
        <w:rPr>
          <w:sz w:val="22"/>
          <w:szCs w:val="22"/>
        </w:rPr>
        <w:t xml:space="preserve"> </w:t>
      </w:r>
      <w:r w:rsidRPr="00F9337B">
        <w:rPr>
          <w:rFonts w:hint="eastAsia"/>
          <w:sz w:val="22"/>
          <w:szCs w:val="22"/>
        </w:rPr>
        <w:t>用户</w:t>
      </w:r>
      <w:r w:rsidRPr="00F9337B">
        <w:rPr>
          <w:sz w:val="22"/>
          <w:szCs w:val="22"/>
        </w:rPr>
        <w:t>行为特征</w:t>
      </w:r>
      <w:r w:rsidRPr="00F9337B">
        <w:rPr>
          <w:rFonts w:hint="eastAsia"/>
          <w:sz w:val="22"/>
          <w:szCs w:val="22"/>
        </w:rPr>
        <w:t>分析</w:t>
      </w:r>
      <w:r w:rsidRPr="00F9337B">
        <w:rPr>
          <w:sz w:val="22"/>
          <w:szCs w:val="22"/>
        </w:rPr>
        <w:t>步骤</w:t>
      </w:r>
    </w:p>
    <w:p w:rsidR="00792D74" w:rsidRPr="00E6792A" w:rsidRDefault="00792D74" w:rsidP="00792D74">
      <w:pPr>
        <w:spacing w:line="400" w:lineRule="exact"/>
        <w:ind w:firstLineChars="200" w:firstLine="480"/>
        <w:rPr>
          <w:sz w:val="24"/>
        </w:rPr>
      </w:pPr>
      <w:r w:rsidRPr="00E6792A">
        <w:rPr>
          <w:rFonts w:hint="eastAsia"/>
          <w:sz w:val="24"/>
        </w:rPr>
        <w:t>（</w:t>
      </w:r>
      <w:r w:rsidRPr="00E6792A">
        <w:rPr>
          <w:rFonts w:hint="eastAsia"/>
          <w:sz w:val="24"/>
        </w:rPr>
        <w:t>1</w:t>
      </w:r>
      <w:r w:rsidRPr="00E6792A">
        <w:rPr>
          <w:rFonts w:hint="eastAsia"/>
          <w:sz w:val="24"/>
        </w:rPr>
        <w:t>）</w:t>
      </w:r>
      <w:r w:rsidRPr="00E6792A">
        <w:rPr>
          <w:sz w:val="24"/>
        </w:rPr>
        <w:t>明确分析目标</w:t>
      </w:r>
    </w:p>
    <w:p w:rsidR="00792D74" w:rsidRPr="00E6792A" w:rsidRDefault="00792D74" w:rsidP="00E04D44">
      <w:pPr>
        <w:spacing w:line="400" w:lineRule="exact"/>
        <w:ind w:firstLineChars="200" w:firstLine="480"/>
        <w:rPr>
          <w:sz w:val="24"/>
        </w:rPr>
      </w:pPr>
      <w:r w:rsidRPr="00E6792A">
        <w:rPr>
          <w:rFonts w:hint="eastAsia"/>
          <w:sz w:val="24"/>
        </w:rPr>
        <w:t>确定</w:t>
      </w:r>
      <w:r w:rsidRPr="00E6792A">
        <w:rPr>
          <w:sz w:val="24"/>
        </w:rPr>
        <w:t>网络用户行为</w:t>
      </w:r>
      <w:r w:rsidRPr="00E6792A">
        <w:rPr>
          <w:rFonts w:hint="eastAsia"/>
          <w:sz w:val="24"/>
        </w:rPr>
        <w:t>分析</w:t>
      </w:r>
      <w:r w:rsidRPr="00E6792A">
        <w:rPr>
          <w:sz w:val="24"/>
        </w:rPr>
        <w:t>的目标</w:t>
      </w:r>
      <w:r w:rsidRPr="00E6792A">
        <w:rPr>
          <w:rFonts w:hint="eastAsia"/>
          <w:sz w:val="24"/>
        </w:rPr>
        <w:t>是对</w:t>
      </w:r>
      <w:r w:rsidRPr="00E6792A">
        <w:rPr>
          <w:sz w:val="24"/>
        </w:rPr>
        <w:t>用户行为进行</w:t>
      </w:r>
      <w:r w:rsidRPr="00E6792A">
        <w:rPr>
          <w:rFonts w:hint="eastAsia"/>
          <w:sz w:val="24"/>
        </w:rPr>
        <w:t>精准</w:t>
      </w:r>
      <w:r w:rsidRPr="00E6792A">
        <w:rPr>
          <w:sz w:val="24"/>
        </w:rPr>
        <w:t>定位和</w:t>
      </w:r>
      <w:r w:rsidRPr="00E6792A">
        <w:rPr>
          <w:rFonts w:hint="eastAsia"/>
          <w:sz w:val="24"/>
        </w:rPr>
        <w:t>正确</w:t>
      </w:r>
      <w:r w:rsidRPr="00E6792A">
        <w:rPr>
          <w:sz w:val="24"/>
        </w:rPr>
        <w:t>分析的第一步，也是至关重要的</w:t>
      </w:r>
      <w:r w:rsidRPr="00E6792A">
        <w:rPr>
          <w:rFonts w:hint="eastAsia"/>
          <w:sz w:val="24"/>
        </w:rPr>
        <w:t>一步。针对</w:t>
      </w:r>
      <w:r w:rsidRPr="00E6792A">
        <w:rPr>
          <w:sz w:val="24"/>
        </w:rPr>
        <w:t>不同场景解决不同问题所建立的用户模型也是大不相同的，所以</w:t>
      </w:r>
      <w:r w:rsidRPr="00E6792A">
        <w:rPr>
          <w:rFonts w:hint="eastAsia"/>
          <w:sz w:val="24"/>
        </w:rPr>
        <w:t>明确</w:t>
      </w:r>
      <w:r w:rsidRPr="00E6792A">
        <w:rPr>
          <w:sz w:val="24"/>
        </w:rPr>
        <w:t>目标是行为分析的基础，</w:t>
      </w:r>
      <w:r w:rsidRPr="00E6792A">
        <w:rPr>
          <w:rFonts w:hint="eastAsia"/>
          <w:sz w:val="24"/>
        </w:rPr>
        <w:t>只有</w:t>
      </w:r>
      <w:r w:rsidRPr="00E6792A">
        <w:rPr>
          <w:sz w:val="24"/>
        </w:rPr>
        <w:t>目标定位明确，</w:t>
      </w:r>
      <w:r w:rsidRPr="00E6792A">
        <w:rPr>
          <w:rFonts w:hint="eastAsia"/>
          <w:sz w:val="24"/>
        </w:rPr>
        <w:t>模型</w:t>
      </w:r>
      <w:r w:rsidRPr="00E6792A">
        <w:rPr>
          <w:sz w:val="24"/>
        </w:rPr>
        <w:t>的建立和分析的正确才会得以实现。</w:t>
      </w:r>
    </w:p>
    <w:p w:rsidR="00792D74" w:rsidRPr="00E6792A" w:rsidRDefault="00792D74" w:rsidP="00E04D44">
      <w:pPr>
        <w:spacing w:line="400" w:lineRule="exact"/>
        <w:ind w:firstLineChars="200" w:firstLine="480"/>
        <w:rPr>
          <w:sz w:val="24"/>
        </w:rPr>
      </w:pPr>
      <w:r w:rsidRPr="00E6792A">
        <w:rPr>
          <w:rFonts w:hint="eastAsia"/>
          <w:sz w:val="24"/>
        </w:rPr>
        <w:t>（</w:t>
      </w:r>
      <w:r w:rsidRPr="00E6792A">
        <w:rPr>
          <w:rFonts w:hint="eastAsia"/>
          <w:sz w:val="24"/>
        </w:rPr>
        <w:t>2</w:t>
      </w:r>
      <w:r w:rsidRPr="00E6792A">
        <w:rPr>
          <w:rFonts w:hint="eastAsia"/>
          <w:sz w:val="24"/>
        </w:rPr>
        <w:t>）建立</w:t>
      </w:r>
      <w:r w:rsidRPr="00E6792A">
        <w:rPr>
          <w:sz w:val="24"/>
        </w:rPr>
        <w:t>用户行为数据库</w:t>
      </w:r>
    </w:p>
    <w:p w:rsidR="00792D74" w:rsidRPr="00E6792A" w:rsidRDefault="00792D74" w:rsidP="00E04D44">
      <w:pPr>
        <w:spacing w:line="400" w:lineRule="exact"/>
        <w:ind w:firstLineChars="200" w:firstLine="480"/>
        <w:rPr>
          <w:sz w:val="24"/>
        </w:rPr>
      </w:pPr>
      <w:r w:rsidRPr="00E6792A">
        <w:rPr>
          <w:rFonts w:hint="eastAsia"/>
          <w:sz w:val="24"/>
        </w:rPr>
        <w:t>将所要</w:t>
      </w:r>
      <w:r w:rsidRPr="00E6792A">
        <w:rPr>
          <w:sz w:val="24"/>
        </w:rPr>
        <w:t>研究的用户数据</w:t>
      </w:r>
      <w:r w:rsidRPr="00E6792A">
        <w:rPr>
          <w:rFonts w:hint="eastAsia"/>
          <w:sz w:val="24"/>
        </w:rPr>
        <w:t>导入</w:t>
      </w:r>
      <w:r w:rsidRPr="00E6792A">
        <w:rPr>
          <w:sz w:val="24"/>
        </w:rPr>
        <w:t>到服务器或计算机</w:t>
      </w:r>
      <w:r w:rsidRPr="00E6792A">
        <w:rPr>
          <w:rFonts w:hint="eastAsia"/>
          <w:sz w:val="24"/>
        </w:rPr>
        <w:t>中</w:t>
      </w:r>
      <w:r w:rsidRPr="00E6792A">
        <w:rPr>
          <w:sz w:val="24"/>
        </w:rPr>
        <w:t>，形成</w:t>
      </w:r>
      <w:r w:rsidRPr="00E6792A">
        <w:rPr>
          <w:rFonts w:hint="eastAsia"/>
          <w:sz w:val="24"/>
        </w:rPr>
        <w:t>课题</w:t>
      </w:r>
      <w:r w:rsidRPr="00E6792A">
        <w:rPr>
          <w:sz w:val="24"/>
        </w:rPr>
        <w:t>研究单独的数据库，为保证数据的稳定</w:t>
      </w:r>
      <w:r w:rsidRPr="00E6792A">
        <w:rPr>
          <w:rFonts w:hint="eastAsia"/>
          <w:sz w:val="24"/>
        </w:rPr>
        <w:t>性</w:t>
      </w:r>
      <w:r w:rsidRPr="00E6792A">
        <w:rPr>
          <w:sz w:val="24"/>
        </w:rPr>
        <w:t>、一致性、安全性等，</w:t>
      </w:r>
      <w:r w:rsidRPr="00E6792A">
        <w:rPr>
          <w:rFonts w:hint="eastAsia"/>
          <w:sz w:val="24"/>
        </w:rPr>
        <w:t>只</w:t>
      </w:r>
      <w:r w:rsidRPr="00E6792A">
        <w:rPr>
          <w:sz w:val="24"/>
        </w:rPr>
        <w:t>将所用数据单独存放。</w:t>
      </w:r>
      <w:r w:rsidRPr="00E6792A">
        <w:rPr>
          <w:rFonts w:hint="eastAsia"/>
          <w:sz w:val="24"/>
        </w:rPr>
        <w:t>数据</w:t>
      </w:r>
      <w:r w:rsidRPr="00E6792A">
        <w:rPr>
          <w:sz w:val="24"/>
        </w:rPr>
        <w:t>收集后，进行</w:t>
      </w:r>
      <w:r w:rsidRPr="00E6792A">
        <w:rPr>
          <w:rFonts w:hint="eastAsia"/>
          <w:sz w:val="24"/>
        </w:rPr>
        <w:t>数据</w:t>
      </w:r>
      <w:r w:rsidRPr="00E6792A">
        <w:rPr>
          <w:sz w:val="24"/>
        </w:rPr>
        <w:t>清洗、数据描述</w:t>
      </w:r>
      <w:r w:rsidRPr="00E6792A">
        <w:rPr>
          <w:rFonts w:hint="eastAsia"/>
          <w:sz w:val="24"/>
        </w:rPr>
        <w:t>、</w:t>
      </w:r>
      <w:r w:rsidRPr="00E6792A">
        <w:rPr>
          <w:sz w:val="24"/>
        </w:rPr>
        <w:t>数据筛选等工作。</w:t>
      </w:r>
    </w:p>
    <w:p w:rsidR="00792D74" w:rsidRPr="00E6792A" w:rsidRDefault="00792D74" w:rsidP="00E04D44">
      <w:pPr>
        <w:spacing w:line="400" w:lineRule="exact"/>
        <w:ind w:firstLineChars="200" w:firstLine="480"/>
        <w:rPr>
          <w:sz w:val="24"/>
        </w:rPr>
      </w:pPr>
      <w:r w:rsidRPr="00E6792A">
        <w:rPr>
          <w:rFonts w:hint="eastAsia"/>
          <w:sz w:val="24"/>
        </w:rPr>
        <w:t>（</w:t>
      </w:r>
      <w:r w:rsidRPr="00E6792A">
        <w:rPr>
          <w:rFonts w:hint="eastAsia"/>
          <w:sz w:val="24"/>
        </w:rPr>
        <w:t>3</w:t>
      </w:r>
      <w:r w:rsidRPr="00E6792A">
        <w:rPr>
          <w:sz w:val="24"/>
        </w:rPr>
        <w:t>）</w:t>
      </w:r>
      <w:r w:rsidRPr="00E6792A">
        <w:rPr>
          <w:rFonts w:hint="eastAsia"/>
          <w:sz w:val="24"/>
        </w:rPr>
        <w:t>选择</w:t>
      </w:r>
      <w:r w:rsidRPr="00E6792A">
        <w:rPr>
          <w:sz w:val="24"/>
        </w:rPr>
        <w:t>用户行为特征</w:t>
      </w:r>
    </w:p>
    <w:p w:rsidR="00792D74" w:rsidRPr="00E6792A" w:rsidRDefault="00792D74" w:rsidP="00E04D44">
      <w:pPr>
        <w:spacing w:line="400" w:lineRule="exact"/>
        <w:ind w:firstLineChars="200" w:firstLine="480"/>
        <w:rPr>
          <w:sz w:val="24"/>
        </w:rPr>
      </w:pPr>
      <w:r w:rsidRPr="00E6792A">
        <w:rPr>
          <w:rFonts w:hint="eastAsia"/>
          <w:sz w:val="24"/>
        </w:rPr>
        <w:t>针对</w:t>
      </w:r>
      <w:r w:rsidRPr="00E6792A">
        <w:rPr>
          <w:sz w:val="24"/>
        </w:rPr>
        <w:t>分析目标，</w:t>
      </w:r>
      <w:r w:rsidRPr="00E6792A">
        <w:rPr>
          <w:rFonts w:hint="eastAsia"/>
          <w:sz w:val="24"/>
        </w:rPr>
        <w:t>将</w:t>
      </w:r>
      <w:r w:rsidRPr="00E6792A">
        <w:rPr>
          <w:sz w:val="24"/>
        </w:rPr>
        <w:t>数据库中</w:t>
      </w:r>
      <w:r w:rsidRPr="00E6792A">
        <w:rPr>
          <w:rFonts w:hint="eastAsia"/>
          <w:sz w:val="24"/>
        </w:rPr>
        <w:t>用户</w:t>
      </w:r>
      <w:r w:rsidRPr="00E6792A">
        <w:rPr>
          <w:sz w:val="24"/>
        </w:rPr>
        <w:t>行为</w:t>
      </w:r>
      <w:r w:rsidRPr="00E6792A">
        <w:rPr>
          <w:rFonts w:hint="eastAsia"/>
          <w:sz w:val="24"/>
        </w:rPr>
        <w:t>的</w:t>
      </w:r>
      <w:r w:rsidRPr="00E6792A">
        <w:rPr>
          <w:sz w:val="24"/>
        </w:rPr>
        <w:t>特征进行分析，选出</w:t>
      </w:r>
      <w:r w:rsidRPr="00E6792A">
        <w:rPr>
          <w:rFonts w:hint="eastAsia"/>
          <w:sz w:val="24"/>
        </w:rPr>
        <w:t>最具</w:t>
      </w:r>
      <w:r w:rsidRPr="00E6792A">
        <w:rPr>
          <w:sz w:val="24"/>
        </w:rPr>
        <w:t>代表性的数据字段，并</w:t>
      </w:r>
      <w:r w:rsidRPr="00E6792A">
        <w:rPr>
          <w:rFonts w:hint="eastAsia"/>
          <w:sz w:val="24"/>
        </w:rPr>
        <w:t>导出</w:t>
      </w:r>
      <w:r w:rsidRPr="00E6792A">
        <w:rPr>
          <w:sz w:val="24"/>
        </w:rPr>
        <w:t>相关字段的数据，</w:t>
      </w:r>
      <w:r w:rsidRPr="00E6792A">
        <w:rPr>
          <w:rFonts w:hint="eastAsia"/>
          <w:sz w:val="24"/>
        </w:rPr>
        <w:t>另存</w:t>
      </w:r>
      <w:r w:rsidRPr="00E6792A">
        <w:rPr>
          <w:sz w:val="24"/>
        </w:rPr>
        <w:t>到数据库中。</w:t>
      </w:r>
    </w:p>
    <w:p w:rsidR="00792D74" w:rsidRPr="00E6792A" w:rsidRDefault="00792D74" w:rsidP="00792D74">
      <w:pPr>
        <w:spacing w:line="400" w:lineRule="exact"/>
        <w:ind w:firstLineChars="200" w:firstLine="480"/>
        <w:rPr>
          <w:sz w:val="24"/>
        </w:rPr>
      </w:pPr>
      <w:r w:rsidRPr="00E6792A">
        <w:rPr>
          <w:rFonts w:hint="eastAsia"/>
          <w:sz w:val="24"/>
        </w:rPr>
        <w:lastRenderedPageBreak/>
        <w:t>（</w:t>
      </w:r>
      <w:r w:rsidRPr="00E6792A">
        <w:rPr>
          <w:rFonts w:hint="eastAsia"/>
          <w:sz w:val="24"/>
        </w:rPr>
        <w:t>4</w:t>
      </w:r>
      <w:r w:rsidRPr="00E6792A">
        <w:rPr>
          <w:rFonts w:hint="eastAsia"/>
          <w:sz w:val="24"/>
        </w:rPr>
        <w:t>）用户</w:t>
      </w:r>
      <w:r w:rsidRPr="00E6792A">
        <w:rPr>
          <w:sz w:val="24"/>
        </w:rPr>
        <w:t>数据准备</w:t>
      </w:r>
    </w:p>
    <w:p w:rsidR="00792D74" w:rsidRPr="00E6792A" w:rsidRDefault="00792D74" w:rsidP="00792D74">
      <w:pPr>
        <w:spacing w:line="400" w:lineRule="exact"/>
        <w:ind w:firstLineChars="200" w:firstLine="480"/>
        <w:rPr>
          <w:sz w:val="24"/>
        </w:rPr>
      </w:pPr>
      <w:r w:rsidRPr="00E6792A">
        <w:rPr>
          <w:rFonts w:hint="eastAsia"/>
          <w:sz w:val="24"/>
        </w:rPr>
        <w:t>在</w:t>
      </w:r>
      <w:r w:rsidRPr="00E6792A">
        <w:rPr>
          <w:sz w:val="24"/>
        </w:rPr>
        <w:t>建立模型</w:t>
      </w:r>
      <w:r w:rsidRPr="00E6792A">
        <w:rPr>
          <w:rFonts w:hint="eastAsia"/>
          <w:sz w:val="24"/>
        </w:rPr>
        <w:t>之前最后</w:t>
      </w:r>
      <w:r w:rsidRPr="00E6792A">
        <w:rPr>
          <w:sz w:val="24"/>
        </w:rPr>
        <w:t>一步工作，</w:t>
      </w:r>
      <w:r w:rsidRPr="00E6792A">
        <w:rPr>
          <w:rFonts w:hint="eastAsia"/>
          <w:sz w:val="24"/>
        </w:rPr>
        <w:t>包括提出</w:t>
      </w:r>
      <w:r w:rsidRPr="00E6792A">
        <w:rPr>
          <w:sz w:val="24"/>
        </w:rPr>
        <w:t>无用数据</w:t>
      </w:r>
      <w:r w:rsidRPr="00E6792A">
        <w:rPr>
          <w:rFonts w:hint="eastAsia"/>
          <w:sz w:val="24"/>
        </w:rPr>
        <w:t>记录、选择</w:t>
      </w:r>
      <w:r w:rsidRPr="00E6792A">
        <w:rPr>
          <w:sz w:val="24"/>
        </w:rPr>
        <w:t>用户记录</w:t>
      </w:r>
      <w:r w:rsidRPr="00E6792A">
        <w:rPr>
          <w:rFonts w:hint="eastAsia"/>
          <w:sz w:val="24"/>
        </w:rPr>
        <w:t>、创建变量、</w:t>
      </w:r>
      <w:r w:rsidRPr="00E6792A">
        <w:rPr>
          <w:sz w:val="24"/>
        </w:rPr>
        <w:t>转换变量等，将数据更</w:t>
      </w:r>
      <w:r w:rsidRPr="00E6792A">
        <w:rPr>
          <w:rFonts w:hint="eastAsia"/>
          <w:sz w:val="24"/>
        </w:rPr>
        <w:t>精细化</w:t>
      </w:r>
      <w:r w:rsidRPr="00E6792A">
        <w:rPr>
          <w:sz w:val="24"/>
        </w:rPr>
        <w:t>的进行清洗及转换。</w:t>
      </w:r>
    </w:p>
    <w:p w:rsidR="00792D74" w:rsidRPr="00E6792A" w:rsidRDefault="00792D74" w:rsidP="00792D74">
      <w:pPr>
        <w:spacing w:line="400" w:lineRule="exact"/>
        <w:ind w:firstLineChars="200" w:firstLine="480"/>
        <w:rPr>
          <w:sz w:val="24"/>
        </w:rPr>
      </w:pPr>
      <w:r w:rsidRPr="00E6792A">
        <w:rPr>
          <w:rFonts w:hint="eastAsia"/>
          <w:sz w:val="24"/>
        </w:rPr>
        <w:t>（</w:t>
      </w:r>
      <w:r w:rsidRPr="00E6792A">
        <w:rPr>
          <w:rFonts w:hint="eastAsia"/>
          <w:sz w:val="24"/>
        </w:rPr>
        <w:t>5</w:t>
      </w:r>
      <w:r w:rsidRPr="00E6792A">
        <w:rPr>
          <w:rFonts w:hint="eastAsia"/>
          <w:sz w:val="24"/>
        </w:rPr>
        <w:t>）建立</w:t>
      </w:r>
      <w:r w:rsidRPr="00E6792A">
        <w:rPr>
          <w:sz w:val="24"/>
        </w:rPr>
        <w:t>用户行为模型</w:t>
      </w:r>
    </w:p>
    <w:p w:rsidR="00792D74" w:rsidRPr="00E6792A" w:rsidRDefault="00792D74" w:rsidP="00792D74">
      <w:pPr>
        <w:spacing w:line="400" w:lineRule="exact"/>
        <w:ind w:firstLineChars="200" w:firstLine="480"/>
        <w:rPr>
          <w:sz w:val="24"/>
        </w:rPr>
      </w:pPr>
      <w:r w:rsidRPr="00E6792A">
        <w:rPr>
          <w:rFonts w:hint="eastAsia"/>
          <w:sz w:val="24"/>
        </w:rPr>
        <w:t>基于</w:t>
      </w:r>
      <w:r w:rsidRPr="00E6792A">
        <w:rPr>
          <w:sz w:val="24"/>
        </w:rPr>
        <w:t>网络用户行为分析的目标及</w:t>
      </w:r>
      <w:r w:rsidRPr="00E6792A">
        <w:rPr>
          <w:rFonts w:hint="eastAsia"/>
          <w:sz w:val="24"/>
        </w:rPr>
        <w:t>前期</w:t>
      </w:r>
      <w:r w:rsidRPr="00E6792A">
        <w:rPr>
          <w:sz w:val="24"/>
        </w:rPr>
        <w:t>的数据准备，</w:t>
      </w:r>
      <w:r>
        <w:rPr>
          <w:rFonts w:hint="eastAsia"/>
          <w:sz w:val="24"/>
        </w:rPr>
        <w:t>确定模型建立的角度和维度，</w:t>
      </w:r>
      <w:r w:rsidRPr="00E6792A">
        <w:rPr>
          <w:sz w:val="24"/>
        </w:rPr>
        <w:t>选择合适的方法或工具，</w:t>
      </w:r>
      <w:r w:rsidRPr="00E6792A">
        <w:rPr>
          <w:rFonts w:hint="eastAsia"/>
          <w:sz w:val="24"/>
        </w:rPr>
        <w:t>建立</w:t>
      </w:r>
      <w:r w:rsidRPr="00E6792A">
        <w:rPr>
          <w:sz w:val="24"/>
        </w:rPr>
        <w:t>符合</w:t>
      </w:r>
      <w:r w:rsidRPr="00E6792A">
        <w:rPr>
          <w:rFonts w:hint="eastAsia"/>
          <w:sz w:val="24"/>
        </w:rPr>
        <w:t>目标</w:t>
      </w:r>
      <w:r w:rsidRPr="00E6792A">
        <w:rPr>
          <w:sz w:val="24"/>
        </w:rPr>
        <w:t>的</w:t>
      </w:r>
      <w:r>
        <w:rPr>
          <w:rFonts w:hint="eastAsia"/>
          <w:sz w:val="24"/>
        </w:rPr>
        <w:t>用户</w:t>
      </w:r>
      <w:r w:rsidRPr="00E6792A">
        <w:rPr>
          <w:sz w:val="24"/>
        </w:rPr>
        <w:t>模型</w:t>
      </w:r>
      <w:r w:rsidRPr="00E6792A">
        <w:rPr>
          <w:rFonts w:hint="eastAsia"/>
          <w:sz w:val="24"/>
        </w:rPr>
        <w:t>。</w:t>
      </w:r>
      <w:r w:rsidRPr="00E6792A">
        <w:rPr>
          <w:sz w:val="24"/>
        </w:rPr>
        <w:t>模型</w:t>
      </w:r>
      <w:r w:rsidRPr="00E6792A">
        <w:rPr>
          <w:rFonts w:hint="eastAsia"/>
          <w:sz w:val="24"/>
        </w:rPr>
        <w:t>的</w:t>
      </w:r>
      <w:r w:rsidRPr="00E6792A">
        <w:rPr>
          <w:sz w:val="24"/>
        </w:rPr>
        <w:t>选择和建立直接影响着后期的分析和研究。</w:t>
      </w:r>
    </w:p>
    <w:p w:rsidR="00792D74" w:rsidRPr="00E6792A" w:rsidRDefault="00792D74" w:rsidP="00792D74">
      <w:pPr>
        <w:spacing w:line="400" w:lineRule="exact"/>
        <w:ind w:firstLineChars="200" w:firstLine="480"/>
        <w:rPr>
          <w:sz w:val="24"/>
        </w:rPr>
      </w:pPr>
      <w:r w:rsidRPr="00E6792A">
        <w:rPr>
          <w:rFonts w:hint="eastAsia"/>
          <w:sz w:val="24"/>
        </w:rPr>
        <w:t>（</w:t>
      </w:r>
      <w:r w:rsidRPr="00E6792A">
        <w:rPr>
          <w:rFonts w:hint="eastAsia"/>
          <w:sz w:val="24"/>
        </w:rPr>
        <w:t>6</w:t>
      </w:r>
      <w:r w:rsidRPr="00E6792A">
        <w:rPr>
          <w:sz w:val="24"/>
        </w:rPr>
        <w:t>）</w:t>
      </w:r>
      <w:r w:rsidR="000C446B">
        <w:rPr>
          <w:rFonts w:hint="eastAsia"/>
          <w:sz w:val="24"/>
        </w:rPr>
        <w:t>挖掘行为特征</w:t>
      </w:r>
    </w:p>
    <w:p w:rsidR="00792D74" w:rsidRPr="00E6792A" w:rsidRDefault="00792D74" w:rsidP="00792D74">
      <w:pPr>
        <w:spacing w:line="400" w:lineRule="exact"/>
        <w:ind w:firstLineChars="200" w:firstLine="480"/>
        <w:rPr>
          <w:sz w:val="24"/>
        </w:rPr>
      </w:pPr>
      <w:r w:rsidRPr="00E6792A">
        <w:rPr>
          <w:rFonts w:hint="eastAsia"/>
          <w:sz w:val="24"/>
        </w:rPr>
        <w:t>通过</w:t>
      </w:r>
      <w:r w:rsidR="000C446B">
        <w:rPr>
          <w:rFonts w:hint="eastAsia"/>
          <w:sz w:val="24"/>
        </w:rPr>
        <w:t>建立好的模型</w:t>
      </w:r>
      <w:r w:rsidR="000C446B" w:rsidRPr="00E6792A">
        <w:rPr>
          <w:sz w:val="24"/>
        </w:rPr>
        <w:t>进行</w:t>
      </w:r>
      <w:r w:rsidR="000C446B" w:rsidRPr="00E6792A">
        <w:rPr>
          <w:rFonts w:hint="eastAsia"/>
          <w:sz w:val="24"/>
        </w:rPr>
        <w:t>用户</w:t>
      </w:r>
      <w:r w:rsidR="000C446B" w:rsidRPr="00E6792A">
        <w:rPr>
          <w:sz w:val="24"/>
        </w:rPr>
        <w:t>行为</w:t>
      </w:r>
      <w:r w:rsidR="000C446B" w:rsidRPr="00E6792A">
        <w:rPr>
          <w:rFonts w:hint="eastAsia"/>
          <w:sz w:val="24"/>
        </w:rPr>
        <w:t>数据实施</w:t>
      </w:r>
      <w:r w:rsidR="000C446B">
        <w:rPr>
          <w:rFonts w:hint="eastAsia"/>
          <w:sz w:val="24"/>
        </w:rPr>
        <w:t>，针对不同用户行为的角度的模型，采用合适的方法或工具，分别进行探索和分析，挖掘出用户特征所在</w:t>
      </w:r>
      <w:r w:rsidRPr="00E6792A">
        <w:rPr>
          <w:rFonts w:hint="eastAsia"/>
          <w:sz w:val="24"/>
        </w:rPr>
        <w:t>。</w:t>
      </w:r>
    </w:p>
    <w:p w:rsidR="00792D74" w:rsidRPr="00E6792A" w:rsidRDefault="00792D74" w:rsidP="00792D74">
      <w:pPr>
        <w:spacing w:line="400" w:lineRule="exact"/>
        <w:ind w:firstLineChars="200" w:firstLine="480"/>
        <w:rPr>
          <w:sz w:val="24"/>
        </w:rPr>
      </w:pPr>
      <w:r w:rsidRPr="00E6792A">
        <w:rPr>
          <w:rFonts w:hint="eastAsia"/>
          <w:sz w:val="24"/>
        </w:rPr>
        <w:t>（</w:t>
      </w:r>
      <w:r w:rsidRPr="00E6792A">
        <w:rPr>
          <w:rFonts w:hint="eastAsia"/>
          <w:sz w:val="24"/>
        </w:rPr>
        <w:t>7</w:t>
      </w:r>
      <w:r w:rsidRPr="00E6792A">
        <w:rPr>
          <w:sz w:val="24"/>
        </w:rPr>
        <w:t>）</w:t>
      </w:r>
      <w:r w:rsidR="000C446B">
        <w:rPr>
          <w:rFonts w:hint="eastAsia"/>
          <w:sz w:val="24"/>
        </w:rPr>
        <w:t>评价与总结</w:t>
      </w:r>
    </w:p>
    <w:p w:rsidR="00792D74" w:rsidRPr="00792D74" w:rsidRDefault="000C446B" w:rsidP="001930FF">
      <w:pPr>
        <w:spacing w:line="400" w:lineRule="exact"/>
        <w:ind w:firstLineChars="200" w:firstLine="480"/>
        <w:rPr>
          <w:sz w:val="24"/>
        </w:rPr>
      </w:pPr>
      <w:r>
        <w:rPr>
          <w:rFonts w:hint="eastAsia"/>
          <w:sz w:val="24"/>
        </w:rPr>
        <w:t>对模型的结果和分析的特征进行规律和知识总结，</w:t>
      </w:r>
      <w:r w:rsidR="001930FF">
        <w:rPr>
          <w:rFonts w:hint="eastAsia"/>
          <w:sz w:val="24"/>
        </w:rPr>
        <w:t>解释其价值所在，并对</w:t>
      </w:r>
      <w:r>
        <w:rPr>
          <w:rFonts w:hint="eastAsia"/>
          <w:sz w:val="24"/>
        </w:rPr>
        <w:t>此次分析</w:t>
      </w:r>
      <w:r w:rsidR="001930FF">
        <w:rPr>
          <w:rFonts w:hint="eastAsia"/>
          <w:sz w:val="24"/>
        </w:rPr>
        <w:t>进行评估</w:t>
      </w:r>
      <w:r w:rsidR="00792D74" w:rsidRPr="00E6792A">
        <w:rPr>
          <w:sz w:val="24"/>
        </w:rPr>
        <w:t>。</w:t>
      </w:r>
    </w:p>
    <w:p w:rsidR="00BB20B1" w:rsidRDefault="00BB20B1" w:rsidP="00BB20B1">
      <w:pPr>
        <w:pStyle w:val="2"/>
        <w:spacing w:before="480" w:after="120" w:line="400" w:lineRule="exact"/>
        <w:rPr>
          <w:rFonts w:ascii="黑体" w:eastAsia="黑体" w:hAnsi="黑体"/>
          <w:b w:val="0"/>
          <w:sz w:val="28"/>
          <w:szCs w:val="28"/>
        </w:rPr>
      </w:pPr>
      <w:bookmarkStart w:id="49" w:name="_Toc432581597"/>
      <w:r w:rsidRPr="00D64E80">
        <w:rPr>
          <w:rFonts w:ascii="黑体" w:eastAsia="黑体" w:hAnsi="黑体"/>
          <w:b w:val="0"/>
          <w:sz w:val="28"/>
          <w:szCs w:val="28"/>
        </w:rPr>
        <w:t>2.</w:t>
      </w:r>
      <w:r w:rsidRPr="00D64E80">
        <w:rPr>
          <w:rFonts w:ascii="黑体" w:eastAsia="黑体" w:hAnsi="黑体" w:hint="eastAsia"/>
          <w:b w:val="0"/>
          <w:sz w:val="28"/>
          <w:szCs w:val="28"/>
        </w:rPr>
        <w:t>2</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时间序列</w:t>
      </w:r>
      <w:r w:rsidR="00591CD2">
        <w:rPr>
          <w:rFonts w:ascii="黑体" w:eastAsia="黑体" w:hAnsi="黑体" w:hint="eastAsia"/>
          <w:b w:val="0"/>
          <w:sz w:val="28"/>
          <w:szCs w:val="28"/>
        </w:rPr>
        <w:t>分析</w:t>
      </w:r>
      <w:r>
        <w:rPr>
          <w:rFonts w:ascii="黑体" w:eastAsia="黑体" w:hAnsi="黑体"/>
          <w:b w:val="0"/>
          <w:sz w:val="28"/>
          <w:szCs w:val="28"/>
        </w:rPr>
        <w:t>研究</w:t>
      </w:r>
      <w:bookmarkEnd w:id="49"/>
    </w:p>
    <w:p w:rsidR="003839BB" w:rsidRDefault="003839BB" w:rsidP="00E04D44">
      <w:pPr>
        <w:spacing w:line="400" w:lineRule="exact"/>
        <w:ind w:firstLine="482"/>
        <w:rPr>
          <w:sz w:val="24"/>
        </w:rPr>
      </w:pPr>
      <w:r>
        <w:rPr>
          <w:rFonts w:hint="eastAsia"/>
          <w:sz w:val="24"/>
        </w:rPr>
        <w:t>时间序列</w:t>
      </w:r>
      <w:r>
        <w:rPr>
          <w:sz w:val="24"/>
        </w:rPr>
        <w:t>是指将某</w:t>
      </w:r>
      <w:proofErr w:type="gramStart"/>
      <w:r>
        <w:rPr>
          <w:rFonts w:hint="eastAsia"/>
          <w:sz w:val="24"/>
        </w:rPr>
        <w:t>一统计</w:t>
      </w:r>
      <w:proofErr w:type="gramEnd"/>
      <w:r>
        <w:rPr>
          <w:sz w:val="24"/>
        </w:rPr>
        <w:t>指标按照时间先后的顺序进行排列</w:t>
      </w:r>
      <w:r>
        <w:rPr>
          <w:rFonts w:hint="eastAsia"/>
          <w:sz w:val="24"/>
        </w:rPr>
        <w:t>，</w:t>
      </w:r>
      <w:r>
        <w:rPr>
          <w:sz w:val="24"/>
        </w:rPr>
        <w:t>其数据形成的</w:t>
      </w:r>
      <w:r>
        <w:rPr>
          <w:rFonts w:hint="eastAsia"/>
          <w:sz w:val="24"/>
        </w:rPr>
        <w:t>数列</w:t>
      </w:r>
      <w:r>
        <w:rPr>
          <w:sz w:val="24"/>
        </w:rPr>
        <w:t>即为时间序列。例如</w:t>
      </w:r>
      <w:r>
        <w:rPr>
          <w:rFonts w:hint="eastAsia"/>
          <w:sz w:val="24"/>
        </w:rPr>
        <w:t>国内</w:t>
      </w:r>
      <w:r>
        <w:rPr>
          <w:sz w:val="24"/>
        </w:rPr>
        <w:t>生产总值作为统计指标，按照年份进行先后排序，形成的</w:t>
      </w:r>
      <w:r>
        <w:rPr>
          <w:rFonts w:hint="eastAsia"/>
          <w:sz w:val="24"/>
        </w:rPr>
        <w:t>数列</w:t>
      </w:r>
      <w:r>
        <w:rPr>
          <w:sz w:val="24"/>
        </w:rPr>
        <w:t>；统计某类商品的销售数据，按照天或月份进行排序，形成的</w:t>
      </w:r>
      <w:r>
        <w:rPr>
          <w:rFonts w:hint="eastAsia"/>
          <w:sz w:val="24"/>
        </w:rPr>
        <w:t>数列等</w:t>
      </w:r>
      <w:r>
        <w:rPr>
          <w:sz w:val="24"/>
        </w:rPr>
        <w:t>都</w:t>
      </w:r>
      <w:r>
        <w:rPr>
          <w:rFonts w:hint="eastAsia"/>
          <w:sz w:val="24"/>
        </w:rPr>
        <w:t>称为</w:t>
      </w:r>
      <w:r>
        <w:rPr>
          <w:sz w:val="24"/>
        </w:rPr>
        <w:t>时间序列。针对</w:t>
      </w:r>
      <w:r>
        <w:rPr>
          <w:rFonts w:hint="eastAsia"/>
          <w:sz w:val="24"/>
        </w:rPr>
        <w:t>本文来说</w:t>
      </w:r>
      <w:r>
        <w:rPr>
          <w:sz w:val="24"/>
        </w:rPr>
        <w:t>，</w:t>
      </w:r>
      <w:r>
        <w:rPr>
          <w:rFonts w:hint="eastAsia"/>
          <w:sz w:val="24"/>
        </w:rPr>
        <w:t>将</w:t>
      </w:r>
      <w:r>
        <w:rPr>
          <w:sz w:val="24"/>
        </w:rPr>
        <w:t>电信用户在移动端进行的网络访问量</w:t>
      </w:r>
      <w:r>
        <w:rPr>
          <w:rFonts w:hint="eastAsia"/>
          <w:sz w:val="24"/>
        </w:rPr>
        <w:t>作为</w:t>
      </w:r>
      <w:r>
        <w:rPr>
          <w:sz w:val="24"/>
        </w:rPr>
        <w:t>统计指标，将统计数据</w:t>
      </w:r>
      <w:r>
        <w:rPr>
          <w:rFonts w:hint="eastAsia"/>
          <w:sz w:val="24"/>
        </w:rPr>
        <w:t>按照</w:t>
      </w:r>
      <w:r>
        <w:rPr>
          <w:sz w:val="24"/>
        </w:rPr>
        <w:t>天进行排序，形成的序列</w:t>
      </w:r>
      <w:r>
        <w:rPr>
          <w:rFonts w:hint="eastAsia"/>
          <w:sz w:val="24"/>
        </w:rPr>
        <w:t>为</w:t>
      </w:r>
      <w:r>
        <w:rPr>
          <w:sz w:val="24"/>
        </w:rPr>
        <w:t>时间序列。</w:t>
      </w:r>
    </w:p>
    <w:p w:rsidR="003839BB" w:rsidRDefault="003839BB" w:rsidP="00E04D44">
      <w:pPr>
        <w:spacing w:line="400" w:lineRule="exact"/>
        <w:ind w:firstLine="482"/>
        <w:rPr>
          <w:sz w:val="24"/>
        </w:rPr>
      </w:pPr>
      <w:r>
        <w:rPr>
          <w:rFonts w:hint="eastAsia"/>
          <w:sz w:val="24"/>
        </w:rPr>
        <w:t>时间</w:t>
      </w:r>
      <w:r>
        <w:rPr>
          <w:sz w:val="24"/>
        </w:rPr>
        <w:t>序列有四种构成因素：</w:t>
      </w:r>
      <w:r>
        <w:rPr>
          <w:rFonts w:hint="eastAsia"/>
          <w:sz w:val="24"/>
        </w:rPr>
        <w:t>长期</w:t>
      </w:r>
      <w:r>
        <w:rPr>
          <w:sz w:val="24"/>
        </w:rPr>
        <w:t>趋势、季节变动、循环变动和不规则变动。</w:t>
      </w:r>
      <w:r>
        <w:rPr>
          <w:rFonts w:hint="eastAsia"/>
          <w:sz w:val="24"/>
        </w:rPr>
        <w:t>长期</w:t>
      </w:r>
      <w:r>
        <w:rPr>
          <w:sz w:val="24"/>
        </w:rPr>
        <w:t>趋势是指受某种根本因素的影响，</w:t>
      </w:r>
      <w:r>
        <w:rPr>
          <w:rFonts w:hint="eastAsia"/>
          <w:sz w:val="24"/>
        </w:rPr>
        <w:t>长期内</w:t>
      </w:r>
      <w:r>
        <w:rPr>
          <w:sz w:val="24"/>
        </w:rPr>
        <w:t>形成的某种固定的总体趋势变化。季节</w:t>
      </w:r>
      <w:r>
        <w:rPr>
          <w:rFonts w:hint="eastAsia"/>
          <w:sz w:val="24"/>
        </w:rPr>
        <w:t>变动</w:t>
      </w:r>
      <w:r>
        <w:rPr>
          <w:sz w:val="24"/>
        </w:rPr>
        <w:t>是指</w:t>
      </w:r>
      <w:r>
        <w:rPr>
          <w:rFonts w:hint="eastAsia"/>
          <w:sz w:val="24"/>
        </w:rPr>
        <w:t>随着</w:t>
      </w:r>
      <w:r>
        <w:rPr>
          <w:sz w:val="24"/>
        </w:rPr>
        <w:t>季节因子的变化而形成的</w:t>
      </w:r>
      <w:r>
        <w:rPr>
          <w:rFonts w:hint="eastAsia"/>
          <w:sz w:val="24"/>
        </w:rPr>
        <w:t>规律性</w:t>
      </w:r>
      <w:r>
        <w:rPr>
          <w:sz w:val="24"/>
        </w:rPr>
        <w:t>的</w:t>
      </w:r>
      <w:r>
        <w:rPr>
          <w:rFonts w:hint="eastAsia"/>
          <w:sz w:val="24"/>
        </w:rPr>
        <w:t>周期</w:t>
      </w:r>
      <w:r>
        <w:rPr>
          <w:sz w:val="24"/>
        </w:rPr>
        <w:t>变化</w:t>
      </w:r>
      <w:r>
        <w:rPr>
          <w:rFonts w:hint="eastAsia"/>
          <w:sz w:val="24"/>
        </w:rPr>
        <w:t>。循环变动</w:t>
      </w:r>
      <w:r>
        <w:rPr>
          <w:sz w:val="24"/>
        </w:rPr>
        <w:t>是指若干个变动周期内</w:t>
      </w:r>
      <w:r>
        <w:rPr>
          <w:rFonts w:hint="eastAsia"/>
          <w:sz w:val="24"/>
        </w:rPr>
        <w:t>，</w:t>
      </w:r>
      <w:r>
        <w:rPr>
          <w:sz w:val="24"/>
        </w:rPr>
        <w:t>相同或相似的</w:t>
      </w:r>
      <w:r>
        <w:rPr>
          <w:rFonts w:hint="eastAsia"/>
          <w:sz w:val="24"/>
        </w:rPr>
        <w:t>重复</w:t>
      </w:r>
      <w:r>
        <w:rPr>
          <w:sz w:val="24"/>
        </w:rPr>
        <w:t>性规律变化</w:t>
      </w:r>
      <w:r>
        <w:rPr>
          <w:rFonts w:hint="eastAsia"/>
          <w:sz w:val="24"/>
        </w:rPr>
        <w:t>。不规则</w:t>
      </w:r>
      <w:r>
        <w:rPr>
          <w:sz w:val="24"/>
        </w:rPr>
        <w:t>变动是指没有规律可循的</w:t>
      </w:r>
      <w:r>
        <w:rPr>
          <w:rFonts w:hint="eastAsia"/>
          <w:sz w:val="24"/>
        </w:rPr>
        <w:t>变动</w:t>
      </w:r>
      <w:r>
        <w:rPr>
          <w:sz w:val="24"/>
        </w:rPr>
        <w:t>，包活严格的随机变化和</w:t>
      </w:r>
      <w:r>
        <w:rPr>
          <w:rFonts w:hint="eastAsia"/>
          <w:sz w:val="24"/>
        </w:rPr>
        <w:t>突发</w:t>
      </w:r>
      <w:r>
        <w:rPr>
          <w:sz w:val="24"/>
        </w:rPr>
        <w:t>的</w:t>
      </w:r>
      <w:r>
        <w:rPr>
          <w:rFonts w:hint="eastAsia"/>
          <w:sz w:val="24"/>
        </w:rPr>
        <w:t>不规则</w:t>
      </w:r>
      <w:r>
        <w:rPr>
          <w:sz w:val="24"/>
        </w:rPr>
        <w:t>变化。</w:t>
      </w:r>
    </w:p>
    <w:p w:rsidR="003839BB" w:rsidRDefault="003839BB" w:rsidP="00E04D44">
      <w:pPr>
        <w:spacing w:line="400" w:lineRule="exact"/>
        <w:ind w:firstLine="482"/>
        <w:rPr>
          <w:sz w:val="24"/>
        </w:rPr>
      </w:pPr>
      <w:r>
        <w:rPr>
          <w:rFonts w:hint="eastAsia"/>
          <w:sz w:val="24"/>
        </w:rPr>
        <w:t>时间序列</w:t>
      </w:r>
      <w:r>
        <w:rPr>
          <w:sz w:val="24"/>
        </w:rPr>
        <w:t>分析是指</w:t>
      </w:r>
      <w:r>
        <w:rPr>
          <w:rFonts w:hint="eastAsia"/>
          <w:sz w:val="24"/>
        </w:rPr>
        <w:t>对</w:t>
      </w:r>
      <w:r>
        <w:rPr>
          <w:sz w:val="24"/>
        </w:rPr>
        <w:t>某一时间序列进行分析，</w:t>
      </w:r>
      <w:r>
        <w:rPr>
          <w:rFonts w:hint="eastAsia"/>
          <w:sz w:val="24"/>
        </w:rPr>
        <w:t>寻找</w:t>
      </w:r>
      <w:r>
        <w:rPr>
          <w:sz w:val="24"/>
        </w:rPr>
        <w:t>出四种构成因素的存在形式，建立对应的数学模型</w:t>
      </w:r>
      <w:r>
        <w:rPr>
          <w:rFonts w:hint="eastAsia"/>
          <w:sz w:val="24"/>
        </w:rPr>
        <w:t>。</w:t>
      </w:r>
      <w:r>
        <w:rPr>
          <w:sz w:val="24"/>
        </w:rPr>
        <w:t>目的</w:t>
      </w:r>
      <w:r>
        <w:rPr>
          <w:rFonts w:hint="eastAsia"/>
          <w:sz w:val="24"/>
        </w:rPr>
        <w:t>在于探索统计数据相对于</w:t>
      </w:r>
      <w:r>
        <w:rPr>
          <w:sz w:val="24"/>
        </w:rPr>
        <w:t>时间</w:t>
      </w:r>
      <w:r>
        <w:rPr>
          <w:rFonts w:hint="eastAsia"/>
          <w:sz w:val="24"/>
        </w:rPr>
        <w:t>的</w:t>
      </w:r>
      <w:r>
        <w:rPr>
          <w:sz w:val="24"/>
        </w:rPr>
        <w:t>变化规律，</w:t>
      </w:r>
      <w:r>
        <w:rPr>
          <w:rFonts w:hint="eastAsia"/>
          <w:sz w:val="24"/>
        </w:rPr>
        <w:t>并对</w:t>
      </w:r>
      <w:r>
        <w:rPr>
          <w:sz w:val="24"/>
        </w:rPr>
        <w:t>将来的数据进行预测</w:t>
      </w:r>
      <w:r>
        <w:rPr>
          <w:rFonts w:hint="eastAsia"/>
          <w:sz w:val="24"/>
        </w:rPr>
        <w:t>。</w:t>
      </w:r>
    </w:p>
    <w:p w:rsidR="003839BB" w:rsidRDefault="003839BB" w:rsidP="00E04D44">
      <w:pPr>
        <w:spacing w:line="400" w:lineRule="exact"/>
        <w:ind w:firstLine="482"/>
        <w:rPr>
          <w:sz w:val="24"/>
        </w:rPr>
      </w:pPr>
      <w:r>
        <w:rPr>
          <w:rFonts w:hint="eastAsia"/>
          <w:sz w:val="24"/>
        </w:rPr>
        <w:t>研究</w:t>
      </w:r>
      <w:r>
        <w:rPr>
          <w:sz w:val="24"/>
        </w:rPr>
        <w:t>时间序列的规律，需要对时间序列进行分析，寻找出四种因素的存在状态与形式，</w:t>
      </w:r>
      <w:r>
        <w:rPr>
          <w:rFonts w:hint="eastAsia"/>
          <w:sz w:val="24"/>
        </w:rPr>
        <w:t>并</w:t>
      </w:r>
      <w:r>
        <w:rPr>
          <w:sz w:val="24"/>
        </w:rPr>
        <w:t>建立时间序列模型。时间</w:t>
      </w:r>
      <w:r>
        <w:rPr>
          <w:rFonts w:hint="eastAsia"/>
          <w:sz w:val="24"/>
        </w:rPr>
        <w:t>序列</w:t>
      </w:r>
      <w:r>
        <w:rPr>
          <w:sz w:val="24"/>
        </w:rPr>
        <w:t>模型一般包括</w:t>
      </w:r>
      <w:r>
        <w:rPr>
          <w:rFonts w:hint="eastAsia"/>
          <w:sz w:val="24"/>
        </w:rPr>
        <w:t>以下</w:t>
      </w:r>
      <w:r>
        <w:rPr>
          <w:sz w:val="24"/>
        </w:rPr>
        <w:t>四种类型：</w:t>
      </w:r>
    </w:p>
    <w:p w:rsidR="003839BB" w:rsidRDefault="003839BB" w:rsidP="00E04D44">
      <w:pPr>
        <w:spacing w:line="400" w:lineRule="exact"/>
        <w:ind w:firstLine="482"/>
        <w:rPr>
          <w:sz w:val="24"/>
        </w:rPr>
      </w:pPr>
      <w:r>
        <w:rPr>
          <w:rFonts w:hint="eastAsia"/>
          <w:sz w:val="24"/>
        </w:rPr>
        <w:t>（</w:t>
      </w:r>
      <w:r>
        <w:rPr>
          <w:rFonts w:hint="eastAsia"/>
          <w:sz w:val="24"/>
        </w:rPr>
        <w:t>1</w:t>
      </w:r>
      <w:r>
        <w:rPr>
          <w:rFonts w:hint="eastAsia"/>
          <w:sz w:val="24"/>
        </w:rPr>
        <w:t>）自回归（</w:t>
      </w:r>
      <w:r>
        <w:rPr>
          <w:rFonts w:hint="eastAsia"/>
          <w:sz w:val="24"/>
        </w:rPr>
        <w:t>AR</w:t>
      </w:r>
      <w:r>
        <w:rPr>
          <w:rFonts w:hint="eastAsia"/>
          <w:sz w:val="24"/>
        </w:rPr>
        <w:t>）模型</w:t>
      </w:r>
    </w:p>
    <w:p w:rsidR="003839BB" w:rsidRDefault="003839BB" w:rsidP="00E04D44">
      <w:pPr>
        <w:spacing w:line="400" w:lineRule="exact"/>
        <w:ind w:firstLine="482"/>
        <w:rPr>
          <w:sz w:val="24"/>
        </w:rPr>
      </w:pPr>
      <w:r w:rsidRPr="0014236B">
        <w:rPr>
          <w:sz w:val="24"/>
        </w:rPr>
        <w:t> </w:t>
      </w:r>
      <w:r w:rsidRPr="0014236B">
        <w:rPr>
          <w:sz w:val="24"/>
        </w:rPr>
        <w:t>如果一个线性随机过程</w:t>
      </w:r>
      <w:r>
        <w:rPr>
          <w:rFonts w:hint="eastAsia"/>
          <w:sz w:val="24"/>
        </w:rPr>
        <w:t>能用</w:t>
      </w:r>
      <w:r>
        <w:rPr>
          <w:sz w:val="24"/>
        </w:rPr>
        <w:t>公式</w:t>
      </w:r>
    </w:p>
    <w:p w:rsidR="003839B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t-2</m:t>
            </m:r>
          </m:sub>
        </m:sSub>
        <m:r>
          <w:rPr>
            <w:rFonts w:ascii="Cambria Math" w:hAnsi="Cambria Math"/>
            <w:sz w:val="24"/>
          </w:rPr>
          <m:t>+</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p</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ε</m:t>
            </m:r>
          </m:e>
          <m:sub>
            <m:r>
              <w:rPr>
                <w:rFonts w:ascii="Cambria Math" w:hAnsi="Cambria Math"/>
                <w:sz w:val="24"/>
              </w:rPr>
              <m:t>t</m:t>
            </m:r>
          </m:sub>
        </m:sSub>
      </m:oMath>
      <w:r w:rsidR="00786123" w:rsidRPr="008123C4">
        <w:rPr>
          <w:sz w:val="24"/>
        </w:rPr>
        <w:t xml:space="preserve">  </w:t>
      </w:r>
      <w:r w:rsidR="008123C4">
        <w:rPr>
          <w:sz w:val="24"/>
        </w:rPr>
        <w:t xml:space="preserve">  </w:t>
      </w:r>
      <w:r w:rsidR="00786123" w:rsidRPr="008123C4">
        <w:rPr>
          <w:sz w:val="24"/>
        </w:rPr>
        <w:t xml:space="preserve">         </w:t>
      </w:r>
      <w:r w:rsidR="008123C4">
        <w:rPr>
          <w:sz w:val="24"/>
        </w:rPr>
        <w:t>(</w:t>
      </w:r>
      <w:r w:rsidR="00786123" w:rsidRPr="008123C4">
        <w:rPr>
          <w:sz w:val="24"/>
        </w:rPr>
        <w:t>2-1</w:t>
      </w:r>
      <w:r w:rsidR="008123C4">
        <w:rPr>
          <w:sz w:val="24"/>
        </w:rPr>
        <w:t>)</w:t>
      </w:r>
    </w:p>
    <w:p w:rsidR="003839BB" w:rsidRDefault="003839BB" w:rsidP="00E04D44">
      <w:pPr>
        <w:spacing w:before="60" w:after="60"/>
        <w:rPr>
          <w:sz w:val="24"/>
        </w:rPr>
      </w:pPr>
      <w:r>
        <w:rPr>
          <w:rFonts w:hint="eastAsia"/>
          <w:sz w:val="24"/>
        </w:rPr>
        <w:lastRenderedPageBreak/>
        <w:t>表达</w:t>
      </w:r>
      <w:r>
        <w:rPr>
          <w:sz w:val="24"/>
        </w:rPr>
        <w:t>出来，</w:t>
      </w:r>
      <w:r w:rsidRPr="0014236B">
        <w:rPr>
          <w:sz w:val="24"/>
        </w:rPr>
        <w:t>其中</w:t>
      </w:r>
      <w:r w:rsidRPr="0014236B">
        <w:rPr>
          <w:sz w:val="24"/>
        </w:rPr>
        <w:t xml:space="preserve">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t</m:t>
            </m:r>
          </m:sub>
        </m:sSub>
      </m:oMath>
      <w:r w:rsidRPr="0014236B">
        <w:rPr>
          <w:sz w:val="24"/>
        </w:rPr>
        <w:t>是白噪声</w:t>
      </w:r>
      <w:r>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i</m:t>
            </m:r>
          </m:sub>
        </m:sSub>
        <m:r>
          <m:rPr>
            <m:sty m:val="p"/>
          </m:rPr>
          <w:rPr>
            <w:rFonts w:ascii="Cambria Math" w:hAnsi="Cambria Math"/>
            <w:sz w:val="24"/>
          </w:rPr>
          <m:t>(</m:t>
        </m:r>
        <m:r>
          <w:rPr>
            <w:rFonts w:ascii="Cambria Math" w:hAnsi="Cambria Math"/>
            <w:sz w:val="24"/>
          </w:rPr>
          <m:t>i</m:t>
        </m:r>
        <m:r>
          <m:rPr>
            <m:sty m:val="p"/>
          </m:rPr>
          <w:rPr>
            <w:rFonts w:ascii="Cambria Math" w:hAnsi="Cambria Math"/>
            <w:sz w:val="24"/>
          </w:rPr>
          <m:t xml:space="preserve">=1, …, </m:t>
        </m:r>
        <m:r>
          <w:rPr>
            <w:rFonts w:ascii="Cambria Math" w:hAnsi="Cambria Math"/>
            <w:sz w:val="24"/>
          </w:rPr>
          <m:t>p</m:t>
        </m:r>
        <m:r>
          <m:rPr>
            <m:sty m:val="p"/>
          </m:rPr>
          <w:rPr>
            <w:rFonts w:ascii="Cambria Math" w:hAnsi="Cambria Math" w:hint="eastAsia"/>
            <w:sz w:val="24"/>
          </w:rPr>
          <m:t>）</m:t>
        </m:r>
      </m:oMath>
      <w:r w:rsidRPr="0014236B">
        <w:rPr>
          <w:sz w:val="24"/>
        </w:rPr>
        <w:t>是回归参数，则这个线性</w:t>
      </w:r>
      <w:r>
        <w:rPr>
          <w:rFonts w:hint="eastAsia"/>
          <w:sz w:val="24"/>
        </w:rPr>
        <w:t>随机</w:t>
      </w:r>
      <w:r w:rsidRPr="0014236B">
        <w:rPr>
          <w:sz w:val="24"/>
        </w:rPr>
        <w:t>过程</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Pr>
          <w:rFonts w:hint="eastAsia"/>
          <w:sz w:val="24"/>
        </w:rPr>
        <w:t>可</w:t>
      </w:r>
      <w:r w:rsidRPr="0014236B">
        <w:rPr>
          <w:sz w:val="24"/>
        </w:rPr>
        <w:t>称为</w:t>
      </w:r>
      <m:oMath>
        <m:r>
          <w:rPr>
            <w:rFonts w:ascii="Cambria Math" w:hAnsi="Cambria Math"/>
            <w:sz w:val="24"/>
          </w:rPr>
          <m:t>p</m:t>
        </m:r>
      </m:oMath>
      <w:r w:rsidRPr="0014236B">
        <w:rPr>
          <w:sz w:val="24"/>
        </w:rPr>
        <w:t>阶自回归</w:t>
      </w:r>
      <w:r>
        <w:rPr>
          <w:rFonts w:hint="eastAsia"/>
          <w:sz w:val="24"/>
        </w:rPr>
        <w:t>模型</w:t>
      </w:r>
      <w:r w:rsidRPr="0014236B">
        <w:rPr>
          <w:sz w:val="24"/>
        </w:rPr>
        <w:t>，</w:t>
      </w:r>
      <w:r>
        <w:rPr>
          <w:rFonts w:hint="eastAsia"/>
          <w:sz w:val="24"/>
        </w:rPr>
        <w:t>表示</w:t>
      </w:r>
      <w:r>
        <w:rPr>
          <w:sz w:val="24"/>
        </w:rPr>
        <w:t>为</w:t>
      </w:r>
      <w:r w:rsidRPr="0014236B">
        <w:rPr>
          <w:sz w:val="24"/>
        </w:rPr>
        <w:t>AR(</w:t>
      </w:r>
      <w:r w:rsidRPr="0014236B">
        <w:rPr>
          <w:i/>
          <w:iCs/>
          <w:sz w:val="24"/>
        </w:rPr>
        <w:t>p</w:t>
      </w:r>
      <w:r w:rsidRPr="0014236B">
        <w:rPr>
          <w:sz w:val="24"/>
        </w:rPr>
        <w:t>)</w:t>
      </w:r>
      <w:r w:rsidRPr="0014236B">
        <w:rPr>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Pr>
          <w:rFonts w:hint="eastAsia"/>
          <w:sz w:val="24"/>
        </w:rPr>
        <w:t>的</w:t>
      </w:r>
      <w:r>
        <w:rPr>
          <w:sz w:val="24"/>
        </w:rPr>
        <w:t>值为</w:t>
      </w:r>
      <w:r>
        <w:rPr>
          <w:rFonts w:hint="eastAsia"/>
          <w:iCs/>
          <w:sz w:val="24"/>
        </w:rPr>
        <w:t>它</w:t>
      </w:r>
      <w:r w:rsidRPr="0014236B">
        <w:rPr>
          <w:sz w:val="24"/>
        </w:rPr>
        <w:t>的</w:t>
      </w:r>
      <m:oMath>
        <m:r>
          <w:rPr>
            <w:rFonts w:ascii="Cambria Math" w:hAnsi="Cambria Math"/>
            <w:sz w:val="24"/>
          </w:rPr>
          <m:t>p</m:t>
        </m:r>
      </m:oMath>
      <w:proofErr w:type="gramStart"/>
      <w:r>
        <w:rPr>
          <w:sz w:val="24"/>
        </w:rPr>
        <w:t>个</w:t>
      </w:r>
      <w:proofErr w:type="gramEnd"/>
      <w:r>
        <w:rPr>
          <w:sz w:val="24"/>
        </w:rPr>
        <w:t>滞后变量</w:t>
      </w:r>
      <w:r w:rsidRPr="0014236B">
        <w:rPr>
          <w:sz w:val="24"/>
        </w:rPr>
        <w:t>加权和</w:t>
      </w:r>
      <w:r>
        <w:rPr>
          <w:rFonts w:hint="eastAsia"/>
          <w:sz w:val="24"/>
        </w:rPr>
        <w:t>与</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t</m:t>
            </m:r>
          </m:sub>
        </m:sSub>
      </m:oMath>
      <w:r>
        <w:rPr>
          <w:rFonts w:hint="eastAsia"/>
          <w:sz w:val="24"/>
        </w:rPr>
        <w:t>的</w:t>
      </w:r>
      <w:proofErr w:type="gramStart"/>
      <w:r>
        <w:rPr>
          <w:sz w:val="24"/>
        </w:rPr>
        <w:t>和</w:t>
      </w:r>
      <w:proofErr w:type="gramEnd"/>
      <w:r>
        <w:rPr>
          <w:sz w:val="24"/>
        </w:rPr>
        <w:t>。</w:t>
      </w:r>
    </w:p>
    <w:p w:rsidR="003839BB" w:rsidRDefault="003839BB" w:rsidP="003839BB">
      <w:pPr>
        <w:spacing w:line="400" w:lineRule="exact"/>
        <w:ind w:firstLine="480"/>
        <w:rPr>
          <w:sz w:val="24"/>
        </w:rPr>
      </w:pPr>
      <w:r>
        <w:rPr>
          <w:rFonts w:hint="eastAsia"/>
          <w:sz w:val="24"/>
        </w:rPr>
        <w:t>若使用</w:t>
      </w:r>
      <w:r>
        <w:rPr>
          <w:sz w:val="24"/>
        </w:rPr>
        <w:t>滞后算子</w:t>
      </w:r>
      <w:r>
        <w:rPr>
          <w:rFonts w:hint="eastAsia"/>
          <w:sz w:val="24"/>
        </w:rPr>
        <w:t>表达</w:t>
      </w:r>
      <w:r>
        <w:rPr>
          <w:sz w:val="24"/>
        </w:rPr>
        <w:t>成</w:t>
      </w:r>
    </w:p>
    <w:p w:rsidR="003839BB" w:rsidRPr="008123C4" w:rsidRDefault="00AF2E22" w:rsidP="00DA573F">
      <w:pPr>
        <w:wordWrap w:val="0"/>
        <w:spacing w:before="120" w:after="120"/>
        <w:ind w:firstLine="482"/>
        <w:jc w:val="right"/>
        <w:rPr>
          <w:sz w:val="24"/>
        </w:rPr>
      </w:pPr>
      <m:oMath>
        <m:d>
          <m:dPr>
            <m:begChr m:val="（"/>
            <m:endChr m:val="）"/>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r>
              <w:rPr>
                <w:rFonts w:ascii="Cambria Math" w:hAnsi="Cambria Math"/>
                <w:sz w:val="24"/>
              </w:rPr>
              <m:t>L</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p>
              <m:sSupPr>
                <m:ctrlPr>
                  <w:rPr>
                    <w:rFonts w:ascii="Cambria Math" w:hAnsi="Cambria Math"/>
                    <w:sz w:val="24"/>
                  </w:rPr>
                </m:ctrlPr>
              </m:sSupPr>
              <m:e>
                <m:r>
                  <w:rPr>
                    <w:rFonts w:ascii="Cambria Math" w:hAnsi="Cambria Math"/>
                    <w:sz w:val="24"/>
                  </w:rPr>
                  <m:t>L</m:t>
                </m:r>
              </m:e>
              <m:sup>
                <m:r>
                  <m:rPr>
                    <m:sty m:val="p"/>
                  </m:rPr>
                  <w:rPr>
                    <w:rFonts w:ascii="Cambria Math" w:hAnsi="Cambria Math"/>
                    <w:sz w:val="24"/>
                  </w:rPr>
                  <m:t>2</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L</m:t>
                </m:r>
              </m:e>
              <m:sup>
                <m:r>
                  <w:rPr>
                    <w:rFonts w:ascii="Cambria Math" w:hAnsi="Cambria Math"/>
                    <w:sz w:val="24"/>
                  </w:rPr>
                  <m:t>p</m:t>
                </m:r>
              </m:sup>
            </m:sSup>
          </m:e>
        </m:d>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=Φ</m:t>
        </m:r>
        <m:d>
          <m:dPr>
            <m:ctrlPr>
              <w:rPr>
                <w:rFonts w:ascii="Cambria Math" w:hAnsi="Cambria Math"/>
                <w:sz w:val="24"/>
              </w:rPr>
            </m:ctrlPr>
          </m:dPr>
          <m:e>
            <m:r>
              <m:rPr>
                <m:sty m:val="p"/>
              </m:rPr>
              <w:rPr>
                <w:rFonts w:ascii="Cambria Math" w:hAnsi="Cambria Math"/>
                <w:sz w:val="24"/>
              </w:rPr>
              <m:t>L</m:t>
            </m:r>
          </m:e>
        </m:d>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786123" w:rsidRPr="008123C4">
        <w:rPr>
          <w:sz w:val="24"/>
        </w:rPr>
        <w:t xml:space="preserve">           </w:t>
      </w:r>
      <w:r w:rsidR="00F70C81" w:rsidRPr="008123C4">
        <w:rPr>
          <w:sz w:val="24"/>
        </w:rPr>
        <w:t>(</w:t>
      </w:r>
      <w:r w:rsidR="00786123" w:rsidRPr="008123C4">
        <w:rPr>
          <w:sz w:val="24"/>
        </w:rPr>
        <w:t>2-2</w:t>
      </w:r>
      <w:r w:rsidR="00F70C81" w:rsidRPr="008123C4">
        <w:rPr>
          <w:sz w:val="24"/>
        </w:rPr>
        <w:t>)</w:t>
      </w:r>
    </w:p>
    <w:p w:rsidR="003839BB" w:rsidRPr="0014236B" w:rsidRDefault="003839BB" w:rsidP="003839BB">
      <w:pPr>
        <w:spacing w:line="400" w:lineRule="exact"/>
        <w:ind w:firstLine="480"/>
        <w:rPr>
          <w:sz w:val="24"/>
        </w:rPr>
      </w:pPr>
      <w:r w:rsidRPr="0014236B">
        <w:rPr>
          <w:sz w:val="24"/>
        </w:rPr>
        <w:t>其中</w:t>
      </w:r>
      <m:oMath>
        <m:r>
          <m:rPr>
            <m:sty m:val="p"/>
          </m:rPr>
          <w:rPr>
            <w:rFonts w:ascii="Cambria Math" w:hAnsi="Cambria Math"/>
            <w:sz w:val="24"/>
          </w:rPr>
          <m:t>Φ</m:t>
        </m:r>
        <m:d>
          <m:dPr>
            <m:ctrlPr>
              <w:rPr>
                <w:rFonts w:ascii="Cambria Math" w:hAnsi="Cambria Math"/>
                <w:sz w:val="24"/>
              </w:rPr>
            </m:ctrlPr>
          </m:dPr>
          <m:e>
            <m:r>
              <m:rPr>
                <m:sty m:val="p"/>
              </m:rPr>
              <w:rPr>
                <w:rFonts w:ascii="Cambria Math" w:hAnsi="Cambria Math"/>
                <w:sz w:val="24"/>
              </w:rPr>
              <m:t>L</m:t>
            </m:r>
          </m:e>
        </m:d>
        <m:r>
          <w:rPr>
            <w:rFonts w:ascii="Cambria Math" w:hAnsi="Cambria Math"/>
            <w:sz w:val="24"/>
          </w:rPr>
          <m:t>=</m:t>
        </m:r>
        <m:r>
          <m:rPr>
            <m:sty m:val="p"/>
          </m:rPr>
          <w:rPr>
            <w:rFonts w:ascii="Cambria Math" w:hAnsi="Cambria Math"/>
            <w:sz w:val="24"/>
          </w:rPr>
          <m:t>1-</m:t>
        </m:r>
        <m:sSub>
          <m:sSubPr>
            <m:ctrlPr>
              <w:rPr>
                <w:rFonts w:ascii="Cambria Math" w:hAnsi="Cambria Math"/>
                <w:i/>
                <w:sz w:val="24"/>
              </w:rPr>
            </m:ctrlPr>
          </m:sSubPr>
          <m:e>
            <m:r>
              <w:rPr>
                <w:rFonts w:ascii="Cambria Math" w:hAnsi="Cambria Math"/>
                <w:sz w:val="24"/>
              </w:rPr>
              <m:t>∅</m:t>
            </m:r>
          </m:e>
          <m:sub>
            <m:r>
              <w:rPr>
                <w:rFonts w:ascii="Cambria Math" w:hAnsi="Cambria Math"/>
                <w:sz w:val="24"/>
              </w:rPr>
              <m:t>1</m:t>
            </m:r>
          </m:sub>
        </m:sSub>
        <m:r>
          <w:rPr>
            <w:rFonts w:ascii="Cambria Math" w:hAnsi="Cambria Math"/>
            <w:sz w:val="24"/>
          </w:rPr>
          <m:t>L</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sSup>
          <m:sSupPr>
            <m:ctrlPr>
              <w:rPr>
                <w:rFonts w:ascii="Cambria Math" w:hAnsi="Cambria Math"/>
                <w:i/>
                <w:sz w:val="24"/>
              </w:rPr>
            </m:ctrlPr>
          </m:sSupPr>
          <m:e>
            <m:r>
              <w:rPr>
                <w:rFonts w:ascii="Cambria Math" w:hAnsi="Cambria Math"/>
                <w:sz w:val="24"/>
              </w:rPr>
              <m:t>L</m:t>
            </m:r>
          </m:e>
          <m:sup>
            <m:r>
              <w:rPr>
                <w:rFonts w:ascii="Cambria Math" w:hAnsi="Cambria Math"/>
                <w:sz w:val="24"/>
              </w:rPr>
              <m:t>2</m:t>
            </m:r>
          </m:sup>
        </m:sSup>
        <m:r>
          <w:rPr>
            <w:rFonts w:ascii="Cambria Math" w:hAnsi="Cambria Math"/>
            <w:sz w:val="24"/>
          </w:rPr>
          <m:t>-</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L</m:t>
            </m:r>
          </m:e>
          <m:sup>
            <m:r>
              <w:rPr>
                <w:rFonts w:ascii="Cambria Math" w:hAnsi="Cambria Math"/>
                <w:sz w:val="24"/>
              </w:rPr>
              <m:t>p</m:t>
            </m:r>
          </m:sup>
        </m:sSup>
      </m:oMath>
      <w:r>
        <w:rPr>
          <w:rFonts w:hint="eastAsia"/>
          <w:sz w:val="24"/>
        </w:rPr>
        <w:t>可</w:t>
      </w:r>
      <w:r>
        <w:rPr>
          <w:sz w:val="24"/>
        </w:rPr>
        <w:t>称作</w:t>
      </w:r>
      <w:r w:rsidRPr="0014236B">
        <w:rPr>
          <w:rFonts w:hint="eastAsia"/>
          <w:sz w:val="24"/>
        </w:rPr>
        <w:t>自回归算子</w:t>
      </w:r>
      <w:r w:rsidRPr="0014236B">
        <w:rPr>
          <w:sz w:val="24"/>
        </w:rPr>
        <w:t>或</w:t>
      </w:r>
      <w:r w:rsidRPr="0014236B">
        <w:rPr>
          <w:rFonts w:hint="eastAsia"/>
          <w:sz w:val="24"/>
        </w:rPr>
        <w:t>特征多项式</w:t>
      </w:r>
      <w:r w:rsidRPr="0014236B">
        <w:rPr>
          <w:sz w:val="24"/>
        </w:rPr>
        <w:t>。</w:t>
      </w:r>
    </w:p>
    <w:p w:rsidR="00BB32A3" w:rsidRDefault="003839BB" w:rsidP="003839BB">
      <w:pPr>
        <w:spacing w:line="400" w:lineRule="exact"/>
        <w:ind w:firstLine="480"/>
        <w:rPr>
          <w:sz w:val="24"/>
        </w:rPr>
      </w:pPr>
      <w:r>
        <w:rPr>
          <w:rFonts w:hint="eastAsia"/>
          <w:sz w:val="24"/>
        </w:rPr>
        <w:t>平稳性问题是常与自回归模型联系到一起，对于</w:t>
      </w:r>
      <w:r w:rsidRPr="0014236B">
        <w:rPr>
          <w:sz w:val="24"/>
        </w:rPr>
        <w:t>AR(</w:t>
      </w:r>
      <w:r w:rsidRPr="0014236B">
        <w:rPr>
          <w:i/>
          <w:iCs/>
          <w:sz w:val="24"/>
        </w:rPr>
        <w:t>p</w:t>
      </w:r>
      <w:r w:rsidRPr="0014236B">
        <w:rPr>
          <w:sz w:val="24"/>
        </w:rPr>
        <w:t>)</w:t>
      </w:r>
      <w:r>
        <w:rPr>
          <w:rFonts w:hint="eastAsia"/>
          <w:sz w:val="24"/>
        </w:rPr>
        <w:t>，如果该自回归过程的特征方程</w:t>
      </w:r>
    </w:p>
    <w:p w:rsidR="00BB32A3" w:rsidRPr="008123C4" w:rsidRDefault="003839BB" w:rsidP="00DA573F">
      <w:pPr>
        <w:wordWrap w:val="0"/>
        <w:spacing w:before="120" w:after="120"/>
        <w:ind w:firstLine="482"/>
        <w:jc w:val="right"/>
        <w:rPr>
          <w:sz w:val="24"/>
        </w:rPr>
      </w:pPr>
      <m:oMath>
        <m:r>
          <m:rPr>
            <m:sty m:val="p"/>
          </m:rPr>
          <w:rPr>
            <w:rFonts w:ascii="Cambria Math" w:hAnsi="Cambria Math"/>
            <w:sz w:val="24"/>
          </w:rPr>
          <m:t>Φ</m:t>
        </m:r>
        <m:d>
          <m:dPr>
            <m:ctrlPr>
              <w:rPr>
                <w:rFonts w:ascii="Cambria Math" w:hAnsi="Cambria Math"/>
                <w:sz w:val="24"/>
              </w:rPr>
            </m:ctrlPr>
          </m:dPr>
          <m:e>
            <m:r>
              <w:rPr>
                <w:rFonts w:ascii="Cambria Math" w:hAnsi="Cambria Math"/>
                <w:sz w:val="24"/>
              </w:rPr>
              <m:t>z</m:t>
            </m:r>
          </m:e>
        </m:d>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2</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z</m:t>
            </m:r>
          </m:e>
          <m:sup>
            <m:r>
              <w:rPr>
                <w:rFonts w:ascii="Cambria Math" w:hAnsi="Cambria Math"/>
                <w:sz w:val="24"/>
              </w:rPr>
              <m:t>p</m:t>
            </m:r>
          </m:sup>
        </m:sSup>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G</m:t>
                </m:r>
              </m:e>
              <m:sub>
                <m:r>
                  <m:rPr>
                    <m:sty m:val="p"/>
                  </m:rPr>
                  <w:rPr>
                    <w:rFonts w:ascii="Cambria Math" w:hAnsi="Cambria Math"/>
                    <w:sz w:val="24"/>
                  </w:rPr>
                  <m:t>1</m:t>
                </m:r>
              </m:sub>
            </m:sSub>
            <m:r>
              <w:rPr>
                <w:rFonts w:ascii="Cambria Math" w:hAnsi="Cambria Math"/>
                <w:sz w:val="24"/>
              </w:rPr>
              <m:t>L</m:t>
            </m:r>
          </m:e>
        </m:d>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G</m:t>
                </m:r>
              </m:e>
              <m:sub>
                <m:r>
                  <m:rPr>
                    <m:sty m:val="p"/>
                  </m:rPr>
                  <w:rPr>
                    <w:rFonts w:ascii="Cambria Math" w:hAnsi="Cambria Math"/>
                    <w:sz w:val="24"/>
                  </w:rPr>
                  <m:t>2</m:t>
                </m:r>
              </m:sub>
            </m:sSub>
            <m:r>
              <w:rPr>
                <w:rFonts w:ascii="Cambria Math" w:hAnsi="Cambria Math"/>
                <w:sz w:val="24"/>
              </w:rPr>
              <m:t>L</m:t>
            </m:r>
          </m:e>
        </m:d>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G</m:t>
            </m:r>
          </m:e>
          <m:sub>
            <m:r>
              <w:rPr>
                <w:rFonts w:ascii="Cambria Math" w:hAnsi="Cambria Math"/>
                <w:sz w:val="24"/>
              </w:rPr>
              <m:t>p</m:t>
            </m:r>
          </m:sub>
        </m:sSub>
        <m:r>
          <w:rPr>
            <w:rFonts w:ascii="Cambria Math" w:hAnsi="Cambria Math"/>
            <w:sz w:val="24"/>
          </w:rPr>
          <m:t>L</m:t>
        </m:r>
        <m:r>
          <m:rPr>
            <m:sty m:val="p"/>
          </m:rPr>
          <w:rPr>
            <w:rFonts w:ascii="Cambria Math" w:hAnsi="Cambria Math"/>
            <w:sz w:val="24"/>
          </w:rPr>
          <m:t>)</m:t>
        </m:r>
      </m:oMath>
      <w:r w:rsidR="00BB32A3" w:rsidRPr="008123C4">
        <w:rPr>
          <w:sz w:val="24"/>
        </w:rPr>
        <w:t xml:space="preserve"> </w:t>
      </w:r>
      <w:r w:rsidR="00F70C81" w:rsidRPr="008123C4">
        <w:rPr>
          <w:sz w:val="24"/>
        </w:rPr>
        <w:t xml:space="preserve">  (</w:t>
      </w:r>
      <w:r w:rsidR="00BB32A3" w:rsidRPr="008123C4">
        <w:rPr>
          <w:sz w:val="24"/>
        </w:rPr>
        <w:t>2-3</w:t>
      </w:r>
      <w:r w:rsidR="00F70C81" w:rsidRPr="008123C4">
        <w:rPr>
          <w:sz w:val="24"/>
        </w:rPr>
        <w:t>)</w:t>
      </w:r>
    </w:p>
    <w:p w:rsidR="003839BB" w:rsidRPr="006E7325" w:rsidRDefault="00BB32A3" w:rsidP="003839BB">
      <w:pPr>
        <w:spacing w:line="400" w:lineRule="exact"/>
        <w:ind w:firstLine="480"/>
        <w:rPr>
          <w:sz w:val="24"/>
        </w:rPr>
      </w:pPr>
      <w:r>
        <w:rPr>
          <w:rFonts w:hint="eastAsia"/>
          <w:sz w:val="24"/>
        </w:rPr>
        <w:t>中</w:t>
      </w:r>
      <w:r w:rsidR="003839BB">
        <w:rPr>
          <w:rFonts w:hint="eastAsia"/>
          <w:sz w:val="24"/>
        </w:rPr>
        <w:t>的</w:t>
      </w:r>
      <w:proofErr w:type="gramStart"/>
      <w:r w:rsidR="003839BB">
        <w:rPr>
          <w:rFonts w:hint="eastAsia"/>
          <w:sz w:val="24"/>
        </w:rPr>
        <w:t>所有根</w:t>
      </w:r>
      <w:proofErr w:type="gramEnd"/>
      <w:r w:rsidR="003839BB">
        <w:rPr>
          <w:rFonts w:hint="eastAsia"/>
          <w:sz w:val="24"/>
        </w:rPr>
        <w:t>的都小于</w:t>
      </w:r>
      <w:r w:rsidR="003839BB">
        <w:rPr>
          <w:sz w:val="24"/>
        </w:rPr>
        <w:t>-1</w:t>
      </w:r>
      <w:r w:rsidR="003839BB">
        <w:rPr>
          <w:rFonts w:hint="eastAsia"/>
          <w:sz w:val="24"/>
        </w:rPr>
        <w:t>或者大于</w:t>
      </w:r>
      <w:r w:rsidR="003839BB">
        <w:rPr>
          <w:rFonts w:hint="eastAsia"/>
          <w:sz w:val="24"/>
        </w:rPr>
        <w:t>1</w:t>
      </w:r>
      <w:r w:rsidR="003839BB">
        <w:rPr>
          <w:rFonts w:hint="eastAsia"/>
          <w:sz w:val="24"/>
        </w:rPr>
        <w:t>，则自回归过程</w:t>
      </w:r>
      <w:r w:rsidR="003839BB" w:rsidRPr="0014236B">
        <w:rPr>
          <w:sz w:val="24"/>
        </w:rPr>
        <w:t>AR(</w:t>
      </w:r>
      <w:r w:rsidR="003839BB" w:rsidRPr="0014236B">
        <w:rPr>
          <w:i/>
          <w:iCs/>
          <w:sz w:val="24"/>
        </w:rPr>
        <w:t>p</w:t>
      </w:r>
      <w:r w:rsidR="003839BB" w:rsidRPr="0014236B">
        <w:rPr>
          <w:sz w:val="24"/>
        </w:rPr>
        <w:t>)</w:t>
      </w:r>
      <w:r w:rsidR="003839BB">
        <w:rPr>
          <w:rFonts w:hint="eastAsia"/>
          <w:sz w:val="24"/>
        </w:rPr>
        <w:t>是平稳的。其中</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G</m:t>
                </m:r>
              </m:e>
              <m:sub>
                <m:r>
                  <w:rPr>
                    <w:rFonts w:ascii="Cambria Math" w:hAnsi="Cambria Math"/>
                    <w:sz w:val="24"/>
                  </w:rPr>
                  <m:t>1</m:t>
                </m:r>
              </m:sub>
            </m:sSub>
          </m:e>
          <m:sup>
            <m:r>
              <w:rPr>
                <w:rFonts w:ascii="Cambria Math" w:hAnsi="Cambria Math"/>
                <w:sz w:val="24"/>
              </w:rPr>
              <m:t>-</m:t>
            </m:r>
            <m:r>
              <m:rPr>
                <m:sty m:val="p"/>
              </m:rPr>
              <w:rPr>
                <w:rFonts w:ascii="Cambria Math" w:hAnsi="Cambria Math"/>
                <w:sz w:val="24"/>
              </w:rPr>
              <m:t>1</m:t>
            </m:r>
          </m:sup>
        </m:sSup>
      </m:oMath>
      <w:r w:rsidR="003839BB">
        <w:rPr>
          <w:rFonts w:hint="eastAsia"/>
          <w:sz w:val="24"/>
        </w:rPr>
        <w:t>，</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G</m:t>
                </m:r>
              </m:e>
              <m:sub>
                <m:r>
                  <w:rPr>
                    <w:rFonts w:ascii="Cambria Math" w:hAnsi="Cambria Math"/>
                    <w:sz w:val="24"/>
                  </w:rPr>
                  <m:t>2</m:t>
                </m:r>
              </m:sub>
            </m:sSub>
          </m:e>
          <m:sup>
            <m:r>
              <w:rPr>
                <w:rFonts w:ascii="Cambria Math" w:hAnsi="Cambria Math"/>
                <w:sz w:val="24"/>
              </w:rPr>
              <m:t>-</m:t>
            </m:r>
            <m:r>
              <m:rPr>
                <m:sty m:val="p"/>
              </m:rPr>
              <w:rPr>
                <w:rFonts w:ascii="Cambria Math" w:hAnsi="Cambria Math"/>
                <w:sz w:val="24"/>
              </w:rPr>
              <m:t>1</m:t>
            </m:r>
          </m:sup>
        </m:sSup>
      </m:oMath>
      <w:r w:rsidR="003839BB">
        <w:rPr>
          <w:rFonts w:hint="eastAsia"/>
          <w:sz w:val="24"/>
        </w:rPr>
        <w:t>，…</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G</m:t>
                </m:r>
              </m:e>
              <m:sub>
                <m:r>
                  <w:rPr>
                    <w:rFonts w:ascii="Cambria Math" w:hAnsi="Cambria Math"/>
                    <w:sz w:val="24"/>
                  </w:rPr>
                  <m:t>p</m:t>
                </m:r>
              </m:sub>
            </m:sSub>
          </m:e>
          <m:sup>
            <m:r>
              <w:rPr>
                <w:rFonts w:ascii="Cambria Math" w:hAnsi="Cambria Math"/>
                <w:sz w:val="24"/>
              </w:rPr>
              <m:t>-</m:t>
            </m:r>
            <m:r>
              <m:rPr>
                <m:sty m:val="p"/>
              </m:rPr>
              <w:rPr>
                <w:rFonts w:ascii="Cambria Math" w:hAnsi="Cambria Math"/>
                <w:sz w:val="24"/>
              </w:rPr>
              <m:t>1</m:t>
            </m:r>
          </m:sup>
        </m:sSup>
      </m:oMath>
      <w:r w:rsidR="003839BB">
        <w:rPr>
          <w:rFonts w:hint="eastAsia"/>
          <w:sz w:val="24"/>
        </w:rPr>
        <w:t>是特征方程</w:t>
      </w:r>
      <m:oMath>
        <m:r>
          <m:rPr>
            <m:sty m:val="p"/>
          </m:rPr>
          <w:rPr>
            <w:rFonts w:ascii="Cambria Math" w:hAnsi="Cambria Math"/>
            <w:sz w:val="24"/>
          </w:rPr>
          <m:t>Φ</m:t>
        </m:r>
        <m:d>
          <m:dPr>
            <m:ctrlPr>
              <w:rPr>
                <w:rFonts w:ascii="Cambria Math" w:hAnsi="Cambria Math"/>
                <w:sz w:val="24"/>
              </w:rPr>
            </m:ctrlPr>
          </m:dPr>
          <m:e>
            <m:r>
              <m:rPr>
                <m:sty m:val="p"/>
              </m:rPr>
              <w:rPr>
                <w:rFonts w:ascii="Cambria Math" w:hAnsi="Cambria Math"/>
                <w:sz w:val="24"/>
              </w:rPr>
              <m:t>L</m:t>
            </m:r>
          </m:e>
        </m:d>
        <m:r>
          <w:rPr>
            <w:rFonts w:ascii="Cambria Math" w:hAnsi="Cambria Math"/>
            <w:sz w:val="24"/>
          </w:rPr>
          <m:t>=0</m:t>
        </m:r>
      </m:oMath>
      <w:r w:rsidR="003839BB">
        <w:rPr>
          <w:rFonts w:hint="eastAsia"/>
          <w:sz w:val="24"/>
        </w:rPr>
        <w:t>的根。</w:t>
      </w:r>
    </w:p>
    <w:p w:rsidR="00BB32A3" w:rsidRDefault="003839BB" w:rsidP="003839BB">
      <w:pPr>
        <w:spacing w:line="400" w:lineRule="exact"/>
        <w:ind w:firstLine="480"/>
        <w:rPr>
          <w:sz w:val="24"/>
        </w:rPr>
      </w:pPr>
      <w:r>
        <w:rPr>
          <w:rFonts w:hint="eastAsia"/>
          <w:sz w:val="24"/>
        </w:rPr>
        <w:t>自回归过程</w:t>
      </w:r>
      <w:r w:rsidRPr="0014236B">
        <w:rPr>
          <w:sz w:val="24"/>
        </w:rPr>
        <w:t>AR(</w:t>
      </w:r>
      <w:r w:rsidRPr="0014236B">
        <w:rPr>
          <w:i/>
          <w:iCs/>
          <w:sz w:val="24"/>
        </w:rPr>
        <w:t>p</w:t>
      </w:r>
      <w:r w:rsidRPr="0014236B">
        <w:rPr>
          <w:sz w:val="24"/>
        </w:rPr>
        <w:t>)</w:t>
      </w:r>
      <w:r>
        <w:rPr>
          <w:rFonts w:hint="eastAsia"/>
          <w:sz w:val="24"/>
        </w:rPr>
        <w:t>中最常用的</w:t>
      </w:r>
      <w:r>
        <w:rPr>
          <w:sz w:val="24"/>
        </w:rPr>
        <w:t>两个过程</w:t>
      </w:r>
      <w:r>
        <w:rPr>
          <w:rFonts w:hint="eastAsia"/>
          <w:sz w:val="24"/>
        </w:rPr>
        <w:t>是自回归过程</w:t>
      </w:r>
      <w:r w:rsidRPr="0014236B">
        <w:rPr>
          <w:sz w:val="24"/>
        </w:rPr>
        <w:t>AR(</w:t>
      </w:r>
      <w:r w:rsidRPr="008D1D4B">
        <w:rPr>
          <w:rFonts w:hint="eastAsia"/>
          <w:iCs/>
          <w:sz w:val="24"/>
        </w:rPr>
        <w:t>1</w:t>
      </w:r>
      <w:r w:rsidRPr="0014236B">
        <w:rPr>
          <w:sz w:val="24"/>
        </w:rPr>
        <w:t>)</w:t>
      </w:r>
      <w:r>
        <w:rPr>
          <w:rFonts w:hint="eastAsia"/>
          <w:sz w:val="24"/>
        </w:rPr>
        <w:t>和自回归过程</w:t>
      </w:r>
      <w:r w:rsidRPr="0014236B">
        <w:rPr>
          <w:sz w:val="24"/>
        </w:rPr>
        <w:t>AR(</w:t>
      </w:r>
      <w:r w:rsidRPr="008D1D4B">
        <w:rPr>
          <w:rFonts w:hint="eastAsia"/>
          <w:iCs/>
          <w:sz w:val="24"/>
        </w:rPr>
        <w:t>2</w:t>
      </w:r>
      <w:r w:rsidRPr="008D1D4B">
        <w:rPr>
          <w:sz w:val="24"/>
        </w:rPr>
        <w:t>)</w:t>
      </w:r>
      <w:r>
        <w:rPr>
          <w:rFonts w:hint="eastAsia"/>
          <w:sz w:val="24"/>
        </w:rPr>
        <w:t>。</w:t>
      </w:r>
      <w:r w:rsidRPr="0014236B">
        <w:rPr>
          <w:sz w:val="24"/>
        </w:rPr>
        <w:t>AR(</w:t>
      </w:r>
      <w:r w:rsidRPr="008D1D4B">
        <w:rPr>
          <w:rFonts w:hint="eastAsia"/>
          <w:iCs/>
          <w:sz w:val="24"/>
        </w:rPr>
        <w:t>1</w:t>
      </w:r>
      <w:r w:rsidRPr="0014236B">
        <w:rPr>
          <w:sz w:val="24"/>
        </w:rPr>
        <w:t>)</w:t>
      </w:r>
      <w:r w:rsidRPr="003428A7">
        <w:rPr>
          <w:rFonts w:hint="eastAsia"/>
          <w:sz w:val="24"/>
        </w:rPr>
        <w:t xml:space="preserve"> </w:t>
      </w:r>
      <w:r>
        <w:rPr>
          <w:rFonts w:hint="eastAsia"/>
          <w:sz w:val="24"/>
        </w:rPr>
        <w:t>自回归过程是</w:t>
      </w:r>
      <w:proofErr w:type="gramStart"/>
      <w:r w:rsidRPr="008D1D4B">
        <w:rPr>
          <w:rFonts w:hint="eastAsia"/>
          <w:sz w:val="24"/>
        </w:rPr>
        <w:t>一阶自回归</w:t>
      </w:r>
      <w:proofErr w:type="gramEnd"/>
      <w:r w:rsidRPr="008D1D4B">
        <w:rPr>
          <w:rFonts w:hint="eastAsia"/>
          <w:sz w:val="24"/>
        </w:rPr>
        <w:t>过程</w:t>
      </w:r>
      <w:r>
        <w:rPr>
          <w:rFonts w:hint="eastAsia"/>
          <w:sz w:val="24"/>
        </w:rPr>
        <w:t>，</w:t>
      </w:r>
      <w:r>
        <w:rPr>
          <w:sz w:val="24"/>
        </w:rPr>
        <w:t>即</w:t>
      </w:r>
    </w:p>
    <w:p w:rsidR="00BB32A3"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BB32A3" w:rsidRPr="008123C4">
        <w:rPr>
          <w:sz w:val="24"/>
        </w:rPr>
        <w:t xml:space="preserve">     </w:t>
      </w:r>
      <w:r w:rsidR="00F70C81" w:rsidRPr="008123C4">
        <w:rPr>
          <w:sz w:val="24"/>
        </w:rPr>
        <w:t xml:space="preserve">  </w:t>
      </w:r>
      <w:r w:rsidR="00BB32A3" w:rsidRPr="008123C4">
        <w:rPr>
          <w:sz w:val="24"/>
        </w:rPr>
        <w:t xml:space="preserve">                   </w:t>
      </w:r>
      <w:r w:rsidR="00F70C81" w:rsidRPr="008123C4">
        <w:rPr>
          <w:sz w:val="24"/>
        </w:rPr>
        <w:t>(</w:t>
      </w:r>
      <w:r w:rsidR="00BB32A3" w:rsidRPr="008123C4">
        <w:rPr>
          <w:sz w:val="24"/>
        </w:rPr>
        <w:t>2-4</w:t>
      </w:r>
      <w:r w:rsidR="00F70C81" w:rsidRPr="008123C4">
        <w:rPr>
          <w:sz w:val="24"/>
        </w:rPr>
        <w:t>)</w:t>
      </w:r>
    </w:p>
    <w:p w:rsidR="00F70C81" w:rsidRDefault="003839BB" w:rsidP="00F70C81">
      <w:pPr>
        <w:spacing w:line="400" w:lineRule="exact"/>
        <w:rPr>
          <w:sz w:val="24"/>
        </w:rPr>
      </w:pPr>
      <w:r w:rsidRPr="0014236B">
        <w:rPr>
          <w:sz w:val="24"/>
        </w:rPr>
        <w:t>AR(</w:t>
      </w:r>
      <w:r w:rsidRPr="008D1D4B">
        <w:rPr>
          <w:rFonts w:hint="eastAsia"/>
          <w:iCs/>
          <w:sz w:val="24"/>
        </w:rPr>
        <w:t>2</w:t>
      </w:r>
      <w:r w:rsidRPr="008D1D4B">
        <w:rPr>
          <w:sz w:val="24"/>
        </w:rPr>
        <w:t>)</w:t>
      </w:r>
      <w:r w:rsidRPr="008D1D4B">
        <w:rPr>
          <w:rFonts w:hint="eastAsia"/>
          <w:sz w:val="24"/>
        </w:rPr>
        <w:t xml:space="preserve"> </w:t>
      </w:r>
      <w:r>
        <w:rPr>
          <w:rFonts w:hint="eastAsia"/>
          <w:sz w:val="24"/>
        </w:rPr>
        <w:t>为</w:t>
      </w:r>
      <w:proofErr w:type="gramStart"/>
      <w:r>
        <w:rPr>
          <w:rFonts w:hint="eastAsia"/>
          <w:sz w:val="24"/>
        </w:rPr>
        <w:t>二</w:t>
      </w:r>
      <w:r w:rsidRPr="008D1D4B">
        <w:rPr>
          <w:rFonts w:hint="eastAsia"/>
          <w:sz w:val="24"/>
        </w:rPr>
        <w:t>阶自回归</w:t>
      </w:r>
      <w:proofErr w:type="gramEnd"/>
      <w:r w:rsidRPr="008D1D4B">
        <w:rPr>
          <w:rFonts w:hint="eastAsia"/>
          <w:sz w:val="24"/>
        </w:rPr>
        <w:t>过程</w:t>
      </w:r>
      <w:r>
        <w:rPr>
          <w:rFonts w:hint="eastAsia"/>
          <w:sz w:val="24"/>
        </w:rPr>
        <w:t>，</w:t>
      </w:r>
      <w:r>
        <w:rPr>
          <w:sz w:val="24"/>
        </w:rPr>
        <w:t>即</w:t>
      </w:r>
    </w:p>
    <w:p w:rsidR="003839B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F70C81" w:rsidRPr="008123C4">
        <w:rPr>
          <w:sz w:val="24"/>
        </w:rPr>
        <w:t xml:space="preserve">                     (2-5)</w:t>
      </w:r>
    </w:p>
    <w:p w:rsidR="003839BB" w:rsidRPr="00C4469C" w:rsidRDefault="003839BB" w:rsidP="003839BB">
      <w:pPr>
        <w:spacing w:line="400" w:lineRule="exact"/>
        <w:ind w:firstLine="480"/>
        <w:rPr>
          <w:sz w:val="24"/>
        </w:rPr>
      </w:pPr>
      <w:r>
        <w:rPr>
          <w:rFonts w:hint="eastAsia"/>
          <w:sz w:val="24"/>
        </w:rPr>
        <w:t>（</w:t>
      </w:r>
      <w:r>
        <w:rPr>
          <w:rFonts w:hint="eastAsia"/>
          <w:sz w:val="24"/>
        </w:rPr>
        <w:t>2</w:t>
      </w:r>
      <w:r>
        <w:rPr>
          <w:rFonts w:hint="eastAsia"/>
          <w:sz w:val="24"/>
        </w:rPr>
        <w:t>）移动平均（</w:t>
      </w:r>
      <w:r>
        <w:rPr>
          <w:rFonts w:hint="eastAsia"/>
          <w:sz w:val="24"/>
        </w:rPr>
        <w:t>MA</w:t>
      </w:r>
      <w:r>
        <w:rPr>
          <w:rFonts w:hint="eastAsia"/>
          <w:sz w:val="24"/>
        </w:rPr>
        <w:t>）模型</w:t>
      </w:r>
    </w:p>
    <w:p w:rsidR="003839BB" w:rsidRDefault="003839BB" w:rsidP="003839BB">
      <w:pPr>
        <w:spacing w:line="400" w:lineRule="exact"/>
        <w:ind w:firstLine="480"/>
        <w:rPr>
          <w:sz w:val="24"/>
        </w:rPr>
      </w:pPr>
      <w:r>
        <w:rPr>
          <w:rFonts w:hint="eastAsia"/>
          <w:sz w:val="24"/>
        </w:rPr>
        <w:t>如果我们将时间序列看作</w:t>
      </w:r>
      <w:r w:rsidRPr="00EC49B0">
        <w:rPr>
          <w:rFonts w:hint="eastAsia"/>
          <w:sz w:val="24"/>
        </w:rPr>
        <w:t>白噪声的线性组合</w:t>
      </w:r>
      <w:r>
        <w:rPr>
          <w:rFonts w:hint="eastAsia"/>
          <w:sz w:val="24"/>
        </w:rPr>
        <w:t>，那么即产生出</w:t>
      </w:r>
      <w:r w:rsidRPr="00EC49B0">
        <w:rPr>
          <w:rFonts w:hint="eastAsia"/>
          <w:sz w:val="24"/>
        </w:rPr>
        <w:t>移动平均模型</w:t>
      </w:r>
      <w:r>
        <w:rPr>
          <w:rFonts w:hint="eastAsia"/>
          <w:sz w:val="24"/>
        </w:rPr>
        <w:t>。通常表达</w:t>
      </w:r>
      <w:r>
        <w:rPr>
          <w:sz w:val="24"/>
        </w:rPr>
        <w:t>成</w:t>
      </w:r>
    </w:p>
    <w:p w:rsidR="003839B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q</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m:t>
            </m:r>
            <m:r>
              <w:rPr>
                <w:rFonts w:ascii="Cambria Math" w:hAnsi="Cambria Math"/>
                <w:sz w:val="24"/>
              </w:rPr>
              <m:t>q</m:t>
            </m:r>
          </m:sub>
        </m:sSub>
      </m:oMath>
      <w:r w:rsidR="00F70C81" w:rsidRPr="008123C4">
        <w:rPr>
          <w:sz w:val="24"/>
        </w:rPr>
        <w:t xml:space="preserve">              (2-6)</w:t>
      </w:r>
    </w:p>
    <w:p w:rsidR="003839BB" w:rsidRDefault="003839BB" w:rsidP="003839BB">
      <w:pPr>
        <w:spacing w:line="400" w:lineRule="exact"/>
        <w:ind w:firstLine="480"/>
        <w:rPr>
          <w:sz w:val="24"/>
        </w:rPr>
      </w:pPr>
      <w:r w:rsidRPr="00EC49B0">
        <w:rPr>
          <w:rFonts w:hint="eastAsia"/>
          <w:sz w:val="24"/>
        </w:rPr>
        <w:t>式中</w:t>
      </w:r>
      <m:oMath>
        <m:sSub>
          <m:sSubPr>
            <m:ctrlPr>
              <w:rPr>
                <w:rFonts w:ascii="Cambria Math" w:hAnsi="Cambria Math"/>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t</m:t>
            </m:r>
          </m:sub>
        </m:sSub>
      </m:oMath>
      <w:r>
        <w:rPr>
          <w:rFonts w:hint="eastAsia"/>
          <w:sz w:val="24"/>
        </w:rPr>
        <w:t>为</w:t>
      </w:r>
      <w:r w:rsidRPr="00EC49B0">
        <w:rPr>
          <w:rFonts w:hint="eastAsia"/>
          <w:sz w:val="24"/>
        </w:rPr>
        <w:t>在</w:t>
      </w:r>
      <m:oMath>
        <m:r>
          <w:rPr>
            <w:rFonts w:ascii="Cambria Math" w:hAnsi="Cambria Math"/>
            <w:sz w:val="24"/>
          </w:rPr>
          <m:t>t</m:t>
        </m:r>
      </m:oMath>
      <w:r w:rsidRPr="00EC49B0">
        <w:rPr>
          <w:rFonts w:hint="eastAsia"/>
          <w:sz w:val="24"/>
        </w:rPr>
        <w:t>期时间序列观测值</w:t>
      </w:r>
      <w:r>
        <w:rPr>
          <w:rFonts w:hint="eastAsia"/>
          <w:sz w:val="24"/>
        </w:rPr>
        <w:t>，</w:t>
      </w:r>
      <m:oMath>
        <m:r>
          <w:rPr>
            <w:rFonts w:ascii="Cambria Math" w:hAnsi="Cambria Math"/>
            <w:sz w:val="24"/>
          </w:rPr>
          <m:t>μ</m:t>
        </m:r>
      </m:oMath>
      <w:r>
        <w:rPr>
          <w:rFonts w:hint="eastAsia"/>
          <w:sz w:val="24"/>
        </w:rPr>
        <w:t>是不变</w:t>
      </w:r>
      <w:r>
        <w:rPr>
          <w:sz w:val="24"/>
        </w:rPr>
        <w:t>常量</w:t>
      </w:r>
      <w:r>
        <w:rPr>
          <w:rFonts w:hint="eastAsia"/>
          <w:sz w:val="24"/>
        </w:rPr>
        <w:t>，</w:t>
      </w:r>
      <m:oMath>
        <m:r>
          <w:rPr>
            <w:rFonts w:ascii="Cambria Math" w:hAnsi="Cambria Math"/>
            <w:sz w:val="24"/>
          </w:rPr>
          <m:t>q</m:t>
        </m:r>
      </m:oMath>
      <w:r>
        <w:rPr>
          <w:rFonts w:hint="eastAsia"/>
          <w:sz w:val="24"/>
        </w:rPr>
        <w:t>是滑动平均模型</w:t>
      </w:r>
      <w:r w:rsidRPr="00EC49B0">
        <w:rPr>
          <w:rFonts w:hint="eastAsia"/>
          <w:sz w:val="24"/>
        </w:rPr>
        <w:t>阶数</w:t>
      </w:r>
      <w:r>
        <w:rPr>
          <w:rFonts w:hint="eastAsia"/>
          <w:sz w:val="24"/>
        </w:rPr>
        <w:t>，一般</w:t>
      </w:r>
      <w:r>
        <w:rPr>
          <w:sz w:val="24"/>
        </w:rPr>
        <w:t>应用情况下</w:t>
      </w:r>
      <m:oMath>
        <m:r>
          <w:rPr>
            <w:rFonts w:ascii="Cambria Math" w:hAnsi="Cambria Math"/>
            <w:sz w:val="24"/>
          </w:rPr>
          <m:t>q</m:t>
        </m:r>
      </m:oMath>
      <w:r>
        <w:rPr>
          <w:rFonts w:hint="eastAsia"/>
          <w:sz w:val="24"/>
        </w:rPr>
        <w:t>的范围</w:t>
      </w:r>
      <w:r w:rsidRPr="00EC49B0">
        <w:rPr>
          <w:rFonts w:hint="eastAsia"/>
          <w:sz w:val="24"/>
        </w:rPr>
        <w:t>在</w:t>
      </w:r>
      <w:r w:rsidRPr="00EC49B0">
        <w:rPr>
          <w:rFonts w:hint="eastAsia"/>
          <w:sz w:val="24"/>
        </w:rPr>
        <w:t>l~2</w:t>
      </w:r>
      <w:r>
        <w:rPr>
          <w:rFonts w:hint="eastAsia"/>
          <w:sz w:val="24"/>
        </w:rPr>
        <w:t>之</w:t>
      </w:r>
      <w:r w:rsidRPr="00EC49B0">
        <w:rPr>
          <w:rFonts w:hint="eastAsia"/>
          <w:sz w:val="24"/>
        </w:rPr>
        <w:t>间</w:t>
      </w:r>
      <w:r>
        <w:rPr>
          <w:rFonts w:hint="eastAsia"/>
          <w:sz w:val="24"/>
        </w:rPr>
        <w:t>；表达式</w:t>
      </w:r>
      <w:r>
        <w:rPr>
          <w:sz w:val="24"/>
        </w:rPr>
        <w:t>中表示过去</w:t>
      </w:r>
      <m:oMath>
        <m:r>
          <m:rPr>
            <m:sty m:val="p"/>
          </m:rPr>
          <w:rPr>
            <w:rFonts w:ascii="Cambria Math" w:hAnsi="Cambria Math" w:hint="eastAsia"/>
            <w:sz w:val="24"/>
          </w:rPr>
          <m:t>的</m:t>
        </m:r>
        <m:r>
          <w:rPr>
            <w:rFonts w:ascii="Cambria Math" w:hAnsi="Cambria Math"/>
            <w:sz w:val="24"/>
          </w:rPr>
          <m:t>q</m:t>
        </m:r>
      </m:oMath>
      <w:proofErr w:type="gramStart"/>
      <w:r w:rsidRPr="00EC49B0">
        <w:rPr>
          <w:rFonts w:hint="eastAsia"/>
          <w:sz w:val="24"/>
        </w:rPr>
        <w:t>个</w:t>
      </w:r>
      <w:proofErr w:type="gramEnd"/>
      <w:r w:rsidRPr="00EC49B0">
        <w:rPr>
          <w:rFonts w:hint="eastAsia"/>
          <w:sz w:val="24"/>
        </w:rPr>
        <w:t>周期</w:t>
      </w:r>
      <w:r>
        <w:rPr>
          <w:rFonts w:hint="eastAsia"/>
          <w:sz w:val="24"/>
        </w:rPr>
        <w:t>的</w:t>
      </w:r>
      <w:r w:rsidRPr="00EC49B0">
        <w:rPr>
          <w:rFonts w:hint="eastAsia"/>
          <w:sz w:val="24"/>
        </w:rPr>
        <w:t>随机扰动</w:t>
      </w:r>
      <w:proofErr w:type="gramStart"/>
      <w:r w:rsidRPr="00EC49B0">
        <w:rPr>
          <w:rFonts w:hint="eastAsia"/>
          <w:sz w:val="24"/>
        </w:rPr>
        <w:t>项</w:t>
      </w:r>
      <w:r>
        <w:rPr>
          <w:rFonts w:hint="eastAsia"/>
          <w:sz w:val="24"/>
        </w:rPr>
        <w:t>值通过</w:t>
      </w:r>
      <w:proofErr w:type="gramEnd"/>
      <w:r>
        <w:rPr>
          <w:sz w:val="24"/>
        </w:rPr>
        <w:t>的</w:t>
      </w:r>
      <w:r>
        <w:rPr>
          <w:rFonts w:hint="eastAsia"/>
          <w:sz w:val="24"/>
        </w:rPr>
        <w:t>加权</w:t>
      </w:r>
      <w:r>
        <w:rPr>
          <w:sz w:val="24"/>
        </w:rPr>
        <w:t>平均</w:t>
      </w:r>
      <w:r>
        <w:rPr>
          <w:rFonts w:hint="eastAsia"/>
          <w:sz w:val="24"/>
        </w:rPr>
        <w:t>计算就是其</w:t>
      </w:r>
      <w:r>
        <w:rPr>
          <w:sz w:val="24"/>
        </w:rPr>
        <w:t>时间序列</w:t>
      </w:r>
      <w:r>
        <w:rPr>
          <w:rFonts w:hint="eastAsia"/>
          <w:sz w:val="24"/>
        </w:rPr>
        <w:t>，所以</w:t>
      </w:r>
      <w:r w:rsidRPr="007314DD">
        <w:rPr>
          <w:rFonts w:hint="eastAsia"/>
          <w:sz w:val="24"/>
        </w:rPr>
        <w:t>称作</w:t>
      </w:r>
      <w:r w:rsidRPr="00EC49B0">
        <w:rPr>
          <w:rFonts w:hint="eastAsia"/>
          <w:sz w:val="24"/>
        </w:rPr>
        <w:t>移动平均</w:t>
      </w:r>
      <w:r>
        <w:rPr>
          <w:rFonts w:hint="eastAsia"/>
          <w:sz w:val="24"/>
        </w:rPr>
        <w:t>（</w:t>
      </w:r>
      <w:r>
        <w:rPr>
          <w:rFonts w:hint="eastAsia"/>
          <w:sz w:val="24"/>
        </w:rPr>
        <w:t>MA</w:t>
      </w:r>
      <w:r>
        <w:rPr>
          <w:rFonts w:hint="eastAsia"/>
          <w:sz w:val="24"/>
        </w:rPr>
        <w:t>）</w:t>
      </w:r>
      <w:r w:rsidRPr="00EC49B0">
        <w:rPr>
          <w:rFonts w:hint="eastAsia"/>
          <w:sz w:val="24"/>
        </w:rPr>
        <w:t>模型</w:t>
      </w:r>
      <w:r>
        <w:rPr>
          <w:rFonts w:hint="eastAsia"/>
          <w:sz w:val="24"/>
        </w:rPr>
        <w:t>。</w:t>
      </w:r>
    </w:p>
    <w:p w:rsidR="003839BB" w:rsidRPr="00C4469C" w:rsidRDefault="003839BB" w:rsidP="003839BB">
      <w:pPr>
        <w:spacing w:line="400" w:lineRule="exact"/>
        <w:ind w:firstLine="480"/>
        <w:rPr>
          <w:sz w:val="24"/>
        </w:rPr>
      </w:pPr>
      <w:r>
        <w:rPr>
          <w:rFonts w:hint="eastAsia"/>
          <w:sz w:val="24"/>
        </w:rPr>
        <w:t>（</w:t>
      </w:r>
      <w:r>
        <w:rPr>
          <w:rFonts w:hint="eastAsia"/>
          <w:sz w:val="24"/>
        </w:rPr>
        <w:t>3</w:t>
      </w:r>
      <w:r>
        <w:rPr>
          <w:rFonts w:hint="eastAsia"/>
          <w:sz w:val="24"/>
        </w:rPr>
        <w:t>）自回归移动平均（</w:t>
      </w:r>
      <w:r>
        <w:rPr>
          <w:rFonts w:hint="eastAsia"/>
          <w:sz w:val="24"/>
        </w:rPr>
        <w:t>ARMA</w:t>
      </w:r>
      <w:r>
        <w:rPr>
          <w:rFonts w:hint="eastAsia"/>
          <w:sz w:val="24"/>
        </w:rPr>
        <w:t>）模型</w:t>
      </w:r>
    </w:p>
    <w:p w:rsidR="003839BB" w:rsidRDefault="003839BB" w:rsidP="003839BB">
      <w:pPr>
        <w:spacing w:line="400" w:lineRule="exact"/>
        <w:ind w:firstLine="480"/>
        <w:rPr>
          <w:sz w:val="24"/>
        </w:rPr>
      </w:pPr>
      <w:r>
        <w:rPr>
          <w:rFonts w:hint="eastAsia"/>
          <w:sz w:val="24"/>
        </w:rPr>
        <w:t>当</w:t>
      </w:r>
      <w:r w:rsidRPr="00AC0235">
        <w:rPr>
          <w:rFonts w:hint="eastAsia"/>
          <w:sz w:val="24"/>
        </w:rPr>
        <w:t>建立一个实际时间序列</w:t>
      </w:r>
      <w:r>
        <w:rPr>
          <w:rFonts w:hint="eastAsia"/>
          <w:sz w:val="24"/>
        </w:rPr>
        <w:t>的</w:t>
      </w:r>
      <w:r w:rsidRPr="00AC0235">
        <w:rPr>
          <w:rFonts w:hint="eastAsia"/>
          <w:sz w:val="24"/>
        </w:rPr>
        <w:t>模型时</w:t>
      </w:r>
      <w:r>
        <w:rPr>
          <w:rFonts w:hint="eastAsia"/>
          <w:sz w:val="24"/>
        </w:rPr>
        <w:t>，经常</w:t>
      </w:r>
      <w:r w:rsidRPr="00AC0235">
        <w:rPr>
          <w:rFonts w:hint="eastAsia"/>
          <w:sz w:val="24"/>
        </w:rPr>
        <w:t>可能产生一个</w:t>
      </w:r>
      <w:r>
        <w:rPr>
          <w:rFonts w:hint="eastAsia"/>
          <w:sz w:val="24"/>
        </w:rPr>
        <w:t>模型</w:t>
      </w:r>
      <w:r>
        <w:rPr>
          <w:sz w:val="24"/>
        </w:rPr>
        <w:t>，</w:t>
      </w:r>
      <w:r>
        <w:rPr>
          <w:rFonts w:hint="eastAsia"/>
          <w:sz w:val="24"/>
        </w:rPr>
        <w:t>同时</w:t>
      </w:r>
      <w:r>
        <w:rPr>
          <w:sz w:val="24"/>
        </w:rPr>
        <w:t>包含自回归和移动平均参数。</w:t>
      </w:r>
      <w:r>
        <w:rPr>
          <w:rFonts w:hint="eastAsia"/>
          <w:sz w:val="24"/>
        </w:rPr>
        <w:t>这时该模型</w:t>
      </w:r>
      <w:r>
        <w:rPr>
          <w:sz w:val="24"/>
        </w:rPr>
        <w:t>为</w:t>
      </w:r>
      <w:r w:rsidRPr="00EC49B0">
        <w:rPr>
          <w:rFonts w:hint="eastAsia"/>
          <w:sz w:val="24"/>
        </w:rPr>
        <w:t>(</w:t>
      </w:r>
      <m:oMath>
        <m:r>
          <w:rPr>
            <w:rFonts w:ascii="Cambria Math" w:hAnsi="Cambria Math"/>
            <w:sz w:val="24"/>
          </w:rPr>
          <m:t>p</m:t>
        </m:r>
        <m:r>
          <m:rPr>
            <m:sty m:val="p"/>
          </m:rPr>
          <w:rPr>
            <w:rFonts w:ascii="Cambria Math" w:hAnsi="Cambria Math"/>
            <w:sz w:val="24"/>
          </w:rPr>
          <m:t>,</m:t>
        </m:r>
        <m:r>
          <w:rPr>
            <w:rFonts w:ascii="Cambria Math" w:hAnsi="Cambria Math"/>
            <w:sz w:val="24"/>
          </w:rPr>
          <m:t>q</m:t>
        </m:r>
      </m:oMath>
      <w:r w:rsidRPr="00EC49B0">
        <w:rPr>
          <w:rFonts w:hint="eastAsia"/>
          <w:sz w:val="24"/>
        </w:rPr>
        <w:t>)</w:t>
      </w:r>
      <w:proofErr w:type="gramStart"/>
      <w:r w:rsidRPr="00AC0235">
        <w:rPr>
          <w:rFonts w:hint="eastAsia"/>
          <w:sz w:val="24"/>
        </w:rPr>
        <w:t>阶自回归</w:t>
      </w:r>
      <w:proofErr w:type="gramEnd"/>
      <w:r w:rsidRPr="00AC0235">
        <w:rPr>
          <w:rFonts w:hint="eastAsia"/>
          <w:sz w:val="24"/>
        </w:rPr>
        <w:t>移动平均模型</w:t>
      </w:r>
      <w:r>
        <w:rPr>
          <w:rFonts w:hint="eastAsia"/>
          <w:sz w:val="24"/>
        </w:rPr>
        <w:t>。该</w:t>
      </w:r>
      <w:r>
        <w:rPr>
          <w:sz w:val="24"/>
        </w:rPr>
        <w:t>自动回归移动平均</w:t>
      </w:r>
      <w:r>
        <w:rPr>
          <w:rFonts w:hint="eastAsia"/>
          <w:sz w:val="24"/>
        </w:rPr>
        <w:t>模型</w:t>
      </w:r>
      <w:r>
        <w:rPr>
          <w:sz w:val="24"/>
        </w:rPr>
        <w:t>通常</w:t>
      </w:r>
      <w:r>
        <w:rPr>
          <w:rFonts w:hint="eastAsia"/>
          <w:sz w:val="24"/>
        </w:rPr>
        <w:t>表示</w:t>
      </w:r>
      <w:r>
        <w:rPr>
          <w:sz w:val="24"/>
        </w:rPr>
        <w:t>为</w:t>
      </w:r>
      <w:r>
        <w:rPr>
          <w:rFonts w:hint="eastAsia"/>
          <w:sz w:val="24"/>
        </w:rPr>
        <w:t>：</w:t>
      </w:r>
    </w:p>
    <w:p w:rsidR="003839BB" w:rsidRPr="00DA573F" w:rsidRDefault="00AF2E22" w:rsidP="008123C4">
      <w:pPr>
        <w:wordWrap w:val="0"/>
        <w:spacing w:before="120" w:after="120"/>
        <w:jc w:val="right"/>
        <w:rPr>
          <w:rFonts w:ascii="Cambria Math" w:hAnsi="Cambria Math"/>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p</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m:t>
            </m:r>
            <m:r>
              <w:rPr>
                <w:rFonts w:ascii="Cambria Math" w:hAnsi="Cambria Math"/>
                <w:sz w:val="24"/>
              </w:rPr>
              <m:t>p</m:t>
            </m:r>
          </m:sub>
        </m:sSub>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q</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m:t>
            </m:r>
            <m:r>
              <w:rPr>
                <w:rFonts w:ascii="Cambria Math" w:hAnsi="Cambria Math"/>
                <w:sz w:val="24"/>
              </w:rPr>
              <m:t>q</m:t>
            </m:r>
          </m:sub>
        </m:sSub>
      </m:oMath>
      <w:r w:rsidR="008123C4">
        <w:rPr>
          <w:sz w:val="24"/>
        </w:rPr>
        <w:t xml:space="preserve"> </w:t>
      </w:r>
      <w:r w:rsidR="00F70C81" w:rsidRPr="008123C4">
        <w:rPr>
          <w:sz w:val="24"/>
        </w:rPr>
        <w:t>(2-</w:t>
      </w:r>
      <w:r w:rsidR="00F70C81" w:rsidRPr="00DA573F">
        <w:rPr>
          <w:rFonts w:ascii="Cambria Math" w:hAnsi="Cambria Math" w:hint="eastAsia"/>
          <w:sz w:val="24"/>
        </w:rPr>
        <w:t>7)</w:t>
      </w:r>
    </w:p>
    <w:p w:rsidR="003839BB" w:rsidRPr="00AB4E02" w:rsidRDefault="00AF2E22" w:rsidP="003839BB">
      <w:pPr>
        <w:spacing w:line="400" w:lineRule="exact"/>
        <w:ind w:firstLine="420"/>
        <w:rPr>
          <w:sz w:val="24"/>
        </w:rPr>
      </w:pPr>
      <m:oMath>
        <m:sSub>
          <m:sSubPr>
            <m:ctrlPr>
              <w:rPr>
                <w:rFonts w:ascii="Cambria Math" w:hAnsi="Cambria Math"/>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t</m:t>
            </m:r>
          </m:sub>
        </m:sSub>
      </m:oMath>
      <w:r w:rsidR="003839BB">
        <w:rPr>
          <w:rFonts w:hint="eastAsia"/>
          <w:sz w:val="24"/>
        </w:rPr>
        <w:t>为</w:t>
      </w:r>
      <m:oMath>
        <m:r>
          <w:rPr>
            <w:rFonts w:ascii="Cambria Math" w:hAnsi="Cambria Math"/>
            <w:sz w:val="24"/>
          </w:rPr>
          <m:t>t</m:t>
        </m:r>
      </m:oMath>
      <w:r w:rsidR="003839BB">
        <w:rPr>
          <w:rFonts w:hint="eastAsia"/>
          <w:sz w:val="24"/>
        </w:rPr>
        <w:t>时刻</w:t>
      </w:r>
      <w:r w:rsidR="003839BB">
        <w:rPr>
          <w:sz w:val="24"/>
        </w:rPr>
        <w:t>时间序列的相应，</w:t>
      </w:r>
      <w:r w:rsidR="003839BB">
        <w:rPr>
          <w:rFonts w:hint="eastAsia"/>
          <w:sz w:val="24"/>
        </w:rPr>
        <w:t>从中</w:t>
      </w:r>
      <w:r w:rsidR="003839BB">
        <w:rPr>
          <w:sz w:val="24"/>
        </w:rPr>
        <w:t>可以看出</w:t>
      </w:r>
      <m:oMath>
        <m:sSub>
          <m:sSubPr>
            <m:ctrlPr>
              <w:rPr>
                <w:rFonts w:ascii="Cambria Math" w:hAnsi="Cambria Math"/>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t</m:t>
            </m:r>
          </m:sub>
        </m:sSub>
      </m:oMath>
      <w:r w:rsidR="003839BB">
        <w:rPr>
          <w:rFonts w:hint="eastAsia"/>
          <w:sz w:val="24"/>
        </w:rPr>
        <w:t>既受到</w:t>
      </w:r>
      <w:r w:rsidR="00A21DD3">
        <w:rPr>
          <w:rFonts w:hint="eastAsia"/>
          <w:sz w:val="24"/>
        </w:rPr>
        <w:t>因变量</w:t>
      </w:r>
      <w:r w:rsidR="00A21DD3">
        <w:rPr>
          <w:sz w:val="24"/>
        </w:rPr>
        <w:t>自己在之前的</w:t>
      </w:r>
      <w:r w:rsidR="003839BB">
        <w:rPr>
          <w:sz w:val="24"/>
        </w:rPr>
        <w:t>某</w:t>
      </w:r>
      <w:r w:rsidR="003839BB">
        <w:rPr>
          <w:rFonts w:hint="eastAsia"/>
          <w:sz w:val="24"/>
        </w:rPr>
        <w:t>个</w:t>
      </w:r>
      <w:r w:rsidR="003839BB">
        <w:rPr>
          <w:sz w:val="24"/>
        </w:rPr>
        <w:t>时刻的</w:t>
      </w:r>
      <w:r w:rsidR="003839BB">
        <w:rPr>
          <w:rFonts w:hint="eastAsia"/>
          <w:sz w:val="24"/>
        </w:rPr>
        <w:t>值</w:t>
      </w:r>
      <w:r w:rsidR="00A21DD3">
        <w:rPr>
          <w:rFonts w:hint="eastAsia"/>
          <w:sz w:val="24"/>
        </w:rPr>
        <w:t>的</w:t>
      </w:r>
      <w:r w:rsidR="003839BB">
        <w:rPr>
          <w:sz w:val="24"/>
        </w:rPr>
        <w:t>影响，也</w:t>
      </w:r>
      <w:r w:rsidR="003839BB">
        <w:rPr>
          <w:rFonts w:hint="eastAsia"/>
          <w:sz w:val="24"/>
        </w:rPr>
        <w:t>受到</w:t>
      </w:r>
      <w:r w:rsidR="00A21DD3">
        <w:rPr>
          <w:rFonts w:hint="eastAsia"/>
          <w:sz w:val="24"/>
        </w:rPr>
        <w:t>系统</w:t>
      </w:r>
      <w:r w:rsidR="00A21DD3">
        <w:rPr>
          <w:sz w:val="24"/>
        </w:rPr>
        <w:t>对其在某个时刻进入时</w:t>
      </w:r>
      <w:r w:rsidR="003839BB">
        <w:rPr>
          <w:rFonts w:hint="eastAsia"/>
          <w:sz w:val="24"/>
        </w:rPr>
        <w:t>的扰动影响</w:t>
      </w:r>
      <w:r w:rsidR="003839BB">
        <w:rPr>
          <w:sz w:val="24"/>
        </w:rPr>
        <w:t>。</w:t>
      </w:r>
      <w:r w:rsidR="00A21DD3">
        <w:rPr>
          <w:rFonts w:hint="eastAsia"/>
          <w:sz w:val="24"/>
        </w:rPr>
        <w:t>记</w:t>
      </w:r>
      <w:r w:rsidR="003839BB" w:rsidRPr="00CC5CDC">
        <w:rPr>
          <w:rFonts w:hint="eastAsia"/>
          <w:sz w:val="24"/>
        </w:rPr>
        <w:t>为</w:t>
      </w:r>
      <w:r w:rsidR="003839BB">
        <w:rPr>
          <w:rFonts w:hint="eastAsia"/>
          <w:sz w:val="24"/>
        </w:rPr>
        <w:t>ARMA</w:t>
      </w:r>
      <w:r w:rsidR="003839BB" w:rsidRPr="00EC49B0">
        <w:rPr>
          <w:rFonts w:hint="eastAsia"/>
          <w:sz w:val="24"/>
        </w:rPr>
        <w:t>(</w:t>
      </w:r>
      <m:oMath>
        <m:r>
          <w:rPr>
            <w:rFonts w:ascii="Cambria Math" w:hAnsi="Cambria Math"/>
            <w:sz w:val="24"/>
          </w:rPr>
          <m:t>p</m:t>
        </m:r>
        <m:r>
          <m:rPr>
            <m:sty m:val="p"/>
          </m:rPr>
          <w:rPr>
            <w:rFonts w:ascii="Cambria Math" w:hAnsi="Cambria Math"/>
            <w:sz w:val="24"/>
          </w:rPr>
          <m:t>,</m:t>
        </m:r>
        <m:r>
          <w:rPr>
            <w:rFonts w:ascii="Cambria Math" w:hAnsi="Cambria Math"/>
            <w:sz w:val="24"/>
          </w:rPr>
          <m:t>q</m:t>
        </m:r>
      </m:oMath>
      <w:r w:rsidR="003839BB" w:rsidRPr="00EC49B0">
        <w:rPr>
          <w:rFonts w:hint="eastAsia"/>
          <w:sz w:val="24"/>
        </w:rPr>
        <w:t>)</w:t>
      </w:r>
      <w:r w:rsidR="003839BB" w:rsidRPr="008552F1">
        <w:rPr>
          <w:sz w:val="24"/>
        </w:rPr>
        <w:t xml:space="preserve"> </w:t>
      </w:r>
      <w:r w:rsidR="003839BB">
        <w:rPr>
          <w:sz w:val="24"/>
        </w:rPr>
        <w:t>自回归移动平均</w:t>
      </w:r>
      <w:r w:rsidR="003839BB">
        <w:rPr>
          <w:rFonts w:hint="eastAsia"/>
          <w:sz w:val="24"/>
        </w:rPr>
        <w:t>模型。</w:t>
      </w:r>
      <w:r w:rsidR="00C00F08">
        <w:rPr>
          <w:rFonts w:hint="eastAsia"/>
          <w:sz w:val="24"/>
        </w:rPr>
        <w:t>等式</w:t>
      </w:r>
      <w:r w:rsidR="003839BB" w:rsidRPr="00CC5CDC">
        <w:rPr>
          <w:rFonts w:hint="eastAsia"/>
          <w:sz w:val="24"/>
        </w:rPr>
        <w:t>左边</w:t>
      </w:r>
      <w:r w:rsidR="00C00F08">
        <w:rPr>
          <w:rFonts w:hint="eastAsia"/>
          <w:sz w:val="24"/>
        </w:rPr>
        <w:t>部分</w:t>
      </w:r>
      <w:r w:rsidR="00A21DD3">
        <w:rPr>
          <w:rFonts w:hint="eastAsia"/>
          <w:sz w:val="24"/>
        </w:rPr>
        <w:t>为</w:t>
      </w:r>
      <w:r w:rsidR="00A21DD3">
        <w:rPr>
          <w:rFonts w:hint="eastAsia"/>
          <w:sz w:val="24"/>
        </w:rPr>
        <w:t>ARMA</w:t>
      </w:r>
      <w:r w:rsidR="003839BB" w:rsidRPr="00CC5CDC">
        <w:rPr>
          <w:rFonts w:hint="eastAsia"/>
          <w:sz w:val="24"/>
        </w:rPr>
        <w:t>模型的自回归</w:t>
      </w:r>
      <w:r w:rsidR="003839BB">
        <w:rPr>
          <w:rFonts w:hint="eastAsia"/>
          <w:sz w:val="24"/>
        </w:rPr>
        <w:t>，</w:t>
      </w:r>
      <m:oMath>
        <m:r>
          <w:rPr>
            <w:rFonts w:ascii="Cambria Math" w:hAnsi="Cambria Math"/>
            <w:sz w:val="24"/>
          </w:rPr>
          <m:t xml:space="preserve"> p</m:t>
        </m:r>
      </m:oMath>
      <w:r w:rsidR="003839BB">
        <w:rPr>
          <w:rFonts w:hint="eastAsia"/>
          <w:sz w:val="24"/>
        </w:rPr>
        <w:t>是</w:t>
      </w:r>
      <w:r w:rsidR="003839BB">
        <w:rPr>
          <w:sz w:val="24"/>
        </w:rPr>
        <w:t>一个</w:t>
      </w:r>
      <w:r w:rsidR="003839BB">
        <w:rPr>
          <w:rFonts w:hint="eastAsia"/>
          <w:sz w:val="24"/>
        </w:rPr>
        <w:t>大于</w:t>
      </w:r>
      <w:r w:rsidR="003839BB">
        <w:rPr>
          <w:sz w:val="24"/>
        </w:rPr>
        <w:t>等于</w:t>
      </w:r>
      <w:r w:rsidR="003839BB">
        <w:rPr>
          <w:rFonts w:hint="eastAsia"/>
          <w:sz w:val="24"/>
        </w:rPr>
        <w:t>0</w:t>
      </w:r>
      <w:r w:rsidR="003839BB">
        <w:rPr>
          <w:rFonts w:hint="eastAsia"/>
          <w:sz w:val="24"/>
        </w:rPr>
        <w:t>的</w:t>
      </w:r>
      <w:r w:rsidR="003839BB">
        <w:rPr>
          <w:sz w:val="24"/>
        </w:rPr>
        <w:t>参数，</w:t>
      </w:r>
      <w:r w:rsidR="00C00F08">
        <w:rPr>
          <w:rFonts w:hint="eastAsia"/>
          <w:sz w:val="24"/>
        </w:rPr>
        <w:lastRenderedPageBreak/>
        <w:t>表示</w:t>
      </w:r>
      <w:r w:rsidR="003839BB">
        <w:rPr>
          <w:rFonts w:hint="eastAsia"/>
          <w:sz w:val="24"/>
        </w:rPr>
        <w:t>模型自回归的</w:t>
      </w:r>
      <w:r w:rsidR="003839BB" w:rsidRPr="00CC5CDC">
        <w:rPr>
          <w:rFonts w:hint="eastAsia"/>
          <w:sz w:val="24"/>
        </w:rPr>
        <w:t>阶数</w:t>
      </w:r>
      <w:r w:rsidR="003839BB">
        <w:rPr>
          <w:rFonts w:hint="eastAsia"/>
          <w:sz w:val="24"/>
        </w:rPr>
        <w:t>，</w:t>
      </w:r>
      <w:r w:rsidR="003839BB" w:rsidRPr="00CC5CDC">
        <w:rPr>
          <w:rFonts w:hint="eastAsia"/>
          <w:sz w:val="24"/>
        </w:rPr>
        <w:t>实参数</w:t>
      </w:r>
      <w:r w:rsidR="003839BB" w:rsidRPr="00CC5CDC">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1</m:t>
            </m:r>
          </m:sub>
        </m:sSub>
      </m:oMath>
      <w:r w:rsidR="003839BB">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oMath>
      <w:r w:rsidR="003839BB">
        <w:rPr>
          <w:rFonts w:hint="eastAsia"/>
          <w:sz w:val="24"/>
        </w:rPr>
        <w:t>，</w:t>
      </w:r>
      <m:oMath>
        <m:r>
          <m:rPr>
            <m:sty m:val="p"/>
          </m:rPr>
          <w:rPr>
            <w:rFonts w:ascii="Cambria Math" w:hAnsi="Cambria Math"/>
            <w:sz w:val="24"/>
          </w:rPr>
          <m:t>…</m:t>
        </m:r>
      </m:oMath>
      <w:r w:rsidR="003839BB">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p</m:t>
            </m:r>
          </m:sub>
        </m:sSub>
      </m:oMath>
      <w:r w:rsidR="003839BB" w:rsidRPr="00CC5CDC">
        <w:rPr>
          <w:rFonts w:hint="eastAsia"/>
          <w:sz w:val="24"/>
        </w:rPr>
        <w:t>)</w:t>
      </w:r>
      <w:r w:rsidR="003839BB" w:rsidRPr="00CC5CDC">
        <w:rPr>
          <w:rFonts w:hint="eastAsia"/>
          <w:sz w:val="24"/>
        </w:rPr>
        <w:t>为自回归的系数</w:t>
      </w:r>
      <w:r w:rsidR="003839BB">
        <w:rPr>
          <w:rFonts w:hint="eastAsia"/>
          <w:sz w:val="24"/>
        </w:rPr>
        <w:t>。</w:t>
      </w:r>
      <w:r w:rsidR="003839BB" w:rsidRPr="00CC5CDC">
        <w:rPr>
          <w:rFonts w:hint="eastAsia"/>
          <w:sz w:val="24"/>
        </w:rPr>
        <w:t>等式右边</w:t>
      </w:r>
      <w:r w:rsidR="00C00F08">
        <w:rPr>
          <w:rFonts w:hint="eastAsia"/>
          <w:sz w:val="24"/>
        </w:rPr>
        <w:t>部分</w:t>
      </w:r>
      <w:r w:rsidR="003839BB" w:rsidRPr="00CC5CDC">
        <w:rPr>
          <w:rFonts w:hint="eastAsia"/>
          <w:sz w:val="24"/>
        </w:rPr>
        <w:t>是</w:t>
      </w:r>
      <w:r w:rsidR="00C00F08">
        <w:rPr>
          <w:rFonts w:hint="eastAsia"/>
          <w:sz w:val="24"/>
        </w:rPr>
        <w:t>ARMA</w:t>
      </w:r>
      <w:r w:rsidR="003839BB" w:rsidRPr="00CC5CDC">
        <w:rPr>
          <w:rFonts w:hint="eastAsia"/>
          <w:sz w:val="24"/>
        </w:rPr>
        <w:t>模型的移动平均</w:t>
      </w:r>
      <w:r w:rsidR="003839BB">
        <w:rPr>
          <w:rFonts w:hint="eastAsia"/>
          <w:sz w:val="24"/>
        </w:rPr>
        <w:t>，</w:t>
      </w:r>
      <w:r w:rsidR="003839BB" w:rsidRPr="00CC5CDC">
        <w:rPr>
          <w:rFonts w:hint="eastAsia"/>
          <w:sz w:val="24"/>
        </w:rPr>
        <w:t>非负参数</w:t>
      </w:r>
      <m:oMath>
        <m:r>
          <w:rPr>
            <w:rFonts w:ascii="Cambria Math" w:hAnsi="Cambria Math"/>
            <w:sz w:val="24"/>
          </w:rPr>
          <m:t>q</m:t>
        </m:r>
      </m:oMath>
      <w:r w:rsidR="003839BB" w:rsidRPr="00CC5CDC">
        <w:rPr>
          <w:rFonts w:hint="eastAsia"/>
          <w:sz w:val="24"/>
        </w:rPr>
        <w:t>是移动平均的阶数</w:t>
      </w:r>
      <w:r w:rsidR="003839BB">
        <w:rPr>
          <w:rFonts w:hint="eastAsia"/>
          <w:sz w:val="24"/>
        </w:rPr>
        <w:t>，</w:t>
      </w:r>
      <w:r w:rsidR="003839BB" w:rsidRPr="00CC5CDC">
        <w:rPr>
          <w:rFonts w:hint="eastAsia"/>
          <w:sz w:val="24"/>
        </w:rPr>
        <w:t>(</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w:rPr>
                <w:rFonts w:ascii="Cambria Math" w:hAnsi="Cambria Math"/>
                <w:sz w:val="24"/>
              </w:rPr>
              <m:t>1</m:t>
            </m:r>
          </m:sub>
        </m:sSub>
      </m:oMath>
      <w:r w:rsidR="003839BB">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oMath>
      <w:r w:rsidR="003839BB">
        <w:rPr>
          <w:rFonts w:hint="eastAsia"/>
          <w:sz w:val="24"/>
        </w:rPr>
        <w:t>，</w:t>
      </w:r>
      <m:oMath>
        <m:r>
          <m:rPr>
            <m:sty m:val="p"/>
          </m:rPr>
          <w:rPr>
            <w:rFonts w:ascii="Cambria Math" w:hAnsi="Cambria Math"/>
            <w:sz w:val="24"/>
          </w:rPr>
          <m:t>…</m:t>
        </m:r>
      </m:oMath>
      <w:r w:rsidR="003839BB">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q</m:t>
            </m:r>
          </m:sub>
        </m:sSub>
      </m:oMath>
      <w:r w:rsidR="003839BB" w:rsidRPr="00CC5CDC">
        <w:rPr>
          <w:rFonts w:hint="eastAsia"/>
          <w:sz w:val="24"/>
        </w:rPr>
        <w:t>)</w:t>
      </w:r>
      <w:r w:rsidR="003839BB">
        <w:rPr>
          <w:rFonts w:hint="eastAsia"/>
          <w:sz w:val="24"/>
        </w:rPr>
        <w:t>是</w:t>
      </w:r>
      <w:r w:rsidR="003839BB" w:rsidRPr="00CC5CDC">
        <w:rPr>
          <w:rFonts w:hint="eastAsia"/>
          <w:sz w:val="24"/>
        </w:rPr>
        <w:t>移动平均的系数</w:t>
      </w:r>
      <w:r w:rsidR="003839BB">
        <w:rPr>
          <w:rFonts w:hint="eastAsia"/>
          <w:sz w:val="24"/>
        </w:rPr>
        <w:t>。当</w:t>
      </w:r>
      <m:oMath>
        <m:r>
          <w:rPr>
            <w:rFonts w:ascii="Cambria Math" w:hAnsi="Cambria Math"/>
            <w:sz w:val="24"/>
          </w:rPr>
          <m:t>p=</m:t>
        </m:r>
        <m:r>
          <m:rPr>
            <m:sty m:val="p"/>
          </m:rPr>
          <w:rPr>
            <w:rFonts w:ascii="Cambria Math" w:hAnsi="Cambria Math"/>
            <w:sz w:val="24"/>
          </w:rPr>
          <m:t>0</m:t>
        </m:r>
      </m:oMath>
      <w:r w:rsidR="003839BB">
        <w:rPr>
          <w:rFonts w:hint="eastAsia"/>
          <w:iCs/>
          <w:sz w:val="24"/>
        </w:rPr>
        <w:t>时，此模型为</w:t>
      </w:r>
      <w:r w:rsidR="003839BB">
        <w:rPr>
          <w:rFonts w:hint="eastAsia"/>
          <w:iCs/>
          <w:sz w:val="24"/>
        </w:rPr>
        <w:t>MA</w:t>
      </w:r>
      <w:r w:rsidR="003839BB">
        <w:rPr>
          <w:rFonts w:hint="eastAsia"/>
          <w:iCs/>
          <w:sz w:val="24"/>
        </w:rPr>
        <w:t>模型；当</w:t>
      </w:r>
      <m:oMath>
        <m:r>
          <w:rPr>
            <w:rFonts w:ascii="Cambria Math" w:hAnsi="Cambria Math"/>
            <w:sz w:val="24"/>
          </w:rPr>
          <m:t>q=</m:t>
        </m:r>
        <m:r>
          <m:rPr>
            <m:sty m:val="p"/>
          </m:rPr>
          <w:rPr>
            <w:rFonts w:ascii="Cambria Math" w:hAnsi="Cambria Math"/>
            <w:sz w:val="24"/>
          </w:rPr>
          <m:t>0</m:t>
        </m:r>
      </m:oMath>
      <w:r w:rsidR="003839BB">
        <w:rPr>
          <w:rFonts w:hint="eastAsia"/>
          <w:sz w:val="24"/>
        </w:rPr>
        <w:t>时，此模型为</w:t>
      </w:r>
      <w:proofErr w:type="gramStart"/>
      <w:r w:rsidR="003839BB">
        <w:rPr>
          <w:rFonts w:hint="eastAsia"/>
          <w:sz w:val="24"/>
        </w:rPr>
        <w:t>为</w:t>
      </w:r>
      <w:proofErr w:type="gramEnd"/>
      <w:r w:rsidR="003839BB">
        <w:rPr>
          <w:rFonts w:hint="eastAsia"/>
          <w:sz w:val="24"/>
        </w:rPr>
        <w:t>AR</w:t>
      </w:r>
      <w:r w:rsidR="003839BB">
        <w:rPr>
          <w:rFonts w:hint="eastAsia"/>
          <w:sz w:val="24"/>
        </w:rPr>
        <w:t>模型。</w:t>
      </w:r>
    </w:p>
    <w:p w:rsidR="003839BB" w:rsidRPr="00C4469C" w:rsidRDefault="003839BB" w:rsidP="003839BB">
      <w:pPr>
        <w:spacing w:line="400" w:lineRule="exact"/>
        <w:ind w:firstLine="480"/>
        <w:rPr>
          <w:sz w:val="24"/>
        </w:rPr>
      </w:pPr>
      <w:r>
        <w:rPr>
          <w:rFonts w:hint="eastAsia"/>
          <w:sz w:val="24"/>
        </w:rPr>
        <w:t>（</w:t>
      </w:r>
      <w:r>
        <w:rPr>
          <w:rFonts w:hint="eastAsia"/>
          <w:sz w:val="24"/>
        </w:rPr>
        <w:t>4</w:t>
      </w:r>
      <w:r>
        <w:rPr>
          <w:rFonts w:hint="eastAsia"/>
          <w:sz w:val="24"/>
        </w:rPr>
        <w:t>）</w:t>
      </w:r>
      <w:r w:rsidRPr="00C4469C">
        <w:rPr>
          <w:rFonts w:hint="eastAsia"/>
          <w:sz w:val="24"/>
        </w:rPr>
        <w:t>自回归积分</w:t>
      </w:r>
      <w:r>
        <w:rPr>
          <w:rFonts w:hint="eastAsia"/>
          <w:sz w:val="24"/>
        </w:rPr>
        <w:t>移动平均（</w:t>
      </w:r>
      <w:r>
        <w:rPr>
          <w:rFonts w:hint="eastAsia"/>
          <w:sz w:val="24"/>
        </w:rPr>
        <w:t>ARIMA</w:t>
      </w:r>
      <w:r>
        <w:rPr>
          <w:rFonts w:hint="eastAsia"/>
          <w:sz w:val="24"/>
        </w:rPr>
        <w:t>）模型</w:t>
      </w:r>
    </w:p>
    <w:p w:rsidR="00E27E26" w:rsidRDefault="000443EB" w:rsidP="00E04D44">
      <w:pPr>
        <w:spacing w:line="400" w:lineRule="exact"/>
        <w:ind w:firstLine="480"/>
        <w:rPr>
          <w:sz w:val="24"/>
        </w:rPr>
      </w:pPr>
      <w:r w:rsidRPr="000443EB">
        <w:rPr>
          <w:rFonts w:hint="eastAsia"/>
          <w:sz w:val="24"/>
        </w:rPr>
        <w:t>前面三种模型都是基于时间序列平稳的这一假设而建立的，</w:t>
      </w:r>
      <w:r w:rsidRPr="000443EB">
        <w:rPr>
          <w:rFonts w:hint="eastAsia"/>
          <w:sz w:val="24"/>
        </w:rPr>
        <w:t xml:space="preserve"> </w:t>
      </w:r>
      <w:r w:rsidRPr="000443EB">
        <w:rPr>
          <w:rFonts w:hint="eastAsia"/>
          <w:sz w:val="24"/>
        </w:rPr>
        <w:t>即该随机过程的</w:t>
      </w:r>
      <w:r>
        <w:rPr>
          <w:rFonts w:hint="eastAsia"/>
          <w:sz w:val="24"/>
        </w:rPr>
        <w:t>期望</w:t>
      </w:r>
      <w:r w:rsidRPr="000443EB">
        <w:rPr>
          <w:rFonts w:hint="eastAsia"/>
          <w:sz w:val="24"/>
        </w:rPr>
        <w:t>为常数，协方差只和时间间隔有关，</w:t>
      </w:r>
      <w:r>
        <w:rPr>
          <w:rFonts w:hint="eastAsia"/>
          <w:sz w:val="24"/>
        </w:rPr>
        <w:t>这样的随机时间序列就</w:t>
      </w:r>
      <w:r>
        <w:rPr>
          <w:sz w:val="24"/>
        </w:rPr>
        <w:t>称为</w:t>
      </w:r>
      <w:r w:rsidRPr="000443EB">
        <w:rPr>
          <w:rFonts w:hint="eastAsia"/>
          <w:sz w:val="24"/>
        </w:rPr>
        <w:t>平稳的</w:t>
      </w:r>
      <w:r>
        <w:rPr>
          <w:rFonts w:hint="eastAsia"/>
          <w:sz w:val="24"/>
        </w:rPr>
        <w:t>时间</w:t>
      </w:r>
      <w:r>
        <w:rPr>
          <w:sz w:val="24"/>
        </w:rPr>
        <w:t>序列</w:t>
      </w:r>
      <w:r>
        <w:rPr>
          <w:rFonts w:hint="eastAsia"/>
          <w:sz w:val="24"/>
        </w:rPr>
        <w:t>。但许多现实</w:t>
      </w:r>
      <w:r>
        <w:rPr>
          <w:sz w:val="24"/>
        </w:rPr>
        <w:t>中</w:t>
      </w:r>
      <w:r>
        <w:rPr>
          <w:rFonts w:hint="eastAsia"/>
          <w:sz w:val="24"/>
        </w:rPr>
        <w:t>的时间</w:t>
      </w:r>
      <w:r>
        <w:rPr>
          <w:sz w:val="24"/>
        </w:rPr>
        <w:t>序列</w:t>
      </w:r>
      <w:r w:rsidRPr="000443EB">
        <w:rPr>
          <w:rFonts w:hint="eastAsia"/>
          <w:sz w:val="24"/>
        </w:rPr>
        <w:t>都不具备平稳性，</w:t>
      </w:r>
      <w:r w:rsidRPr="000443EB">
        <w:rPr>
          <w:rFonts w:hint="eastAsia"/>
          <w:sz w:val="24"/>
        </w:rPr>
        <w:t xml:space="preserve"> </w:t>
      </w:r>
      <w:r w:rsidRPr="000443EB">
        <w:rPr>
          <w:rFonts w:hint="eastAsia"/>
          <w:sz w:val="24"/>
        </w:rPr>
        <w:t>它们往往带有趋势性，这时就</w:t>
      </w:r>
      <w:r>
        <w:rPr>
          <w:rFonts w:hint="eastAsia"/>
          <w:sz w:val="24"/>
        </w:rPr>
        <w:t>要用到</w:t>
      </w:r>
      <w:r w:rsidRPr="000443EB">
        <w:rPr>
          <w:rFonts w:hint="eastAsia"/>
          <w:sz w:val="24"/>
        </w:rPr>
        <w:t>ARIMA</w:t>
      </w:r>
      <w:r w:rsidRPr="000443EB">
        <w:rPr>
          <w:rFonts w:hint="eastAsia"/>
          <w:sz w:val="24"/>
        </w:rPr>
        <w:t>模型。</w:t>
      </w:r>
    </w:p>
    <w:p w:rsidR="003839BB" w:rsidRPr="00A84CC1" w:rsidRDefault="003839BB" w:rsidP="00E04D44">
      <w:pPr>
        <w:spacing w:line="400" w:lineRule="exact"/>
        <w:ind w:firstLine="480"/>
        <w:rPr>
          <w:sz w:val="24"/>
        </w:rPr>
      </w:pPr>
      <w:r w:rsidRPr="00A84CC1">
        <w:rPr>
          <w:rFonts w:hint="eastAsia"/>
          <w:sz w:val="24"/>
        </w:rPr>
        <w:t>ARIMA</w:t>
      </w:r>
      <w:r w:rsidRPr="00C4469C">
        <w:rPr>
          <w:rFonts w:hint="eastAsia"/>
          <w:sz w:val="24"/>
        </w:rPr>
        <w:t>自回归积分</w:t>
      </w:r>
      <w:r>
        <w:rPr>
          <w:rFonts w:hint="eastAsia"/>
          <w:sz w:val="24"/>
        </w:rPr>
        <w:t>移动平均模型，能</w:t>
      </w:r>
      <w:r>
        <w:rPr>
          <w:sz w:val="24"/>
        </w:rPr>
        <w:t>把</w:t>
      </w:r>
      <w:r>
        <w:rPr>
          <w:rFonts w:hint="eastAsia"/>
          <w:sz w:val="24"/>
        </w:rPr>
        <w:t>非平稳时间序列转化为平稳，能将因变量只对因变量自身</w:t>
      </w:r>
      <w:proofErr w:type="gramStart"/>
      <w:r w:rsidRPr="00A84CC1">
        <w:rPr>
          <w:rFonts w:hint="eastAsia"/>
          <w:sz w:val="24"/>
        </w:rPr>
        <w:t>滞</w:t>
      </w:r>
      <w:r>
        <w:rPr>
          <w:rFonts w:hint="eastAsia"/>
          <w:sz w:val="24"/>
        </w:rPr>
        <w:t>后值</w:t>
      </w:r>
      <w:proofErr w:type="gramEnd"/>
      <w:r>
        <w:rPr>
          <w:rFonts w:hint="eastAsia"/>
          <w:sz w:val="24"/>
        </w:rPr>
        <w:t>和随机误差项现值与</w:t>
      </w:r>
      <w:proofErr w:type="gramStart"/>
      <w:r>
        <w:rPr>
          <w:rFonts w:hint="eastAsia"/>
          <w:sz w:val="24"/>
        </w:rPr>
        <w:t>滞后值</w:t>
      </w:r>
      <w:proofErr w:type="gramEnd"/>
      <w:r>
        <w:rPr>
          <w:rFonts w:hint="eastAsia"/>
          <w:sz w:val="24"/>
        </w:rPr>
        <w:t>进行回归</w:t>
      </w:r>
      <w:r w:rsidRPr="00A84CC1">
        <w:rPr>
          <w:rFonts w:hint="eastAsia"/>
          <w:sz w:val="24"/>
        </w:rPr>
        <w:t>。</w:t>
      </w:r>
    </w:p>
    <w:p w:rsidR="003839BB" w:rsidRDefault="003839BB" w:rsidP="00E04D44">
      <w:pPr>
        <w:spacing w:line="400" w:lineRule="exact"/>
        <w:rPr>
          <w:sz w:val="24"/>
        </w:rPr>
      </w:pPr>
      <w:r>
        <w:rPr>
          <w:rFonts w:hint="eastAsia"/>
          <w:sz w:val="24"/>
        </w:rPr>
        <w:t xml:space="preserve">    </w:t>
      </w:r>
      <w:r w:rsidRPr="009B6204">
        <w:rPr>
          <w:rFonts w:hint="eastAsia"/>
          <w:sz w:val="24"/>
        </w:rPr>
        <w:t>对于模型</w:t>
      </w:r>
      <w:r w:rsidRPr="00A84CC1">
        <w:rPr>
          <w:rFonts w:hint="eastAsia"/>
          <w:sz w:val="24"/>
        </w:rPr>
        <w:t>ARIMA</w:t>
      </w:r>
      <w:r w:rsidRPr="009B6204">
        <w:rPr>
          <w:rFonts w:hint="eastAsia"/>
          <w:sz w:val="24"/>
        </w:rPr>
        <w:t xml:space="preserve"> (</w:t>
      </w:r>
      <m:oMath>
        <m:r>
          <w:rPr>
            <w:rFonts w:ascii="Cambria Math" w:hAnsi="Cambria Math"/>
            <w:sz w:val="24"/>
          </w:rPr>
          <m:t>p</m:t>
        </m:r>
      </m:oMath>
      <w:r>
        <w:rPr>
          <w:rFonts w:hint="eastAsia"/>
          <w:sz w:val="24"/>
        </w:rPr>
        <w:t>，</w:t>
      </w:r>
      <m:oMath>
        <m:r>
          <w:rPr>
            <w:rFonts w:ascii="Cambria Math" w:hAnsi="Cambria Math"/>
            <w:sz w:val="24"/>
          </w:rPr>
          <m:t>d</m:t>
        </m:r>
      </m:oMath>
      <w:r>
        <w:rPr>
          <w:rFonts w:hint="eastAsia"/>
          <w:sz w:val="24"/>
        </w:rPr>
        <w:t>，</w:t>
      </w:r>
      <m:oMath>
        <m:r>
          <w:rPr>
            <w:rFonts w:ascii="Cambria Math" w:hAnsi="Cambria Math"/>
            <w:sz w:val="24"/>
          </w:rPr>
          <m:t>q</m:t>
        </m:r>
      </m:oMath>
      <w:r w:rsidRPr="009B6204">
        <w:rPr>
          <w:rFonts w:hint="eastAsia"/>
          <w:sz w:val="24"/>
        </w:rPr>
        <w:t>)(</w:t>
      </w:r>
      <m:oMath>
        <m:r>
          <w:rPr>
            <w:rFonts w:ascii="Cambria Math" w:hAnsi="Cambria Math"/>
            <w:sz w:val="24"/>
          </w:rPr>
          <m:t xml:space="preserve"> P</m:t>
        </m:r>
      </m:oMath>
      <w:r>
        <w:rPr>
          <w:rFonts w:hint="eastAsia"/>
          <w:sz w:val="24"/>
        </w:rPr>
        <w:t>，</w:t>
      </w:r>
      <w:r w:rsidRPr="00572AEE">
        <w:rPr>
          <w:rFonts w:hint="eastAsia"/>
          <w:i/>
          <w:sz w:val="24"/>
        </w:rPr>
        <w:t>D</w:t>
      </w:r>
      <w:r>
        <w:rPr>
          <w:rFonts w:hint="eastAsia"/>
          <w:sz w:val="24"/>
        </w:rPr>
        <w:t>，</w:t>
      </w:r>
      <m:oMath>
        <m:r>
          <w:rPr>
            <w:rFonts w:ascii="Cambria Math" w:hAnsi="Cambria Math"/>
            <w:sz w:val="24"/>
          </w:rPr>
          <m:t>Q</m:t>
        </m:r>
      </m:oMath>
      <w:r w:rsidRPr="009B6204">
        <w:rPr>
          <w:rFonts w:hint="eastAsia"/>
          <w:sz w:val="24"/>
        </w:rPr>
        <w:t>)</w:t>
      </w:r>
      <w:r w:rsidRPr="009B6204">
        <w:rPr>
          <w:rFonts w:hint="eastAsia"/>
          <w:sz w:val="24"/>
        </w:rPr>
        <w:t>参数估计</w:t>
      </w:r>
      <w:r>
        <w:rPr>
          <w:rFonts w:hint="eastAsia"/>
          <w:sz w:val="24"/>
        </w:rPr>
        <w:t>，</w:t>
      </w:r>
      <w:r w:rsidRPr="009B6204">
        <w:rPr>
          <w:rFonts w:hint="eastAsia"/>
          <w:sz w:val="24"/>
        </w:rPr>
        <w:t>它是指利用有关的样本数据</w:t>
      </w:r>
      <w:r>
        <w:rPr>
          <w:rFonts w:hint="eastAsia"/>
          <w:sz w:val="24"/>
        </w:rPr>
        <w:t>，</w:t>
      </w:r>
      <w:r w:rsidRPr="009B6204">
        <w:rPr>
          <w:rFonts w:hint="eastAsia"/>
          <w:sz w:val="24"/>
        </w:rPr>
        <w:t>对己选出的模型参数进行估计</w:t>
      </w:r>
      <w:r>
        <w:rPr>
          <w:rFonts w:hint="eastAsia"/>
          <w:sz w:val="24"/>
        </w:rPr>
        <w:t>，</w:t>
      </w:r>
      <w:r w:rsidRPr="009B6204">
        <w:rPr>
          <w:rFonts w:hint="eastAsia"/>
          <w:sz w:val="24"/>
        </w:rPr>
        <w:t>也就是要估计出</w:t>
      </w:r>
      <m:oMath>
        <m:r>
          <w:rPr>
            <w:rFonts w:ascii="Cambria Math" w:hAnsi="Cambria Math"/>
            <w:sz w:val="24"/>
          </w:rPr>
          <m:t>p</m:t>
        </m:r>
      </m:oMath>
      <w:proofErr w:type="gramStart"/>
      <w:r w:rsidRPr="009B6204">
        <w:rPr>
          <w:rFonts w:hint="eastAsia"/>
          <w:sz w:val="24"/>
        </w:rPr>
        <w:t>个</w:t>
      </w:r>
      <w:proofErr w:type="gramEnd"/>
      <w:r w:rsidRPr="009B6204">
        <w:rPr>
          <w:rFonts w:hint="eastAsia"/>
          <w:sz w:val="24"/>
        </w:rPr>
        <w:t>自回归参数</w:t>
      </w:r>
      <w:r w:rsidRPr="00CC5CDC">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p</m:t>
            </m:r>
          </m:sub>
        </m:sSub>
      </m:oMath>
      <w:r w:rsidRPr="00CC5CDC">
        <w:rPr>
          <w:rFonts w:hint="eastAsia"/>
          <w:sz w:val="24"/>
        </w:rPr>
        <w:t>)</w:t>
      </w:r>
      <w:r>
        <w:rPr>
          <w:rFonts w:hint="eastAsia"/>
          <w:sz w:val="24"/>
        </w:rPr>
        <w:t>，</w:t>
      </w:r>
      <m:oMath>
        <m:r>
          <w:rPr>
            <w:rFonts w:ascii="Cambria Math" w:hAnsi="Cambria Math"/>
            <w:sz w:val="24"/>
          </w:rPr>
          <m:t>q</m:t>
        </m:r>
      </m:oMath>
      <w:proofErr w:type="gramStart"/>
      <w:r w:rsidRPr="009B6204">
        <w:rPr>
          <w:rFonts w:hint="eastAsia"/>
          <w:sz w:val="24"/>
        </w:rPr>
        <w:t>个</w:t>
      </w:r>
      <w:proofErr w:type="gramEnd"/>
      <w:r w:rsidRPr="009B6204">
        <w:rPr>
          <w:rFonts w:hint="eastAsia"/>
          <w:sz w:val="24"/>
        </w:rPr>
        <w:t>移动平均参数</w:t>
      </w:r>
      <w:r w:rsidRPr="00CC5CDC">
        <w:rPr>
          <w:rFonts w:hint="eastAsia"/>
          <w:sz w:val="24"/>
        </w:rPr>
        <w:t>(</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w:rPr>
                <w:rFonts w:ascii="Cambria Math" w:hAnsi="Cambria Math"/>
                <w:sz w:val="24"/>
              </w:rPr>
              <m:t>1</m:t>
            </m:r>
          </m:sub>
        </m:sSub>
      </m:oMath>
      <w:r>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q</m:t>
            </m:r>
          </m:sub>
        </m:sSub>
      </m:oMath>
      <w:r w:rsidRPr="00CC5CDC">
        <w:rPr>
          <w:rFonts w:hint="eastAsia"/>
          <w:sz w:val="24"/>
        </w:rPr>
        <w:t>)</w:t>
      </w:r>
      <w:r>
        <w:rPr>
          <w:rFonts w:hint="eastAsia"/>
          <w:sz w:val="24"/>
        </w:rPr>
        <w:t>，</w:t>
      </w:r>
      <m:oMath>
        <m:r>
          <w:rPr>
            <w:rFonts w:ascii="Cambria Math" w:hAnsi="Cambria Math"/>
            <w:sz w:val="24"/>
          </w:rPr>
          <m:t>P</m:t>
        </m:r>
      </m:oMath>
      <w:proofErr w:type="gramStart"/>
      <w:r w:rsidRPr="009B6204">
        <w:rPr>
          <w:rFonts w:hint="eastAsia"/>
          <w:sz w:val="24"/>
        </w:rPr>
        <w:t>个</w:t>
      </w:r>
      <w:proofErr w:type="gramEnd"/>
      <w:r w:rsidRPr="009B6204">
        <w:rPr>
          <w:rFonts w:hint="eastAsia"/>
          <w:sz w:val="24"/>
        </w:rPr>
        <w:t>季节自回归参数</w:t>
      </w:r>
      <w:r w:rsidRPr="00CC5CDC">
        <w:rPr>
          <w:rFonts w:hint="eastAsia"/>
          <w:sz w:val="24"/>
        </w:rPr>
        <w:t xml:space="preserve"> (</w:t>
      </w:r>
      <m:oMath>
        <m:sSub>
          <m:sSubPr>
            <m:ctrlPr>
              <w:rPr>
                <w:rFonts w:ascii="Cambria Math" w:hAnsi="Cambria Math"/>
                <w:sz w:val="24"/>
              </w:rPr>
            </m:ctrlPr>
          </m:sSubPr>
          <m:e>
            <m:r>
              <m:rPr>
                <m:sty m:val="p"/>
              </m:rPr>
              <w:rPr>
                <w:rFonts w:ascii="Cambria Math" w:hAnsi="Cambria Math"/>
                <w:sz w:val="24"/>
              </w:rPr>
              <m:t>Φ</m:t>
            </m:r>
            <m:ctrlPr>
              <w:rPr>
                <w:rFonts w:ascii="Cambria Math" w:hAnsi="Cambria Math"/>
                <w:i/>
                <w:sz w:val="24"/>
              </w:rPr>
            </m:ctrlPr>
          </m:e>
          <m:sub>
            <m:r>
              <w:rPr>
                <w:rFonts w:ascii="Cambria Math" w:hAnsi="Cambria Math"/>
                <w:sz w:val="24"/>
              </w:rPr>
              <m:t>1</m:t>
            </m:r>
          </m:sub>
        </m:sSub>
      </m:oMath>
      <w:r>
        <w:rPr>
          <w:rFonts w:hint="eastAsia"/>
          <w:sz w:val="24"/>
        </w:rPr>
        <w:t>，</w:t>
      </w:r>
      <m:oMath>
        <m:sSub>
          <m:sSubPr>
            <m:ctrlPr>
              <w:rPr>
                <w:rFonts w:ascii="Cambria Math" w:hAnsi="Cambria Math"/>
                <w:sz w:val="24"/>
              </w:rPr>
            </m:ctrlPr>
          </m:sSubPr>
          <m:e>
            <m:r>
              <m:rPr>
                <m:sty m:val="p"/>
              </m:rPr>
              <w:rPr>
                <w:rFonts w:ascii="Cambria Math" w:hAnsi="Cambria Math"/>
                <w:sz w:val="24"/>
              </w:rPr>
              <m:t>Φ</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sz w:val="24"/>
              </w:rPr>
            </m:ctrlPr>
          </m:sSubPr>
          <m:e>
            <m:r>
              <m:rPr>
                <m:sty m:val="p"/>
              </m:rPr>
              <w:rPr>
                <w:rFonts w:ascii="Cambria Math" w:hAnsi="Cambria Math"/>
                <w:sz w:val="24"/>
              </w:rPr>
              <m:t>Φ</m:t>
            </m:r>
          </m:e>
          <m:sub>
            <m:r>
              <w:rPr>
                <w:rFonts w:ascii="Cambria Math" w:hAnsi="Cambria Math"/>
                <w:sz w:val="24"/>
              </w:rPr>
              <m:t>P</m:t>
            </m:r>
          </m:sub>
        </m:sSub>
      </m:oMath>
      <w:r w:rsidRPr="00CC5CDC">
        <w:rPr>
          <w:rFonts w:hint="eastAsia"/>
          <w:sz w:val="24"/>
        </w:rPr>
        <w:t>)</w:t>
      </w:r>
      <w:r w:rsidRPr="009B6204">
        <w:rPr>
          <w:rFonts w:hint="eastAsia"/>
          <w:sz w:val="24"/>
        </w:rPr>
        <w:t>以及</w:t>
      </w:r>
      <m:oMath>
        <m:r>
          <w:rPr>
            <w:rFonts w:ascii="Cambria Math" w:hAnsi="Cambria Math"/>
            <w:sz w:val="24"/>
          </w:rPr>
          <m:t>Q</m:t>
        </m:r>
      </m:oMath>
      <w:proofErr w:type="gramStart"/>
      <w:r w:rsidRPr="009B6204">
        <w:rPr>
          <w:rFonts w:hint="eastAsia"/>
          <w:sz w:val="24"/>
        </w:rPr>
        <w:t>个</w:t>
      </w:r>
      <w:proofErr w:type="gramEnd"/>
      <w:r w:rsidRPr="009B6204">
        <w:rPr>
          <w:rFonts w:hint="eastAsia"/>
          <w:sz w:val="24"/>
        </w:rPr>
        <w:t>季节移动平均参数</w:t>
      </w:r>
      <w:r w:rsidRPr="00CC5CDC">
        <w:rPr>
          <w:rFonts w:hint="eastAsia"/>
          <w:sz w:val="24"/>
        </w:rPr>
        <w:t>(</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Q</m:t>
            </m:r>
          </m:sub>
        </m:sSub>
      </m:oMath>
      <w:r w:rsidRPr="00CC5CDC">
        <w:rPr>
          <w:rFonts w:hint="eastAsia"/>
          <w:sz w:val="24"/>
        </w:rPr>
        <w:t>)</w:t>
      </w:r>
      <w:r w:rsidRPr="009B6204">
        <w:rPr>
          <w:rFonts w:hint="eastAsia"/>
          <w:sz w:val="24"/>
        </w:rPr>
        <w:t>的数值</w:t>
      </w:r>
      <w:r>
        <w:rPr>
          <w:rFonts w:hint="eastAsia"/>
          <w:sz w:val="24"/>
        </w:rPr>
        <w:t>。</w:t>
      </w:r>
      <w:r w:rsidRPr="009B6204">
        <w:rPr>
          <w:rFonts w:hint="eastAsia"/>
          <w:sz w:val="24"/>
        </w:rPr>
        <w:t>当时间序列的模型结构和阶次初步确定后</w:t>
      </w:r>
      <w:r>
        <w:rPr>
          <w:rFonts w:hint="eastAsia"/>
          <w:sz w:val="24"/>
        </w:rPr>
        <w:t>，</w:t>
      </w:r>
      <w:r w:rsidRPr="009B6204">
        <w:rPr>
          <w:rFonts w:hint="eastAsia"/>
          <w:sz w:val="24"/>
        </w:rPr>
        <w:t>下一步工作就是估计求解模型参数</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p</m:t>
            </m:r>
          </m:sub>
        </m:sSub>
      </m:oMath>
      <w:r>
        <w:rPr>
          <w:rFonts w:hint="eastAsia"/>
          <w:sz w:val="24"/>
        </w:rPr>
        <w:t>，</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w:rPr>
                <w:rFonts w:ascii="Cambria Math" w:hAnsi="Cambria Math"/>
                <w:sz w:val="24"/>
              </w:rPr>
              <m:t>1</m:t>
            </m:r>
          </m:sub>
        </m:sSub>
      </m:oMath>
      <w:r>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oMath>
      <w:r>
        <w:rPr>
          <w:rFonts w:hint="eastAsia"/>
          <w:sz w:val="24"/>
        </w:rPr>
        <w:t>，</w:t>
      </w:r>
      <m:oMath>
        <m:r>
          <m:rPr>
            <m:sty m:val="p"/>
          </m:rPr>
          <w:rPr>
            <w:rFonts w:ascii="Cambria Math" w:hAnsi="Cambria Math"/>
            <w:sz w:val="24"/>
          </w:rPr>
          <m:t>…</m:t>
        </m:r>
      </m:oMath>
      <w:r>
        <w:rPr>
          <w:rFonts w:hint="eastAsia"/>
          <w:sz w:val="24"/>
        </w:rPr>
        <w:t>，</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q</m:t>
            </m:r>
          </m:sub>
        </m:sSub>
      </m:oMath>
      <w:r>
        <w:rPr>
          <w:rFonts w:hint="eastAsia"/>
          <w:sz w:val="24"/>
        </w:rPr>
        <w:t>。因为</w:t>
      </w:r>
      <w:r>
        <w:rPr>
          <w:sz w:val="24"/>
        </w:rPr>
        <w:t>模型的结构不同，</w:t>
      </w:r>
      <w:r>
        <w:rPr>
          <w:rFonts w:hint="eastAsia"/>
          <w:sz w:val="24"/>
        </w:rPr>
        <w:t>要求</w:t>
      </w:r>
      <w:r>
        <w:rPr>
          <w:sz w:val="24"/>
        </w:rPr>
        <w:t>的预测精度不同，需要</w:t>
      </w:r>
      <w:r>
        <w:rPr>
          <w:rFonts w:hint="eastAsia"/>
          <w:sz w:val="24"/>
        </w:rPr>
        <w:t>的</w:t>
      </w:r>
      <w:r>
        <w:rPr>
          <w:sz w:val="24"/>
        </w:rPr>
        <w:t>特性统计也不同，</w:t>
      </w:r>
      <w:r>
        <w:rPr>
          <w:rFonts w:hint="eastAsia"/>
          <w:sz w:val="24"/>
        </w:rPr>
        <w:t>所以</w:t>
      </w:r>
      <w:r>
        <w:rPr>
          <w:sz w:val="24"/>
        </w:rPr>
        <w:t>用来估计参数</w:t>
      </w:r>
      <w:r>
        <w:rPr>
          <w:rFonts w:hint="eastAsia"/>
          <w:sz w:val="24"/>
        </w:rPr>
        <w:t>所</w:t>
      </w:r>
      <w:r>
        <w:rPr>
          <w:sz w:val="24"/>
        </w:rPr>
        <w:t>使用的方法也</w:t>
      </w:r>
      <w:r>
        <w:rPr>
          <w:rFonts w:hint="eastAsia"/>
          <w:sz w:val="24"/>
        </w:rPr>
        <w:t>不</w:t>
      </w:r>
      <w:r>
        <w:rPr>
          <w:sz w:val="24"/>
        </w:rPr>
        <w:t>一样。</w:t>
      </w:r>
      <w:r>
        <w:rPr>
          <w:rFonts w:hint="eastAsia"/>
          <w:sz w:val="24"/>
        </w:rPr>
        <w:t>常用</w:t>
      </w:r>
      <w:r>
        <w:rPr>
          <w:sz w:val="24"/>
        </w:rPr>
        <w:t>的</w:t>
      </w:r>
      <w:r>
        <w:rPr>
          <w:rFonts w:hint="eastAsia"/>
          <w:sz w:val="24"/>
        </w:rPr>
        <w:t>三种</w:t>
      </w:r>
      <w:r>
        <w:rPr>
          <w:sz w:val="24"/>
        </w:rPr>
        <w:t>参数估计方法</w:t>
      </w:r>
      <w:r>
        <w:rPr>
          <w:rFonts w:hint="eastAsia"/>
          <w:sz w:val="24"/>
        </w:rPr>
        <w:t>是</w:t>
      </w:r>
      <w:r w:rsidRPr="009B6204">
        <w:rPr>
          <w:rFonts w:hint="eastAsia"/>
          <w:sz w:val="24"/>
        </w:rPr>
        <w:t>非线性最小二乘估计</w:t>
      </w:r>
      <w:r>
        <w:rPr>
          <w:rFonts w:hint="eastAsia"/>
          <w:sz w:val="24"/>
        </w:rPr>
        <w:t>法</w:t>
      </w:r>
      <w:r>
        <w:rPr>
          <w:sz w:val="24"/>
        </w:rPr>
        <w:t>，</w:t>
      </w:r>
      <w:r w:rsidRPr="009B6204">
        <w:rPr>
          <w:rFonts w:hint="eastAsia"/>
          <w:sz w:val="24"/>
        </w:rPr>
        <w:t>广义最小二乘方法</w:t>
      </w:r>
      <w:r>
        <w:rPr>
          <w:rFonts w:hint="eastAsia"/>
          <w:sz w:val="24"/>
        </w:rPr>
        <w:t>，</w:t>
      </w:r>
      <w:r>
        <w:rPr>
          <w:sz w:val="24"/>
        </w:rPr>
        <w:t>还有</w:t>
      </w:r>
      <w:proofErr w:type="gramStart"/>
      <w:r w:rsidRPr="009B6204">
        <w:rPr>
          <w:rFonts w:hint="eastAsia"/>
          <w:sz w:val="24"/>
        </w:rPr>
        <w:t>矩</w:t>
      </w:r>
      <w:proofErr w:type="gramEnd"/>
      <w:r w:rsidRPr="009B6204">
        <w:rPr>
          <w:rFonts w:hint="eastAsia"/>
          <w:sz w:val="24"/>
        </w:rPr>
        <w:t>估计</w:t>
      </w:r>
      <w:r>
        <w:rPr>
          <w:rFonts w:hint="eastAsia"/>
          <w:sz w:val="24"/>
        </w:rPr>
        <w:t>法。</w:t>
      </w:r>
      <w:r w:rsidRPr="009B6204">
        <w:rPr>
          <w:rFonts w:hint="eastAsia"/>
          <w:sz w:val="24"/>
        </w:rPr>
        <w:t>非线性最小二乘法</w:t>
      </w:r>
      <w:r>
        <w:rPr>
          <w:rFonts w:hint="eastAsia"/>
          <w:sz w:val="24"/>
        </w:rPr>
        <w:t>的实际</w:t>
      </w:r>
      <w:r w:rsidRPr="009B6204">
        <w:rPr>
          <w:rFonts w:hint="eastAsia"/>
          <w:sz w:val="24"/>
        </w:rPr>
        <w:t>计算</w:t>
      </w:r>
      <w:r>
        <w:rPr>
          <w:rFonts w:hint="eastAsia"/>
          <w:sz w:val="24"/>
        </w:rPr>
        <w:t>比较</w:t>
      </w:r>
      <w:r w:rsidRPr="009B6204">
        <w:rPr>
          <w:rFonts w:hint="eastAsia"/>
          <w:sz w:val="24"/>
        </w:rPr>
        <w:t>复杂</w:t>
      </w:r>
      <w:r>
        <w:rPr>
          <w:rFonts w:hint="eastAsia"/>
          <w:sz w:val="24"/>
        </w:rPr>
        <w:t>，参数</w:t>
      </w:r>
      <w:r>
        <w:rPr>
          <w:sz w:val="24"/>
        </w:rPr>
        <w:t>估计时</w:t>
      </w:r>
      <w:r>
        <w:rPr>
          <w:rFonts w:hint="eastAsia"/>
          <w:sz w:val="24"/>
        </w:rPr>
        <w:t>经常</w:t>
      </w:r>
      <w:r>
        <w:rPr>
          <w:sz w:val="24"/>
        </w:rPr>
        <w:t>需要</w:t>
      </w:r>
      <w:r>
        <w:rPr>
          <w:rFonts w:hint="eastAsia"/>
          <w:sz w:val="24"/>
        </w:rPr>
        <w:t>多次</w:t>
      </w:r>
      <w:r>
        <w:rPr>
          <w:sz w:val="24"/>
        </w:rPr>
        <w:t>尝试不同的初值，</w:t>
      </w:r>
      <w:r>
        <w:rPr>
          <w:rFonts w:hint="eastAsia"/>
          <w:sz w:val="24"/>
        </w:rPr>
        <w:t>而</w:t>
      </w:r>
      <w:r>
        <w:rPr>
          <w:sz w:val="24"/>
        </w:rPr>
        <w:t>广义最小二乘法</w:t>
      </w:r>
      <w:r>
        <w:rPr>
          <w:rFonts w:hint="eastAsia"/>
          <w:sz w:val="24"/>
        </w:rPr>
        <w:t>相比较</w:t>
      </w:r>
      <w:r>
        <w:rPr>
          <w:sz w:val="24"/>
        </w:rPr>
        <w:t>而言更为简单</w:t>
      </w:r>
      <w:r>
        <w:rPr>
          <w:rFonts w:hint="eastAsia"/>
          <w:sz w:val="24"/>
        </w:rPr>
        <w:t>。</w:t>
      </w:r>
      <w:proofErr w:type="gramStart"/>
      <w:r w:rsidRPr="009B6204">
        <w:rPr>
          <w:rFonts w:hint="eastAsia"/>
          <w:sz w:val="24"/>
        </w:rPr>
        <w:t>矩</w:t>
      </w:r>
      <w:proofErr w:type="gramEnd"/>
      <w:r w:rsidRPr="009B6204">
        <w:rPr>
          <w:rFonts w:hint="eastAsia"/>
          <w:sz w:val="24"/>
        </w:rPr>
        <w:t>估计</w:t>
      </w:r>
      <w:r>
        <w:rPr>
          <w:rFonts w:hint="eastAsia"/>
          <w:sz w:val="24"/>
        </w:rPr>
        <w:t>需要</w:t>
      </w:r>
      <w:r>
        <w:rPr>
          <w:sz w:val="24"/>
        </w:rPr>
        <w:t>根据相关的函数</w:t>
      </w:r>
      <w:r>
        <w:rPr>
          <w:rFonts w:hint="eastAsia"/>
          <w:sz w:val="24"/>
        </w:rPr>
        <w:t>来</w:t>
      </w:r>
      <w:r>
        <w:rPr>
          <w:sz w:val="24"/>
        </w:rPr>
        <w:t>计算</w:t>
      </w:r>
      <w:r>
        <w:rPr>
          <w:rFonts w:hint="eastAsia"/>
          <w:sz w:val="24"/>
        </w:rPr>
        <w:t>估计</w:t>
      </w:r>
      <w:r>
        <w:rPr>
          <w:sz w:val="24"/>
        </w:rPr>
        <w:t>的各个参数</w:t>
      </w:r>
      <w:r>
        <w:rPr>
          <w:rFonts w:hint="eastAsia"/>
          <w:sz w:val="24"/>
        </w:rPr>
        <w:t>值，</w:t>
      </w:r>
      <w:r>
        <w:rPr>
          <w:sz w:val="24"/>
        </w:rPr>
        <w:t>但是其</w:t>
      </w:r>
      <w:r>
        <w:rPr>
          <w:rFonts w:hint="eastAsia"/>
          <w:sz w:val="24"/>
        </w:rPr>
        <w:t>不要求</w:t>
      </w:r>
      <w:r>
        <w:rPr>
          <w:sz w:val="24"/>
        </w:rPr>
        <w:t>通过函数计算而来的</w:t>
      </w:r>
      <w:r>
        <w:rPr>
          <w:rFonts w:hint="eastAsia"/>
          <w:sz w:val="24"/>
        </w:rPr>
        <w:t>参数</w:t>
      </w:r>
      <w:r>
        <w:rPr>
          <w:sz w:val="24"/>
        </w:rPr>
        <w:t>估计</w:t>
      </w:r>
      <w:proofErr w:type="gramStart"/>
      <w:r>
        <w:rPr>
          <w:sz w:val="24"/>
        </w:rPr>
        <w:t>值</w:t>
      </w:r>
      <w:r>
        <w:rPr>
          <w:rFonts w:hint="eastAsia"/>
          <w:sz w:val="24"/>
        </w:rPr>
        <w:t>必须</w:t>
      </w:r>
      <w:proofErr w:type="gramEnd"/>
      <w:r>
        <w:rPr>
          <w:sz w:val="24"/>
        </w:rPr>
        <w:t>满足特定的</w:t>
      </w:r>
      <w:r>
        <w:rPr>
          <w:rFonts w:hint="eastAsia"/>
          <w:sz w:val="24"/>
        </w:rPr>
        <w:t>最优化的条件，也</w:t>
      </w:r>
      <w:r>
        <w:rPr>
          <w:sz w:val="24"/>
        </w:rPr>
        <w:t>被称作</w:t>
      </w:r>
      <w:r w:rsidRPr="009B6204">
        <w:rPr>
          <w:rFonts w:hint="eastAsia"/>
          <w:sz w:val="24"/>
        </w:rPr>
        <w:t>粗估计</w:t>
      </w:r>
      <w:r>
        <w:rPr>
          <w:rFonts w:hint="eastAsia"/>
          <w:sz w:val="24"/>
        </w:rPr>
        <w:t>。</w:t>
      </w:r>
    </w:p>
    <w:p w:rsidR="006E17E5" w:rsidRDefault="006E17E5" w:rsidP="006E17E5">
      <w:pPr>
        <w:pStyle w:val="2"/>
        <w:spacing w:before="480" w:after="120" w:line="400" w:lineRule="exact"/>
        <w:rPr>
          <w:rFonts w:ascii="黑体" w:eastAsia="黑体" w:hAnsi="黑体"/>
          <w:b w:val="0"/>
          <w:sz w:val="28"/>
          <w:szCs w:val="28"/>
        </w:rPr>
      </w:pPr>
      <w:bookmarkStart w:id="50" w:name="_Toc432581598"/>
      <w:r w:rsidRPr="00D64E80">
        <w:rPr>
          <w:rFonts w:ascii="黑体" w:eastAsia="黑体" w:hAnsi="黑体"/>
          <w:b w:val="0"/>
          <w:sz w:val="28"/>
          <w:szCs w:val="28"/>
        </w:rPr>
        <w:t>2.</w:t>
      </w:r>
      <w:r w:rsidRPr="00D64E80">
        <w:rPr>
          <w:rFonts w:ascii="黑体" w:eastAsia="黑体" w:hAnsi="黑体" w:hint="eastAsia"/>
          <w:b w:val="0"/>
          <w:sz w:val="28"/>
          <w:szCs w:val="28"/>
        </w:rPr>
        <w:t>3</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w:t>
      </w:r>
      <w:proofErr w:type="gramStart"/>
      <w:r>
        <w:rPr>
          <w:rFonts w:ascii="黑体" w:eastAsia="黑体" w:hAnsi="黑体" w:hint="eastAsia"/>
          <w:b w:val="0"/>
          <w:sz w:val="28"/>
          <w:szCs w:val="28"/>
        </w:rPr>
        <w:t>幂</w:t>
      </w:r>
      <w:proofErr w:type="gramEnd"/>
      <w:r>
        <w:rPr>
          <w:rFonts w:ascii="黑体" w:eastAsia="黑体" w:hAnsi="黑体" w:hint="eastAsia"/>
          <w:b w:val="0"/>
          <w:sz w:val="28"/>
          <w:szCs w:val="28"/>
        </w:rPr>
        <w:t>律分布</w:t>
      </w:r>
      <w:r>
        <w:rPr>
          <w:rFonts w:ascii="黑体" w:eastAsia="黑体" w:hAnsi="黑体"/>
          <w:b w:val="0"/>
          <w:sz w:val="28"/>
          <w:szCs w:val="28"/>
        </w:rPr>
        <w:t>研究</w:t>
      </w:r>
      <w:bookmarkEnd w:id="50"/>
    </w:p>
    <w:p w:rsidR="00C22939" w:rsidRPr="008303C8" w:rsidRDefault="00C22939" w:rsidP="00E04D44">
      <w:pPr>
        <w:spacing w:line="400" w:lineRule="exact"/>
        <w:ind w:firstLineChars="200" w:firstLine="480"/>
        <w:jc w:val="left"/>
        <w:rPr>
          <w:rFonts w:cs="黑体"/>
          <w:sz w:val="24"/>
        </w:rPr>
      </w:pPr>
      <w:bookmarkStart w:id="51" w:name="_Toc341797028"/>
      <w:proofErr w:type="gramStart"/>
      <w:r>
        <w:rPr>
          <w:rFonts w:cs="黑体" w:hint="eastAsia"/>
          <w:sz w:val="24"/>
        </w:rPr>
        <w:t>幂</w:t>
      </w:r>
      <w:proofErr w:type="gramEnd"/>
      <w:r>
        <w:rPr>
          <w:rFonts w:cs="黑体" w:hint="eastAsia"/>
          <w:sz w:val="24"/>
        </w:rPr>
        <w:t>律分布</w:t>
      </w:r>
      <w:r w:rsidR="008303C8">
        <w:rPr>
          <w:rFonts w:cs="黑体" w:hint="eastAsia"/>
          <w:sz w:val="24"/>
        </w:rPr>
        <w:t>是指</w:t>
      </w:r>
      <w:r>
        <w:rPr>
          <w:rFonts w:cs="黑体"/>
          <w:sz w:val="24"/>
        </w:rPr>
        <w:t>以</w:t>
      </w:r>
      <m:oMath>
        <m:r>
          <w:rPr>
            <w:rFonts w:ascii="Cambria Math" w:hAnsi="Cambria Math" w:cs="黑体"/>
            <w:sz w:val="24"/>
          </w:rPr>
          <m:t>y</m:t>
        </m:r>
      </m:oMath>
      <w:r w:rsidR="00E0118A" w:rsidRPr="0013144F">
        <w:rPr>
          <w:rFonts w:cs="黑体" w:hint="eastAsia"/>
          <w:sz w:val="24"/>
        </w:rPr>
        <w:t>为因变量，</w:t>
      </w:r>
      <m:oMath>
        <m:r>
          <w:rPr>
            <w:rFonts w:ascii="Cambria Math" w:hAnsi="Cambria Math" w:cs="黑体"/>
            <w:sz w:val="24"/>
          </w:rPr>
          <m:t>x</m:t>
        </m:r>
      </m:oMath>
      <w:r w:rsidR="00E0118A" w:rsidRPr="0013144F">
        <w:rPr>
          <w:rFonts w:cs="黑体" w:hint="eastAsia"/>
          <w:sz w:val="24"/>
        </w:rPr>
        <w:t>为自变量</w:t>
      </w:r>
      <w:r w:rsidR="008303C8">
        <w:rPr>
          <w:rFonts w:cs="黑体" w:hint="eastAsia"/>
          <w:sz w:val="24"/>
        </w:rPr>
        <w:t>，</w:t>
      </w:r>
      <m:oMath>
        <m:r>
          <w:rPr>
            <w:rFonts w:ascii="Cambria Math" w:hAnsi="Cambria Math" w:cs="黑体"/>
            <w:sz w:val="24"/>
          </w:rPr>
          <m:t>y</m:t>
        </m:r>
      </m:oMath>
      <w:r w:rsidR="008303C8">
        <w:rPr>
          <w:rFonts w:cs="黑体"/>
          <w:sz w:val="24"/>
        </w:rPr>
        <w:t>随着</w:t>
      </w:r>
      <m:oMath>
        <m:r>
          <w:rPr>
            <w:rFonts w:ascii="Cambria Math" w:hAnsi="Cambria Math" w:cs="黑体"/>
            <w:sz w:val="24"/>
          </w:rPr>
          <m:t>x</m:t>
        </m:r>
      </m:oMath>
      <w:r w:rsidR="008303C8">
        <w:rPr>
          <w:rFonts w:cs="黑体"/>
          <w:sz w:val="24"/>
        </w:rPr>
        <w:t>变化</w:t>
      </w:r>
      <w:r w:rsidR="008303C8">
        <w:rPr>
          <w:rFonts w:cs="黑体" w:hint="eastAsia"/>
          <w:sz w:val="24"/>
        </w:rPr>
        <w:t>而</w:t>
      </w:r>
      <w:r w:rsidR="008303C8">
        <w:rPr>
          <w:rFonts w:cs="黑体"/>
          <w:sz w:val="24"/>
        </w:rPr>
        <w:t>变化形成的函数关系可以用</w:t>
      </w:r>
      <m:oMath>
        <m:r>
          <w:rPr>
            <w:rFonts w:ascii="Cambria Math" w:hAnsi="Cambria Math" w:cs="黑体"/>
            <w:sz w:val="24"/>
          </w:rPr>
          <m:t>y</m:t>
        </m:r>
        <m:r>
          <m:rPr>
            <m:sty m:val="p"/>
          </m:rPr>
          <w:rPr>
            <w:rFonts w:ascii="Cambria Math" w:hAnsi="Cambria Math" w:cs="黑体"/>
            <w:sz w:val="24"/>
          </w:rPr>
          <m:t>=</m:t>
        </m:r>
        <m:r>
          <w:rPr>
            <w:rFonts w:ascii="Cambria Math" w:hAnsi="Cambria Math" w:cs="黑体"/>
            <w:sz w:val="24"/>
          </w:rPr>
          <m:t>c</m:t>
        </m:r>
        <m:sSup>
          <m:sSupPr>
            <m:ctrlPr>
              <w:rPr>
                <w:rFonts w:ascii="Cambria Math" w:hAnsi="Cambria Math" w:cs="黑体"/>
                <w:sz w:val="24"/>
              </w:rPr>
            </m:ctrlPr>
          </m:sSupPr>
          <m:e>
            <m:r>
              <w:rPr>
                <w:rFonts w:ascii="Cambria Math" w:hAnsi="Cambria Math" w:cs="黑体"/>
                <w:sz w:val="24"/>
              </w:rPr>
              <m:t>x</m:t>
            </m:r>
          </m:e>
          <m:sup>
            <m:r>
              <w:rPr>
                <w:rFonts w:ascii="Cambria Math" w:hAnsi="Cambria Math" w:cs="黑体"/>
                <w:sz w:val="24"/>
              </w:rPr>
              <m:t>-a</m:t>
            </m:r>
          </m:sup>
        </m:sSup>
      </m:oMath>
      <w:r w:rsidR="008303C8">
        <w:rPr>
          <w:rFonts w:cs="黑体" w:hint="eastAsia"/>
          <w:sz w:val="24"/>
        </w:rPr>
        <w:t>形式</w:t>
      </w:r>
      <w:r w:rsidR="008303C8">
        <w:rPr>
          <w:rFonts w:cs="黑体"/>
          <w:sz w:val="24"/>
        </w:rPr>
        <w:t>表示</w:t>
      </w:r>
      <w:r w:rsidR="008303C8">
        <w:rPr>
          <w:rFonts w:cs="黑体" w:hint="eastAsia"/>
          <w:sz w:val="24"/>
        </w:rPr>
        <w:t>，成</w:t>
      </w:r>
      <w:r w:rsidR="008303C8">
        <w:rPr>
          <w:rFonts w:cs="黑体"/>
          <w:sz w:val="24"/>
        </w:rPr>
        <w:t>此函数关系符合</w:t>
      </w:r>
      <w:proofErr w:type="gramStart"/>
      <w:r w:rsidR="008303C8">
        <w:rPr>
          <w:rFonts w:cs="黑体"/>
          <w:sz w:val="24"/>
        </w:rPr>
        <w:t>幂</w:t>
      </w:r>
      <w:proofErr w:type="gramEnd"/>
      <w:r w:rsidR="008303C8">
        <w:rPr>
          <w:rFonts w:cs="黑体"/>
          <w:sz w:val="24"/>
        </w:rPr>
        <w:t>律分布。其中</w:t>
      </w:r>
      <m:oMath>
        <m:r>
          <w:rPr>
            <w:rFonts w:ascii="Cambria Math" w:hAnsi="Cambria Math" w:cs="黑体"/>
            <w:sz w:val="24"/>
          </w:rPr>
          <m:t>x</m:t>
        </m:r>
      </m:oMath>
      <w:r w:rsidR="008303C8">
        <w:rPr>
          <w:rFonts w:cs="黑体" w:hint="eastAsia"/>
          <w:sz w:val="24"/>
        </w:rPr>
        <w:t>表示排名</w:t>
      </w:r>
      <w:r w:rsidR="008303C8">
        <w:rPr>
          <w:rFonts w:cs="黑体"/>
          <w:sz w:val="24"/>
        </w:rPr>
        <w:t>，</w:t>
      </w:r>
      <m:oMath>
        <m:r>
          <w:rPr>
            <w:rFonts w:ascii="Cambria Math" w:hAnsi="Cambria Math" w:cs="黑体"/>
            <w:sz w:val="24"/>
          </w:rPr>
          <m:t>y</m:t>
        </m:r>
      </m:oMath>
      <w:r w:rsidR="008303C8">
        <w:rPr>
          <w:rFonts w:cs="黑体" w:hint="eastAsia"/>
          <w:sz w:val="24"/>
        </w:rPr>
        <w:t>表示该排名下的</w:t>
      </w:r>
      <w:r w:rsidR="008303C8">
        <w:rPr>
          <w:rFonts w:cs="黑体"/>
          <w:sz w:val="24"/>
        </w:rPr>
        <w:t>统计量的数</w:t>
      </w:r>
      <w:r w:rsidR="008303C8">
        <w:rPr>
          <w:rFonts w:cs="黑体" w:hint="eastAsia"/>
          <w:sz w:val="24"/>
        </w:rPr>
        <w:t>值</w:t>
      </w:r>
      <w:r w:rsidR="0014383E">
        <w:rPr>
          <w:rFonts w:cs="黑体" w:hint="eastAsia"/>
          <w:sz w:val="24"/>
        </w:rPr>
        <w:t>，</w:t>
      </w:r>
      <m:oMath>
        <m:r>
          <w:rPr>
            <w:rFonts w:ascii="Cambria Math" w:hAnsi="Cambria Math" w:cs="黑体"/>
            <w:sz w:val="24"/>
          </w:rPr>
          <m:t>c</m:t>
        </m:r>
      </m:oMath>
      <w:r w:rsidR="0014383E">
        <w:rPr>
          <w:rFonts w:cs="黑体" w:hint="eastAsia"/>
          <w:sz w:val="24"/>
        </w:rPr>
        <w:t>和</w:t>
      </w:r>
      <m:oMath>
        <m:r>
          <w:rPr>
            <w:rFonts w:ascii="Cambria Math" w:hAnsi="Cambria Math" w:cs="黑体"/>
            <w:sz w:val="24"/>
          </w:rPr>
          <m:t>a</m:t>
        </m:r>
      </m:oMath>
      <w:r w:rsidR="0014383E">
        <w:rPr>
          <w:rFonts w:cs="黑体" w:hint="eastAsia"/>
          <w:sz w:val="24"/>
        </w:rPr>
        <w:t>为</w:t>
      </w:r>
      <w:r w:rsidR="0014383E">
        <w:rPr>
          <w:rFonts w:cs="黑体"/>
          <w:sz w:val="24"/>
        </w:rPr>
        <w:t>常数</w:t>
      </w:r>
      <w:r w:rsidR="0014383E">
        <w:rPr>
          <w:rFonts w:cs="黑体" w:hint="eastAsia"/>
          <w:sz w:val="24"/>
        </w:rPr>
        <w:t>且</w:t>
      </w:r>
      <w:r w:rsidR="0014383E">
        <w:rPr>
          <w:rFonts w:cs="黑体"/>
          <w:sz w:val="24"/>
        </w:rPr>
        <w:t>都大于</w:t>
      </w:r>
      <w:r w:rsidR="0014383E">
        <w:rPr>
          <w:rFonts w:cs="黑体" w:hint="eastAsia"/>
          <w:sz w:val="24"/>
        </w:rPr>
        <w:t>0</w:t>
      </w:r>
      <w:r w:rsidR="008303C8">
        <w:rPr>
          <w:rFonts w:cs="黑体" w:hint="eastAsia"/>
          <w:sz w:val="24"/>
        </w:rPr>
        <w:t>。将函数</w:t>
      </w:r>
      <w:r w:rsidR="008303C8">
        <w:rPr>
          <w:rFonts w:cs="黑体"/>
          <w:sz w:val="24"/>
        </w:rPr>
        <w:t>的等号两边同时取对数，</w:t>
      </w:r>
      <w:r w:rsidR="0014383E">
        <w:rPr>
          <w:rFonts w:cs="黑体" w:hint="eastAsia"/>
          <w:sz w:val="24"/>
        </w:rPr>
        <w:t>得到</w:t>
      </w:r>
      <m:oMath>
        <m:r>
          <m:rPr>
            <m:sty m:val="p"/>
          </m:rPr>
          <w:rPr>
            <w:rFonts w:ascii="Cambria Math" w:hAnsi="Cambria Math" w:cs="黑体"/>
            <w:sz w:val="24"/>
          </w:rPr>
          <m:t>ln</m:t>
        </m:r>
        <m:r>
          <w:rPr>
            <w:rFonts w:ascii="Cambria Math" w:hAnsi="Cambria Math" w:cs="黑体"/>
            <w:sz w:val="24"/>
          </w:rPr>
          <m:t>y</m:t>
        </m:r>
        <m:r>
          <m:rPr>
            <m:sty m:val="p"/>
          </m:rPr>
          <w:rPr>
            <w:rFonts w:ascii="Cambria Math" w:hAnsi="Cambria Math" w:cs="黑体"/>
            <w:sz w:val="24"/>
          </w:rPr>
          <m:t>=ln</m:t>
        </m:r>
        <m:r>
          <w:rPr>
            <w:rFonts w:ascii="Cambria Math" w:hAnsi="Cambria Math" w:cs="黑体"/>
            <w:sz w:val="24"/>
          </w:rPr>
          <m:t>c-a</m:t>
        </m:r>
        <m:r>
          <m:rPr>
            <m:sty m:val="p"/>
          </m:rPr>
          <w:rPr>
            <w:rFonts w:ascii="Cambria Math" w:hAnsi="Cambria Math" w:cs="黑体"/>
            <w:sz w:val="24"/>
          </w:rPr>
          <m:t>ln</m:t>
        </m:r>
        <m:r>
          <w:rPr>
            <w:rFonts w:ascii="Cambria Math" w:hAnsi="Cambria Math" w:cs="黑体"/>
            <w:sz w:val="24"/>
          </w:rPr>
          <m:t>x</m:t>
        </m:r>
      </m:oMath>
      <w:r w:rsidR="0014383E">
        <w:rPr>
          <w:rFonts w:cs="黑体" w:hint="eastAsia"/>
          <w:sz w:val="24"/>
        </w:rPr>
        <w:t>，</w:t>
      </w:r>
      <w:r w:rsidR="0014383E">
        <w:rPr>
          <w:rFonts w:cs="黑体"/>
          <w:sz w:val="24"/>
        </w:rPr>
        <w:t>此时</w:t>
      </w:r>
      <w:proofErr w:type="gramStart"/>
      <w:r w:rsidR="008303C8">
        <w:rPr>
          <w:rFonts w:cs="黑体" w:hint="eastAsia"/>
          <w:sz w:val="24"/>
        </w:rPr>
        <w:t>幂</w:t>
      </w:r>
      <w:proofErr w:type="gramEnd"/>
      <w:r w:rsidR="008303C8">
        <w:rPr>
          <w:rFonts w:cs="黑体" w:hint="eastAsia"/>
          <w:sz w:val="24"/>
        </w:rPr>
        <w:t>律分布</w:t>
      </w:r>
      <w:r w:rsidR="008303C8">
        <w:rPr>
          <w:rFonts w:cs="黑体"/>
          <w:sz w:val="24"/>
        </w:rPr>
        <w:t>函数变为一条</w:t>
      </w:r>
      <w:r w:rsidR="008303C8">
        <w:rPr>
          <w:rFonts w:cs="黑体" w:hint="eastAsia"/>
          <w:sz w:val="24"/>
        </w:rPr>
        <w:t>直线</w:t>
      </w:r>
      <w:r w:rsidR="008303C8">
        <w:rPr>
          <w:rFonts w:cs="黑体"/>
          <w:sz w:val="24"/>
        </w:rPr>
        <w:t>，直线的斜率为负</w:t>
      </w:r>
      <w:r w:rsidR="0014383E">
        <w:rPr>
          <w:rFonts w:cs="黑体" w:hint="eastAsia"/>
          <w:sz w:val="24"/>
        </w:rPr>
        <w:t>，值</w:t>
      </w:r>
      <w:r w:rsidR="0014383E">
        <w:rPr>
          <w:rFonts w:cs="黑体"/>
          <w:sz w:val="24"/>
        </w:rPr>
        <w:t>为</w:t>
      </w:r>
      <m:oMath>
        <m:r>
          <w:rPr>
            <w:rFonts w:ascii="Cambria Math" w:hAnsi="Cambria Math" w:cs="黑体"/>
            <w:sz w:val="24"/>
          </w:rPr>
          <m:t>-a</m:t>
        </m:r>
      </m:oMath>
      <w:r w:rsidR="008303C8">
        <w:rPr>
          <w:rFonts w:cs="黑体"/>
          <w:sz w:val="24"/>
        </w:rPr>
        <w:t>。</w:t>
      </w:r>
      <w:r w:rsidR="0014383E">
        <w:rPr>
          <w:rFonts w:cs="黑体" w:hint="eastAsia"/>
          <w:sz w:val="24"/>
        </w:rPr>
        <w:t>在</w:t>
      </w:r>
      <w:r w:rsidR="0014383E">
        <w:rPr>
          <w:rFonts w:cs="黑体"/>
          <w:sz w:val="24"/>
        </w:rPr>
        <w:t>双对数坐标下看函数是否为斜率为负的直线，是</w:t>
      </w:r>
      <w:r w:rsidR="0014383E">
        <w:rPr>
          <w:rFonts w:cs="黑体" w:hint="eastAsia"/>
          <w:sz w:val="24"/>
        </w:rPr>
        <w:t>判断</w:t>
      </w:r>
      <w:r w:rsidR="0014383E">
        <w:rPr>
          <w:rFonts w:cs="黑体"/>
          <w:sz w:val="24"/>
        </w:rPr>
        <w:t>函数分布是否为</w:t>
      </w:r>
      <w:proofErr w:type="gramStart"/>
      <w:r w:rsidR="0014383E">
        <w:rPr>
          <w:rFonts w:cs="黑体"/>
          <w:sz w:val="24"/>
        </w:rPr>
        <w:t>幂</w:t>
      </w:r>
      <w:proofErr w:type="gramEnd"/>
      <w:r w:rsidR="0014383E">
        <w:rPr>
          <w:rFonts w:cs="黑体"/>
          <w:sz w:val="24"/>
        </w:rPr>
        <w:t>律分布的一个重要</w:t>
      </w:r>
      <w:r w:rsidR="0014383E">
        <w:rPr>
          <w:rFonts w:cs="黑体" w:hint="eastAsia"/>
          <w:sz w:val="24"/>
        </w:rPr>
        <w:t>方法</w:t>
      </w:r>
      <w:r w:rsidR="0014383E">
        <w:rPr>
          <w:rFonts w:cs="黑体"/>
          <w:sz w:val="24"/>
        </w:rPr>
        <w:t>。</w:t>
      </w:r>
    </w:p>
    <w:p w:rsidR="001819B5" w:rsidRDefault="001819B5" w:rsidP="00E04D44">
      <w:pPr>
        <w:spacing w:line="400" w:lineRule="exact"/>
        <w:ind w:firstLineChars="200" w:firstLine="480"/>
        <w:jc w:val="left"/>
        <w:rPr>
          <w:rFonts w:cs="黑体"/>
          <w:sz w:val="24"/>
        </w:rPr>
      </w:pPr>
      <w:r>
        <w:rPr>
          <w:rFonts w:cs="黑体" w:hint="eastAsia"/>
          <w:sz w:val="24"/>
        </w:rPr>
        <w:t>在</w:t>
      </w:r>
      <w:proofErr w:type="gramStart"/>
      <w:r>
        <w:rPr>
          <w:rFonts w:cs="黑体"/>
          <w:sz w:val="24"/>
        </w:rPr>
        <w:t>幂</w:t>
      </w:r>
      <w:proofErr w:type="gramEnd"/>
      <w:r>
        <w:rPr>
          <w:rFonts w:cs="黑体"/>
          <w:sz w:val="24"/>
        </w:rPr>
        <w:t>律分布研究中最为著名的是</w:t>
      </w:r>
      <w:r w:rsidRPr="001819B5">
        <w:rPr>
          <w:rFonts w:cs="黑体"/>
          <w:sz w:val="24"/>
        </w:rPr>
        <w:t>Zipf</w:t>
      </w:r>
      <w:r>
        <w:rPr>
          <w:rFonts w:cs="黑体" w:hint="eastAsia"/>
          <w:sz w:val="24"/>
        </w:rPr>
        <w:t>定律</w:t>
      </w:r>
      <w:r>
        <w:rPr>
          <w:rFonts w:cs="黑体"/>
          <w:sz w:val="24"/>
        </w:rPr>
        <w:t>和</w:t>
      </w:r>
      <w:r w:rsidRPr="0013144F">
        <w:rPr>
          <w:rFonts w:cs="黑体" w:hint="eastAsia"/>
          <w:sz w:val="24"/>
        </w:rPr>
        <w:t>Pareto</w:t>
      </w:r>
      <w:r>
        <w:rPr>
          <w:rFonts w:cs="黑体" w:hint="eastAsia"/>
          <w:sz w:val="24"/>
        </w:rPr>
        <w:t>定律</w:t>
      </w:r>
      <w:r>
        <w:rPr>
          <w:rFonts w:cs="黑体"/>
          <w:sz w:val="24"/>
        </w:rPr>
        <w:t>，</w:t>
      </w:r>
      <w:r w:rsidRPr="001819B5">
        <w:rPr>
          <w:rFonts w:cs="黑体"/>
          <w:sz w:val="24"/>
        </w:rPr>
        <w:t>Zipf</w:t>
      </w:r>
      <w:r>
        <w:rPr>
          <w:rFonts w:cs="黑体" w:hint="eastAsia"/>
          <w:sz w:val="24"/>
        </w:rPr>
        <w:t>和</w:t>
      </w:r>
      <w:r w:rsidRPr="0013144F">
        <w:rPr>
          <w:rFonts w:cs="黑体" w:hint="eastAsia"/>
          <w:sz w:val="24"/>
        </w:rPr>
        <w:t>Pareto</w:t>
      </w:r>
      <w:r>
        <w:rPr>
          <w:rFonts w:cs="黑体" w:hint="eastAsia"/>
          <w:sz w:val="24"/>
        </w:rPr>
        <w:t>是</w:t>
      </w:r>
      <w:proofErr w:type="gramStart"/>
      <w:r>
        <w:rPr>
          <w:rFonts w:cs="黑体"/>
          <w:sz w:val="24"/>
        </w:rPr>
        <w:t>幂</w:t>
      </w:r>
      <w:proofErr w:type="gramEnd"/>
      <w:r>
        <w:rPr>
          <w:rFonts w:cs="黑体"/>
          <w:sz w:val="24"/>
        </w:rPr>
        <w:t>定律研究中的突出代表</w:t>
      </w:r>
      <w:r w:rsidR="0086288F" w:rsidRPr="0086288F">
        <w:rPr>
          <w:rFonts w:cs="黑体" w:hint="eastAsia"/>
          <w:sz w:val="24"/>
          <w:vertAlign w:val="superscript"/>
        </w:rPr>
        <w:t>[</w:t>
      </w:r>
      <w:r w:rsidR="0086288F" w:rsidRPr="0086288F">
        <w:rPr>
          <w:rFonts w:cs="黑体"/>
          <w:sz w:val="24"/>
          <w:vertAlign w:val="superscript"/>
        </w:rPr>
        <w:t>21</w:t>
      </w:r>
      <w:r w:rsidR="0086288F" w:rsidRPr="0086288F">
        <w:rPr>
          <w:rFonts w:cs="黑体" w:hint="eastAsia"/>
          <w:sz w:val="24"/>
          <w:vertAlign w:val="superscript"/>
        </w:rPr>
        <w:t>]</w:t>
      </w:r>
      <w:r>
        <w:rPr>
          <w:rFonts w:cs="黑体"/>
          <w:sz w:val="24"/>
        </w:rPr>
        <w:t>。其中</w:t>
      </w:r>
      <w:r w:rsidRPr="001819B5">
        <w:rPr>
          <w:rFonts w:cs="黑体"/>
          <w:sz w:val="24"/>
        </w:rPr>
        <w:t>Zipf</w:t>
      </w:r>
      <w:r>
        <w:rPr>
          <w:rFonts w:cs="黑体" w:hint="eastAsia"/>
          <w:sz w:val="24"/>
        </w:rPr>
        <w:t>为</w:t>
      </w:r>
      <w:r>
        <w:rPr>
          <w:rFonts w:cs="黑体"/>
          <w:sz w:val="24"/>
        </w:rPr>
        <w:t>哈佛大学的语言学家，</w:t>
      </w:r>
      <w:r w:rsidR="00353F34">
        <w:rPr>
          <w:rFonts w:cs="黑体" w:hint="eastAsia"/>
          <w:sz w:val="24"/>
        </w:rPr>
        <w:t>1932</w:t>
      </w:r>
      <w:r w:rsidR="00353F34">
        <w:rPr>
          <w:rFonts w:cs="黑体" w:hint="eastAsia"/>
          <w:sz w:val="24"/>
        </w:rPr>
        <w:t>年</w:t>
      </w:r>
      <w:r w:rsidR="00353F34">
        <w:rPr>
          <w:rFonts w:cs="黑体"/>
          <w:sz w:val="24"/>
        </w:rPr>
        <w:t>他在研究英文单词</w:t>
      </w:r>
      <w:r w:rsidR="0038653A">
        <w:rPr>
          <w:rFonts w:cs="黑体" w:hint="eastAsia"/>
          <w:sz w:val="24"/>
        </w:rPr>
        <w:t>在</w:t>
      </w:r>
      <w:r w:rsidR="0038653A">
        <w:rPr>
          <w:rFonts w:cs="黑体"/>
          <w:sz w:val="24"/>
        </w:rPr>
        <w:t>文章中</w:t>
      </w:r>
      <w:r w:rsidR="00353F34">
        <w:rPr>
          <w:rFonts w:cs="黑体" w:hint="eastAsia"/>
          <w:sz w:val="24"/>
        </w:rPr>
        <w:t>出现</w:t>
      </w:r>
      <w:r w:rsidR="00353F34">
        <w:rPr>
          <w:rFonts w:cs="黑体"/>
          <w:sz w:val="24"/>
        </w:rPr>
        <w:t>的</w:t>
      </w:r>
      <w:r w:rsidR="0038653A">
        <w:rPr>
          <w:rFonts w:cs="黑体" w:hint="eastAsia"/>
          <w:sz w:val="24"/>
        </w:rPr>
        <w:t>次数</w:t>
      </w:r>
      <w:r w:rsidR="00353F34">
        <w:rPr>
          <w:rFonts w:cs="黑体"/>
          <w:sz w:val="24"/>
        </w:rPr>
        <w:t>时发现，如果把英文单词按照出现的</w:t>
      </w:r>
      <w:r w:rsidR="000443EB">
        <w:rPr>
          <w:rFonts w:cs="黑体" w:hint="eastAsia"/>
          <w:sz w:val="24"/>
        </w:rPr>
        <w:t>次数</w:t>
      </w:r>
      <w:r w:rsidR="00427A75">
        <w:rPr>
          <w:rFonts w:cs="黑体" w:hint="eastAsia"/>
          <w:sz w:val="24"/>
        </w:rPr>
        <w:t>从</w:t>
      </w:r>
      <w:r w:rsidR="00353F34">
        <w:rPr>
          <w:rFonts w:cs="黑体"/>
          <w:sz w:val="24"/>
        </w:rPr>
        <w:t>大到</w:t>
      </w:r>
      <w:proofErr w:type="gramStart"/>
      <w:r w:rsidR="00353F34">
        <w:rPr>
          <w:rFonts w:cs="黑体"/>
          <w:sz w:val="24"/>
        </w:rPr>
        <w:t>小</w:t>
      </w:r>
      <w:r w:rsidR="00353F34">
        <w:rPr>
          <w:rFonts w:cs="黑体" w:hint="eastAsia"/>
          <w:sz w:val="24"/>
        </w:rPr>
        <w:t>进行</w:t>
      </w:r>
      <w:proofErr w:type="gramEnd"/>
      <w:r w:rsidR="00353F34">
        <w:rPr>
          <w:rFonts w:cs="黑体"/>
          <w:sz w:val="24"/>
        </w:rPr>
        <w:t>排列，单词出现的</w:t>
      </w:r>
      <w:r w:rsidR="000443EB">
        <w:rPr>
          <w:rFonts w:cs="黑体" w:hint="eastAsia"/>
          <w:sz w:val="24"/>
        </w:rPr>
        <w:t>次数</w:t>
      </w:r>
      <w:r w:rsidR="00E15BE9">
        <w:rPr>
          <w:rFonts w:cs="黑体" w:hint="eastAsia"/>
          <w:sz w:val="24"/>
        </w:rPr>
        <w:t>与</w:t>
      </w:r>
      <w:r w:rsidR="00E15BE9">
        <w:rPr>
          <w:rFonts w:cs="黑体"/>
          <w:sz w:val="24"/>
        </w:rPr>
        <w:t>其</w:t>
      </w:r>
      <w:r w:rsidR="00353F34">
        <w:rPr>
          <w:rFonts w:cs="黑体"/>
          <w:sz w:val="24"/>
        </w:rPr>
        <w:t>所在</w:t>
      </w:r>
      <w:r w:rsidR="00353F34">
        <w:rPr>
          <w:rFonts w:cs="黑体" w:hint="eastAsia"/>
          <w:sz w:val="24"/>
        </w:rPr>
        <w:t>排名</w:t>
      </w:r>
      <w:r w:rsidR="00E15BE9">
        <w:rPr>
          <w:rFonts w:cs="黑体" w:hint="eastAsia"/>
          <w:sz w:val="24"/>
        </w:rPr>
        <w:t>的</w:t>
      </w:r>
      <w:proofErr w:type="gramStart"/>
      <w:r w:rsidR="00E15BE9">
        <w:rPr>
          <w:rFonts w:cs="黑体"/>
          <w:sz w:val="24"/>
        </w:rPr>
        <w:t>幂</w:t>
      </w:r>
      <w:proofErr w:type="gramEnd"/>
      <w:r w:rsidR="000443EB">
        <w:rPr>
          <w:rFonts w:cs="黑体" w:hint="eastAsia"/>
          <w:sz w:val="24"/>
        </w:rPr>
        <w:t>次</w:t>
      </w:r>
      <w:r w:rsidR="000443EB">
        <w:rPr>
          <w:rFonts w:cs="黑体"/>
          <w:sz w:val="24"/>
        </w:rPr>
        <w:t>（</w:t>
      </w:r>
      <w:proofErr w:type="gramStart"/>
      <w:r w:rsidR="000443EB">
        <w:rPr>
          <w:rFonts w:cs="黑体" w:hint="eastAsia"/>
          <w:sz w:val="24"/>
        </w:rPr>
        <w:t>幂</w:t>
      </w:r>
      <w:proofErr w:type="gramEnd"/>
      <w:r w:rsidR="000443EB">
        <w:rPr>
          <w:rFonts w:cs="黑体"/>
          <w:sz w:val="24"/>
        </w:rPr>
        <w:t>次为常数）关系</w:t>
      </w:r>
      <w:r w:rsidR="00E15BE9">
        <w:rPr>
          <w:rFonts w:cs="黑体" w:hint="eastAsia"/>
          <w:sz w:val="24"/>
        </w:rPr>
        <w:t>呈</w:t>
      </w:r>
      <w:r w:rsidR="00E15BE9">
        <w:rPr>
          <w:rFonts w:cs="黑体"/>
          <w:sz w:val="24"/>
        </w:rPr>
        <w:t>反比</w:t>
      </w:r>
      <w:r w:rsidR="00E15BE9">
        <w:rPr>
          <w:rFonts w:cs="黑体" w:hint="eastAsia"/>
          <w:sz w:val="24"/>
        </w:rPr>
        <w:t>，这个发现</w:t>
      </w:r>
      <w:r w:rsidR="000443EB">
        <w:rPr>
          <w:rFonts w:cs="黑体" w:hint="eastAsia"/>
          <w:sz w:val="24"/>
        </w:rPr>
        <w:t>后来</w:t>
      </w:r>
      <w:r w:rsidR="00E15BE9">
        <w:rPr>
          <w:rFonts w:cs="黑体"/>
          <w:sz w:val="24"/>
        </w:rPr>
        <w:t>就</w:t>
      </w:r>
      <w:r w:rsidR="000443EB">
        <w:rPr>
          <w:rFonts w:cs="黑体" w:hint="eastAsia"/>
          <w:sz w:val="24"/>
        </w:rPr>
        <w:t>被</w:t>
      </w:r>
      <w:r w:rsidR="00E15BE9">
        <w:rPr>
          <w:rFonts w:cs="黑体" w:hint="eastAsia"/>
          <w:sz w:val="24"/>
        </w:rPr>
        <w:t>称</w:t>
      </w:r>
      <w:r w:rsidR="00E15BE9">
        <w:rPr>
          <w:rFonts w:cs="黑体"/>
          <w:sz w:val="24"/>
        </w:rPr>
        <w:t>为</w:t>
      </w:r>
      <w:r w:rsidR="00E15BE9" w:rsidRPr="001819B5">
        <w:rPr>
          <w:rFonts w:cs="黑体"/>
          <w:sz w:val="24"/>
        </w:rPr>
        <w:lastRenderedPageBreak/>
        <w:t>Zipf</w:t>
      </w:r>
      <w:r w:rsidR="00E15BE9">
        <w:rPr>
          <w:rFonts w:cs="黑体" w:hint="eastAsia"/>
          <w:sz w:val="24"/>
        </w:rPr>
        <w:t>定律。</w:t>
      </w:r>
      <w:r w:rsidR="00E15BE9" w:rsidRPr="001819B5">
        <w:rPr>
          <w:rFonts w:cs="黑体"/>
          <w:sz w:val="24"/>
        </w:rPr>
        <w:t>Zipf</w:t>
      </w:r>
      <w:r w:rsidR="00E15BE9">
        <w:rPr>
          <w:rFonts w:cs="黑体" w:hint="eastAsia"/>
          <w:sz w:val="24"/>
        </w:rPr>
        <w:t>定律表明</w:t>
      </w:r>
      <w:r w:rsidR="00E15BE9">
        <w:rPr>
          <w:rFonts w:cs="黑体"/>
          <w:sz w:val="24"/>
        </w:rPr>
        <w:t>在英文</w:t>
      </w:r>
      <w:r w:rsidR="00E15BE9">
        <w:rPr>
          <w:rFonts w:cs="黑体" w:hint="eastAsia"/>
          <w:sz w:val="24"/>
        </w:rPr>
        <w:t>中</w:t>
      </w:r>
      <w:r w:rsidR="00E15BE9">
        <w:rPr>
          <w:rFonts w:cs="黑体"/>
          <w:sz w:val="24"/>
        </w:rPr>
        <w:t>，极少数的单词会被频繁使用，而绝大多</w:t>
      </w:r>
      <w:r w:rsidR="00E15BE9">
        <w:rPr>
          <w:rFonts w:cs="黑体" w:hint="eastAsia"/>
          <w:sz w:val="24"/>
        </w:rPr>
        <w:t>数</w:t>
      </w:r>
      <w:r w:rsidR="00E15BE9">
        <w:rPr>
          <w:rFonts w:cs="黑体"/>
          <w:sz w:val="24"/>
        </w:rPr>
        <w:t>的单词使用次数很少，这种规律在汉语</w:t>
      </w:r>
      <w:r w:rsidR="00E15BE9">
        <w:rPr>
          <w:rFonts w:cs="黑体" w:hint="eastAsia"/>
          <w:sz w:val="24"/>
        </w:rPr>
        <w:t>等</w:t>
      </w:r>
      <w:r w:rsidR="00E15BE9">
        <w:rPr>
          <w:rFonts w:cs="黑体"/>
          <w:sz w:val="24"/>
        </w:rPr>
        <w:t>其他</w:t>
      </w:r>
      <w:r w:rsidR="00E15BE9">
        <w:rPr>
          <w:rFonts w:cs="黑体" w:hint="eastAsia"/>
          <w:sz w:val="24"/>
        </w:rPr>
        <w:t>语言</w:t>
      </w:r>
      <w:r w:rsidR="00E15BE9">
        <w:rPr>
          <w:rFonts w:cs="黑体"/>
          <w:sz w:val="24"/>
        </w:rPr>
        <w:t>中同样存在。</w:t>
      </w:r>
      <w:r w:rsidR="00E15BE9" w:rsidRPr="0013144F">
        <w:rPr>
          <w:rFonts w:cs="黑体" w:hint="eastAsia"/>
          <w:sz w:val="24"/>
        </w:rPr>
        <w:t>Pareto</w:t>
      </w:r>
      <w:r w:rsidR="00E15BE9">
        <w:rPr>
          <w:rFonts w:cs="黑体" w:hint="eastAsia"/>
          <w:sz w:val="24"/>
        </w:rPr>
        <w:t>为</w:t>
      </w:r>
      <w:r w:rsidR="00E15BE9">
        <w:rPr>
          <w:rFonts w:cs="黑体"/>
          <w:sz w:val="24"/>
        </w:rPr>
        <w:t>意大利经济学家，</w:t>
      </w:r>
      <w:r w:rsidR="00E15BE9" w:rsidRPr="0013144F">
        <w:rPr>
          <w:rFonts w:cs="黑体" w:hint="eastAsia"/>
          <w:sz w:val="24"/>
        </w:rPr>
        <w:t>1877</w:t>
      </w:r>
      <w:r w:rsidR="00E15BE9" w:rsidRPr="0013144F">
        <w:rPr>
          <w:rFonts w:cs="黑体" w:hint="eastAsia"/>
          <w:sz w:val="24"/>
        </w:rPr>
        <w:t>年</w:t>
      </w:r>
      <w:r w:rsidR="00E15BE9">
        <w:rPr>
          <w:rFonts w:cs="黑体" w:hint="eastAsia"/>
          <w:sz w:val="24"/>
        </w:rPr>
        <w:t>他</w:t>
      </w:r>
      <w:r w:rsidR="00E15BE9">
        <w:rPr>
          <w:rFonts w:cs="黑体"/>
          <w:sz w:val="24"/>
        </w:rPr>
        <w:t>在研究</w:t>
      </w:r>
      <w:r w:rsidR="00E15BE9">
        <w:rPr>
          <w:rFonts w:cs="黑体" w:hint="eastAsia"/>
          <w:sz w:val="24"/>
        </w:rPr>
        <w:t>个人</w:t>
      </w:r>
      <w:r w:rsidR="00E15BE9">
        <w:rPr>
          <w:rFonts w:cs="黑体"/>
          <w:sz w:val="24"/>
        </w:rPr>
        <w:t>收入的统计分布时发现</w:t>
      </w:r>
      <w:r w:rsidR="005E0EF9">
        <w:rPr>
          <w:rFonts w:cs="黑体" w:hint="eastAsia"/>
          <w:sz w:val="24"/>
        </w:rPr>
        <w:t>大部分</w:t>
      </w:r>
      <w:r w:rsidR="005E0EF9">
        <w:rPr>
          <w:rFonts w:cs="黑体"/>
          <w:sz w:val="24"/>
        </w:rPr>
        <w:t>财富流向了少数人的手中，</w:t>
      </w:r>
      <w:r w:rsidR="005E0EF9">
        <w:rPr>
          <w:rFonts w:cs="黑体" w:hint="eastAsia"/>
          <w:sz w:val="24"/>
        </w:rPr>
        <w:t>而剩下</w:t>
      </w:r>
      <w:r w:rsidR="005E0EF9">
        <w:rPr>
          <w:rFonts w:cs="黑体"/>
          <w:sz w:val="24"/>
        </w:rPr>
        <w:t>的小部分财富分到了大部分人的手里。</w:t>
      </w:r>
      <w:r w:rsidR="005E0EF9">
        <w:rPr>
          <w:rFonts w:cs="黑体" w:hint="eastAsia"/>
          <w:sz w:val="24"/>
        </w:rPr>
        <w:t>然后</w:t>
      </w:r>
      <w:r w:rsidR="005E0EF9">
        <w:rPr>
          <w:rFonts w:cs="黑体"/>
          <w:sz w:val="24"/>
        </w:rPr>
        <w:t>他继续研究，</w:t>
      </w:r>
      <w:r w:rsidR="005E0EF9">
        <w:rPr>
          <w:rFonts w:cs="黑体" w:hint="eastAsia"/>
          <w:sz w:val="24"/>
        </w:rPr>
        <w:t>发现</w:t>
      </w:r>
      <w:r w:rsidR="005E0EF9">
        <w:rPr>
          <w:rFonts w:cs="黑体"/>
          <w:sz w:val="24"/>
        </w:rPr>
        <w:t>了著名的二八定律，即</w:t>
      </w:r>
      <w:r w:rsidR="005E0EF9">
        <w:rPr>
          <w:rFonts w:cs="黑体" w:hint="eastAsia"/>
          <w:sz w:val="24"/>
        </w:rPr>
        <w:t>社会上</w:t>
      </w:r>
      <w:r w:rsidR="005E0EF9">
        <w:rPr>
          <w:rFonts w:cs="黑体" w:hint="eastAsia"/>
          <w:sz w:val="24"/>
        </w:rPr>
        <w:t>20</w:t>
      </w:r>
      <w:r w:rsidR="005E0EF9">
        <w:rPr>
          <w:rFonts w:cs="黑体"/>
          <w:sz w:val="24"/>
        </w:rPr>
        <w:t>%</w:t>
      </w:r>
      <w:r w:rsidR="005E0EF9">
        <w:rPr>
          <w:rFonts w:cs="黑体"/>
          <w:sz w:val="24"/>
        </w:rPr>
        <w:t>的人掌握了</w:t>
      </w:r>
      <w:r w:rsidR="005E0EF9">
        <w:rPr>
          <w:rFonts w:cs="黑体" w:hint="eastAsia"/>
          <w:sz w:val="24"/>
        </w:rPr>
        <w:t>80</w:t>
      </w:r>
      <w:r w:rsidR="005E0EF9">
        <w:rPr>
          <w:rFonts w:cs="黑体"/>
          <w:sz w:val="24"/>
        </w:rPr>
        <w:t>%</w:t>
      </w:r>
      <w:r w:rsidR="005E0EF9">
        <w:rPr>
          <w:rFonts w:cs="黑体"/>
          <w:sz w:val="24"/>
        </w:rPr>
        <w:t>的财富</w:t>
      </w:r>
      <w:r w:rsidR="005E0EF9">
        <w:rPr>
          <w:rFonts w:cs="黑体" w:hint="eastAsia"/>
          <w:sz w:val="24"/>
        </w:rPr>
        <w:t>，</w:t>
      </w:r>
      <w:r w:rsidR="005E0EF9">
        <w:rPr>
          <w:rFonts w:cs="黑体"/>
          <w:sz w:val="24"/>
        </w:rPr>
        <w:t>社会中的财富分配</w:t>
      </w:r>
      <w:r w:rsidR="005E0EF9">
        <w:rPr>
          <w:rFonts w:cs="黑体" w:hint="eastAsia"/>
          <w:sz w:val="24"/>
        </w:rPr>
        <w:t>是极</w:t>
      </w:r>
      <w:proofErr w:type="gramStart"/>
      <w:r w:rsidR="005E0EF9">
        <w:rPr>
          <w:rFonts w:cs="黑体"/>
          <w:sz w:val="24"/>
        </w:rPr>
        <w:t>不</w:t>
      </w:r>
      <w:proofErr w:type="gramEnd"/>
      <w:r w:rsidR="005E0EF9">
        <w:rPr>
          <w:rFonts w:cs="黑体"/>
          <w:sz w:val="24"/>
        </w:rPr>
        <w:t>均衡的</w:t>
      </w:r>
      <w:r w:rsidR="005E0EF9">
        <w:rPr>
          <w:rFonts w:cs="黑体" w:hint="eastAsia"/>
          <w:sz w:val="24"/>
        </w:rPr>
        <w:t>，</w:t>
      </w:r>
      <w:r w:rsidR="005E0EF9">
        <w:rPr>
          <w:rFonts w:cs="黑体"/>
          <w:sz w:val="24"/>
        </w:rPr>
        <w:t>这种</w:t>
      </w:r>
      <w:proofErr w:type="gramStart"/>
      <w:r w:rsidR="005E0EF9">
        <w:rPr>
          <w:rFonts w:cs="黑体"/>
          <w:sz w:val="24"/>
        </w:rPr>
        <w:t>不</w:t>
      </w:r>
      <w:proofErr w:type="gramEnd"/>
      <w:r w:rsidR="005E0EF9">
        <w:rPr>
          <w:rFonts w:cs="黑体"/>
          <w:sz w:val="24"/>
        </w:rPr>
        <w:t>均衡的现象也</w:t>
      </w:r>
      <w:r w:rsidR="005E0EF9">
        <w:rPr>
          <w:rFonts w:cs="黑体" w:hint="eastAsia"/>
          <w:sz w:val="24"/>
        </w:rPr>
        <w:t>称为</w:t>
      </w:r>
      <w:r w:rsidR="005E0EF9" w:rsidRPr="0013144F">
        <w:rPr>
          <w:rFonts w:cs="黑体" w:hint="eastAsia"/>
          <w:sz w:val="24"/>
        </w:rPr>
        <w:t>Pareto</w:t>
      </w:r>
      <w:r w:rsidR="005E0EF9">
        <w:rPr>
          <w:rFonts w:cs="黑体" w:hint="eastAsia"/>
          <w:sz w:val="24"/>
        </w:rPr>
        <w:t>定律</w:t>
      </w:r>
      <w:r w:rsidR="005E0EF9">
        <w:rPr>
          <w:rFonts w:cs="黑体"/>
          <w:sz w:val="24"/>
        </w:rPr>
        <w:t>。</w:t>
      </w:r>
    </w:p>
    <w:p w:rsidR="006C5A18" w:rsidRDefault="003F7349" w:rsidP="00E04D44">
      <w:pPr>
        <w:spacing w:line="400" w:lineRule="exact"/>
        <w:ind w:firstLineChars="200" w:firstLine="480"/>
        <w:jc w:val="left"/>
        <w:rPr>
          <w:rFonts w:cs="黑体"/>
          <w:sz w:val="24"/>
        </w:rPr>
      </w:pPr>
      <w:proofErr w:type="gramStart"/>
      <w:r>
        <w:rPr>
          <w:rFonts w:cs="黑体" w:hint="eastAsia"/>
          <w:sz w:val="24"/>
        </w:rPr>
        <w:t>幂</w:t>
      </w:r>
      <w:proofErr w:type="gramEnd"/>
      <w:r>
        <w:rPr>
          <w:rFonts w:cs="黑体" w:hint="eastAsia"/>
          <w:sz w:val="24"/>
        </w:rPr>
        <w:t>律分布</w:t>
      </w:r>
      <w:r>
        <w:rPr>
          <w:rFonts w:cs="黑体"/>
          <w:sz w:val="24"/>
        </w:rPr>
        <w:t>广泛存在于</w:t>
      </w:r>
      <w:r>
        <w:rPr>
          <w:rFonts w:cs="黑体" w:hint="eastAsia"/>
          <w:sz w:val="24"/>
        </w:rPr>
        <w:t>物理学</w:t>
      </w:r>
      <w:r>
        <w:rPr>
          <w:rFonts w:cs="黑体"/>
          <w:sz w:val="24"/>
        </w:rPr>
        <w:t>、计算机科学、生物学、</w:t>
      </w:r>
      <w:r>
        <w:rPr>
          <w:rFonts w:cs="黑体" w:hint="eastAsia"/>
          <w:sz w:val="24"/>
        </w:rPr>
        <w:t>金融学、</w:t>
      </w:r>
      <w:r>
        <w:rPr>
          <w:rFonts w:cs="黑体"/>
          <w:sz w:val="24"/>
        </w:rPr>
        <w:t>社会学等</w:t>
      </w:r>
      <w:r>
        <w:rPr>
          <w:rFonts w:cs="黑体" w:hint="eastAsia"/>
          <w:sz w:val="24"/>
        </w:rPr>
        <w:t>众多</w:t>
      </w:r>
      <w:r>
        <w:rPr>
          <w:rFonts w:cs="黑体"/>
          <w:sz w:val="24"/>
        </w:rPr>
        <w:t>领域</w:t>
      </w:r>
      <w:r>
        <w:rPr>
          <w:rFonts w:cs="黑体" w:hint="eastAsia"/>
          <w:sz w:val="24"/>
        </w:rPr>
        <w:t>。在统计</w:t>
      </w:r>
      <w:r>
        <w:rPr>
          <w:rFonts w:cs="黑体"/>
          <w:sz w:val="24"/>
        </w:rPr>
        <w:t>物理学中，物理统计学家通常把符合</w:t>
      </w:r>
      <w:proofErr w:type="gramStart"/>
      <w:r>
        <w:rPr>
          <w:rFonts w:cs="黑体"/>
          <w:sz w:val="24"/>
        </w:rPr>
        <w:t>幂</w:t>
      </w:r>
      <w:proofErr w:type="gramEnd"/>
      <w:r>
        <w:rPr>
          <w:rFonts w:cs="黑体"/>
          <w:sz w:val="24"/>
        </w:rPr>
        <w:t>律分布的现象成为无标度</w:t>
      </w:r>
      <w:r>
        <w:rPr>
          <w:rFonts w:cs="黑体" w:hint="eastAsia"/>
          <w:sz w:val="24"/>
        </w:rPr>
        <w:t>现象，</w:t>
      </w:r>
      <w:r>
        <w:rPr>
          <w:rFonts w:cs="黑体"/>
          <w:sz w:val="24"/>
        </w:rPr>
        <w:t>系统中个体的尺度范围很大，个体与个体间尺度相差很多</w:t>
      </w:r>
      <w:r w:rsidR="002648E2">
        <w:rPr>
          <w:rFonts w:cs="黑体" w:hint="eastAsia"/>
          <w:sz w:val="24"/>
        </w:rPr>
        <w:t>，</w:t>
      </w:r>
      <w:r w:rsidR="002648E2">
        <w:rPr>
          <w:rFonts w:cs="黑体"/>
          <w:sz w:val="24"/>
        </w:rPr>
        <w:t>有竞争、有生命、有进化的地方</w:t>
      </w:r>
      <w:r w:rsidR="002648E2">
        <w:rPr>
          <w:rFonts w:cs="黑体" w:hint="eastAsia"/>
          <w:sz w:val="24"/>
        </w:rPr>
        <w:t>都</w:t>
      </w:r>
      <w:r w:rsidR="002648E2">
        <w:rPr>
          <w:rFonts w:cs="黑体"/>
          <w:sz w:val="24"/>
        </w:rPr>
        <w:t>会有不同程度的无标度现象。</w:t>
      </w:r>
      <w:bookmarkEnd w:id="51"/>
    </w:p>
    <w:p w:rsidR="002648E2" w:rsidRDefault="00427A75" w:rsidP="00E04D44">
      <w:pPr>
        <w:spacing w:line="400" w:lineRule="exact"/>
        <w:ind w:firstLineChars="200" w:firstLine="480"/>
        <w:jc w:val="left"/>
        <w:rPr>
          <w:rFonts w:cs="黑体"/>
          <w:sz w:val="24"/>
        </w:rPr>
      </w:pPr>
      <w:r>
        <w:rPr>
          <w:rFonts w:cs="黑体" w:hint="eastAsia"/>
          <w:sz w:val="24"/>
        </w:rPr>
        <w:t>随着</w:t>
      </w:r>
      <w:r>
        <w:rPr>
          <w:rFonts w:cs="黑体"/>
          <w:sz w:val="24"/>
        </w:rPr>
        <w:t>计算机技术</w:t>
      </w:r>
      <w:r>
        <w:rPr>
          <w:rFonts w:cs="黑体" w:hint="eastAsia"/>
          <w:sz w:val="24"/>
        </w:rPr>
        <w:t>迅猛</w:t>
      </w:r>
      <w:r>
        <w:rPr>
          <w:rFonts w:cs="黑体"/>
          <w:sz w:val="24"/>
        </w:rPr>
        <w:t>发展，数据工具越来越多种多样，</w:t>
      </w:r>
      <w:r>
        <w:rPr>
          <w:rFonts w:cs="黑体" w:hint="eastAsia"/>
          <w:sz w:val="24"/>
        </w:rPr>
        <w:t>金融</w:t>
      </w:r>
      <w:r>
        <w:rPr>
          <w:rFonts w:cs="黑体"/>
          <w:sz w:val="24"/>
        </w:rPr>
        <w:t>数据的研究变得更为容易，更多的学者投入到经济</w:t>
      </w:r>
      <w:r>
        <w:rPr>
          <w:rFonts w:cs="黑体" w:hint="eastAsia"/>
          <w:sz w:val="24"/>
        </w:rPr>
        <w:t>物理</w:t>
      </w:r>
      <w:r>
        <w:rPr>
          <w:rFonts w:cs="黑体"/>
          <w:sz w:val="24"/>
        </w:rPr>
        <w:t>领域，</w:t>
      </w:r>
      <w:r w:rsidR="00F44251">
        <w:rPr>
          <w:rFonts w:cs="黑体" w:hint="eastAsia"/>
          <w:sz w:val="24"/>
        </w:rPr>
        <w:t>研究</w:t>
      </w:r>
      <w:r w:rsidR="00F44251">
        <w:rPr>
          <w:rFonts w:cs="黑体"/>
          <w:sz w:val="24"/>
        </w:rPr>
        <w:t>的数据范围越来越广泛，</w:t>
      </w:r>
      <w:r w:rsidR="00F44251">
        <w:rPr>
          <w:rFonts w:cs="黑体" w:hint="eastAsia"/>
          <w:sz w:val="24"/>
        </w:rPr>
        <w:t>模型</w:t>
      </w:r>
      <w:r w:rsidR="00F44251">
        <w:rPr>
          <w:rFonts w:cs="黑体"/>
          <w:sz w:val="24"/>
        </w:rPr>
        <w:t>的变化和改进</w:t>
      </w:r>
      <w:r w:rsidR="00F44251">
        <w:rPr>
          <w:rFonts w:cs="黑体" w:hint="eastAsia"/>
          <w:sz w:val="24"/>
        </w:rPr>
        <w:t>也</w:t>
      </w:r>
      <w:r w:rsidR="00F44251">
        <w:rPr>
          <w:rFonts w:cs="黑体"/>
          <w:sz w:val="24"/>
        </w:rPr>
        <w:t>越来越丰富</w:t>
      </w:r>
      <w:r w:rsidR="00F44251" w:rsidRPr="0086288F">
        <w:rPr>
          <w:rFonts w:cs="黑体" w:hint="eastAsia"/>
          <w:sz w:val="24"/>
          <w:vertAlign w:val="superscript"/>
        </w:rPr>
        <w:t>[</w:t>
      </w:r>
      <w:r w:rsidR="00F44251" w:rsidRPr="0086288F">
        <w:rPr>
          <w:rFonts w:cs="黑体"/>
          <w:sz w:val="24"/>
          <w:vertAlign w:val="superscript"/>
        </w:rPr>
        <w:t>2</w:t>
      </w:r>
      <w:r w:rsidR="00F44251">
        <w:rPr>
          <w:rFonts w:cs="黑体"/>
          <w:sz w:val="24"/>
          <w:vertAlign w:val="superscript"/>
        </w:rPr>
        <w:t>2-24</w:t>
      </w:r>
      <w:r w:rsidR="00F44251" w:rsidRPr="0086288F">
        <w:rPr>
          <w:rFonts w:cs="黑体" w:hint="eastAsia"/>
          <w:sz w:val="24"/>
          <w:vertAlign w:val="superscript"/>
        </w:rPr>
        <w:t>]</w:t>
      </w:r>
      <w:r w:rsidR="00F44251">
        <w:rPr>
          <w:rFonts w:cs="黑体"/>
          <w:sz w:val="24"/>
        </w:rPr>
        <w:t>。</w:t>
      </w:r>
      <w:r w:rsidR="00F44251">
        <w:rPr>
          <w:rFonts w:cs="黑体" w:hint="eastAsia"/>
          <w:sz w:val="24"/>
        </w:rPr>
        <w:t xml:space="preserve"> </w:t>
      </w:r>
      <w:r w:rsidR="00EE709D">
        <w:rPr>
          <w:rFonts w:cs="黑体"/>
          <w:sz w:val="24"/>
        </w:rPr>
        <w:t>Ander</w:t>
      </w:r>
      <w:r w:rsidR="00EE709D">
        <w:rPr>
          <w:rFonts w:cs="黑体" w:hint="eastAsia"/>
          <w:sz w:val="24"/>
        </w:rPr>
        <w:t>对多个</w:t>
      </w:r>
      <w:r w:rsidR="00EE709D">
        <w:rPr>
          <w:rFonts w:cs="黑体"/>
          <w:sz w:val="24"/>
        </w:rPr>
        <w:t>国家的股票市场</w:t>
      </w:r>
      <w:r w:rsidR="00EE709D">
        <w:rPr>
          <w:rFonts w:cs="黑体" w:hint="eastAsia"/>
          <w:sz w:val="24"/>
        </w:rPr>
        <w:t>进行</w:t>
      </w:r>
      <w:r w:rsidR="00EE709D">
        <w:rPr>
          <w:rFonts w:cs="黑体"/>
          <w:sz w:val="24"/>
        </w:rPr>
        <w:t>研究分析</w:t>
      </w:r>
      <w:r w:rsidR="00EE709D">
        <w:rPr>
          <w:rFonts w:cs="黑体" w:hint="eastAsia"/>
          <w:sz w:val="24"/>
        </w:rPr>
        <w:t>，</w:t>
      </w:r>
      <w:r w:rsidR="00EE709D">
        <w:rPr>
          <w:rFonts w:cs="黑体"/>
          <w:sz w:val="24"/>
        </w:rPr>
        <w:t>发现新兴市场中的</w:t>
      </w:r>
      <w:r w:rsidR="00EE709D">
        <w:rPr>
          <w:rFonts w:cs="黑体" w:hint="eastAsia"/>
          <w:sz w:val="24"/>
        </w:rPr>
        <w:t>投机</w:t>
      </w:r>
      <w:r w:rsidR="00EE709D">
        <w:rPr>
          <w:rFonts w:cs="黑体"/>
          <w:sz w:val="24"/>
        </w:rPr>
        <w:t>现象能够用</w:t>
      </w:r>
      <w:proofErr w:type="gramStart"/>
      <w:r w:rsidR="00EE709D">
        <w:rPr>
          <w:rFonts w:cs="黑体"/>
          <w:sz w:val="24"/>
        </w:rPr>
        <w:t>幂</w:t>
      </w:r>
      <w:proofErr w:type="gramEnd"/>
      <w:r w:rsidR="00EE709D">
        <w:rPr>
          <w:rFonts w:cs="黑体"/>
          <w:sz w:val="24"/>
        </w:rPr>
        <w:t>定律分布进行</w:t>
      </w:r>
      <w:r w:rsidR="00EE709D">
        <w:rPr>
          <w:rFonts w:cs="黑体" w:hint="eastAsia"/>
          <w:sz w:val="24"/>
        </w:rPr>
        <w:t>解释</w:t>
      </w:r>
      <w:r w:rsidR="00EE709D" w:rsidRPr="0086288F">
        <w:rPr>
          <w:rFonts w:cs="黑体" w:hint="eastAsia"/>
          <w:sz w:val="24"/>
          <w:vertAlign w:val="superscript"/>
        </w:rPr>
        <w:t>[</w:t>
      </w:r>
      <w:r w:rsidR="00EE709D" w:rsidRPr="0086288F">
        <w:rPr>
          <w:rFonts w:cs="黑体"/>
          <w:sz w:val="24"/>
          <w:vertAlign w:val="superscript"/>
        </w:rPr>
        <w:t>2</w:t>
      </w:r>
      <w:r w:rsidR="00EE709D">
        <w:rPr>
          <w:rFonts w:cs="黑体"/>
          <w:sz w:val="24"/>
          <w:vertAlign w:val="superscript"/>
        </w:rPr>
        <w:t>5</w:t>
      </w:r>
      <w:r w:rsidR="00EE709D" w:rsidRPr="0086288F">
        <w:rPr>
          <w:rFonts w:cs="黑体" w:hint="eastAsia"/>
          <w:sz w:val="24"/>
          <w:vertAlign w:val="superscript"/>
        </w:rPr>
        <w:t>]</w:t>
      </w:r>
      <w:r w:rsidR="00EE709D">
        <w:rPr>
          <w:rFonts w:cs="黑体"/>
          <w:sz w:val="24"/>
        </w:rPr>
        <w:t>。</w:t>
      </w:r>
      <w:r w:rsidR="0090346E" w:rsidRPr="00634C79">
        <w:rPr>
          <w:rFonts w:hint="eastAsia"/>
          <w:sz w:val="24"/>
        </w:rPr>
        <w:t>司马则茜</w:t>
      </w:r>
      <w:r w:rsidR="0090346E" w:rsidRPr="005164AD">
        <w:rPr>
          <w:rFonts w:hint="eastAsia"/>
          <w:sz w:val="24"/>
        </w:rPr>
        <w:t>等人</w:t>
      </w:r>
      <w:r w:rsidR="0090346E">
        <w:rPr>
          <w:rFonts w:hint="eastAsia"/>
          <w:sz w:val="24"/>
        </w:rPr>
        <w:t>基于</w:t>
      </w:r>
      <w:r w:rsidR="0090346E">
        <w:rPr>
          <w:sz w:val="24"/>
        </w:rPr>
        <w:t>银行操作缺失数据</w:t>
      </w:r>
      <w:r w:rsidR="0090346E">
        <w:rPr>
          <w:rFonts w:hint="eastAsia"/>
          <w:sz w:val="24"/>
        </w:rPr>
        <w:t>进行</w:t>
      </w:r>
      <w:r w:rsidR="0090346E">
        <w:rPr>
          <w:sz w:val="24"/>
        </w:rPr>
        <w:t>了</w:t>
      </w:r>
      <w:r w:rsidR="0090346E" w:rsidRPr="0090346E">
        <w:rPr>
          <w:rFonts w:hint="eastAsia"/>
          <w:sz w:val="24"/>
        </w:rPr>
        <w:t>POT</w:t>
      </w:r>
      <w:r w:rsidR="0090346E" w:rsidRPr="0090346E">
        <w:rPr>
          <w:rFonts w:hint="eastAsia"/>
          <w:sz w:val="24"/>
        </w:rPr>
        <w:t>幂律模型</w:t>
      </w:r>
      <w:r w:rsidR="0090346E">
        <w:rPr>
          <w:rFonts w:hint="eastAsia"/>
          <w:sz w:val="24"/>
        </w:rPr>
        <w:t>的</w:t>
      </w:r>
      <w:r w:rsidR="0090346E">
        <w:rPr>
          <w:sz w:val="24"/>
        </w:rPr>
        <w:t>拟合，验证</w:t>
      </w:r>
      <w:r w:rsidR="0090346E">
        <w:rPr>
          <w:rFonts w:hint="eastAsia"/>
          <w:sz w:val="24"/>
        </w:rPr>
        <w:t>其</w:t>
      </w:r>
      <w:r w:rsidR="0090346E">
        <w:rPr>
          <w:sz w:val="24"/>
        </w:rPr>
        <w:t>符合</w:t>
      </w:r>
      <w:proofErr w:type="gramStart"/>
      <w:r w:rsidR="0090346E">
        <w:rPr>
          <w:sz w:val="24"/>
        </w:rPr>
        <w:t>幂</w:t>
      </w:r>
      <w:proofErr w:type="gramEnd"/>
      <w:r w:rsidR="0090346E">
        <w:rPr>
          <w:sz w:val="24"/>
        </w:rPr>
        <w:t>定律分布并</w:t>
      </w:r>
      <w:r w:rsidR="0090346E">
        <w:rPr>
          <w:rFonts w:hint="eastAsia"/>
          <w:sz w:val="24"/>
        </w:rPr>
        <w:t>对</w:t>
      </w:r>
      <w:r w:rsidR="0090346E">
        <w:rPr>
          <w:sz w:val="24"/>
        </w:rPr>
        <w:t>操作风险进行了思路说明</w:t>
      </w:r>
      <w:r w:rsidR="0090346E" w:rsidRPr="0086288F">
        <w:rPr>
          <w:rFonts w:cs="黑体" w:hint="eastAsia"/>
          <w:sz w:val="24"/>
          <w:vertAlign w:val="superscript"/>
        </w:rPr>
        <w:t>[</w:t>
      </w:r>
      <w:r w:rsidR="0090346E" w:rsidRPr="0086288F">
        <w:rPr>
          <w:rFonts w:cs="黑体"/>
          <w:sz w:val="24"/>
          <w:vertAlign w:val="superscript"/>
        </w:rPr>
        <w:t>2</w:t>
      </w:r>
      <w:r w:rsidR="0090346E">
        <w:rPr>
          <w:rFonts w:cs="黑体"/>
          <w:sz w:val="24"/>
          <w:vertAlign w:val="superscript"/>
        </w:rPr>
        <w:t>6</w:t>
      </w:r>
      <w:r w:rsidR="0090346E" w:rsidRPr="0086288F">
        <w:rPr>
          <w:rFonts w:cs="黑体" w:hint="eastAsia"/>
          <w:sz w:val="24"/>
          <w:vertAlign w:val="superscript"/>
        </w:rPr>
        <w:t>]</w:t>
      </w:r>
      <w:r w:rsidR="0090346E">
        <w:rPr>
          <w:sz w:val="24"/>
        </w:rPr>
        <w:t>。</w:t>
      </w:r>
      <w:r w:rsidR="006C5A18" w:rsidRPr="00634C79">
        <w:rPr>
          <w:rFonts w:hint="eastAsia"/>
          <w:sz w:val="24"/>
        </w:rPr>
        <w:t>吉翔</w:t>
      </w:r>
      <w:r w:rsidR="006C5A18">
        <w:rPr>
          <w:rFonts w:hint="eastAsia"/>
          <w:sz w:val="24"/>
        </w:rPr>
        <w:t>等人</w:t>
      </w:r>
      <w:r w:rsidR="006C5A18">
        <w:rPr>
          <w:sz w:val="24"/>
        </w:rPr>
        <w:t>把</w:t>
      </w:r>
      <w:r w:rsidR="006C5A18">
        <w:rPr>
          <w:rFonts w:hint="eastAsia"/>
          <w:sz w:val="24"/>
        </w:rPr>
        <w:t>我</w:t>
      </w:r>
      <w:r w:rsidR="006C5A18">
        <w:rPr>
          <w:sz w:val="24"/>
        </w:rPr>
        <w:t>国股市中泡沫与反泡沫基于</w:t>
      </w:r>
      <w:r w:rsidR="006C5A18">
        <w:rPr>
          <w:rFonts w:hint="eastAsia"/>
          <w:sz w:val="24"/>
        </w:rPr>
        <w:t>对数</w:t>
      </w:r>
      <w:r w:rsidR="006C5A18">
        <w:rPr>
          <w:sz w:val="24"/>
        </w:rPr>
        <w:t>周期性幂律模型进行了研究，</w:t>
      </w:r>
      <w:r w:rsidR="006C5A18">
        <w:rPr>
          <w:rFonts w:hint="eastAsia"/>
          <w:sz w:val="24"/>
        </w:rPr>
        <w:t>得出</w:t>
      </w:r>
      <w:r w:rsidR="006C5A18">
        <w:rPr>
          <w:sz w:val="24"/>
        </w:rPr>
        <w:t>我国</w:t>
      </w:r>
      <w:r w:rsidR="006C5A18">
        <w:rPr>
          <w:rFonts w:hint="eastAsia"/>
          <w:sz w:val="24"/>
        </w:rPr>
        <w:t>股市</w:t>
      </w:r>
      <w:r w:rsidR="006C5A18">
        <w:rPr>
          <w:sz w:val="24"/>
        </w:rPr>
        <w:t>符合对数周期性</w:t>
      </w:r>
      <w:proofErr w:type="gramStart"/>
      <w:r w:rsidR="006C5A18">
        <w:rPr>
          <w:rFonts w:hint="eastAsia"/>
          <w:sz w:val="24"/>
        </w:rPr>
        <w:t>幂</w:t>
      </w:r>
      <w:proofErr w:type="gramEnd"/>
      <w:r w:rsidR="006C5A18">
        <w:rPr>
          <w:rFonts w:hint="eastAsia"/>
          <w:sz w:val="24"/>
        </w:rPr>
        <w:t>律分布</w:t>
      </w:r>
      <w:r w:rsidR="006C5A18" w:rsidRPr="0086288F">
        <w:rPr>
          <w:rFonts w:cs="黑体" w:hint="eastAsia"/>
          <w:sz w:val="24"/>
          <w:vertAlign w:val="superscript"/>
        </w:rPr>
        <w:t>[</w:t>
      </w:r>
      <w:r w:rsidR="006C5A18" w:rsidRPr="0086288F">
        <w:rPr>
          <w:rFonts w:cs="黑体"/>
          <w:sz w:val="24"/>
          <w:vertAlign w:val="superscript"/>
        </w:rPr>
        <w:t>2</w:t>
      </w:r>
      <w:r w:rsidR="006C5A18">
        <w:rPr>
          <w:rFonts w:cs="黑体"/>
          <w:sz w:val="24"/>
          <w:vertAlign w:val="superscript"/>
        </w:rPr>
        <w:t>7</w:t>
      </w:r>
      <w:r w:rsidR="006C5A18" w:rsidRPr="0086288F">
        <w:rPr>
          <w:rFonts w:cs="黑体" w:hint="eastAsia"/>
          <w:sz w:val="24"/>
          <w:vertAlign w:val="superscript"/>
        </w:rPr>
        <w:t>]</w:t>
      </w:r>
      <w:r w:rsidR="006C5A18">
        <w:rPr>
          <w:sz w:val="24"/>
        </w:rPr>
        <w:t>。</w:t>
      </w:r>
    </w:p>
    <w:p w:rsidR="00427A75" w:rsidRPr="00EE709D" w:rsidRDefault="000E6888" w:rsidP="00E04D44">
      <w:pPr>
        <w:spacing w:line="400" w:lineRule="exact"/>
        <w:ind w:firstLineChars="200" w:firstLine="480"/>
        <w:rPr>
          <w:rFonts w:cs="黑体"/>
          <w:sz w:val="24"/>
        </w:rPr>
      </w:pPr>
      <w:r>
        <w:rPr>
          <w:rFonts w:cs="黑体" w:hint="eastAsia"/>
          <w:sz w:val="24"/>
        </w:rPr>
        <w:t>除了</w:t>
      </w:r>
      <w:r w:rsidR="0015532C">
        <w:rPr>
          <w:rFonts w:cs="黑体" w:hint="eastAsia"/>
          <w:sz w:val="24"/>
        </w:rPr>
        <w:t>经济</w:t>
      </w:r>
      <w:r w:rsidR="0015532C">
        <w:rPr>
          <w:rFonts w:cs="黑体"/>
          <w:sz w:val="24"/>
        </w:rPr>
        <w:t>物理学领域，</w:t>
      </w:r>
      <w:r w:rsidR="0015532C">
        <w:rPr>
          <w:rFonts w:cs="黑体" w:hint="eastAsia"/>
          <w:sz w:val="24"/>
        </w:rPr>
        <w:t>许多</w:t>
      </w:r>
      <w:r w:rsidR="0015532C">
        <w:rPr>
          <w:rFonts w:cs="黑体"/>
          <w:sz w:val="24"/>
        </w:rPr>
        <w:t>其他领域的研究</w:t>
      </w:r>
      <w:r w:rsidR="0015532C">
        <w:rPr>
          <w:rFonts w:cs="黑体" w:hint="eastAsia"/>
          <w:sz w:val="24"/>
        </w:rPr>
        <w:t>都</w:t>
      </w:r>
      <w:r w:rsidR="0015532C">
        <w:rPr>
          <w:rFonts w:cs="黑体"/>
          <w:sz w:val="24"/>
        </w:rPr>
        <w:t>证明</w:t>
      </w:r>
      <w:r w:rsidR="0015532C">
        <w:rPr>
          <w:rFonts w:cs="黑体" w:hint="eastAsia"/>
          <w:sz w:val="24"/>
        </w:rPr>
        <w:t>有</w:t>
      </w:r>
      <w:r w:rsidR="0015532C">
        <w:rPr>
          <w:rFonts w:cs="黑体"/>
          <w:sz w:val="24"/>
        </w:rPr>
        <w:t>很多符合</w:t>
      </w:r>
      <w:proofErr w:type="gramStart"/>
      <w:r w:rsidR="0015532C">
        <w:rPr>
          <w:rFonts w:cs="黑体"/>
          <w:sz w:val="24"/>
        </w:rPr>
        <w:t>幂</w:t>
      </w:r>
      <w:proofErr w:type="gramEnd"/>
      <w:r w:rsidR="0015532C">
        <w:rPr>
          <w:rFonts w:cs="黑体"/>
          <w:sz w:val="24"/>
        </w:rPr>
        <w:t>律分布的规律存在。尤其</w:t>
      </w:r>
      <w:r w:rsidR="0015532C">
        <w:rPr>
          <w:rFonts w:cs="黑体" w:hint="eastAsia"/>
          <w:sz w:val="24"/>
        </w:rPr>
        <w:t>是在</w:t>
      </w:r>
      <w:r w:rsidR="0015532C">
        <w:rPr>
          <w:rFonts w:cs="黑体"/>
          <w:sz w:val="24"/>
        </w:rPr>
        <w:t>互联网领域中，面对庞大</w:t>
      </w:r>
      <w:r w:rsidR="0015532C">
        <w:rPr>
          <w:rFonts w:cs="黑体" w:hint="eastAsia"/>
          <w:sz w:val="24"/>
        </w:rPr>
        <w:t>复杂</w:t>
      </w:r>
      <w:r w:rsidR="0015532C">
        <w:rPr>
          <w:rFonts w:cs="黑体"/>
          <w:sz w:val="24"/>
        </w:rPr>
        <w:t>的互联网，有许多方面的规律竟然也与</w:t>
      </w:r>
      <w:proofErr w:type="gramStart"/>
      <w:r w:rsidR="0015532C">
        <w:rPr>
          <w:rFonts w:cs="黑体"/>
          <w:sz w:val="24"/>
        </w:rPr>
        <w:t>幂</w:t>
      </w:r>
      <w:proofErr w:type="gramEnd"/>
      <w:r w:rsidR="0015532C">
        <w:rPr>
          <w:rFonts w:cs="黑体"/>
          <w:sz w:val="24"/>
        </w:rPr>
        <w:t>律分布十分契合</w:t>
      </w:r>
      <w:r w:rsidR="0015532C">
        <w:rPr>
          <w:rFonts w:cs="黑体" w:hint="eastAsia"/>
          <w:sz w:val="24"/>
        </w:rPr>
        <w:t>。山石</w:t>
      </w:r>
      <w:r w:rsidR="0015532C">
        <w:rPr>
          <w:rFonts w:cs="黑体"/>
          <w:sz w:val="24"/>
        </w:rPr>
        <w:t>等人在研究中</w:t>
      </w:r>
      <w:r w:rsidR="0015532C">
        <w:rPr>
          <w:rFonts w:cs="黑体" w:hint="eastAsia"/>
          <w:sz w:val="24"/>
        </w:rPr>
        <w:t>指出</w:t>
      </w:r>
      <w:r w:rsidR="0015532C">
        <w:rPr>
          <w:rFonts w:cs="黑体"/>
          <w:sz w:val="24"/>
        </w:rPr>
        <w:t>互联网中出现</w:t>
      </w:r>
      <w:r w:rsidR="0015532C">
        <w:rPr>
          <w:rFonts w:cs="黑体" w:hint="eastAsia"/>
          <w:sz w:val="24"/>
        </w:rPr>
        <w:t>新</w:t>
      </w:r>
      <w:r w:rsidR="0015532C">
        <w:rPr>
          <w:rFonts w:cs="黑体"/>
          <w:sz w:val="24"/>
        </w:rPr>
        <w:t>的网页，会有一定几率链接到其他已存在的网页中，如果某个网页与其他网页的</w:t>
      </w:r>
      <w:r w:rsidR="000E3951">
        <w:rPr>
          <w:rFonts w:cs="黑体" w:hint="eastAsia"/>
          <w:sz w:val="24"/>
        </w:rPr>
        <w:t>连接</w:t>
      </w:r>
      <w:r w:rsidR="0015532C">
        <w:rPr>
          <w:rFonts w:cs="黑体"/>
          <w:sz w:val="24"/>
        </w:rPr>
        <w:t>越多，他</w:t>
      </w:r>
      <w:r w:rsidR="000E3951">
        <w:rPr>
          <w:rFonts w:cs="黑体" w:hint="eastAsia"/>
          <w:sz w:val="24"/>
        </w:rPr>
        <w:t>与</w:t>
      </w:r>
      <w:r w:rsidR="0015532C">
        <w:rPr>
          <w:rFonts w:cs="黑体"/>
          <w:sz w:val="24"/>
        </w:rPr>
        <w:t>新网页链接的可能性也越大，</w:t>
      </w:r>
      <w:r w:rsidR="0015532C">
        <w:rPr>
          <w:rFonts w:cs="黑体" w:hint="eastAsia"/>
          <w:sz w:val="24"/>
        </w:rPr>
        <w:t>这样</w:t>
      </w:r>
      <w:r w:rsidR="0015532C">
        <w:rPr>
          <w:rFonts w:cs="黑体"/>
          <w:sz w:val="24"/>
        </w:rPr>
        <w:t>网页链接次数就形成了一个</w:t>
      </w:r>
      <w:proofErr w:type="gramStart"/>
      <w:r w:rsidR="0015532C">
        <w:rPr>
          <w:rFonts w:cs="黑体"/>
          <w:sz w:val="24"/>
        </w:rPr>
        <w:t>幂</w:t>
      </w:r>
      <w:proofErr w:type="gramEnd"/>
      <w:r w:rsidR="0015532C">
        <w:rPr>
          <w:rFonts w:cs="黑体"/>
          <w:sz w:val="24"/>
        </w:rPr>
        <w:t>律分布</w:t>
      </w:r>
      <w:r w:rsidR="00FC2FEC" w:rsidRPr="0086288F">
        <w:rPr>
          <w:rFonts w:cs="黑体" w:hint="eastAsia"/>
          <w:sz w:val="24"/>
          <w:vertAlign w:val="superscript"/>
        </w:rPr>
        <w:t>[</w:t>
      </w:r>
      <w:r w:rsidR="00FC2FEC" w:rsidRPr="0086288F">
        <w:rPr>
          <w:rFonts w:cs="黑体"/>
          <w:sz w:val="24"/>
          <w:vertAlign w:val="superscript"/>
        </w:rPr>
        <w:t>2</w:t>
      </w:r>
      <w:r w:rsidR="00FC2FEC">
        <w:rPr>
          <w:rFonts w:cs="黑体"/>
          <w:sz w:val="24"/>
          <w:vertAlign w:val="superscript"/>
        </w:rPr>
        <w:t>8</w:t>
      </w:r>
      <w:r w:rsidR="00FC2FEC" w:rsidRPr="0086288F">
        <w:rPr>
          <w:rFonts w:cs="黑体" w:hint="eastAsia"/>
          <w:sz w:val="24"/>
          <w:vertAlign w:val="superscript"/>
        </w:rPr>
        <w:t>]</w:t>
      </w:r>
      <w:r w:rsidR="0015532C">
        <w:rPr>
          <w:rFonts w:cs="黑体"/>
          <w:sz w:val="24"/>
        </w:rPr>
        <w:t>。</w:t>
      </w:r>
      <w:r w:rsidR="00FC2FEC">
        <w:rPr>
          <w:rFonts w:cs="黑体" w:hint="eastAsia"/>
          <w:sz w:val="24"/>
        </w:rPr>
        <w:t>杨波等人</w:t>
      </w:r>
      <w:r w:rsidR="00FC2FEC">
        <w:rPr>
          <w:rFonts w:cs="黑体"/>
          <w:sz w:val="24"/>
        </w:rPr>
        <w:t>对</w:t>
      </w:r>
      <w:r w:rsidR="00FC2FEC" w:rsidRPr="00FC2FEC">
        <w:rPr>
          <w:rFonts w:cs="黑体" w:hint="eastAsia"/>
          <w:sz w:val="24"/>
        </w:rPr>
        <w:t>CNN</w:t>
      </w:r>
      <w:r w:rsidR="00FC2FEC" w:rsidRPr="00FC2FEC">
        <w:rPr>
          <w:rFonts w:cs="黑体" w:hint="eastAsia"/>
          <w:sz w:val="24"/>
        </w:rPr>
        <w:t>模型网络和爵士音乐</w:t>
      </w:r>
      <w:proofErr w:type="gramStart"/>
      <w:r w:rsidR="00FC2FEC" w:rsidRPr="00FC2FEC">
        <w:rPr>
          <w:rFonts w:cs="黑体" w:hint="eastAsia"/>
          <w:sz w:val="24"/>
        </w:rPr>
        <w:t>家网络</w:t>
      </w:r>
      <w:proofErr w:type="gramEnd"/>
      <w:r w:rsidR="00FC2FEC">
        <w:rPr>
          <w:rFonts w:cs="黑体" w:hint="eastAsia"/>
          <w:sz w:val="24"/>
        </w:rPr>
        <w:t>进行</w:t>
      </w:r>
      <w:r w:rsidR="00FC2FEC">
        <w:rPr>
          <w:rFonts w:cs="黑体"/>
          <w:sz w:val="24"/>
        </w:rPr>
        <w:t>了</w:t>
      </w:r>
      <w:proofErr w:type="gramStart"/>
      <w:r w:rsidR="00FC2FEC">
        <w:rPr>
          <w:rFonts w:cs="黑体"/>
          <w:sz w:val="24"/>
        </w:rPr>
        <w:t>幂</w:t>
      </w:r>
      <w:proofErr w:type="gramEnd"/>
      <w:r w:rsidR="00FC2FEC">
        <w:rPr>
          <w:rFonts w:cs="黑体"/>
          <w:sz w:val="24"/>
        </w:rPr>
        <w:t>律分布研究，并用最大似然估计</w:t>
      </w:r>
      <w:r w:rsidR="00FC2FEC">
        <w:rPr>
          <w:rFonts w:cs="黑体" w:hint="eastAsia"/>
          <w:sz w:val="24"/>
        </w:rPr>
        <w:t>的</w:t>
      </w:r>
      <w:r w:rsidR="00FC2FEC">
        <w:rPr>
          <w:rFonts w:cs="黑体"/>
          <w:sz w:val="24"/>
        </w:rPr>
        <w:t>方法对幂函数的指数进行了估计</w:t>
      </w:r>
      <w:r w:rsidR="00FC2FEC" w:rsidRPr="0086288F">
        <w:rPr>
          <w:rFonts w:cs="黑体" w:hint="eastAsia"/>
          <w:sz w:val="24"/>
          <w:vertAlign w:val="superscript"/>
        </w:rPr>
        <w:t>[</w:t>
      </w:r>
      <w:r w:rsidR="00FC2FEC" w:rsidRPr="0086288F">
        <w:rPr>
          <w:rFonts w:cs="黑体"/>
          <w:sz w:val="24"/>
          <w:vertAlign w:val="superscript"/>
        </w:rPr>
        <w:t>2</w:t>
      </w:r>
      <w:r w:rsidR="00FC2FEC">
        <w:rPr>
          <w:rFonts w:cs="黑体"/>
          <w:sz w:val="24"/>
          <w:vertAlign w:val="superscript"/>
        </w:rPr>
        <w:t>9</w:t>
      </w:r>
      <w:r w:rsidR="00FC2FEC" w:rsidRPr="0086288F">
        <w:rPr>
          <w:rFonts w:cs="黑体" w:hint="eastAsia"/>
          <w:sz w:val="24"/>
          <w:vertAlign w:val="superscript"/>
        </w:rPr>
        <w:t>]</w:t>
      </w:r>
      <w:r w:rsidR="00FC2FEC">
        <w:rPr>
          <w:rFonts w:cs="黑体"/>
          <w:sz w:val="24"/>
        </w:rPr>
        <w:t>。</w:t>
      </w:r>
      <w:r w:rsidR="00463561" w:rsidRPr="00463561">
        <w:rPr>
          <w:rFonts w:cs="黑体" w:hint="eastAsia"/>
          <w:sz w:val="24"/>
        </w:rPr>
        <w:t>刘臣</w:t>
      </w:r>
      <w:r w:rsidR="00463561">
        <w:rPr>
          <w:rFonts w:cs="黑体" w:hint="eastAsia"/>
          <w:sz w:val="24"/>
        </w:rPr>
        <w:t>等人</w:t>
      </w:r>
      <w:r w:rsidR="00463561">
        <w:rPr>
          <w:rFonts w:cs="黑体"/>
          <w:sz w:val="24"/>
        </w:rPr>
        <w:t>对</w:t>
      </w:r>
      <w:r w:rsidR="00463561">
        <w:rPr>
          <w:rFonts w:cs="黑体" w:hint="eastAsia"/>
          <w:sz w:val="24"/>
        </w:rPr>
        <w:t>近</w:t>
      </w:r>
      <w:r w:rsidR="00463561">
        <w:rPr>
          <w:rFonts w:cs="黑体"/>
          <w:sz w:val="24"/>
        </w:rPr>
        <w:t>三十年中文期刊的引用关系进行了研究，证实了</w:t>
      </w:r>
      <w:r w:rsidR="00463561">
        <w:rPr>
          <w:rFonts w:cs="黑体" w:hint="eastAsia"/>
          <w:sz w:val="24"/>
        </w:rPr>
        <w:t>中国</w:t>
      </w:r>
      <w:r w:rsidR="00463561">
        <w:rPr>
          <w:rFonts w:cs="黑体"/>
          <w:sz w:val="24"/>
        </w:rPr>
        <w:t>学科知识网络</w:t>
      </w:r>
      <w:r w:rsidR="00463561">
        <w:rPr>
          <w:rFonts w:cs="黑体" w:hint="eastAsia"/>
          <w:sz w:val="24"/>
        </w:rPr>
        <w:t>具有</w:t>
      </w:r>
      <w:proofErr w:type="gramStart"/>
      <w:r w:rsidR="00463561">
        <w:rPr>
          <w:rFonts w:cs="黑体"/>
          <w:sz w:val="24"/>
        </w:rPr>
        <w:t>幂</w:t>
      </w:r>
      <w:proofErr w:type="gramEnd"/>
      <w:r w:rsidR="00463561">
        <w:rPr>
          <w:rFonts w:cs="黑体"/>
          <w:sz w:val="24"/>
        </w:rPr>
        <w:t>律分布</w:t>
      </w:r>
      <w:r w:rsidR="00463561">
        <w:rPr>
          <w:rFonts w:cs="黑体" w:hint="eastAsia"/>
          <w:sz w:val="24"/>
        </w:rPr>
        <w:t>特征</w:t>
      </w:r>
      <w:r w:rsidR="00463561" w:rsidRPr="0086288F">
        <w:rPr>
          <w:rFonts w:cs="黑体" w:hint="eastAsia"/>
          <w:sz w:val="24"/>
          <w:vertAlign w:val="superscript"/>
        </w:rPr>
        <w:t>[</w:t>
      </w:r>
      <w:r w:rsidR="00463561">
        <w:rPr>
          <w:rFonts w:cs="黑体"/>
          <w:sz w:val="24"/>
          <w:vertAlign w:val="superscript"/>
        </w:rPr>
        <w:t>30</w:t>
      </w:r>
      <w:r w:rsidR="00463561" w:rsidRPr="0086288F">
        <w:rPr>
          <w:rFonts w:cs="黑体" w:hint="eastAsia"/>
          <w:sz w:val="24"/>
          <w:vertAlign w:val="superscript"/>
        </w:rPr>
        <w:t>]</w:t>
      </w:r>
      <w:r w:rsidR="00463561">
        <w:rPr>
          <w:rFonts w:cs="黑体"/>
          <w:sz w:val="24"/>
        </w:rPr>
        <w:t>。</w:t>
      </w:r>
      <w:r w:rsidR="00463561" w:rsidRPr="00463561">
        <w:rPr>
          <w:rFonts w:cs="黑体" w:hint="eastAsia"/>
          <w:sz w:val="24"/>
        </w:rPr>
        <w:t>叶作亮</w:t>
      </w:r>
      <w:r w:rsidR="00463561">
        <w:rPr>
          <w:rFonts w:cs="黑体" w:hint="eastAsia"/>
          <w:sz w:val="24"/>
        </w:rPr>
        <w:t>等人</w:t>
      </w:r>
      <w:r w:rsidR="00463561">
        <w:rPr>
          <w:rFonts w:cs="黑体"/>
          <w:sz w:val="24"/>
        </w:rPr>
        <w:t>对</w:t>
      </w:r>
      <w:r w:rsidR="00463561">
        <w:rPr>
          <w:rFonts w:cs="黑体" w:hint="eastAsia"/>
          <w:sz w:val="24"/>
        </w:rPr>
        <w:t>C2C</w:t>
      </w:r>
      <w:r w:rsidR="00463561">
        <w:rPr>
          <w:rFonts w:cs="黑体" w:hint="eastAsia"/>
          <w:sz w:val="24"/>
        </w:rPr>
        <w:t>商家</w:t>
      </w:r>
      <w:r w:rsidR="00463561">
        <w:rPr>
          <w:rFonts w:cs="黑体"/>
          <w:sz w:val="24"/>
        </w:rPr>
        <w:t>的</w:t>
      </w:r>
      <w:r w:rsidR="00463561">
        <w:rPr>
          <w:rFonts w:cs="黑体" w:hint="eastAsia"/>
          <w:sz w:val="24"/>
        </w:rPr>
        <w:t>交易</w:t>
      </w:r>
      <w:r w:rsidR="00463561">
        <w:rPr>
          <w:rFonts w:cs="黑体"/>
          <w:sz w:val="24"/>
        </w:rPr>
        <w:t>记录进行统计分析，发现</w:t>
      </w:r>
      <w:r>
        <w:rPr>
          <w:rFonts w:cs="黑体" w:hint="eastAsia"/>
          <w:sz w:val="24"/>
        </w:rPr>
        <w:t>顾客</w:t>
      </w:r>
      <w:r>
        <w:rPr>
          <w:rFonts w:cs="黑体"/>
          <w:sz w:val="24"/>
        </w:rPr>
        <w:t>重复购买次数符合</w:t>
      </w:r>
      <w:proofErr w:type="gramStart"/>
      <w:r>
        <w:rPr>
          <w:rFonts w:cs="黑体"/>
          <w:sz w:val="24"/>
        </w:rPr>
        <w:t>幂</w:t>
      </w:r>
      <w:proofErr w:type="gramEnd"/>
      <w:r>
        <w:rPr>
          <w:rFonts w:cs="黑体"/>
          <w:sz w:val="24"/>
        </w:rPr>
        <w:t>律分布</w:t>
      </w:r>
      <w:r>
        <w:rPr>
          <w:rFonts w:cs="黑体" w:hint="eastAsia"/>
          <w:sz w:val="24"/>
        </w:rPr>
        <w:t>，</w:t>
      </w:r>
      <w:r>
        <w:rPr>
          <w:rFonts w:cs="黑体"/>
          <w:sz w:val="24"/>
        </w:rPr>
        <w:t>并建立了用户购买概率模型</w:t>
      </w:r>
      <w:r w:rsidRPr="0086288F">
        <w:rPr>
          <w:rFonts w:cs="黑体" w:hint="eastAsia"/>
          <w:sz w:val="24"/>
          <w:vertAlign w:val="superscript"/>
        </w:rPr>
        <w:t>[</w:t>
      </w:r>
      <w:r>
        <w:rPr>
          <w:rFonts w:cs="黑体"/>
          <w:sz w:val="24"/>
          <w:vertAlign w:val="superscript"/>
        </w:rPr>
        <w:t>31</w:t>
      </w:r>
      <w:r w:rsidRPr="0086288F">
        <w:rPr>
          <w:rFonts w:cs="黑体" w:hint="eastAsia"/>
          <w:sz w:val="24"/>
          <w:vertAlign w:val="superscript"/>
        </w:rPr>
        <w:t>]</w:t>
      </w:r>
      <w:r>
        <w:rPr>
          <w:rFonts w:cs="黑体"/>
          <w:sz w:val="24"/>
        </w:rPr>
        <w:t>。</w:t>
      </w:r>
    </w:p>
    <w:p w:rsidR="008E2195" w:rsidRPr="000E6888" w:rsidRDefault="00F14A73" w:rsidP="00E04D44">
      <w:pPr>
        <w:spacing w:line="400" w:lineRule="exact"/>
        <w:ind w:firstLineChars="200" w:firstLine="480"/>
        <w:rPr>
          <w:rFonts w:cs="黑体"/>
          <w:sz w:val="24"/>
        </w:rPr>
      </w:pPr>
      <w:r>
        <w:rPr>
          <w:rFonts w:cs="黑体"/>
          <w:sz w:val="24"/>
        </w:rPr>
        <w:t>电信业</w:t>
      </w:r>
      <w:r>
        <w:rPr>
          <w:rFonts w:cs="黑体" w:hint="eastAsia"/>
          <w:sz w:val="24"/>
        </w:rPr>
        <w:t>中</w:t>
      </w:r>
      <w:r>
        <w:rPr>
          <w:rFonts w:cs="黑体"/>
          <w:sz w:val="24"/>
        </w:rPr>
        <w:t>对</w:t>
      </w:r>
      <w:proofErr w:type="gramStart"/>
      <w:r>
        <w:rPr>
          <w:rFonts w:cs="黑体" w:hint="eastAsia"/>
          <w:sz w:val="24"/>
        </w:rPr>
        <w:t>幂</w:t>
      </w:r>
      <w:proofErr w:type="gramEnd"/>
      <w:r>
        <w:rPr>
          <w:rFonts w:cs="黑体" w:hint="eastAsia"/>
          <w:sz w:val="24"/>
        </w:rPr>
        <w:t>律分布的</w:t>
      </w:r>
      <w:r>
        <w:rPr>
          <w:rFonts w:cs="黑体"/>
          <w:sz w:val="24"/>
        </w:rPr>
        <w:t>研究还是</w:t>
      </w:r>
      <w:r>
        <w:rPr>
          <w:rFonts w:cs="黑体" w:hint="eastAsia"/>
          <w:sz w:val="24"/>
        </w:rPr>
        <w:t>比较少</w:t>
      </w:r>
      <w:r>
        <w:rPr>
          <w:rFonts w:cs="黑体"/>
          <w:sz w:val="24"/>
        </w:rPr>
        <w:t>的，</w:t>
      </w:r>
      <w:r>
        <w:rPr>
          <w:rFonts w:cs="黑体" w:hint="eastAsia"/>
          <w:sz w:val="24"/>
        </w:rPr>
        <w:t>已有</w:t>
      </w:r>
      <w:r>
        <w:rPr>
          <w:rFonts w:cs="黑体"/>
          <w:sz w:val="24"/>
        </w:rPr>
        <w:t>的研究也是集中在</w:t>
      </w:r>
      <w:r>
        <w:rPr>
          <w:rFonts w:cs="黑体" w:hint="eastAsia"/>
          <w:sz w:val="24"/>
        </w:rPr>
        <w:t>移动</w:t>
      </w:r>
      <w:r>
        <w:rPr>
          <w:rFonts w:cs="黑体"/>
          <w:sz w:val="24"/>
        </w:rPr>
        <w:t>通信方面</w:t>
      </w:r>
      <w:r>
        <w:rPr>
          <w:rFonts w:cs="黑体" w:hint="eastAsia"/>
          <w:sz w:val="24"/>
        </w:rPr>
        <w:t>，</w:t>
      </w:r>
      <w:r>
        <w:rPr>
          <w:rFonts w:cs="黑体"/>
          <w:sz w:val="24"/>
        </w:rPr>
        <w:t>对移动</w:t>
      </w:r>
      <w:r>
        <w:rPr>
          <w:rFonts w:cs="黑体" w:hint="eastAsia"/>
          <w:sz w:val="24"/>
        </w:rPr>
        <w:t>信道</w:t>
      </w:r>
      <w:r>
        <w:rPr>
          <w:rFonts w:cs="黑体"/>
          <w:sz w:val="24"/>
        </w:rPr>
        <w:t>、移动</w:t>
      </w:r>
      <w:r>
        <w:rPr>
          <w:rFonts w:cs="黑体" w:hint="eastAsia"/>
          <w:sz w:val="24"/>
        </w:rPr>
        <w:t>通信</w:t>
      </w:r>
      <w:r>
        <w:rPr>
          <w:rFonts w:cs="黑体"/>
          <w:sz w:val="24"/>
        </w:rPr>
        <w:t>场或</w:t>
      </w:r>
      <w:r>
        <w:rPr>
          <w:rFonts w:cs="黑体" w:hint="eastAsia"/>
          <w:sz w:val="24"/>
        </w:rPr>
        <w:t>对</w:t>
      </w:r>
      <w:r>
        <w:rPr>
          <w:rFonts w:cs="黑体"/>
          <w:sz w:val="24"/>
        </w:rPr>
        <w:t>移动通话</w:t>
      </w:r>
      <w:r>
        <w:rPr>
          <w:rFonts w:cs="黑体" w:hint="eastAsia"/>
          <w:sz w:val="24"/>
        </w:rPr>
        <w:t>次数</w:t>
      </w:r>
      <w:r>
        <w:rPr>
          <w:rFonts w:cs="黑体"/>
          <w:sz w:val="24"/>
        </w:rPr>
        <w:t>进行</w:t>
      </w:r>
      <w:r>
        <w:rPr>
          <w:rFonts w:cs="黑体" w:hint="eastAsia"/>
          <w:sz w:val="24"/>
        </w:rPr>
        <w:t>的</w:t>
      </w:r>
      <w:r>
        <w:rPr>
          <w:rFonts w:cs="黑体"/>
          <w:sz w:val="24"/>
        </w:rPr>
        <w:t>研究，</w:t>
      </w:r>
      <w:r>
        <w:rPr>
          <w:rFonts w:cs="黑体" w:hint="eastAsia"/>
          <w:sz w:val="24"/>
        </w:rPr>
        <w:t>而</w:t>
      </w:r>
      <w:r>
        <w:rPr>
          <w:rFonts w:cs="黑体"/>
          <w:sz w:val="24"/>
        </w:rPr>
        <w:t>针对</w:t>
      </w:r>
      <w:r>
        <w:rPr>
          <w:rFonts w:cs="黑体" w:hint="eastAsia"/>
          <w:sz w:val="24"/>
        </w:rPr>
        <w:t>电信</w:t>
      </w:r>
      <w:r>
        <w:rPr>
          <w:rFonts w:cs="黑体"/>
          <w:sz w:val="24"/>
        </w:rPr>
        <w:t>用户的网络访问数据</w:t>
      </w:r>
      <w:r>
        <w:rPr>
          <w:rFonts w:cs="黑体" w:hint="eastAsia"/>
          <w:sz w:val="24"/>
        </w:rPr>
        <w:t>的</w:t>
      </w:r>
      <w:r>
        <w:rPr>
          <w:rFonts w:cs="黑体"/>
          <w:sz w:val="24"/>
        </w:rPr>
        <w:t>研究几乎没有。</w:t>
      </w:r>
      <w:r w:rsidR="009529A6">
        <w:rPr>
          <w:rFonts w:cs="黑体" w:hint="eastAsia"/>
          <w:sz w:val="24"/>
        </w:rPr>
        <w:t>本文</w:t>
      </w:r>
      <w:r w:rsidR="009529A6">
        <w:rPr>
          <w:rFonts w:cs="黑体"/>
          <w:sz w:val="24"/>
        </w:rPr>
        <w:t>通过电信用户的上网记录</w:t>
      </w:r>
      <w:r w:rsidR="009529A6">
        <w:rPr>
          <w:rFonts w:cs="黑体" w:hint="eastAsia"/>
          <w:sz w:val="24"/>
        </w:rPr>
        <w:t>对</w:t>
      </w:r>
      <w:r w:rsidR="009529A6">
        <w:rPr>
          <w:rFonts w:cs="黑体"/>
          <w:sz w:val="24"/>
        </w:rPr>
        <w:t>进行每类业务的</w:t>
      </w:r>
      <w:r w:rsidR="009529A6">
        <w:rPr>
          <w:rFonts w:cs="黑体" w:hint="eastAsia"/>
          <w:sz w:val="24"/>
        </w:rPr>
        <w:t>总体</w:t>
      </w:r>
      <w:r w:rsidR="009529A6">
        <w:rPr>
          <w:rFonts w:cs="黑体"/>
          <w:sz w:val="24"/>
        </w:rPr>
        <w:t>访问量进行</w:t>
      </w:r>
      <w:proofErr w:type="gramStart"/>
      <w:r w:rsidR="009529A6">
        <w:rPr>
          <w:rFonts w:cs="黑体"/>
          <w:sz w:val="24"/>
        </w:rPr>
        <w:t>幂</w:t>
      </w:r>
      <w:proofErr w:type="gramEnd"/>
      <w:r w:rsidR="009529A6">
        <w:rPr>
          <w:rFonts w:cs="黑体"/>
          <w:sz w:val="24"/>
        </w:rPr>
        <w:t>律分布研究，从而发现各类业务市场的竞争</w:t>
      </w:r>
      <w:r w:rsidR="009529A6">
        <w:rPr>
          <w:rFonts w:cs="黑体" w:hint="eastAsia"/>
          <w:sz w:val="24"/>
        </w:rPr>
        <w:t>结构</w:t>
      </w:r>
      <w:r w:rsidR="009529A6">
        <w:rPr>
          <w:rFonts w:cs="黑体"/>
          <w:sz w:val="24"/>
        </w:rPr>
        <w:t>。</w:t>
      </w:r>
    </w:p>
    <w:p w:rsidR="00210C7E" w:rsidRDefault="00210C7E" w:rsidP="00210C7E">
      <w:pPr>
        <w:pStyle w:val="2"/>
        <w:spacing w:before="480" w:after="120" w:line="400" w:lineRule="exact"/>
        <w:rPr>
          <w:rFonts w:ascii="黑体" w:eastAsia="黑体" w:hAnsi="黑体"/>
          <w:b w:val="0"/>
          <w:sz w:val="28"/>
          <w:szCs w:val="28"/>
        </w:rPr>
      </w:pPr>
      <w:bookmarkStart w:id="52" w:name="_Toc432581599"/>
      <w:r w:rsidRPr="00D64E80">
        <w:rPr>
          <w:rFonts w:ascii="黑体" w:eastAsia="黑体" w:hAnsi="黑体"/>
          <w:b w:val="0"/>
          <w:sz w:val="28"/>
          <w:szCs w:val="28"/>
        </w:rPr>
        <w:t>2.</w:t>
      </w:r>
      <w:r w:rsidR="00907D0F" w:rsidRPr="00D64E80">
        <w:rPr>
          <w:rFonts w:ascii="黑体" w:eastAsia="黑体" w:hAnsi="黑体"/>
          <w:b w:val="0"/>
          <w:sz w:val="28"/>
          <w:szCs w:val="28"/>
        </w:rPr>
        <w:t>4</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w:t>
      </w:r>
      <w:r w:rsidR="00907D0F">
        <w:rPr>
          <w:rFonts w:ascii="黑体" w:eastAsia="黑体" w:hAnsi="黑体" w:hint="eastAsia"/>
          <w:b w:val="0"/>
          <w:sz w:val="28"/>
          <w:szCs w:val="28"/>
        </w:rPr>
        <w:t>聚类</w:t>
      </w:r>
      <w:r w:rsidR="00907D0F">
        <w:rPr>
          <w:rFonts w:ascii="黑体" w:eastAsia="黑体" w:hAnsi="黑体"/>
          <w:b w:val="0"/>
          <w:sz w:val="28"/>
          <w:szCs w:val="28"/>
        </w:rPr>
        <w:t>算法</w:t>
      </w:r>
      <w:r>
        <w:rPr>
          <w:rFonts w:ascii="黑体" w:eastAsia="黑体" w:hAnsi="黑体"/>
          <w:b w:val="0"/>
          <w:sz w:val="28"/>
          <w:szCs w:val="28"/>
        </w:rPr>
        <w:t>研究</w:t>
      </w:r>
      <w:bookmarkEnd w:id="52"/>
    </w:p>
    <w:p w:rsidR="0013144F" w:rsidRDefault="00907D0F" w:rsidP="00E04D44">
      <w:pPr>
        <w:spacing w:line="400" w:lineRule="exact"/>
        <w:ind w:firstLine="480"/>
        <w:rPr>
          <w:sz w:val="24"/>
        </w:rPr>
      </w:pPr>
      <w:r>
        <w:rPr>
          <w:rFonts w:hint="eastAsia"/>
          <w:sz w:val="24"/>
        </w:rPr>
        <w:t>用户</w:t>
      </w:r>
      <w:r>
        <w:rPr>
          <w:sz w:val="24"/>
        </w:rPr>
        <w:t>是</w:t>
      </w:r>
      <w:r>
        <w:rPr>
          <w:rFonts w:hint="eastAsia"/>
          <w:sz w:val="24"/>
        </w:rPr>
        <w:t>任何</w:t>
      </w:r>
      <w:r>
        <w:rPr>
          <w:sz w:val="24"/>
        </w:rPr>
        <w:t>企业发展的源泉，</w:t>
      </w:r>
      <w:r>
        <w:rPr>
          <w:rFonts w:hint="eastAsia"/>
          <w:sz w:val="24"/>
        </w:rPr>
        <w:t>将</w:t>
      </w:r>
      <w:r>
        <w:rPr>
          <w:sz w:val="24"/>
        </w:rPr>
        <w:t>潜在消费者转化为自己的用户，并</w:t>
      </w:r>
      <w:r>
        <w:rPr>
          <w:rFonts w:hint="eastAsia"/>
          <w:sz w:val="24"/>
        </w:rPr>
        <w:t>使</w:t>
      </w:r>
      <w:r>
        <w:rPr>
          <w:sz w:val="24"/>
        </w:rPr>
        <w:t>用户成为</w:t>
      </w:r>
      <w:r>
        <w:rPr>
          <w:rFonts w:hint="eastAsia"/>
          <w:sz w:val="24"/>
        </w:rPr>
        <w:t>企</w:t>
      </w:r>
      <w:r>
        <w:rPr>
          <w:rFonts w:hint="eastAsia"/>
          <w:sz w:val="24"/>
        </w:rPr>
        <w:lastRenderedPageBreak/>
        <w:t>业</w:t>
      </w:r>
      <w:r>
        <w:rPr>
          <w:sz w:val="24"/>
        </w:rPr>
        <w:t>或某种产品的忠实用户是企业一直努力的方向，运营商也不例外，尤其是在越来越同质化的产品面前，怎样使用户满意度最高</w:t>
      </w:r>
      <w:r>
        <w:rPr>
          <w:rFonts w:hint="eastAsia"/>
          <w:sz w:val="24"/>
        </w:rPr>
        <w:t>是</w:t>
      </w:r>
      <w:r>
        <w:rPr>
          <w:sz w:val="24"/>
        </w:rPr>
        <w:t>关键所在。</w:t>
      </w:r>
      <w:r>
        <w:rPr>
          <w:rFonts w:hint="eastAsia"/>
          <w:sz w:val="24"/>
        </w:rPr>
        <w:t>想要</w:t>
      </w:r>
      <w:r>
        <w:rPr>
          <w:sz w:val="24"/>
        </w:rPr>
        <w:t>挖掘新用户并留住老用户，就要</w:t>
      </w:r>
      <w:r w:rsidR="00DA60FF">
        <w:rPr>
          <w:sz w:val="24"/>
        </w:rPr>
        <w:t>对市场细分</w:t>
      </w:r>
      <w:r>
        <w:rPr>
          <w:sz w:val="24"/>
        </w:rPr>
        <w:t>，</w:t>
      </w:r>
      <w:r w:rsidR="00DA60FF">
        <w:rPr>
          <w:sz w:val="24"/>
        </w:rPr>
        <w:t>对用户分群</w:t>
      </w:r>
      <w:r>
        <w:rPr>
          <w:sz w:val="24"/>
        </w:rPr>
        <w:t>。</w:t>
      </w:r>
      <w:r>
        <w:rPr>
          <w:rFonts w:hint="eastAsia"/>
          <w:sz w:val="24"/>
        </w:rPr>
        <w:t>用户</w:t>
      </w:r>
      <w:r>
        <w:rPr>
          <w:sz w:val="24"/>
        </w:rPr>
        <w:t>分群就是</w:t>
      </w:r>
      <w:r>
        <w:rPr>
          <w:rFonts w:hint="eastAsia"/>
          <w:sz w:val="24"/>
        </w:rPr>
        <w:t>通过</w:t>
      </w:r>
      <w:r>
        <w:rPr>
          <w:sz w:val="24"/>
        </w:rPr>
        <w:t>用户的</w:t>
      </w:r>
      <w:r w:rsidR="00DA60FF">
        <w:rPr>
          <w:rFonts w:hint="eastAsia"/>
          <w:sz w:val="24"/>
        </w:rPr>
        <w:t>行为</w:t>
      </w:r>
      <w:r>
        <w:rPr>
          <w:rFonts w:hint="eastAsia"/>
          <w:sz w:val="24"/>
        </w:rPr>
        <w:t>特征和</w:t>
      </w:r>
      <w:r w:rsidR="00DA60FF">
        <w:rPr>
          <w:rFonts w:hint="eastAsia"/>
          <w:sz w:val="24"/>
        </w:rPr>
        <w:t>数据信息</w:t>
      </w:r>
      <w:r w:rsidR="00DA60FF">
        <w:rPr>
          <w:sz w:val="24"/>
        </w:rPr>
        <w:t>对用户的</w:t>
      </w:r>
      <w:r w:rsidR="00DA60FF">
        <w:rPr>
          <w:rFonts w:hint="eastAsia"/>
          <w:sz w:val="24"/>
        </w:rPr>
        <w:t>特点</w:t>
      </w:r>
      <w:r w:rsidR="00DA60FF">
        <w:rPr>
          <w:sz w:val="24"/>
        </w:rPr>
        <w:t>进行准确描述，</w:t>
      </w:r>
      <w:r w:rsidR="00DA60FF">
        <w:rPr>
          <w:rFonts w:hint="eastAsia"/>
          <w:sz w:val="24"/>
        </w:rPr>
        <w:t>然后</w:t>
      </w:r>
      <w:r w:rsidR="00DA60FF">
        <w:rPr>
          <w:sz w:val="24"/>
        </w:rPr>
        <w:t>对用户进行</w:t>
      </w:r>
      <w:r w:rsidR="00DA60FF">
        <w:rPr>
          <w:rFonts w:hint="eastAsia"/>
          <w:sz w:val="24"/>
        </w:rPr>
        <w:t>区分</w:t>
      </w:r>
      <w:r w:rsidR="00DA60FF">
        <w:rPr>
          <w:sz w:val="24"/>
        </w:rPr>
        <w:t>，</w:t>
      </w:r>
      <w:r w:rsidR="00DA60FF">
        <w:rPr>
          <w:rFonts w:hint="eastAsia"/>
          <w:sz w:val="24"/>
        </w:rPr>
        <w:t>识别</w:t>
      </w:r>
      <w:proofErr w:type="gramStart"/>
      <w:r w:rsidR="00DA60FF">
        <w:rPr>
          <w:sz w:val="24"/>
        </w:rPr>
        <w:t>不</w:t>
      </w:r>
      <w:proofErr w:type="gramEnd"/>
      <w:r w:rsidR="00DA60FF">
        <w:rPr>
          <w:sz w:val="24"/>
        </w:rPr>
        <w:t>同类用户的不同需求，</w:t>
      </w:r>
      <w:r w:rsidR="00DA60FF">
        <w:rPr>
          <w:rFonts w:hint="eastAsia"/>
          <w:sz w:val="24"/>
        </w:rPr>
        <w:t>以便</w:t>
      </w:r>
      <w:r w:rsidR="00DA60FF">
        <w:rPr>
          <w:sz w:val="24"/>
        </w:rPr>
        <w:t>对用户进行更为准确的服务和营销。</w:t>
      </w:r>
    </w:p>
    <w:p w:rsidR="00DA60FF" w:rsidRPr="00907D0F" w:rsidRDefault="00DA60FF" w:rsidP="00E04D44">
      <w:pPr>
        <w:spacing w:line="400" w:lineRule="exact"/>
        <w:ind w:firstLine="480"/>
        <w:rPr>
          <w:sz w:val="24"/>
        </w:rPr>
      </w:pPr>
      <w:r>
        <w:rPr>
          <w:rFonts w:hint="eastAsia"/>
          <w:sz w:val="24"/>
        </w:rPr>
        <w:t>对</w:t>
      </w:r>
      <w:r>
        <w:rPr>
          <w:sz w:val="24"/>
        </w:rPr>
        <w:t>用户分群通常采用</w:t>
      </w:r>
      <w:r>
        <w:rPr>
          <w:rFonts w:hint="eastAsia"/>
          <w:sz w:val="24"/>
        </w:rPr>
        <w:t>数据</w:t>
      </w:r>
      <w:r>
        <w:rPr>
          <w:sz w:val="24"/>
        </w:rPr>
        <w:t>挖掘中的聚类算法，</w:t>
      </w:r>
      <w:r>
        <w:rPr>
          <w:rFonts w:hint="eastAsia"/>
          <w:sz w:val="24"/>
        </w:rPr>
        <w:t>通过</w:t>
      </w:r>
      <w:r>
        <w:rPr>
          <w:sz w:val="24"/>
        </w:rPr>
        <w:t>用户的属性特征将用户分成</w:t>
      </w:r>
      <w:r w:rsidR="000B39D5">
        <w:rPr>
          <w:rFonts w:hint="eastAsia"/>
          <w:sz w:val="24"/>
        </w:rPr>
        <w:t>多</w:t>
      </w:r>
      <w:r>
        <w:rPr>
          <w:sz w:val="24"/>
        </w:rPr>
        <w:t>个群组，相同群组间</w:t>
      </w:r>
      <w:r w:rsidR="000B39D5">
        <w:rPr>
          <w:rFonts w:hint="eastAsia"/>
          <w:sz w:val="24"/>
        </w:rPr>
        <w:t>的</w:t>
      </w:r>
      <w:r>
        <w:rPr>
          <w:sz w:val="24"/>
        </w:rPr>
        <w:t>用户属性特征较为相似，而不同群组间的用户特征差别比较大，这样就可以对不同群组的用户分别进行服务和营销，也就是用户的精准营销。</w:t>
      </w:r>
    </w:p>
    <w:p w:rsidR="00C60BB7" w:rsidRDefault="004E1ADF" w:rsidP="00E04D44">
      <w:pPr>
        <w:spacing w:line="400" w:lineRule="exact"/>
        <w:ind w:firstLine="480"/>
        <w:rPr>
          <w:sz w:val="24"/>
        </w:rPr>
      </w:pPr>
      <w:r>
        <w:rPr>
          <w:rFonts w:hint="eastAsia"/>
          <w:sz w:val="24"/>
        </w:rPr>
        <w:t>聚类</w:t>
      </w:r>
      <w:r>
        <w:rPr>
          <w:sz w:val="24"/>
        </w:rPr>
        <w:t>算法是一种常用的数据分析工具，</w:t>
      </w:r>
      <w:r>
        <w:rPr>
          <w:rFonts w:hint="eastAsia"/>
          <w:sz w:val="24"/>
        </w:rPr>
        <w:t>其</w:t>
      </w:r>
      <w:r>
        <w:rPr>
          <w:sz w:val="24"/>
        </w:rPr>
        <w:t>目的</w:t>
      </w:r>
      <w:r>
        <w:rPr>
          <w:rFonts w:hint="eastAsia"/>
          <w:sz w:val="24"/>
        </w:rPr>
        <w:t>在于</w:t>
      </w:r>
      <w:r>
        <w:rPr>
          <w:sz w:val="24"/>
        </w:rPr>
        <w:t>将</w:t>
      </w:r>
      <w:r>
        <w:rPr>
          <w:rFonts w:hint="eastAsia"/>
          <w:sz w:val="24"/>
        </w:rPr>
        <w:t>大量的数据</w:t>
      </w:r>
      <w:r>
        <w:rPr>
          <w:sz w:val="24"/>
        </w:rPr>
        <w:t>点</w:t>
      </w:r>
      <w:r>
        <w:rPr>
          <w:rFonts w:hint="eastAsia"/>
          <w:sz w:val="24"/>
        </w:rPr>
        <w:t>组成</w:t>
      </w:r>
      <w:r>
        <w:rPr>
          <w:sz w:val="24"/>
        </w:rPr>
        <w:t>的</w:t>
      </w:r>
      <w:r>
        <w:rPr>
          <w:rFonts w:hint="eastAsia"/>
          <w:sz w:val="24"/>
        </w:rPr>
        <w:t>集合</w:t>
      </w:r>
      <w:r>
        <w:rPr>
          <w:sz w:val="24"/>
        </w:rPr>
        <w:t>分为</w:t>
      </w:r>
      <w:r>
        <w:rPr>
          <w:rFonts w:hint="eastAsia"/>
          <w:sz w:val="24"/>
        </w:rPr>
        <w:t>若干</w:t>
      </w:r>
      <w:r>
        <w:rPr>
          <w:sz w:val="24"/>
        </w:rPr>
        <w:t>个类，</w:t>
      </w:r>
      <w:r>
        <w:rPr>
          <w:rFonts w:hint="eastAsia"/>
          <w:sz w:val="24"/>
        </w:rPr>
        <w:t>最大</w:t>
      </w:r>
      <w:r>
        <w:rPr>
          <w:sz w:val="24"/>
        </w:rPr>
        <w:t>程度的</w:t>
      </w:r>
      <w:r>
        <w:rPr>
          <w:rFonts w:hint="eastAsia"/>
          <w:sz w:val="24"/>
        </w:rPr>
        <w:t>使</w:t>
      </w:r>
      <w:r>
        <w:rPr>
          <w:sz w:val="24"/>
        </w:rPr>
        <w:t>同一类</w:t>
      </w:r>
      <w:r>
        <w:rPr>
          <w:rFonts w:hint="eastAsia"/>
          <w:sz w:val="24"/>
        </w:rPr>
        <w:t>中</w:t>
      </w:r>
      <w:r>
        <w:rPr>
          <w:sz w:val="24"/>
        </w:rPr>
        <w:t>的数据点相似，而</w:t>
      </w:r>
      <w:proofErr w:type="gramStart"/>
      <w:r>
        <w:rPr>
          <w:sz w:val="24"/>
        </w:rPr>
        <w:t>不</w:t>
      </w:r>
      <w:proofErr w:type="gramEnd"/>
      <w:r>
        <w:rPr>
          <w:sz w:val="24"/>
        </w:rPr>
        <w:t>同类中的数据点不同。</w:t>
      </w:r>
      <w:r>
        <w:rPr>
          <w:rFonts w:hint="eastAsia"/>
          <w:sz w:val="24"/>
        </w:rPr>
        <w:t>聚类算法</w:t>
      </w:r>
      <w:r>
        <w:rPr>
          <w:sz w:val="24"/>
        </w:rPr>
        <w:t>一般分为</w:t>
      </w:r>
      <w:r>
        <w:rPr>
          <w:rFonts w:hint="eastAsia"/>
          <w:sz w:val="24"/>
        </w:rPr>
        <w:t>层次</w:t>
      </w:r>
      <w:r>
        <w:rPr>
          <w:sz w:val="24"/>
        </w:rPr>
        <w:t>聚类、</w:t>
      </w:r>
      <w:r>
        <w:rPr>
          <w:rFonts w:hint="eastAsia"/>
          <w:sz w:val="24"/>
        </w:rPr>
        <w:t>分割</w:t>
      </w:r>
      <w:r>
        <w:rPr>
          <w:sz w:val="24"/>
        </w:rPr>
        <w:t>聚类、</w:t>
      </w:r>
      <w:r>
        <w:rPr>
          <w:rFonts w:hint="eastAsia"/>
          <w:sz w:val="24"/>
        </w:rPr>
        <w:t>基于</w:t>
      </w:r>
      <w:r>
        <w:rPr>
          <w:sz w:val="24"/>
        </w:rPr>
        <w:t>约束的聚类、机器学习中的聚类和高维数据的聚类</w:t>
      </w:r>
      <w:r w:rsidR="007C13A4" w:rsidRPr="0086288F">
        <w:rPr>
          <w:rFonts w:cs="黑体" w:hint="eastAsia"/>
          <w:sz w:val="24"/>
          <w:vertAlign w:val="superscript"/>
        </w:rPr>
        <w:t>[</w:t>
      </w:r>
      <w:r w:rsidR="007C13A4">
        <w:rPr>
          <w:rFonts w:cs="黑体"/>
          <w:sz w:val="24"/>
          <w:vertAlign w:val="superscript"/>
        </w:rPr>
        <w:t>32</w:t>
      </w:r>
      <w:r w:rsidR="007C13A4" w:rsidRPr="0086288F">
        <w:rPr>
          <w:rFonts w:cs="黑体" w:hint="eastAsia"/>
          <w:sz w:val="24"/>
          <w:vertAlign w:val="superscript"/>
        </w:rPr>
        <w:t>]</w:t>
      </w:r>
      <w:r>
        <w:rPr>
          <w:sz w:val="24"/>
        </w:rPr>
        <w:t>。</w:t>
      </w:r>
      <w:r w:rsidRPr="000B39D5">
        <w:rPr>
          <w:rFonts w:hint="eastAsia"/>
          <w:sz w:val="24"/>
        </w:rPr>
        <w:t xml:space="preserve"> </w:t>
      </w:r>
    </w:p>
    <w:p w:rsidR="00786851" w:rsidRDefault="00786851" w:rsidP="00E04D44">
      <w:pPr>
        <w:spacing w:line="400" w:lineRule="exact"/>
        <w:ind w:firstLine="480"/>
        <w:rPr>
          <w:sz w:val="24"/>
        </w:rPr>
      </w:pPr>
      <w:r>
        <w:rPr>
          <w:rFonts w:hint="eastAsia"/>
          <w:sz w:val="24"/>
        </w:rPr>
        <w:t>层次</w:t>
      </w:r>
      <w:r>
        <w:rPr>
          <w:sz w:val="24"/>
        </w:rPr>
        <w:t>聚类算法通过将数据集合</w:t>
      </w:r>
      <w:r>
        <w:rPr>
          <w:rFonts w:hint="eastAsia"/>
          <w:sz w:val="24"/>
        </w:rPr>
        <w:t>组织</w:t>
      </w:r>
      <w:r>
        <w:rPr>
          <w:sz w:val="24"/>
        </w:rPr>
        <w:t>成若干组并</w:t>
      </w:r>
      <w:r>
        <w:rPr>
          <w:rFonts w:hint="eastAsia"/>
          <w:sz w:val="24"/>
        </w:rPr>
        <w:t>通过</w:t>
      </w:r>
      <w:r>
        <w:rPr>
          <w:sz w:val="24"/>
        </w:rPr>
        <w:t>树状图来进行聚类</w:t>
      </w:r>
      <w:r>
        <w:rPr>
          <w:rFonts w:hint="eastAsia"/>
          <w:sz w:val="24"/>
        </w:rPr>
        <w:t>，</w:t>
      </w:r>
      <w:r>
        <w:rPr>
          <w:sz w:val="24"/>
        </w:rPr>
        <w:t>一般分为</w:t>
      </w:r>
      <w:r>
        <w:rPr>
          <w:rFonts w:hint="eastAsia"/>
          <w:sz w:val="24"/>
        </w:rPr>
        <w:t>自顶向下的分解</w:t>
      </w:r>
      <w:r>
        <w:rPr>
          <w:sz w:val="24"/>
        </w:rPr>
        <w:t>层次聚类和自底向上的聚合层次聚类</w:t>
      </w:r>
      <w:r>
        <w:rPr>
          <w:rFonts w:hint="eastAsia"/>
          <w:sz w:val="24"/>
        </w:rPr>
        <w:t>，</w:t>
      </w:r>
      <w:r>
        <w:rPr>
          <w:sz w:val="24"/>
        </w:rPr>
        <w:t>代表算法有</w:t>
      </w:r>
      <w:r w:rsidRPr="00786851">
        <w:rPr>
          <w:rFonts w:hint="eastAsia"/>
          <w:sz w:val="24"/>
        </w:rPr>
        <w:t>CURE</w:t>
      </w:r>
      <w:r w:rsidRPr="00786851">
        <w:rPr>
          <w:rFonts w:hint="eastAsia"/>
          <w:sz w:val="24"/>
        </w:rPr>
        <w:t>算法</w:t>
      </w:r>
      <w:r>
        <w:rPr>
          <w:rFonts w:hint="eastAsia"/>
          <w:sz w:val="24"/>
        </w:rPr>
        <w:t>、</w:t>
      </w:r>
      <w:r w:rsidRPr="00786851">
        <w:rPr>
          <w:rFonts w:hint="eastAsia"/>
          <w:sz w:val="24"/>
        </w:rPr>
        <w:t>ROCK</w:t>
      </w:r>
      <w:r w:rsidRPr="00786851">
        <w:rPr>
          <w:rFonts w:hint="eastAsia"/>
          <w:sz w:val="24"/>
        </w:rPr>
        <w:t>算法</w:t>
      </w:r>
      <w:r>
        <w:rPr>
          <w:rFonts w:hint="eastAsia"/>
          <w:sz w:val="24"/>
        </w:rPr>
        <w:t>、</w:t>
      </w:r>
      <w:r w:rsidRPr="00786851">
        <w:rPr>
          <w:rFonts w:hint="eastAsia"/>
          <w:sz w:val="24"/>
        </w:rPr>
        <w:t>CHAMELEON</w:t>
      </w:r>
      <w:r w:rsidRPr="00786851">
        <w:rPr>
          <w:rFonts w:hint="eastAsia"/>
          <w:sz w:val="24"/>
        </w:rPr>
        <w:t>算法</w:t>
      </w:r>
      <w:r>
        <w:rPr>
          <w:rFonts w:hint="eastAsia"/>
          <w:sz w:val="24"/>
        </w:rPr>
        <w:t>等</w:t>
      </w:r>
      <w:r>
        <w:rPr>
          <w:sz w:val="24"/>
        </w:rPr>
        <w:t>。</w:t>
      </w:r>
      <w:r>
        <w:rPr>
          <w:rFonts w:hint="eastAsia"/>
          <w:sz w:val="24"/>
        </w:rPr>
        <w:t>层次</w:t>
      </w:r>
      <w:r>
        <w:rPr>
          <w:sz w:val="24"/>
        </w:rPr>
        <w:t>聚类算法的</w:t>
      </w:r>
      <w:r>
        <w:rPr>
          <w:rFonts w:hint="eastAsia"/>
          <w:sz w:val="24"/>
        </w:rPr>
        <w:t>优点</w:t>
      </w:r>
      <w:r>
        <w:rPr>
          <w:sz w:val="24"/>
        </w:rPr>
        <w:t>为</w:t>
      </w:r>
      <w:r w:rsidR="00FD52CB">
        <w:rPr>
          <w:rFonts w:hint="eastAsia"/>
          <w:sz w:val="24"/>
        </w:rPr>
        <w:t>适用</w:t>
      </w:r>
      <w:r w:rsidR="00FD52CB">
        <w:rPr>
          <w:sz w:val="24"/>
        </w:rPr>
        <w:t>于任意形状和任意属性的聚类，</w:t>
      </w:r>
      <w:r w:rsidR="00FD52CB">
        <w:rPr>
          <w:rFonts w:hint="eastAsia"/>
          <w:sz w:val="24"/>
        </w:rPr>
        <w:t>可以</w:t>
      </w:r>
      <w:r w:rsidR="00FD52CB">
        <w:rPr>
          <w:sz w:val="24"/>
        </w:rPr>
        <w:t>灵活控制聚类</w:t>
      </w:r>
      <w:r w:rsidR="00FD52CB">
        <w:rPr>
          <w:rFonts w:hint="eastAsia"/>
          <w:sz w:val="24"/>
        </w:rPr>
        <w:t>层次</w:t>
      </w:r>
      <w:r w:rsidR="00FD52CB">
        <w:rPr>
          <w:sz w:val="24"/>
        </w:rPr>
        <w:t>的</w:t>
      </w:r>
      <w:r w:rsidR="00FD52CB">
        <w:rPr>
          <w:rFonts w:hint="eastAsia"/>
          <w:sz w:val="24"/>
        </w:rPr>
        <w:t>粒度</w:t>
      </w:r>
      <w:r w:rsidR="00FD52CB">
        <w:rPr>
          <w:sz w:val="24"/>
        </w:rPr>
        <w:t>，</w:t>
      </w:r>
      <w:r w:rsidR="00FD52CB">
        <w:rPr>
          <w:rFonts w:hint="eastAsia"/>
          <w:sz w:val="24"/>
        </w:rPr>
        <w:t>有</w:t>
      </w:r>
      <w:r w:rsidR="00FD52CB">
        <w:rPr>
          <w:sz w:val="24"/>
        </w:rPr>
        <w:t>着强聚类能力；但缺点为时间复杂度高，</w:t>
      </w:r>
      <w:r w:rsidR="00FD52CB">
        <w:rPr>
          <w:rFonts w:hint="eastAsia"/>
          <w:sz w:val="24"/>
        </w:rPr>
        <w:t>不能</w:t>
      </w:r>
      <w:r w:rsidR="00FD52CB">
        <w:rPr>
          <w:sz w:val="24"/>
        </w:rPr>
        <w:t>进行回溯处理。</w:t>
      </w:r>
    </w:p>
    <w:p w:rsidR="00FD52CB" w:rsidRDefault="00FD52CB" w:rsidP="00E04D44">
      <w:pPr>
        <w:spacing w:line="400" w:lineRule="exact"/>
        <w:ind w:firstLine="480"/>
        <w:rPr>
          <w:sz w:val="24"/>
        </w:rPr>
      </w:pPr>
      <w:r>
        <w:rPr>
          <w:rFonts w:hint="eastAsia"/>
          <w:sz w:val="24"/>
        </w:rPr>
        <w:t>分割</w:t>
      </w:r>
      <w:r>
        <w:rPr>
          <w:sz w:val="24"/>
        </w:rPr>
        <w:t>聚类算法是先将聚类集合</w:t>
      </w:r>
      <w:r>
        <w:rPr>
          <w:rFonts w:hint="eastAsia"/>
          <w:sz w:val="24"/>
        </w:rPr>
        <w:t>随机</w:t>
      </w:r>
      <w:r>
        <w:rPr>
          <w:sz w:val="24"/>
        </w:rPr>
        <w:t>分成</w:t>
      </w:r>
      <w:r>
        <w:rPr>
          <w:sz w:val="24"/>
        </w:rPr>
        <w:t>k</w:t>
      </w:r>
      <w:r>
        <w:rPr>
          <w:rFonts w:hint="eastAsia"/>
          <w:sz w:val="24"/>
        </w:rPr>
        <w:t>类，</w:t>
      </w:r>
      <w:r>
        <w:rPr>
          <w:sz w:val="24"/>
        </w:rPr>
        <w:t>通过</w:t>
      </w:r>
      <w:r>
        <w:rPr>
          <w:rFonts w:hint="eastAsia"/>
          <w:sz w:val="24"/>
        </w:rPr>
        <w:t>某个聚类</w:t>
      </w:r>
      <w:r>
        <w:rPr>
          <w:sz w:val="24"/>
        </w:rPr>
        <w:t>控制准则</w:t>
      </w:r>
      <w:r>
        <w:rPr>
          <w:rFonts w:hint="eastAsia"/>
          <w:sz w:val="24"/>
        </w:rPr>
        <w:t>从</w:t>
      </w:r>
      <w:r>
        <w:rPr>
          <w:sz w:val="24"/>
        </w:rPr>
        <w:t>初始的</w:t>
      </w:r>
      <w:r>
        <w:rPr>
          <w:sz w:val="24"/>
        </w:rPr>
        <w:t>k</w:t>
      </w:r>
      <w:r>
        <w:rPr>
          <w:rFonts w:hint="eastAsia"/>
          <w:sz w:val="24"/>
        </w:rPr>
        <w:t>类进行重复</w:t>
      </w:r>
      <w:r>
        <w:rPr>
          <w:sz w:val="24"/>
        </w:rPr>
        <w:t>迭代，当达到最优</w:t>
      </w:r>
      <w:r>
        <w:rPr>
          <w:rFonts w:hint="eastAsia"/>
          <w:sz w:val="24"/>
        </w:rPr>
        <w:t>为止</w:t>
      </w:r>
      <w:r>
        <w:rPr>
          <w:sz w:val="24"/>
        </w:rPr>
        <w:t>。</w:t>
      </w:r>
      <w:r>
        <w:rPr>
          <w:rFonts w:hint="eastAsia"/>
          <w:sz w:val="24"/>
        </w:rPr>
        <w:t>分割</w:t>
      </w:r>
      <w:r>
        <w:rPr>
          <w:sz w:val="24"/>
        </w:rPr>
        <w:t>聚类算法又分为基于密度、基于</w:t>
      </w:r>
      <w:r>
        <w:rPr>
          <w:rFonts w:hint="eastAsia"/>
          <w:sz w:val="24"/>
        </w:rPr>
        <w:t>网格</w:t>
      </w:r>
      <w:r>
        <w:rPr>
          <w:sz w:val="24"/>
        </w:rPr>
        <w:t>、</w:t>
      </w:r>
      <w:r>
        <w:rPr>
          <w:rFonts w:hint="eastAsia"/>
          <w:sz w:val="24"/>
        </w:rPr>
        <w:t>基于</w:t>
      </w:r>
      <w:r>
        <w:rPr>
          <w:sz w:val="24"/>
        </w:rPr>
        <w:t>图论</w:t>
      </w:r>
      <w:r>
        <w:rPr>
          <w:rFonts w:hint="eastAsia"/>
          <w:sz w:val="24"/>
        </w:rPr>
        <w:t>、</w:t>
      </w:r>
      <w:r>
        <w:rPr>
          <w:sz w:val="24"/>
        </w:rPr>
        <w:t>基于</w:t>
      </w:r>
      <w:r>
        <w:rPr>
          <w:rFonts w:hint="eastAsia"/>
          <w:sz w:val="24"/>
        </w:rPr>
        <w:t>平方误差</w:t>
      </w:r>
      <w:r>
        <w:rPr>
          <w:sz w:val="24"/>
        </w:rPr>
        <w:t>的迭代</w:t>
      </w:r>
      <w:r>
        <w:rPr>
          <w:rFonts w:hint="eastAsia"/>
          <w:sz w:val="24"/>
        </w:rPr>
        <w:t>重</w:t>
      </w:r>
      <w:r>
        <w:rPr>
          <w:sz w:val="24"/>
        </w:rPr>
        <w:t>分配四种聚类算法</w:t>
      </w:r>
      <w:r>
        <w:rPr>
          <w:rFonts w:hint="eastAsia"/>
          <w:sz w:val="24"/>
        </w:rPr>
        <w:t>，</w:t>
      </w:r>
      <w:r>
        <w:rPr>
          <w:sz w:val="24"/>
        </w:rPr>
        <w:t>四种算法中的典型算法分别为</w:t>
      </w:r>
      <w:r w:rsidRPr="00FD52CB">
        <w:rPr>
          <w:sz w:val="24"/>
        </w:rPr>
        <w:t>DBSCAN</w:t>
      </w:r>
      <w:r>
        <w:rPr>
          <w:rFonts w:hint="eastAsia"/>
          <w:sz w:val="24"/>
        </w:rPr>
        <w:t>算法</w:t>
      </w:r>
      <w:r>
        <w:rPr>
          <w:sz w:val="24"/>
        </w:rPr>
        <w:t>、</w:t>
      </w:r>
      <w:r w:rsidRPr="00FD52CB">
        <w:rPr>
          <w:sz w:val="24"/>
        </w:rPr>
        <w:t>STING</w:t>
      </w:r>
      <w:r>
        <w:rPr>
          <w:rFonts w:hint="eastAsia"/>
          <w:sz w:val="24"/>
        </w:rPr>
        <w:t>算法、</w:t>
      </w:r>
      <w:r>
        <w:rPr>
          <w:sz w:val="24"/>
        </w:rPr>
        <w:t>谱聚类算法、</w:t>
      </w:r>
      <w:r>
        <w:rPr>
          <w:sz w:val="24"/>
        </w:rPr>
        <w:t>k-means</w:t>
      </w:r>
      <w:r>
        <w:rPr>
          <w:sz w:val="24"/>
        </w:rPr>
        <w:t>算法等。</w:t>
      </w:r>
      <w:r w:rsidR="00B3359C">
        <w:rPr>
          <w:rFonts w:hint="eastAsia"/>
          <w:sz w:val="24"/>
        </w:rPr>
        <w:t>其中</w:t>
      </w:r>
      <w:r w:rsidR="00B3359C">
        <w:rPr>
          <w:sz w:val="24"/>
        </w:rPr>
        <w:t>k-means</w:t>
      </w:r>
      <w:r w:rsidR="00B3359C">
        <w:rPr>
          <w:sz w:val="24"/>
        </w:rPr>
        <w:t>算法</w:t>
      </w:r>
      <w:r w:rsidR="00B3359C">
        <w:rPr>
          <w:rFonts w:hint="eastAsia"/>
          <w:sz w:val="24"/>
        </w:rPr>
        <w:t>是</w:t>
      </w:r>
      <w:r w:rsidR="00B3359C">
        <w:rPr>
          <w:sz w:val="24"/>
        </w:rPr>
        <w:t>目前应用最为</w:t>
      </w:r>
      <w:r w:rsidR="00B3359C">
        <w:rPr>
          <w:rFonts w:hint="eastAsia"/>
          <w:sz w:val="24"/>
        </w:rPr>
        <w:t>广泛的</w:t>
      </w:r>
      <w:r w:rsidR="00B3359C">
        <w:rPr>
          <w:sz w:val="24"/>
        </w:rPr>
        <w:t>聚类算法</w:t>
      </w:r>
      <w:r w:rsidR="00B3359C">
        <w:rPr>
          <w:rFonts w:hint="eastAsia"/>
          <w:sz w:val="24"/>
        </w:rPr>
        <w:t>，算法</w:t>
      </w:r>
      <w:r w:rsidR="00B3359C">
        <w:rPr>
          <w:sz w:val="24"/>
        </w:rPr>
        <w:t>的</w:t>
      </w:r>
      <w:r w:rsidR="00B3359C">
        <w:rPr>
          <w:rFonts w:hint="eastAsia"/>
          <w:sz w:val="24"/>
        </w:rPr>
        <w:t>优点</w:t>
      </w:r>
      <w:r w:rsidR="00B3359C">
        <w:rPr>
          <w:sz w:val="24"/>
        </w:rPr>
        <w:t>为时间复杂度低，</w:t>
      </w:r>
      <w:r w:rsidR="00B3359C">
        <w:rPr>
          <w:rFonts w:hint="eastAsia"/>
          <w:sz w:val="24"/>
        </w:rPr>
        <w:t>运算</w:t>
      </w:r>
      <w:r w:rsidR="00B3359C">
        <w:rPr>
          <w:sz w:val="24"/>
        </w:rPr>
        <w:t>速度快，</w:t>
      </w:r>
      <w:r w:rsidR="00B3359C">
        <w:rPr>
          <w:rFonts w:hint="eastAsia"/>
          <w:sz w:val="24"/>
        </w:rPr>
        <w:t>对于</w:t>
      </w:r>
      <w:r w:rsidR="00B3359C">
        <w:rPr>
          <w:sz w:val="24"/>
        </w:rPr>
        <w:t>处理大</w:t>
      </w:r>
      <w:r w:rsidR="008F0E34">
        <w:rPr>
          <w:rFonts w:hint="eastAsia"/>
          <w:sz w:val="24"/>
        </w:rPr>
        <w:t>的</w:t>
      </w:r>
      <w:r w:rsidR="00B3359C">
        <w:rPr>
          <w:sz w:val="24"/>
        </w:rPr>
        <w:t>数据</w:t>
      </w:r>
      <w:r w:rsidR="008F0E34">
        <w:rPr>
          <w:rFonts w:hint="eastAsia"/>
          <w:sz w:val="24"/>
        </w:rPr>
        <w:t>集</w:t>
      </w:r>
      <w:r w:rsidR="008F0E34">
        <w:rPr>
          <w:sz w:val="24"/>
        </w:rPr>
        <w:t>时</w:t>
      </w:r>
      <w:r w:rsidR="00B3359C">
        <w:rPr>
          <w:rFonts w:hint="eastAsia"/>
          <w:sz w:val="24"/>
        </w:rPr>
        <w:t>该</w:t>
      </w:r>
      <w:r w:rsidR="00B3359C">
        <w:rPr>
          <w:sz w:val="24"/>
        </w:rPr>
        <w:t>算法</w:t>
      </w:r>
      <w:r w:rsidR="00B3359C">
        <w:rPr>
          <w:rFonts w:hint="eastAsia"/>
          <w:sz w:val="24"/>
        </w:rPr>
        <w:t>是</w:t>
      </w:r>
      <w:r w:rsidR="00B3359C">
        <w:rPr>
          <w:sz w:val="24"/>
        </w:rPr>
        <w:t>高效的</w:t>
      </w:r>
      <w:r w:rsidR="00B3359C">
        <w:rPr>
          <w:rFonts w:hint="eastAsia"/>
          <w:sz w:val="24"/>
        </w:rPr>
        <w:t>，</w:t>
      </w:r>
      <w:r w:rsidR="00B3359C">
        <w:rPr>
          <w:sz w:val="24"/>
        </w:rPr>
        <w:t>当</w:t>
      </w:r>
      <w:r w:rsidR="008F0E34">
        <w:rPr>
          <w:rFonts w:hint="eastAsia"/>
          <w:sz w:val="24"/>
        </w:rPr>
        <w:t>数据为密集</w:t>
      </w:r>
      <w:r w:rsidR="008F0E34">
        <w:rPr>
          <w:sz w:val="24"/>
        </w:rPr>
        <w:t>的</w:t>
      </w:r>
      <w:r w:rsidR="008F0E34">
        <w:rPr>
          <w:rFonts w:hint="eastAsia"/>
          <w:sz w:val="24"/>
        </w:rPr>
        <w:t>，且</w:t>
      </w:r>
      <w:proofErr w:type="gramStart"/>
      <w:r w:rsidR="008F0E34">
        <w:rPr>
          <w:rFonts w:hint="eastAsia"/>
          <w:sz w:val="24"/>
        </w:rPr>
        <w:t>不</w:t>
      </w:r>
      <w:proofErr w:type="gramEnd"/>
      <w:r w:rsidR="008F0E34">
        <w:rPr>
          <w:rFonts w:hint="eastAsia"/>
          <w:sz w:val="24"/>
        </w:rPr>
        <w:t>同类之间</w:t>
      </w:r>
      <w:r w:rsidR="008F0E34">
        <w:rPr>
          <w:sz w:val="24"/>
        </w:rPr>
        <w:t>的</w:t>
      </w:r>
      <w:r w:rsidR="008F0E34">
        <w:rPr>
          <w:rFonts w:hint="eastAsia"/>
          <w:sz w:val="24"/>
        </w:rPr>
        <w:t>差异</w:t>
      </w:r>
      <w:r w:rsidR="008F0E34">
        <w:rPr>
          <w:sz w:val="24"/>
        </w:rPr>
        <w:t>较大时</w:t>
      </w:r>
      <w:r w:rsidR="008F0E34">
        <w:rPr>
          <w:rFonts w:hint="eastAsia"/>
          <w:sz w:val="24"/>
        </w:rPr>
        <w:t>该算法</w:t>
      </w:r>
      <w:r w:rsidR="008F0E34">
        <w:rPr>
          <w:sz w:val="24"/>
        </w:rPr>
        <w:t>的效果好；缺点为</w:t>
      </w:r>
      <w:r w:rsidR="008F0E34">
        <w:rPr>
          <w:rFonts w:hint="eastAsia"/>
          <w:sz w:val="24"/>
        </w:rPr>
        <w:t>在</w:t>
      </w:r>
      <w:r w:rsidR="008F0E34">
        <w:rPr>
          <w:sz w:val="24"/>
        </w:rPr>
        <w:t>聚类之前先要确定聚类的</w:t>
      </w:r>
      <w:r w:rsidR="008F0E34">
        <w:rPr>
          <w:rFonts w:hint="eastAsia"/>
          <w:sz w:val="24"/>
        </w:rPr>
        <w:t>数目</w:t>
      </w:r>
      <w:r w:rsidR="008F0E34">
        <w:rPr>
          <w:sz w:val="24"/>
        </w:rPr>
        <w:t>k</w:t>
      </w:r>
      <w:r w:rsidR="008F0E34">
        <w:rPr>
          <w:sz w:val="24"/>
        </w:rPr>
        <w:t>，</w:t>
      </w:r>
      <w:r w:rsidR="008F0E34">
        <w:rPr>
          <w:rFonts w:hint="eastAsia"/>
          <w:sz w:val="24"/>
        </w:rPr>
        <w:t>异常值对</w:t>
      </w:r>
      <w:r w:rsidR="008F0E34">
        <w:rPr>
          <w:sz w:val="24"/>
        </w:rPr>
        <w:t>算法的影响大</w:t>
      </w:r>
      <w:r w:rsidR="008F0E34">
        <w:rPr>
          <w:rFonts w:hint="eastAsia"/>
          <w:sz w:val="24"/>
        </w:rPr>
        <w:t>，</w:t>
      </w:r>
      <w:r w:rsidR="008F0E34">
        <w:rPr>
          <w:sz w:val="24"/>
        </w:rPr>
        <w:t>只能处理</w:t>
      </w:r>
      <w:r w:rsidR="008F0E34">
        <w:rPr>
          <w:rFonts w:hint="eastAsia"/>
          <w:sz w:val="24"/>
        </w:rPr>
        <w:t>数值</w:t>
      </w:r>
      <w:r w:rsidR="008F0E34">
        <w:rPr>
          <w:sz w:val="24"/>
        </w:rPr>
        <w:t>属性的数据</w:t>
      </w:r>
      <w:r w:rsidR="008F0E34">
        <w:rPr>
          <w:rFonts w:hint="eastAsia"/>
          <w:sz w:val="24"/>
        </w:rPr>
        <w:t>。</w:t>
      </w:r>
    </w:p>
    <w:p w:rsidR="008F0E34" w:rsidRDefault="008F0E34" w:rsidP="00E04D44">
      <w:pPr>
        <w:spacing w:line="400" w:lineRule="exact"/>
        <w:ind w:firstLine="480"/>
        <w:rPr>
          <w:sz w:val="24"/>
        </w:rPr>
      </w:pPr>
      <w:r>
        <w:rPr>
          <w:rFonts w:hint="eastAsia"/>
          <w:sz w:val="24"/>
        </w:rPr>
        <w:t>基于</w:t>
      </w:r>
      <w:r>
        <w:rPr>
          <w:sz w:val="24"/>
        </w:rPr>
        <w:t>约束的聚类</w:t>
      </w:r>
      <w:r>
        <w:rPr>
          <w:rFonts w:hint="eastAsia"/>
          <w:sz w:val="24"/>
        </w:rPr>
        <w:t>包括</w:t>
      </w:r>
      <w:r>
        <w:rPr>
          <w:sz w:val="24"/>
        </w:rPr>
        <w:t>对</w:t>
      </w:r>
      <w:r>
        <w:rPr>
          <w:rFonts w:hint="eastAsia"/>
          <w:sz w:val="24"/>
        </w:rPr>
        <w:t>数据</w:t>
      </w:r>
      <w:r>
        <w:rPr>
          <w:sz w:val="24"/>
        </w:rPr>
        <w:t>对象的约束、对聚类参数的约束</w:t>
      </w:r>
      <w:r>
        <w:rPr>
          <w:rFonts w:hint="eastAsia"/>
          <w:sz w:val="24"/>
        </w:rPr>
        <w:t>等</w:t>
      </w:r>
      <w:r>
        <w:rPr>
          <w:sz w:val="24"/>
        </w:rPr>
        <w:t>，因为现实中</w:t>
      </w:r>
      <w:r>
        <w:rPr>
          <w:rFonts w:hint="eastAsia"/>
          <w:sz w:val="24"/>
        </w:rPr>
        <w:t>的</w:t>
      </w:r>
      <w:r>
        <w:rPr>
          <w:sz w:val="24"/>
        </w:rPr>
        <w:t>问题</w:t>
      </w:r>
      <w:r>
        <w:rPr>
          <w:rFonts w:hint="eastAsia"/>
          <w:sz w:val="24"/>
        </w:rPr>
        <w:t>往往</w:t>
      </w:r>
      <w:r>
        <w:rPr>
          <w:sz w:val="24"/>
        </w:rPr>
        <w:t>是存在多种约束条件的，</w:t>
      </w:r>
      <w:r>
        <w:rPr>
          <w:rFonts w:hint="eastAsia"/>
          <w:sz w:val="24"/>
        </w:rPr>
        <w:t>如果</w:t>
      </w:r>
      <w:r>
        <w:rPr>
          <w:sz w:val="24"/>
        </w:rPr>
        <w:t>在处理过程中不能加入这些约束，</w:t>
      </w:r>
      <w:r>
        <w:rPr>
          <w:rFonts w:hint="eastAsia"/>
          <w:sz w:val="24"/>
        </w:rPr>
        <w:t>聚类</w:t>
      </w:r>
      <w:r>
        <w:rPr>
          <w:sz w:val="24"/>
        </w:rPr>
        <w:t>的结果</w:t>
      </w:r>
      <w:r>
        <w:rPr>
          <w:rFonts w:hint="eastAsia"/>
          <w:sz w:val="24"/>
        </w:rPr>
        <w:t>对</w:t>
      </w:r>
      <w:r>
        <w:rPr>
          <w:sz w:val="24"/>
        </w:rPr>
        <w:t>现实问题就意义不大。基于</w:t>
      </w:r>
      <w:r>
        <w:rPr>
          <w:rFonts w:hint="eastAsia"/>
          <w:sz w:val="24"/>
        </w:rPr>
        <w:t>约束</w:t>
      </w:r>
      <w:r>
        <w:rPr>
          <w:sz w:val="24"/>
        </w:rPr>
        <w:t>的聚类算法</w:t>
      </w:r>
      <w:r>
        <w:rPr>
          <w:rFonts w:hint="eastAsia"/>
          <w:sz w:val="24"/>
        </w:rPr>
        <w:t>中</w:t>
      </w:r>
      <w:r>
        <w:rPr>
          <w:sz w:val="24"/>
        </w:rPr>
        <w:t>比较有代表</w:t>
      </w:r>
      <w:r>
        <w:rPr>
          <w:rFonts w:hint="eastAsia"/>
          <w:sz w:val="24"/>
        </w:rPr>
        <w:t>性</w:t>
      </w:r>
      <w:r>
        <w:rPr>
          <w:sz w:val="24"/>
        </w:rPr>
        <w:t>的为</w:t>
      </w:r>
      <w:r w:rsidRPr="008F0E34">
        <w:rPr>
          <w:sz w:val="24"/>
        </w:rPr>
        <w:t>COD</w:t>
      </w:r>
      <w:r>
        <w:rPr>
          <w:rFonts w:hint="eastAsia"/>
          <w:sz w:val="24"/>
        </w:rPr>
        <w:t>算法，</w:t>
      </w:r>
      <w:r>
        <w:rPr>
          <w:sz w:val="24"/>
        </w:rPr>
        <w:t>其用</w:t>
      </w:r>
      <w:r w:rsidRPr="008F0E34">
        <w:rPr>
          <w:rFonts w:hint="eastAsia"/>
          <w:sz w:val="24"/>
        </w:rPr>
        <w:t>用两点之间的障碍距离取代了一般的欧式距离</w:t>
      </w:r>
      <w:r>
        <w:rPr>
          <w:rFonts w:hint="eastAsia"/>
          <w:sz w:val="24"/>
        </w:rPr>
        <w:t>。基于</w:t>
      </w:r>
      <w:r>
        <w:rPr>
          <w:sz w:val="24"/>
        </w:rPr>
        <w:t>约束的聚类算法</w:t>
      </w:r>
      <w:r w:rsidR="00670BF8">
        <w:rPr>
          <w:rFonts w:hint="eastAsia"/>
          <w:sz w:val="24"/>
        </w:rPr>
        <w:t>通常只能</w:t>
      </w:r>
      <w:r w:rsidR="00670BF8">
        <w:rPr>
          <w:sz w:val="24"/>
        </w:rPr>
        <w:t>处理特定领域中的特定方向的问题，并且</w:t>
      </w:r>
      <w:r>
        <w:rPr>
          <w:sz w:val="24"/>
        </w:rPr>
        <w:t>需要</w:t>
      </w:r>
      <w:r>
        <w:rPr>
          <w:rFonts w:hint="eastAsia"/>
          <w:sz w:val="24"/>
        </w:rPr>
        <w:t>具备一定</w:t>
      </w:r>
      <w:r>
        <w:rPr>
          <w:sz w:val="24"/>
        </w:rPr>
        <w:t>的经验</w:t>
      </w:r>
      <w:r w:rsidR="00670BF8">
        <w:rPr>
          <w:rFonts w:hint="eastAsia"/>
          <w:sz w:val="24"/>
        </w:rPr>
        <w:t>知识</w:t>
      </w:r>
      <w:r w:rsidR="00670BF8">
        <w:rPr>
          <w:sz w:val="24"/>
        </w:rPr>
        <w:t>来对算法进行约束。</w:t>
      </w:r>
    </w:p>
    <w:p w:rsidR="00670BF8" w:rsidRDefault="00670BF8" w:rsidP="00E04D44">
      <w:pPr>
        <w:spacing w:line="400" w:lineRule="exact"/>
        <w:ind w:firstLine="480"/>
        <w:rPr>
          <w:sz w:val="24"/>
        </w:rPr>
      </w:pPr>
      <w:r>
        <w:rPr>
          <w:rFonts w:hint="eastAsia"/>
          <w:sz w:val="24"/>
        </w:rPr>
        <w:t>机器学习</w:t>
      </w:r>
      <w:r>
        <w:rPr>
          <w:sz w:val="24"/>
        </w:rPr>
        <w:t>中的聚类算法是指</w:t>
      </w:r>
      <w:r>
        <w:rPr>
          <w:rFonts w:hint="eastAsia"/>
          <w:sz w:val="24"/>
        </w:rPr>
        <w:t>采用</w:t>
      </w:r>
      <w:r>
        <w:rPr>
          <w:sz w:val="24"/>
        </w:rPr>
        <w:t>了某种</w:t>
      </w:r>
      <w:r>
        <w:rPr>
          <w:rFonts w:hint="eastAsia"/>
          <w:sz w:val="24"/>
        </w:rPr>
        <w:t>机器学习理论</w:t>
      </w:r>
      <w:r>
        <w:rPr>
          <w:sz w:val="24"/>
        </w:rPr>
        <w:t>的</w:t>
      </w:r>
      <w:r>
        <w:rPr>
          <w:rFonts w:hint="eastAsia"/>
          <w:sz w:val="24"/>
        </w:rPr>
        <w:t>聚类</w:t>
      </w:r>
      <w:r>
        <w:rPr>
          <w:sz w:val="24"/>
        </w:rPr>
        <w:t>算法，</w:t>
      </w:r>
      <w:r>
        <w:rPr>
          <w:rFonts w:hint="eastAsia"/>
          <w:sz w:val="24"/>
        </w:rPr>
        <w:t>主要</w:t>
      </w:r>
      <w:r>
        <w:rPr>
          <w:sz w:val="24"/>
        </w:rPr>
        <w:t>包括基于人工神经网络</w:t>
      </w:r>
      <w:r>
        <w:rPr>
          <w:rFonts w:hint="eastAsia"/>
          <w:sz w:val="24"/>
        </w:rPr>
        <w:t>和</w:t>
      </w:r>
      <w:r>
        <w:rPr>
          <w:sz w:val="24"/>
        </w:rPr>
        <w:t>基于进化论的聚类算法。</w:t>
      </w:r>
      <w:r>
        <w:rPr>
          <w:rFonts w:hint="eastAsia"/>
          <w:sz w:val="24"/>
        </w:rPr>
        <w:t>这些</w:t>
      </w:r>
      <w:r>
        <w:rPr>
          <w:sz w:val="24"/>
        </w:rPr>
        <w:t>算法的</w:t>
      </w:r>
      <w:r>
        <w:rPr>
          <w:rFonts w:hint="eastAsia"/>
          <w:sz w:val="24"/>
        </w:rPr>
        <w:t>优点</w:t>
      </w:r>
      <w:r>
        <w:rPr>
          <w:sz w:val="24"/>
        </w:rPr>
        <w:t>为</w:t>
      </w:r>
      <w:r>
        <w:rPr>
          <w:rFonts w:hint="eastAsia"/>
          <w:sz w:val="24"/>
        </w:rPr>
        <w:t>利用</w:t>
      </w:r>
      <w:r>
        <w:rPr>
          <w:sz w:val="24"/>
        </w:rPr>
        <w:t>相应的启发式算法</w:t>
      </w:r>
      <w:r>
        <w:rPr>
          <w:rFonts w:hint="eastAsia"/>
          <w:sz w:val="24"/>
        </w:rPr>
        <w:t>得到</w:t>
      </w:r>
      <w:r>
        <w:rPr>
          <w:sz w:val="24"/>
        </w:rPr>
        <w:t>高质量的聚类结果</w:t>
      </w:r>
      <w:r>
        <w:rPr>
          <w:rFonts w:hint="eastAsia"/>
          <w:sz w:val="24"/>
        </w:rPr>
        <w:t>，</w:t>
      </w:r>
      <w:r>
        <w:rPr>
          <w:sz w:val="24"/>
        </w:rPr>
        <w:t>缺点在于有较高的算法复杂度，并</w:t>
      </w:r>
      <w:r>
        <w:rPr>
          <w:rFonts w:hint="eastAsia"/>
          <w:sz w:val="24"/>
        </w:rPr>
        <w:t>依赖与</w:t>
      </w:r>
      <w:r>
        <w:rPr>
          <w:sz w:val="24"/>
        </w:rPr>
        <w:t>经验参数的选择。</w:t>
      </w:r>
    </w:p>
    <w:p w:rsidR="00670BF8" w:rsidRDefault="002752E7" w:rsidP="00E04D44">
      <w:pPr>
        <w:spacing w:line="400" w:lineRule="exact"/>
        <w:ind w:firstLine="480"/>
        <w:rPr>
          <w:sz w:val="24"/>
        </w:rPr>
      </w:pPr>
      <w:r>
        <w:rPr>
          <w:rFonts w:hint="eastAsia"/>
          <w:sz w:val="24"/>
        </w:rPr>
        <w:t>高维数据</w:t>
      </w:r>
      <w:r>
        <w:rPr>
          <w:sz w:val="24"/>
        </w:rPr>
        <w:t>聚类是目前</w:t>
      </w:r>
      <w:r>
        <w:rPr>
          <w:rFonts w:hint="eastAsia"/>
          <w:sz w:val="24"/>
        </w:rPr>
        <w:t>数据</w:t>
      </w:r>
      <w:r>
        <w:rPr>
          <w:sz w:val="24"/>
        </w:rPr>
        <w:t>挖掘领域中重要的研究</w:t>
      </w:r>
      <w:r>
        <w:rPr>
          <w:rFonts w:hint="eastAsia"/>
          <w:sz w:val="24"/>
        </w:rPr>
        <w:t>方向</w:t>
      </w:r>
      <w:r>
        <w:rPr>
          <w:sz w:val="24"/>
        </w:rPr>
        <w:t>，大数据带来的</w:t>
      </w:r>
      <w:r>
        <w:rPr>
          <w:rFonts w:hint="eastAsia"/>
          <w:sz w:val="24"/>
        </w:rPr>
        <w:t>不仅</w:t>
      </w:r>
      <w:r>
        <w:rPr>
          <w:sz w:val="24"/>
        </w:rPr>
        <w:t>是</w:t>
      </w:r>
      <w:r>
        <w:rPr>
          <w:rFonts w:hint="eastAsia"/>
          <w:sz w:val="24"/>
        </w:rPr>
        <w:t>巨大</w:t>
      </w:r>
      <w:r>
        <w:rPr>
          <w:sz w:val="24"/>
        </w:rPr>
        <w:lastRenderedPageBreak/>
        <w:t>的数据量级，</w:t>
      </w:r>
      <w:r>
        <w:rPr>
          <w:rFonts w:hint="eastAsia"/>
          <w:sz w:val="24"/>
        </w:rPr>
        <w:t>数据</w:t>
      </w:r>
      <w:r>
        <w:rPr>
          <w:sz w:val="24"/>
        </w:rPr>
        <w:t>属性也更加的多样化，</w:t>
      </w:r>
      <w:r w:rsidR="00D15377">
        <w:rPr>
          <w:rFonts w:hint="eastAsia"/>
          <w:sz w:val="24"/>
        </w:rPr>
        <w:t>数据</w:t>
      </w:r>
      <w:r w:rsidR="00D15377">
        <w:rPr>
          <w:sz w:val="24"/>
        </w:rPr>
        <w:t>的维度也</w:t>
      </w:r>
      <w:r w:rsidR="00D15377">
        <w:rPr>
          <w:rFonts w:hint="eastAsia"/>
          <w:sz w:val="24"/>
        </w:rPr>
        <w:t>变得</w:t>
      </w:r>
      <w:r w:rsidR="00D15377">
        <w:rPr>
          <w:sz w:val="24"/>
        </w:rPr>
        <w:t>更高。</w:t>
      </w:r>
      <w:r w:rsidR="00D15377">
        <w:rPr>
          <w:rFonts w:hint="eastAsia"/>
          <w:sz w:val="24"/>
        </w:rPr>
        <w:t>高维</w:t>
      </w:r>
      <w:r w:rsidR="00D15377">
        <w:rPr>
          <w:sz w:val="24"/>
        </w:rPr>
        <w:t>数据</w:t>
      </w:r>
      <w:r w:rsidR="00D15377">
        <w:rPr>
          <w:rFonts w:hint="eastAsia"/>
          <w:sz w:val="24"/>
        </w:rPr>
        <w:t>聚类</w:t>
      </w:r>
      <w:r w:rsidR="00D15377">
        <w:rPr>
          <w:sz w:val="24"/>
        </w:rPr>
        <w:t>的</w:t>
      </w:r>
      <w:r w:rsidR="00D15377">
        <w:rPr>
          <w:rFonts w:hint="eastAsia"/>
          <w:sz w:val="24"/>
        </w:rPr>
        <w:t>困难</w:t>
      </w:r>
      <w:r w:rsidR="00D15377">
        <w:rPr>
          <w:sz w:val="24"/>
        </w:rPr>
        <w:t>来源</w:t>
      </w:r>
      <w:r w:rsidR="00D15377">
        <w:rPr>
          <w:rFonts w:hint="eastAsia"/>
          <w:sz w:val="24"/>
        </w:rPr>
        <w:t>于高维</w:t>
      </w:r>
      <w:r w:rsidR="00D15377">
        <w:rPr>
          <w:sz w:val="24"/>
        </w:rPr>
        <w:t>属性中无关属性的存在</w:t>
      </w:r>
      <w:r w:rsidR="00D15377">
        <w:rPr>
          <w:rFonts w:hint="eastAsia"/>
          <w:sz w:val="24"/>
        </w:rPr>
        <w:t>使得数据失去</w:t>
      </w:r>
      <w:r w:rsidR="00D15377">
        <w:rPr>
          <w:sz w:val="24"/>
        </w:rPr>
        <w:t>了聚类趋势</w:t>
      </w:r>
      <w:r w:rsidR="00D15377">
        <w:rPr>
          <w:rFonts w:hint="eastAsia"/>
          <w:sz w:val="24"/>
        </w:rPr>
        <w:t>，</w:t>
      </w:r>
      <w:r w:rsidR="00D15377">
        <w:rPr>
          <w:sz w:val="24"/>
        </w:rPr>
        <w:t>且</w:t>
      </w:r>
      <w:r w:rsidR="00D15377">
        <w:rPr>
          <w:rFonts w:hint="eastAsia"/>
          <w:sz w:val="24"/>
        </w:rPr>
        <w:t>高维</w:t>
      </w:r>
      <w:r w:rsidR="00D15377">
        <w:rPr>
          <w:sz w:val="24"/>
        </w:rPr>
        <w:t>数据</w:t>
      </w:r>
      <w:r w:rsidR="00D15377">
        <w:rPr>
          <w:rFonts w:hint="eastAsia"/>
          <w:sz w:val="24"/>
        </w:rPr>
        <w:t>不同</w:t>
      </w:r>
      <w:r w:rsidR="00D15377">
        <w:rPr>
          <w:sz w:val="24"/>
        </w:rPr>
        <w:t>组间的界线变得越来越模糊。</w:t>
      </w:r>
      <w:r w:rsidR="00D15377">
        <w:rPr>
          <w:rFonts w:hint="eastAsia"/>
          <w:sz w:val="24"/>
        </w:rPr>
        <w:t>对</w:t>
      </w:r>
      <w:r w:rsidR="00D15377">
        <w:rPr>
          <w:sz w:val="24"/>
        </w:rPr>
        <w:t>高维数据</w:t>
      </w:r>
      <w:r w:rsidR="00D15377">
        <w:rPr>
          <w:rFonts w:hint="eastAsia"/>
          <w:sz w:val="24"/>
        </w:rPr>
        <w:t>的</w:t>
      </w:r>
      <w:r w:rsidR="00D15377">
        <w:rPr>
          <w:sz w:val="24"/>
        </w:rPr>
        <w:t>处理除了降维，还有</w:t>
      </w:r>
      <w:r w:rsidR="00D15377">
        <w:rPr>
          <w:rFonts w:hint="eastAsia"/>
          <w:sz w:val="24"/>
        </w:rPr>
        <w:t>子空间</w:t>
      </w:r>
      <w:r w:rsidR="00D15377">
        <w:rPr>
          <w:sz w:val="24"/>
        </w:rPr>
        <w:t>聚类和联合</w:t>
      </w:r>
      <w:r w:rsidR="00D15377">
        <w:rPr>
          <w:rFonts w:hint="eastAsia"/>
          <w:sz w:val="24"/>
        </w:rPr>
        <w:t>聚类</w:t>
      </w:r>
      <w:r w:rsidR="00D15377">
        <w:rPr>
          <w:sz w:val="24"/>
        </w:rPr>
        <w:t>等</w:t>
      </w:r>
      <w:r w:rsidR="003D321E">
        <w:rPr>
          <w:rFonts w:hint="eastAsia"/>
          <w:sz w:val="24"/>
        </w:rPr>
        <w:t>。</w:t>
      </w:r>
      <w:r w:rsidR="00D15377">
        <w:rPr>
          <w:rFonts w:hint="eastAsia"/>
          <w:sz w:val="24"/>
        </w:rPr>
        <w:t>子空间</w:t>
      </w:r>
      <w:r w:rsidR="00D15377">
        <w:rPr>
          <w:sz w:val="24"/>
        </w:rPr>
        <w:t>聚类算法</w:t>
      </w:r>
      <w:r w:rsidR="00D15377">
        <w:rPr>
          <w:rFonts w:hint="eastAsia"/>
          <w:sz w:val="24"/>
        </w:rPr>
        <w:t>是</w:t>
      </w:r>
      <w:r w:rsidR="00D15377">
        <w:rPr>
          <w:sz w:val="24"/>
        </w:rPr>
        <w:t>对</w:t>
      </w:r>
      <w:r w:rsidR="00D15377">
        <w:rPr>
          <w:rFonts w:hint="eastAsia"/>
          <w:sz w:val="24"/>
        </w:rPr>
        <w:t>同一</w:t>
      </w:r>
      <w:r w:rsidR="00D15377">
        <w:rPr>
          <w:sz w:val="24"/>
        </w:rPr>
        <w:t>数据集的不同</w:t>
      </w:r>
      <w:r w:rsidR="00D15377">
        <w:rPr>
          <w:rFonts w:hint="eastAsia"/>
          <w:sz w:val="24"/>
        </w:rPr>
        <w:t>子空间</w:t>
      </w:r>
      <w:r w:rsidR="00D15377">
        <w:rPr>
          <w:sz w:val="24"/>
        </w:rPr>
        <w:t>进行聚类，</w:t>
      </w:r>
      <w:r w:rsidR="005710C7">
        <w:rPr>
          <w:rFonts w:hint="eastAsia"/>
          <w:sz w:val="24"/>
        </w:rPr>
        <w:t>对</w:t>
      </w:r>
      <w:r w:rsidR="005710C7">
        <w:rPr>
          <w:sz w:val="24"/>
        </w:rPr>
        <w:t>数据</w:t>
      </w:r>
      <w:r w:rsidR="005710C7">
        <w:rPr>
          <w:rFonts w:hint="eastAsia"/>
          <w:sz w:val="24"/>
        </w:rPr>
        <w:t>特征</w:t>
      </w:r>
      <w:r w:rsidR="005710C7">
        <w:rPr>
          <w:sz w:val="24"/>
        </w:rPr>
        <w:t>选择的</w:t>
      </w:r>
      <w:r w:rsidR="005710C7">
        <w:rPr>
          <w:rFonts w:hint="eastAsia"/>
          <w:sz w:val="24"/>
        </w:rPr>
        <w:t>任务</w:t>
      </w:r>
      <w:r w:rsidR="005710C7">
        <w:rPr>
          <w:sz w:val="24"/>
        </w:rPr>
        <w:t>进行</w:t>
      </w:r>
      <w:r w:rsidR="003D321E">
        <w:rPr>
          <w:rFonts w:hint="eastAsia"/>
          <w:sz w:val="24"/>
        </w:rPr>
        <w:t>拓展</w:t>
      </w:r>
      <w:r w:rsidR="003D321E" w:rsidRPr="0086288F">
        <w:rPr>
          <w:rFonts w:cs="黑体" w:hint="eastAsia"/>
          <w:sz w:val="24"/>
          <w:vertAlign w:val="superscript"/>
        </w:rPr>
        <w:t>[</w:t>
      </w:r>
      <w:r w:rsidR="003D321E">
        <w:rPr>
          <w:rFonts w:cs="黑体"/>
          <w:sz w:val="24"/>
          <w:vertAlign w:val="superscript"/>
        </w:rPr>
        <w:t>33</w:t>
      </w:r>
      <w:r w:rsidR="003D321E" w:rsidRPr="0086288F">
        <w:rPr>
          <w:rFonts w:cs="黑体" w:hint="eastAsia"/>
          <w:sz w:val="24"/>
          <w:vertAlign w:val="superscript"/>
        </w:rPr>
        <w:t>]</w:t>
      </w:r>
      <w:r w:rsidR="00D15377">
        <w:rPr>
          <w:sz w:val="24"/>
        </w:rPr>
        <w:t>。</w:t>
      </w:r>
      <w:r w:rsidR="0048290E">
        <w:rPr>
          <w:rFonts w:hint="eastAsia"/>
          <w:sz w:val="24"/>
        </w:rPr>
        <w:t>联合</w:t>
      </w:r>
      <w:r w:rsidR="0048290E">
        <w:rPr>
          <w:sz w:val="24"/>
        </w:rPr>
        <w:t>聚类算法是</w:t>
      </w:r>
      <w:r w:rsidR="0048290E">
        <w:rPr>
          <w:rFonts w:hint="eastAsia"/>
          <w:sz w:val="24"/>
        </w:rPr>
        <w:t>对</w:t>
      </w:r>
      <w:r w:rsidR="0048290E">
        <w:rPr>
          <w:sz w:val="24"/>
        </w:rPr>
        <w:t>数据点和他们的属性</w:t>
      </w:r>
      <w:r w:rsidR="0048290E">
        <w:rPr>
          <w:rFonts w:hint="eastAsia"/>
          <w:sz w:val="24"/>
        </w:rPr>
        <w:t>同时</w:t>
      </w:r>
      <w:r w:rsidR="0048290E">
        <w:rPr>
          <w:sz w:val="24"/>
        </w:rPr>
        <w:t>聚类</w:t>
      </w:r>
      <w:r w:rsidR="0048290E">
        <w:rPr>
          <w:rFonts w:hint="eastAsia"/>
          <w:sz w:val="24"/>
        </w:rPr>
        <w:t>，如</w:t>
      </w:r>
      <w:r w:rsidR="0048290E" w:rsidRPr="0048290E">
        <w:rPr>
          <w:rFonts w:hint="eastAsia"/>
          <w:sz w:val="24"/>
        </w:rPr>
        <w:t>Spectral Graph Partitioning</w:t>
      </w:r>
      <w:r w:rsidR="0048290E" w:rsidRPr="0048290E">
        <w:rPr>
          <w:rFonts w:hint="eastAsia"/>
          <w:sz w:val="24"/>
        </w:rPr>
        <w:t>算法</w:t>
      </w:r>
      <w:r w:rsidR="0048290E">
        <w:rPr>
          <w:rFonts w:hint="eastAsia"/>
          <w:sz w:val="24"/>
        </w:rPr>
        <w:t>在</w:t>
      </w:r>
      <w:r w:rsidR="0048290E">
        <w:rPr>
          <w:sz w:val="24"/>
        </w:rPr>
        <w:t>解决文档</w:t>
      </w:r>
      <w:r w:rsidR="0048290E">
        <w:rPr>
          <w:rFonts w:hint="eastAsia"/>
          <w:sz w:val="24"/>
        </w:rPr>
        <w:t>和</w:t>
      </w:r>
      <w:r w:rsidR="0048290E">
        <w:rPr>
          <w:sz w:val="24"/>
        </w:rPr>
        <w:t>单词的聚类问题时</w:t>
      </w:r>
      <w:r w:rsidR="0048290E">
        <w:rPr>
          <w:rFonts w:hint="eastAsia"/>
          <w:sz w:val="24"/>
        </w:rPr>
        <w:t>提出了基于</w:t>
      </w:r>
      <w:r w:rsidR="0048290E">
        <w:rPr>
          <w:sz w:val="24"/>
        </w:rPr>
        <w:t>双向划分图和</w:t>
      </w:r>
      <w:r w:rsidR="0048290E">
        <w:rPr>
          <w:rFonts w:hint="eastAsia"/>
          <w:sz w:val="24"/>
        </w:rPr>
        <w:t>最小</w:t>
      </w:r>
      <w:r w:rsidR="0048290E">
        <w:rPr>
          <w:sz w:val="24"/>
        </w:rPr>
        <w:t>分割的</w:t>
      </w:r>
      <w:r w:rsidR="0048290E">
        <w:rPr>
          <w:rFonts w:hint="eastAsia"/>
          <w:sz w:val="24"/>
        </w:rPr>
        <w:t>方法</w:t>
      </w:r>
      <w:r w:rsidR="0048290E">
        <w:rPr>
          <w:sz w:val="24"/>
        </w:rPr>
        <w:t>，并揭示了联合聚类与</w:t>
      </w:r>
      <w:r w:rsidR="0048290E">
        <w:rPr>
          <w:rFonts w:hint="eastAsia"/>
          <w:sz w:val="24"/>
        </w:rPr>
        <w:t>图论</w:t>
      </w:r>
      <w:r w:rsidR="0048290E">
        <w:rPr>
          <w:sz w:val="24"/>
        </w:rPr>
        <w:t>划分的关系</w:t>
      </w:r>
      <w:r w:rsidR="0048290E">
        <w:rPr>
          <w:rFonts w:hint="eastAsia"/>
          <w:sz w:val="24"/>
        </w:rPr>
        <w:t>。</w:t>
      </w:r>
    </w:p>
    <w:p w:rsidR="00D15377" w:rsidRPr="00D15377" w:rsidRDefault="00D15377" w:rsidP="00E04D44">
      <w:pPr>
        <w:spacing w:line="400" w:lineRule="exact"/>
        <w:rPr>
          <w:sz w:val="24"/>
        </w:rPr>
      </w:pPr>
      <w:r>
        <w:rPr>
          <w:rFonts w:hint="eastAsia"/>
          <w:sz w:val="24"/>
        </w:rPr>
        <w:t xml:space="preserve">    </w:t>
      </w:r>
      <w:r w:rsidR="00034769">
        <w:rPr>
          <w:rFonts w:hint="eastAsia"/>
          <w:sz w:val="24"/>
        </w:rPr>
        <w:t>本文研究</w:t>
      </w:r>
      <w:r w:rsidR="00034769">
        <w:rPr>
          <w:sz w:val="24"/>
        </w:rPr>
        <w:t>的</w:t>
      </w:r>
      <w:r w:rsidR="00034769">
        <w:rPr>
          <w:rFonts w:hint="eastAsia"/>
          <w:sz w:val="24"/>
        </w:rPr>
        <w:t>数据为</w:t>
      </w:r>
      <w:r w:rsidR="00034769">
        <w:rPr>
          <w:sz w:val="24"/>
        </w:rPr>
        <w:t>电信业移动用户的上网数据，</w:t>
      </w:r>
      <w:r w:rsidR="00034769">
        <w:rPr>
          <w:rFonts w:hint="eastAsia"/>
          <w:sz w:val="24"/>
        </w:rPr>
        <w:t>对</w:t>
      </w:r>
      <w:r w:rsidR="00034769">
        <w:rPr>
          <w:sz w:val="24"/>
        </w:rPr>
        <w:t>用户分群时针对其上网的兴趣进行划分，通过数据预处理后，数据仍具有数据量大、维度高</w:t>
      </w:r>
      <w:r w:rsidR="008E4EC9">
        <w:rPr>
          <w:rFonts w:hint="eastAsia"/>
          <w:sz w:val="24"/>
        </w:rPr>
        <w:t>、</w:t>
      </w:r>
      <w:r w:rsidR="008E4EC9">
        <w:rPr>
          <w:sz w:val="24"/>
        </w:rPr>
        <w:t>数据矩阵较为稀疏</w:t>
      </w:r>
      <w:r w:rsidR="008E4EC9">
        <w:rPr>
          <w:rFonts w:hint="eastAsia"/>
          <w:sz w:val="24"/>
        </w:rPr>
        <w:t>等</w:t>
      </w:r>
      <w:r w:rsidR="008E4EC9">
        <w:rPr>
          <w:sz w:val="24"/>
        </w:rPr>
        <w:t>特点，</w:t>
      </w:r>
      <w:r w:rsidR="00034769">
        <w:rPr>
          <w:sz w:val="24"/>
        </w:rPr>
        <w:t>对</w:t>
      </w:r>
      <w:r w:rsidR="00034769">
        <w:rPr>
          <w:rFonts w:hint="eastAsia"/>
          <w:sz w:val="24"/>
        </w:rPr>
        <w:t>上述五类</w:t>
      </w:r>
      <w:r w:rsidR="00034769">
        <w:rPr>
          <w:sz w:val="24"/>
        </w:rPr>
        <w:t>聚类算法</w:t>
      </w:r>
      <w:r w:rsidR="00034769">
        <w:rPr>
          <w:rFonts w:hint="eastAsia"/>
          <w:sz w:val="24"/>
        </w:rPr>
        <w:t>进行</w:t>
      </w:r>
      <w:r w:rsidR="00034769">
        <w:rPr>
          <w:sz w:val="24"/>
        </w:rPr>
        <w:t>比较，</w:t>
      </w:r>
      <w:r w:rsidR="00034769">
        <w:rPr>
          <w:rFonts w:hint="eastAsia"/>
          <w:sz w:val="24"/>
        </w:rPr>
        <w:t>选择</w:t>
      </w:r>
      <w:r w:rsidR="00034769">
        <w:rPr>
          <w:sz w:val="24"/>
        </w:rPr>
        <w:t>了高维数据聚类中的联合聚类算法</w:t>
      </w:r>
      <w:r w:rsidR="00034769">
        <w:rPr>
          <w:rFonts w:hint="eastAsia"/>
          <w:sz w:val="24"/>
        </w:rPr>
        <w:t>对</w:t>
      </w:r>
      <w:r w:rsidR="00034769">
        <w:rPr>
          <w:sz w:val="24"/>
        </w:rPr>
        <w:t>数据进行聚类。</w:t>
      </w:r>
    </w:p>
    <w:p w:rsidR="00D410B0" w:rsidRPr="006E78C3" w:rsidRDefault="00D410B0" w:rsidP="00D410B0">
      <w:pPr>
        <w:pStyle w:val="2"/>
        <w:spacing w:before="480" w:after="120" w:line="400" w:lineRule="exact"/>
        <w:rPr>
          <w:rFonts w:ascii="黑体" w:eastAsia="黑体" w:hAnsi="黑体"/>
          <w:b w:val="0"/>
          <w:sz w:val="28"/>
          <w:szCs w:val="28"/>
        </w:rPr>
      </w:pPr>
      <w:bookmarkStart w:id="53" w:name="_Toc416119718"/>
      <w:bookmarkStart w:id="54" w:name="_Toc432581600"/>
      <w:r w:rsidRPr="00D64E80">
        <w:rPr>
          <w:rFonts w:ascii="黑体" w:eastAsia="黑体" w:hAnsi="黑体"/>
          <w:b w:val="0"/>
          <w:sz w:val="28"/>
          <w:szCs w:val="28"/>
        </w:rPr>
        <w:t>2.5</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相关</w:t>
      </w:r>
      <w:r w:rsidRPr="000C1C1B">
        <w:rPr>
          <w:rFonts w:ascii="黑体" w:eastAsia="黑体" w:hAnsi="黑体" w:hint="eastAsia"/>
          <w:b w:val="0"/>
          <w:sz w:val="28"/>
          <w:szCs w:val="28"/>
        </w:rPr>
        <w:t>技术</w:t>
      </w:r>
      <w:r>
        <w:rPr>
          <w:rFonts w:ascii="黑体" w:eastAsia="黑体" w:hAnsi="黑体" w:hint="eastAsia"/>
          <w:b w:val="0"/>
          <w:sz w:val="28"/>
          <w:szCs w:val="28"/>
        </w:rPr>
        <w:t>介绍</w:t>
      </w:r>
      <w:bookmarkEnd w:id="53"/>
      <w:bookmarkEnd w:id="54"/>
    </w:p>
    <w:p w:rsidR="00D410B0" w:rsidRPr="005346F8" w:rsidRDefault="00D410B0" w:rsidP="00D410B0">
      <w:pPr>
        <w:pStyle w:val="3"/>
        <w:spacing w:before="240" w:after="120" w:line="400" w:lineRule="exact"/>
        <w:rPr>
          <w:rFonts w:ascii="黑体" w:eastAsia="黑体" w:hAnsi="黑体"/>
          <w:b w:val="0"/>
          <w:sz w:val="26"/>
          <w:szCs w:val="26"/>
        </w:rPr>
      </w:pPr>
      <w:bookmarkStart w:id="55" w:name="_Toc415467486"/>
      <w:bookmarkStart w:id="56" w:name="_Toc416119719"/>
      <w:bookmarkStart w:id="57" w:name="_Toc432581601"/>
      <w:r w:rsidRPr="00DC1DE1">
        <w:rPr>
          <w:rFonts w:ascii="黑体" w:eastAsia="黑体" w:hAnsi="黑体"/>
          <w:b w:val="0"/>
          <w:sz w:val="26"/>
          <w:szCs w:val="26"/>
        </w:rPr>
        <w:t>2.5.1</w:t>
      </w:r>
      <w:r w:rsidRPr="006E78C3">
        <w:rPr>
          <w:rFonts w:ascii="黑体" w:eastAsia="黑体" w:hAnsi="黑体" w:hint="eastAsia"/>
          <w:b w:val="0"/>
          <w:sz w:val="26"/>
          <w:szCs w:val="26"/>
        </w:rPr>
        <w:t xml:space="preserve"> </w:t>
      </w:r>
      <w:r>
        <w:rPr>
          <w:rFonts w:ascii="黑体" w:eastAsia="黑体" w:hAnsi="黑体"/>
          <w:b w:val="0"/>
          <w:sz w:val="26"/>
          <w:szCs w:val="26"/>
        </w:rPr>
        <w:t xml:space="preserve"> </w:t>
      </w:r>
      <w:r w:rsidRPr="004503E9">
        <w:rPr>
          <w:rFonts w:ascii="黑体" w:eastAsia="黑体" w:hAnsi="黑体" w:hint="eastAsia"/>
          <w:b w:val="0"/>
          <w:sz w:val="26"/>
          <w:szCs w:val="26"/>
        </w:rPr>
        <w:t>Hadoop技术</w:t>
      </w:r>
      <w:bookmarkEnd w:id="55"/>
      <w:bookmarkEnd w:id="56"/>
      <w:bookmarkEnd w:id="57"/>
    </w:p>
    <w:p w:rsidR="00D410B0" w:rsidRPr="004503E9" w:rsidRDefault="00D410B0" w:rsidP="00D410B0">
      <w:pPr>
        <w:spacing w:line="400" w:lineRule="exact"/>
        <w:rPr>
          <w:sz w:val="24"/>
        </w:rPr>
      </w:pPr>
      <w:r>
        <w:rPr>
          <w:rFonts w:hint="eastAsia"/>
          <w:sz w:val="24"/>
        </w:rPr>
        <w:t xml:space="preserve">    </w:t>
      </w:r>
      <w:r>
        <w:rPr>
          <w:rFonts w:hint="eastAsia"/>
          <w:sz w:val="24"/>
        </w:rPr>
        <w:t>本文所研究</w:t>
      </w:r>
      <w:r>
        <w:rPr>
          <w:sz w:val="24"/>
        </w:rPr>
        <w:t>数据</w:t>
      </w:r>
      <w:r>
        <w:rPr>
          <w:rFonts w:hint="eastAsia"/>
          <w:sz w:val="24"/>
        </w:rPr>
        <w:t>的</w:t>
      </w:r>
      <w:r>
        <w:rPr>
          <w:sz w:val="24"/>
        </w:rPr>
        <w:t>数据存放和</w:t>
      </w:r>
      <w:r>
        <w:rPr>
          <w:rFonts w:hint="eastAsia"/>
          <w:sz w:val="24"/>
        </w:rPr>
        <w:t>数据</w:t>
      </w:r>
      <w:r>
        <w:rPr>
          <w:sz w:val="24"/>
        </w:rPr>
        <w:t>处理过程都在</w:t>
      </w:r>
      <w:r w:rsidRPr="004F3E0B">
        <w:rPr>
          <w:rFonts w:hint="eastAsia"/>
          <w:sz w:val="24"/>
        </w:rPr>
        <w:t>Hadoop</w:t>
      </w:r>
      <w:r>
        <w:rPr>
          <w:rFonts w:hint="eastAsia"/>
          <w:sz w:val="24"/>
        </w:rPr>
        <w:t>平台</w:t>
      </w:r>
      <w:r>
        <w:rPr>
          <w:sz w:val="24"/>
        </w:rPr>
        <w:t>上，所以先对</w:t>
      </w:r>
      <w:r w:rsidRPr="004F3E0B">
        <w:rPr>
          <w:rFonts w:hint="eastAsia"/>
          <w:sz w:val="24"/>
        </w:rPr>
        <w:t>Hadoop</w:t>
      </w:r>
      <w:r>
        <w:rPr>
          <w:rFonts w:hint="eastAsia"/>
          <w:sz w:val="24"/>
        </w:rPr>
        <w:t>进行</w:t>
      </w:r>
      <w:r>
        <w:rPr>
          <w:sz w:val="24"/>
        </w:rPr>
        <w:t>简单的介绍。</w:t>
      </w:r>
    </w:p>
    <w:p w:rsidR="00D410B0" w:rsidRPr="009F734C" w:rsidRDefault="00D410B0" w:rsidP="00D410B0">
      <w:pPr>
        <w:spacing w:line="400" w:lineRule="exact"/>
        <w:ind w:firstLineChars="200" w:firstLine="480"/>
        <w:rPr>
          <w:sz w:val="24"/>
        </w:rPr>
      </w:pPr>
      <w:r w:rsidRPr="009F734C">
        <w:rPr>
          <w:rFonts w:hint="eastAsia"/>
          <w:sz w:val="24"/>
        </w:rPr>
        <w:t>Hadoop</w:t>
      </w:r>
      <w:r w:rsidRPr="009F734C">
        <w:rPr>
          <w:rFonts w:hint="eastAsia"/>
          <w:sz w:val="24"/>
        </w:rPr>
        <w:t>是源于</w:t>
      </w:r>
      <w:r w:rsidRPr="009F734C">
        <w:rPr>
          <w:rFonts w:hint="eastAsia"/>
          <w:sz w:val="24"/>
        </w:rPr>
        <w:t>Apache</w:t>
      </w:r>
      <w:r w:rsidRPr="009F734C">
        <w:rPr>
          <w:rFonts w:hint="eastAsia"/>
          <w:sz w:val="24"/>
        </w:rPr>
        <w:t>下的</w:t>
      </w:r>
      <w:r w:rsidRPr="009F734C">
        <w:rPr>
          <w:rFonts w:hint="eastAsia"/>
          <w:sz w:val="24"/>
        </w:rPr>
        <w:t>Nutch</w:t>
      </w:r>
      <w:r>
        <w:rPr>
          <w:rFonts w:hint="eastAsia"/>
          <w:sz w:val="24"/>
        </w:rPr>
        <w:t>形成的一个开源分布式计算平台</w:t>
      </w:r>
      <w:r>
        <w:rPr>
          <w:rFonts w:hint="eastAsia"/>
          <w:sz w:val="24"/>
        </w:rPr>
        <w:t>,</w:t>
      </w:r>
      <w:r>
        <w:rPr>
          <w:sz w:val="24"/>
        </w:rPr>
        <w:t xml:space="preserve"> </w:t>
      </w:r>
      <w:r>
        <w:rPr>
          <w:sz w:val="24"/>
        </w:rPr>
        <w:t>在</w:t>
      </w:r>
      <w:r>
        <w:rPr>
          <w:rFonts w:hint="eastAsia"/>
          <w:sz w:val="24"/>
        </w:rPr>
        <w:t>Nutch</w:t>
      </w:r>
      <w:r>
        <w:rPr>
          <w:rFonts w:hint="eastAsia"/>
          <w:sz w:val="24"/>
        </w:rPr>
        <w:t>项目</w:t>
      </w:r>
      <w:r w:rsidRPr="009F734C">
        <w:rPr>
          <w:rFonts w:hint="eastAsia"/>
          <w:sz w:val="24"/>
        </w:rPr>
        <w:t>受到</w:t>
      </w:r>
      <w:r w:rsidRPr="009F734C">
        <w:rPr>
          <w:rFonts w:hint="eastAsia"/>
          <w:sz w:val="24"/>
        </w:rPr>
        <w:t>2004</w:t>
      </w:r>
      <w:r w:rsidRPr="009F734C">
        <w:rPr>
          <w:rFonts w:hint="eastAsia"/>
          <w:sz w:val="24"/>
        </w:rPr>
        <w:t>年</w:t>
      </w:r>
      <w:r w:rsidRPr="009F734C">
        <w:rPr>
          <w:rFonts w:hint="eastAsia"/>
          <w:sz w:val="24"/>
        </w:rPr>
        <w:t>Google</w:t>
      </w:r>
      <w:r>
        <w:rPr>
          <w:rFonts w:hint="eastAsia"/>
          <w:sz w:val="24"/>
        </w:rPr>
        <w:t>在会议“操作系统设计与实现”中发表的文章</w:t>
      </w:r>
      <w:r w:rsidRPr="009F734C">
        <w:rPr>
          <w:rFonts w:hint="eastAsia"/>
          <w:sz w:val="24"/>
        </w:rPr>
        <w:t>的</w:t>
      </w:r>
      <w:r>
        <w:rPr>
          <w:rFonts w:hint="eastAsia"/>
          <w:sz w:val="24"/>
        </w:rPr>
        <w:t>深刻</w:t>
      </w:r>
      <w:r w:rsidRPr="009F734C">
        <w:rPr>
          <w:rFonts w:hint="eastAsia"/>
          <w:sz w:val="24"/>
        </w:rPr>
        <w:t>影响</w:t>
      </w:r>
      <w:r>
        <w:rPr>
          <w:rFonts w:hint="eastAsia"/>
          <w:sz w:val="24"/>
        </w:rPr>
        <w:t>后</w:t>
      </w:r>
      <w:r w:rsidRPr="009F734C">
        <w:rPr>
          <w:rFonts w:hint="eastAsia"/>
          <w:sz w:val="24"/>
        </w:rPr>
        <w:t>，</w:t>
      </w:r>
      <w:r>
        <w:rPr>
          <w:rFonts w:hint="eastAsia"/>
          <w:sz w:val="24"/>
        </w:rPr>
        <w:t>通过尝试整</w:t>
      </w:r>
      <w:r w:rsidRPr="009F734C">
        <w:rPr>
          <w:rFonts w:hint="eastAsia"/>
          <w:sz w:val="24"/>
        </w:rPr>
        <w:t>合</w:t>
      </w:r>
      <w:r>
        <w:rPr>
          <w:rFonts w:hint="eastAsia"/>
          <w:sz w:val="24"/>
        </w:rPr>
        <w:t>了</w:t>
      </w:r>
      <w:r w:rsidRPr="009F734C">
        <w:rPr>
          <w:rFonts w:hint="eastAsia"/>
          <w:sz w:val="24"/>
        </w:rPr>
        <w:t>Nutch Distributed FileSystem</w:t>
      </w:r>
      <w:r>
        <w:rPr>
          <w:rFonts w:hint="eastAsia"/>
          <w:sz w:val="24"/>
        </w:rPr>
        <w:t>和</w:t>
      </w:r>
      <w:r w:rsidRPr="009F734C">
        <w:rPr>
          <w:rFonts w:hint="eastAsia"/>
          <w:sz w:val="24"/>
        </w:rPr>
        <w:t>MapReduce</w:t>
      </w:r>
      <w:r>
        <w:rPr>
          <w:rFonts w:hint="eastAsia"/>
          <w:sz w:val="24"/>
        </w:rPr>
        <w:t>这</w:t>
      </w:r>
      <w:r>
        <w:rPr>
          <w:sz w:val="24"/>
        </w:rPr>
        <w:t>两大核心技术</w:t>
      </w:r>
      <w:r>
        <w:rPr>
          <w:rFonts w:hint="eastAsia"/>
          <w:sz w:val="24"/>
        </w:rPr>
        <w:t>而</w:t>
      </w:r>
      <w:r>
        <w:rPr>
          <w:sz w:val="24"/>
        </w:rPr>
        <w:t>形成了</w:t>
      </w:r>
      <w:r>
        <w:rPr>
          <w:rFonts w:hint="eastAsia"/>
          <w:sz w:val="24"/>
        </w:rPr>
        <w:t>之后</w:t>
      </w:r>
      <w:r w:rsidRPr="009F734C">
        <w:rPr>
          <w:rFonts w:hint="eastAsia"/>
          <w:sz w:val="24"/>
        </w:rPr>
        <w:t>Nutch</w:t>
      </w:r>
      <w:r>
        <w:rPr>
          <w:rFonts w:hint="eastAsia"/>
          <w:sz w:val="24"/>
        </w:rPr>
        <w:t>的引擎核心，并且</w:t>
      </w:r>
      <w:r>
        <w:rPr>
          <w:sz w:val="24"/>
        </w:rPr>
        <w:t>因为</w:t>
      </w:r>
      <w:r>
        <w:rPr>
          <w:rFonts w:hint="eastAsia"/>
          <w:sz w:val="24"/>
        </w:rPr>
        <w:t>两者在其中起到显著的作用，从而把他们分离出来整合</w:t>
      </w:r>
      <w:r>
        <w:rPr>
          <w:sz w:val="24"/>
        </w:rPr>
        <w:t>成</w:t>
      </w:r>
      <w:r>
        <w:rPr>
          <w:rFonts w:hint="eastAsia"/>
          <w:sz w:val="24"/>
        </w:rPr>
        <w:t>为</w:t>
      </w:r>
      <w:r>
        <w:rPr>
          <w:sz w:val="24"/>
        </w:rPr>
        <w:t>当今的</w:t>
      </w:r>
      <w:r>
        <w:rPr>
          <w:sz w:val="24"/>
        </w:rPr>
        <w:t>Hadoop</w:t>
      </w:r>
      <w:r>
        <w:rPr>
          <w:sz w:val="24"/>
        </w:rPr>
        <w:t>平台。</w:t>
      </w:r>
      <w:r w:rsidRPr="009F734C">
        <w:rPr>
          <w:rFonts w:hint="eastAsia"/>
          <w:sz w:val="24"/>
        </w:rPr>
        <w:t>随着现在互联网的迅猛发展，</w:t>
      </w:r>
      <w:r>
        <w:rPr>
          <w:rFonts w:hint="eastAsia"/>
          <w:sz w:val="24"/>
        </w:rPr>
        <w:t>每个</w:t>
      </w:r>
      <w:r>
        <w:rPr>
          <w:sz w:val="24"/>
        </w:rPr>
        <w:t>人在互联网当中的数据信息也越来越多，</w:t>
      </w:r>
      <w:r>
        <w:rPr>
          <w:rFonts w:hint="eastAsia"/>
          <w:sz w:val="24"/>
        </w:rPr>
        <w:t>各种形式</w:t>
      </w:r>
      <w:r>
        <w:rPr>
          <w:sz w:val="24"/>
        </w:rPr>
        <w:t>的</w:t>
      </w:r>
      <w:r>
        <w:rPr>
          <w:rFonts w:hint="eastAsia"/>
          <w:sz w:val="24"/>
        </w:rPr>
        <w:t>网络信息也在非常</w:t>
      </w:r>
      <w:r>
        <w:rPr>
          <w:sz w:val="24"/>
        </w:rPr>
        <w:t>迅速</w:t>
      </w:r>
      <w:r>
        <w:rPr>
          <w:rFonts w:hint="eastAsia"/>
          <w:sz w:val="24"/>
        </w:rPr>
        <w:t>的</w:t>
      </w:r>
      <w:r>
        <w:rPr>
          <w:sz w:val="24"/>
        </w:rPr>
        <w:t>增长</w:t>
      </w:r>
      <w:r w:rsidRPr="009F734C">
        <w:rPr>
          <w:rFonts w:hint="eastAsia"/>
          <w:sz w:val="24"/>
        </w:rPr>
        <w:t>，</w:t>
      </w:r>
      <w:r>
        <w:rPr>
          <w:rFonts w:hint="eastAsia"/>
          <w:sz w:val="24"/>
        </w:rPr>
        <w:t>这么</w:t>
      </w:r>
      <w:r>
        <w:rPr>
          <w:sz w:val="24"/>
        </w:rPr>
        <w:t>多</w:t>
      </w:r>
      <w:r>
        <w:rPr>
          <w:rFonts w:hint="eastAsia"/>
          <w:sz w:val="24"/>
        </w:rPr>
        <w:t>的</w:t>
      </w:r>
      <w:r>
        <w:rPr>
          <w:sz w:val="24"/>
        </w:rPr>
        <w:t>数据</w:t>
      </w:r>
      <w:r>
        <w:rPr>
          <w:rFonts w:hint="eastAsia"/>
          <w:sz w:val="24"/>
        </w:rPr>
        <w:t>堆放</w:t>
      </w:r>
      <w:r>
        <w:rPr>
          <w:sz w:val="24"/>
        </w:rPr>
        <w:t>在</w:t>
      </w:r>
      <w:r>
        <w:rPr>
          <w:rFonts w:hint="eastAsia"/>
          <w:sz w:val="24"/>
        </w:rPr>
        <w:t>一起</w:t>
      </w:r>
      <w:r>
        <w:rPr>
          <w:sz w:val="24"/>
        </w:rPr>
        <w:t>处理起来是非常困难的。</w:t>
      </w:r>
      <w:r w:rsidRPr="009F734C">
        <w:rPr>
          <w:rFonts w:hint="eastAsia"/>
          <w:sz w:val="24"/>
        </w:rPr>
        <w:t>而</w:t>
      </w:r>
      <w:r w:rsidRPr="009F734C">
        <w:rPr>
          <w:rFonts w:hint="eastAsia"/>
          <w:sz w:val="24"/>
        </w:rPr>
        <w:t>Hadoop</w:t>
      </w:r>
      <w:r w:rsidRPr="009F734C">
        <w:rPr>
          <w:rFonts w:hint="eastAsia"/>
          <w:sz w:val="24"/>
        </w:rPr>
        <w:t>系统</w:t>
      </w:r>
      <w:r>
        <w:rPr>
          <w:rFonts w:hint="eastAsia"/>
          <w:sz w:val="24"/>
        </w:rPr>
        <w:t>最为</w:t>
      </w:r>
      <w:r>
        <w:rPr>
          <w:sz w:val="24"/>
        </w:rPr>
        <w:t>善长的就是处理海量的数据。</w:t>
      </w:r>
      <w:r w:rsidRPr="009F734C">
        <w:rPr>
          <w:rFonts w:hint="eastAsia"/>
          <w:sz w:val="24"/>
        </w:rPr>
        <w:t>并且</w:t>
      </w:r>
      <w:r>
        <w:rPr>
          <w:rFonts w:hint="eastAsia"/>
          <w:sz w:val="24"/>
        </w:rPr>
        <w:t>已经在现在出现</w:t>
      </w:r>
      <w:r>
        <w:rPr>
          <w:sz w:val="24"/>
        </w:rPr>
        <w:t>的</w:t>
      </w:r>
      <w:r>
        <w:rPr>
          <w:rFonts w:hint="eastAsia"/>
          <w:sz w:val="24"/>
        </w:rPr>
        <w:t>越来越多的新兴</w:t>
      </w:r>
      <w:r>
        <w:rPr>
          <w:sz w:val="24"/>
        </w:rPr>
        <w:t>的</w:t>
      </w:r>
      <w:r w:rsidRPr="009F734C">
        <w:rPr>
          <w:rFonts w:hint="eastAsia"/>
          <w:sz w:val="24"/>
        </w:rPr>
        <w:t>业务中担任了重要的角色。在处理海量数据时，</w:t>
      </w:r>
      <w:r w:rsidRPr="009F734C">
        <w:rPr>
          <w:rFonts w:hint="eastAsia"/>
          <w:sz w:val="24"/>
        </w:rPr>
        <w:t>Hadoop</w:t>
      </w:r>
      <w:r w:rsidRPr="009F734C">
        <w:rPr>
          <w:rFonts w:hint="eastAsia"/>
          <w:sz w:val="24"/>
        </w:rPr>
        <w:t>可以通过分布式</w:t>
      </w:r>
      <w:r>
        <w:rPr>
          <w:rFonts w:hint="eastAsia"/>
          <w:sz w:val="24"/>
        </w:rPr>
        <w:t>特殊</w:t>
      </w:r>
      <w:r w:rsidRPr="009F734C">
        <w:rPr>
          <w:rFonts w:hint="eastAsia"/>
          <w:sz w:val="24"/>
        </w:rPr>
        <w:t>的</w:t>
      </w:r>
      <w:r>
        <w:rPr>
          <w:rFonts w:hint="eastAsia"/>
          <w:sz w:val="24"/>
        </w:rPr>
        <w:t>处理方式以及</w:t>
      </w:r>
      <w:r w:rsidRPr="009F734C">
        <w:rPr>
          <w:rFonts w:hint="eastAsia"/>
          <w:sz w:val="24"/>
        </w:rPr>
        <w:t>存储</w:t>
      </w:r>
      <w:r>
        <w:rPr>
          <w:rFonts w:hint="eastAsia"/>
          <w:sz w:val="24"/>
        </w:rPr>
        <w:t>方法让数据存储更加快速，更容易扩展</w:t>
      </w:r>
      <w:r w:rsidRPr="009F734C">
        <w:rPr>
          <w:rFonts w:hint="eastAsia"/>
          <w:sz w:val="24"/>
        </w:rPr>
        <w:t>；可通过</w:t>
      </w:r>
      <w:r w:rsidRPr="009F734C">
        <w:rPr>
          <w:rFonts w:hint="eastAsia"/>
          <w:sz w:val="24"/>
        </w:rPr>
        <w:t>MapReduce</w:t>
      </w:r>
      <w:r>
        <w:rPr>
          <w:rFonts w:hint="eastAsia"/>
          <w:sz w:val="24"/>
        </w:rPr>
        <w:t>在计算机集群中高速的并行</w:t>
      </w:r>
      <w:r w:rsidRPr="009F734C">
        <w:rPr>
          <w:rFonts w:hint="eastAsia"/>
          <w:sz w:val="24"/>
        </w:rPr>
        <w:t>处理并且</w:t>
      </w:r>
      <w:r>
        <w:rPr>
          <w:rFonts w:hint="eastAsia"/>
          <w:sz w:val="24"/>
        </w:rPr>
        <w:t>能</w:t>
      </w:r>
      <w:r w:rsidRPr="009F734C">
        <w:rPr>
          <w:rFonts w:hint="eastAsia"/>
          <w:sz w:val="24"/>
        </w:rPr>
        <w:t>保证</w:t>
      </w:r>
      <w:r>
        <w:rPr>
          <w:rFonts w:hint="eastAsia"/>
          <w:sz w:val="24"/>
        </w:rPr>
        <w:t>数据</w:t>
      </w:r>
      <w:r w:rsidRPr="009F734C">
        <w:rPr>
          <w:rFonts w:hint="eastAsia"/>
          <w:sz w:val="24"/>
        </w:rPr>
        <w:t>处理的正确及数据</w:t>
      </w:r>
      <w:r>
        <w:rPr>
          <w:rFonts w:hint="eastAsia"/>
          <w:sz w:val="24"/>
        </w:rPr>
        <w:t>处理</w:t>
      </w:r>
      <w:r>
        <w:rPr>
          <w:sz w:val="24"/>
        </w:rPr>
        <w:t>的</w:t>
      </w:r>
      <w:r w:rsidRPr="009F734C">
        <w:rPr>
          <w:rFonts w:hint="eastAsia"/>
          <w:sz w:val="24"/>
        </w:rPr>
        <w:t>安全。</w:t>
      </w:r>
    </w:p>
    <w:p w:rsidR="00D410B0" w:rsidRDefault="00D410B0" w:rsidP="00D410B0">
      <w:pPr>
        <w:spacing w:line="400" w:lineRule="exact"/>
        <w:ind w:firstLineChars="200" w:firstLine="480"/>
        <w:rPr>
          <w:sz w:val="24"/>
        </w:rPr>
      </w:pPr>
      <w:r w:rsidRPr="009F734C">
        <w:rPr>
          <w:rFonts w:hint="eastAsia"/>
          <w:sz w:val="24"/>
        </w:rPr>
        <w:t>Hadoop</w:t>
      </w:r>
      <w:r w:rsidRPr="009F734C">
        <w:rPr>
          <w:rFonts w:hint="eastAsia"/>
          <w:sz w:val="24"/>
        </w:rPr>
        <w:t>能够让用户非常轻松的搭建起一个具备处理海量数据</w:t>
      </w:r>
      <w:r>
        <w:rPr>
          <w:rFonts w:hint="eastAsia"/>
          <w:sz w:val="24"/>
        </w:rPr>
        <w:t>处理</w:t>
      </w:r>
      <w:r>
        <w:rPr>
          <w:sz w:val="24"/>
        </w:rPr>
        <w:t>能力</w:t>
      </w:r>
      <w:r>
        <w:rPr>
          <w:rFonts w:hint="eastAsia"/>
          <w:sz w:val="24"/>
        </w:rPr>
        <w:t>的应用系统，优势有以下几个</w:t>
      </w:r>
      <w:r>
        <w:rPr>
          <w:sz w:val="24"/>
        </w:rPr>
        <w:t>方面</w:t>
      </w:r>
      <w:r w:rsidRPr="009F734C">
        <w:rPr>
          <w:rFonts w:hint="eastAsia"/>
          <w:sz w:val="24"/>
        </w:rPr>
        <w:t>：</w:t>
      </w:r>
      <w:r>
        <w:rPr>
          <w:rFonts w:hint="eastAsia"/>
          <w:sz w:val="24"/>
        </w:rPr>
        <w:t>稳定性</w:t>
      </w:r>
      <w:r w:rsidRPr="009F734C">
        <w:rPr>
          <w:rFonts w:hint="eastAsia"/>
          <w:sz w:val="24"/>
        </w:rPr>
        <w:t>，</w:t>
      </w:r>
      <w:r>
        <w:rPr>
          <w:rFonts w:hint="eastAsia"/>
          <w:sz w:val="24"/>
        </w:rPr>
        <w:t>数据</w:t>
      </w:r>
      <w:r>
        <w:rPr>
          <w:sz w:val="24"/>
        </w:rPr>
        <w:t>存储和数据处理的</w:t>
      </w:r>
      <w:r>
        <w:rPr>
          <w:rFonts w:hint="eastAsia"/>
          <w:sz w:val="24"/>
        </w:rPr>
        <w:t>性能</w:t>
      </w:r>
      <w:r>
        <w:rPr>
          <w:sz w:val="24"/>
        </w:rPr>
        <w:t>是已经</w:t>
      </w:r>
      <w:r>
        <w:rPr>
          <w:rFonts w:hint="eastAsia"/>
          <w:sz w:val="24"/>
        </w:rPr>
        <w:t>经过</w:t>
      </w:r>
      <w:r>
        <w:rPr>
          <w:sz w:val="24"/>
        </w:rPr>
        <w:t>检验的；</w:t>
      </w:r>
      <w:r>
        <w:rPr>
          <w:rFonts w:hint="eastAsia"/>
          <w:sz w:val="24"/>
        </w:rPr>
        <w:t>可扩展，可以轻松</w:t>
      </w:r>
      <w:r>
        <w:rPr>
          <w:sz w:val="24"/>
        </w:rPr>
        <w:t>完成计算机节点高数量级</w:t>
      </w:r>
      <w:r>
        <w:rPr>
          <w:rFonts w:hint="eastAsia"/>
          <w:sz w:val="24"/>
        </w:rPr>
        <w:t>的</w:t>
      </w:r>
      <w:r>
        <w:rPr>
          <w:sz w:val="24"/>
        </w:rPr>
        <w:t>扩展</w:t>
      </w:r>
      <w:r>
        <w:rPr>
          <w:rFonts w:hint="eastAsia"/>
          <w:sz w:val="24"/>
        </w:rPr>
        <w:t>，并把把</w:t>
      </w:r>
      <w:r>
        <w:rPr>
          <w:sz w:val="24"/>
        </w:rPr>
        <w:t>J</w:t>
      </w:r>
      <w:r>
        <w:rPr>
          <w:rFonts w:hint="eastAsia"/>
          <w:sz w:val="24"/>
        </w:rPr>
        <w:t>ob</w:t>
      </w:r>
      <w:r>
        <w:rPr>
          <w:rFonts w:hint="eastAsia"/>
          <w:sz w:val="24"/>
        </w:rPr>
        <w:t>分配到这些计算机集群中快速完成；效率高</w:t>
      </w:r>
      <w:r w:rsidRPr="009F734C">
        <w:rPr>
          <w:rFonts w:hint="eastAsia"/>
          <w:sz w:val="24"/>
        </w:rPr>
        <w:t>，</w:t>
      </w:r>
      <w:r>
        <w:rPr>
          <w:rFonts w:hint="eastAsia"/>
          <w:sz w:val="24"/>
        </w:rPr>
        <w:t>系统可以快速</w:t>
      </w:r>
      <w:r>
        <w:rPr>
          <w:sz w:val="24"/>
        </w:rPr>
        <w:t>的移动各个关联节点间</w:t>
      </w:r>
      <w:r>
        <w:rPr>
          <w:rFonts w:hint="eastAsia"/>
          <w:sz w:val="24"/>
        </w:rPr>
        <w:t>存储</w:t>
      </w:r>
      <w:r>
        <w:rPr>
          <w:sz w:val="24"/>
        </w:rPr>
        <w:t>的数据</w:t>
      </w:r>
      <w:r>
        <w:rPr>
          <w:rFonts w:hint="eastAsia"/>
          <w:sz w:val="24"/>
        </w:rPr>
        <w:t>，</w:t>
      </w:r>
      <w:r>
        <w:rPr>
          <w:sz w:val="24"/>
        </w:rPr>
        <w:t>从而能够</w:t>
      </w:r>
      <w:r>
        <w:rPr>
          <w:rFonts w:hint="eastAsia"/>
          <w:sz w:val="24"/>
        </w:rPr>
        <w:t>保证</w:t>
      </w:r>
      <w:r>
        <w:rPr>
          <w:sz w:val="24"/>
        </w:rPr>
        <w:t>各个</w:t>
      </w:r>
      <w:r>
        <w:rPr>
          <w:rFonts w:hint="eastAsia"/>
          <w:sz w:val="24"/>
        </w:rPr>
        <w:t>计算机</w:t>
      </w:r>
      <w:r>
        <w:rPr>
          <w:sz w:val="24"/>
        </w:rPr>
        <w:t>节点</w:t>
      </w:r>
      <w:r>
        <w:rPr>
          <w:rFonts w:hint="eastAsia"/>
          <w:sz w:val="24"/>
        </w:rPr>
        <w:t>任务高效</w:t>
      </w:r>
      <w:r>
        <w:rPr>
          <w:sz w:val="24"/>
        </w:rPr>
        <w:t>完成</w:t>
      </w:r>
      <w:r>
        <w:rPr>
          <w:rFonts w:hint="eastAsia"/>
          <w:sz w:val="24"/>
        </w:rPr>
        <w:t>；可容错</w:t>
      </w:r>
      <w:r w:rsidRPr="009F734C">
        <w:rPr>
          <w:rFonts w:hint="eastAsia"/>
          <w:sz w:val="24"/>
        </w:rPr>
        <w:t>，</w:t>
      </w:r>
      <w:r>
        <w:rPr>
          <w:rFonts w:hint="eastAsia"/>
          <w:sz w:val="24"/>
        </w:rPr>
        <w:t>能够自动分配</w:t>
      </w:r>
      <w:r>
        <w:rPr>
          <w:sz w:val="24"/>
        </w:rPr>
        <w:t>执行过程中出错</w:t>
      </w:r>
      <w:r>
        <w:rPr>
          <w:rFonts w:hint="eastAsia"/>
          <w:sz w:val="24"/>
        </w:rPr>
        <w:t>失败</w:t>
      </w:r>
      <w:r>
        <w:rPr>
          <w:sz w:val="24"/>
        </w:rPr>
        <w:t>的</w:t>
      </w:r>
      <w:r>
        <w:rPr>
          <w:sz w:val="24"/>
        </w:rPr>
        <w:t>J</w:t>
      </w:r>
      <w:r>
        <w:rPr>
          <w:rFonts w:hint="eastAsia"/>
          <w:sz w:val="24"/>
        </w:rPr>
        <w:t>ob</w:t>
      </w:r>
      <w:r>
        <w:rPr>
          <w:sz w:val="24"/>
        </w:rPr>
        <w:t>和</w:t>
      </w:r>
      <w:r>
        <w:rPr>
          <w:rFonts w:hint="eastAsia"/>
          <w:sz w:val="24"/>
        </w:rPr>
        <w:t>自动完成备份</w:t>
      </w:r>
      <w:r>
        <w:rPr>
          <w:sz w:val="24"/>
        </w:rPr>
        <w:t>工作</w:t>
      </w:r>
      <w:r w:rsidRPr="009F734C">
        <w:rPr>
          <w:rFonts w:hint="eastAsia"/>
          <w:sz w:val="24"/>
        </w:rPr>
        <w:t>。</w:t>
      </w:r>
    </w:p>
    <w:p w:rsidR="00D410B0" w:rsidRPr="00973BBE" w:rsidRDefault="00D410B0" w:rsidP="00D410B0">
      <w:pPr>
        <w:spacing w:line="400" w:lineRule="exact"/>
        <w:ind w:firstLine="435"/>
        <w:rPr>
          <w:sz w:val="24"/>
        </w:rPr>
      </w:pPr>
      <w:r w:rsidRPr="00973BBE">
        <w:rPr>
          <w:rFonts w:hint="eastAsia"/>
          <w:sz w:val="24"/>
        </w:rPr>
        <w:lastRenderedPageBreak/>
        <w:t>Hadoop</w:t>
      </w:r>
      <w:r w:rsidRPr="00973BBE">
        <w:rPr>
          <w:rFonts w:hint="eastAsia"/>
          <w:sz w:val="24"/>
        </w:rPr>
        <w:t>两大核心系统是</w:t>
      </w:r>
      <w:r w:rsidRPr="00973BBE">
        <w:rPr>
          <w:rFonts w:hint="eastAsia"/>
          <w:sz w:val="24"/>
        </w:rPr>
        <w:t>HDFS(Hadoop</w:t>
      </w:r>
      <w:r w:rsidRPr="00973BBE">
        <w:rPr>
          <w:rFonts w:hint="eastAsia"/>
          <w:sz w:val="24"/>
        </w:rPr>
        <w:t>分布式文件系统</w:t>
      </w:r>
      <w:r w:rsidRPr="00973BBE">
        <w:rPr>
          <w:rFonts w:hint="eastAsia"/>
          <w:sz w:val="24"/>
        </w:rPr>
        <w:t>)</w:t>
      </w:r>
      <w:r w:rsidRPr="00973BBE">
        <w:rPr>
          <w:rFonts w:hint="eastAsia"/>
          <w:sz w:val="24"/>
        </w:rPr>
        <w:t>，具有</w:t>
      </w:r>
      <w:r>
        <w:rPr>
          <w:rFonts w:hint="eastAsia"/>
          <w:sz w:val="24"/>
        </w:rPr>
        <w:t>安全性，</w:t>
      </w:r>
      <w:r>
        <w:rPr>
          <w:sz w:val="24"/>
        </w:rPr>
        <w:t>也具有</w:t>
      </w:r>
      <w:r>
        <w:rPr>
          <w:rFonts w:hint="eastAsia"/>
          <w:sz w:val="24"/>
        </w:rPr>
        <w:t>可扩展</w:t>
      </w:r>
      <w:r w:rsidRPr="00973BBE">
        <w:rPr>
          <w:rFonts w:hint="eastAsia"/>
          <w:sz w:val="24"/>
        </w:rPr>
        <w:t>性，并且是基于</w:t>
      </w:r>
      <w:r w:rsidRPr="00973BBE">
        <w:rPr>
          <w:rFonts w:hint="eastAsia"/>
          <w:sz w:val="24"/>
        </w:rPr>
        <w:t>Java</w:t>
      </w:r>
      <w:r>
        <w:rPr>
          <w:rFonts w:hint="eastAsia"/>
          <w:sz w:val="24"/>
        </w:rPr>
        <w:t>开发成</w:t>
      </w:r>
      <w:r>
        <w:rPr>
          <w:sz w:val="24"/>
        </w:rPr>
        <w:t>的一套系统</w:t>
      </w:r>
      <w:r>
        <w:rPr>
          <w:rFonts w:hint="eastAsia"/>
          <w:sz w:val="24"/>
        </w:rPr>
        <w:t>，具有</w:t>
      </w:r>
      <w:r w:rsidRPr="00973BBE">
        <w:rPr>
          <w:rFonts w:hint="eastAsia"/>
          <w:sz w:val="24"/>
        </w:rPr>
        <w:t>可以方便的部署在</w:t>
      </w:r>
      <w:r>
        <w:rPr>
          <w:rFonts w:hint="eastAsia"/>
          <w:sz w:val="24"/>
        </w:rPr>
        <w:t>配置较低</w:t>
      </w:r>
      <w:r>
        <w:rPr>
          <w:sz w:val="24"/>
        </w:rPr>
        <w:t>的</w:t>
      </w:r>
      <w:r>
        <w:rPr>
          <w:rFonts w:hint="eastAsia"/>
          <w:sz w:val="24"/>
        </w:rPr>
        <w:t>计算机上的</w:t>
      </w:r>
      <w:r w:rsidRPr="00973BBE">
        <w:rPr>
          <w:rFonts w:hint="eastAsia"/>
          <w:sz w:val="24"/>
        </w:rPr>
        <w:t>优点；</w:t>
      </w:r>
      <w:r w:rsidRPr="00973BBE">
        <w:rPr>
          <w:rFonts w:hint="eastAsia"/>
          <w:sz w:val="24"/>
        </w:rPr>
        <w:t>MapReduce</w:t>
      </w:r>
      <w:r w:rsidRPr="00973BBE">
        <w:rPr>
          <w:rFonts w:hint="eastAsia"/>
          <w:sz w:val="24"/>
        </w:rPr>
        <w:t>，</w:t>
      </w:r>
      <w:r>
        <w:rPr>
          <w:rFonts w:hint="eastAsia"/>
          <w:sz w:val="24"/>
        </w:rPr>
        <w:t>能</w:t>
      </w:r>
      <w:r>
        <w:rPr>
          <w:sz w:val="24"/>
        </w:rPr>
        <w:t>完成</w:t>
      </w:r>
      <w:r>
        <w:rPr>
          <w:rFonts w:hint="eastAsia"/>
          <w:noProof/>
          <w:sz w:val="24"/>
        </w:rPr>
        <w:t>高效</w:t>
      </w:r>
      <w:r>
        <w:rPr>
          <w:noProof/>
          <w:sz w:val="24"/>
        </w:rPr>
        <w:t>并行执行</w:t>
      </w:r>
      <w:r>
        <w:rPr>
          <w:rFonts w:hint="eastAsia"/>
          <w:noProof/>
          <w:sz w:val="24"/>
        </w:rPr>
        <w:t>数据</w:t>
      </w:r>
      <w:r>
        <w:rPr>
          <w:noProof/>
          <w:sz w:val="24"/>
        </w:rPr>
        <w:t>处理任务</w:t>
      </w:r>
      <w:r>
        <w:rPr>
          <w:rFonts w:hint="eastAsia"/>
          <w:noProof/>
          <w:sz w:val="24"/>
        </w:rPr>
        <w:t>，</w:t>
      </w:r>
      <w:r>
        <w:rPr>
          <w:rFonts w:hint="eastAsia"/>
          <w:sz w:val="24"/>
        </w:rPr>
        <w:t>可以让用户更加方便的完成并行应用的</w:t>
      </w:r>
      <w:r>
        <w:rPr>
          <w:sz w:val="24"/>
        </w:rPr>
        <w:t>开发</w:t>
      </w:r>
      <w:r w:rsidRPr="00973BBE">
        <w:rPr>
          <w:rFonts w:hint="eastAsia"/>
          <w:sz w:val="24"/>
        </w:rPr>
        <w:t>。</w:t>
      </w:r>
    </w:p>
    <w:p w:rsidR="00D410B0" w:rsidRPr="00973BBE" w:rsidRDefault="00D410B0" w:rsidP="00D410B0">
      <w:pPr>
        <w:spacing w:line="400" w:lineRule="exact"/>
        <w:ind w:firstLine="435"/>
        <w:rPr>
          <w:noProof/>
          <w:sz w:val="24"/>
        </w:rPr>
      </w:pPr>
      <w:r>
        <w:rPr>
          <w:rFonts w:hint="eastAsia"/>
          <w:noProof/>
          <w:sz w:val="24"/>
        </w:rPr>
        <w:t>分布式文件</w:t>
      </w:r>
      <w:r>
        <w:rPr>
          <w:noProof/>
          <w:sz w:val="24"/>
        </w:rPr>
        <w:t>系统</w:t>
      </w:r>
      <w:r w:rsidRPr="00973BBE">
        <w:rPr>
          <w:rFonts w:hint="eastAsia"/>
          <w:noProof/>
          <w:sz w:val="24"/>
        </w:rPr>
        <w:t>HDFS</w:t>
      </w:r>
      <w:r>
        <w:rPr>
          <w:rFonts w:hint="eastAsia"/>
          <w:noProof/>
          <w:sz w:val="24"/>
        </w:rPr>
        <w:t>结构为</w:t>
      </w:r>
      <w:r w:rsidRPr="00973BBE">
        <w:rPr>
          <w:rFonts w:hint="eastAsia"/>
          <w:noProof/>
          <w:sz w:val="24"/>
        </w:rPr>
        <w:t>Master</w:t>
      </w:r>
      <w:r>
        <w:rPr>
          <w:rFonts w:hint="eastAsia"/>
          <w:noProof/>
          <w:sz w:val="24"/>
        </w:rPr>
        <w:t>、</w:t>
      </w:r>
      <w:r w:rsidRPr="00973BBE">
        <w:rPr>
          <w:rFonts w:hint="eastAsia"/>
          <w:noProof/>
          <w:sz w:val="24"/>
        </w:rPr>
        <w:t>Slave</w:t>
      </w:r>
      <w:r w:rsidRPr="00973BBE">
        <w:rPr>
          <w:rFonts w:hint="eastAsia"/>
          <w:noProof/>
          <w:sz w:val="24"/>
        </w:rPr>
        <w:t>模型，可以</w:t>
      </w:r>
      <w:r>
        <w:rPr>
          <w:rFonts w:hint="eastAsia"/>
          <w:noProof/>
          <w:sz w:val="24"/>
        </w:rPr>
        <w:t>把</w:t>
      </w:r>
      <w:r>
        <w:rPr>
          <w:noProof/>
          <w:sz w:val="24"/>
        </w:rPr>
        <w:t>需要存储</w:t>
      </w:r>
      <w:r>
        <w:rPr>
          <w:rFonts w:hint="eastAsia"/>
          <w:noProof/>
          <w:sz w:val="24"/>
        </w:rPr>
        <w:t>的</w:t>
      </w:r>
      <w:r>
        <w:rPr>
          <w:noProof/>
          <w:sz w:val="24"/>
        </w:rPr>
        <w:t>用户数据信息</w:t>
      </w:r>
      <w:r>
        <w:rPr>
          <w:rFonts w:hint="eastAsia"/>
          <w:noProof/>
          <w:sz w:val="24"/>
        </w:rPr>
        <w:t>通过</w:t>
      </w:r>
      <w:r>
        <w:rPr>
          <w:noProof/>
          <w:sz w:val="24"/>
        </w:rPr>
        <w:t>文件形式</w:t>
      </w:r>
      <w:r>
        <w:rPr>
          <w:rFonts w:hint="eastAsia"/>
          <w:noProof/>
          <w:sz w:val="24"/>
        </w:rPr>
        <w:t>来</w:t>
      </w:r>
      <w:r>
        <w:rPr>
          <w:noProof/>
          <w:sz w:val="24"/>
        </w:rPr>
        <w:t>管理</w:t>
      </w:r>
      <w:r>
        <w:rPr>
          <w:rFonts w:hint="eastAsia"/>
          <w:noProof/>
          <w:sz w:val="24"/>
        </w:rPr>
        <w:t>维护</w:t>
      </w:r>
      <w:r>
        <w:rPr>
          <w:noProof/>
          <w:sz w:val="24"/>
        </w:rPr>
        <w:t>。</w:t>
      </w:r>
      <w:r w:rsidRPr="00973BBE">
        <w:rPr>
          <w:rFonts w:hint="eastAsia"/>
          <w:noProof/>
          <w:sz w:val="24"/>
        </w:rPr>
        <w:t>因为</w:t>
      </w:r>
      <w:r w:rsidRPr="00973BBE">
        <w:rPr>
          <w:rFonts w:hint="eastAsia"/>
          <w:noProof/>
          <w:sz w:val="24"/>
        </w:rPr>
        <w:t>HDFS</w:t>
      </w:r>
      <w:r>
        <w:rPr>
          <w:rFonts w:hint="eastAsia"/>
          <w:noProof/>
          <w:sz w:val="24"/>
        </w:rPr>
        <w:t>能够</w:t>
      </w:r>
      <w:r>
        <w:rPr>
          <w:noProof/>
          <w:sz w:val="24"/>
        </w:rPr>
        <w:t>在</w:t>
      </w:r>
      <w:r>
        <w:rPr>
          <w:rFonts w:hint="eastAsia"/>
          <w:noProof/>
          <w:sz w:val="24"/>
        </w:rPr>
        <w:t>单位</w:t>
      </w:r>
      <w:r>
        <w:rPr>
          <w:noProof/>
          <w:sz w:val="24"/>
        </w:rPr>
        <w:t>时间内</w:t>
      </w:r>
      <w:r>
        <w:rPr>
          <w:rFonts w:hint="eastAsia"/>
          <w:noProof/>
          <w:sz w:val="24"/>
        </w:rPr>
        <w:t>处理大量</w:t>
      </w:r>
      <w:r>
        <w:rPr>
          <w:noProof/>
          <w:sz w:val="24"/>
        </w:rPr>
        <w:t>的数据信息</w:t>
      </w:r>
      <w:r w:rsidRPr="00973BBE">
        <w:rPr>
          <w:rFonts w:hint="eastAsia"/>
          <w:noProof/>
          <w:sz w:val="24"/>
        </w:rPr>
        <w:t>，所以</w:t>
      </w:r>
      <w:r>
        <w:rPr>
          <w:rFonts w:hint="eastAsia"/>
          <w:noProof/>
          <w:sz w:val="24"/>
        </w:rPr>
        <w:t>该</w:t>
      </w:r>
      <w:r>
        <w:rPr>
          <w:noProof/>
          <w:sz w:val="24"/>
        </w:rPr>
        <w:t>系统结构</w:t>
      </w:r>
      <w:r>
        <w:rPr>
          <w:rFonts w:hint="eastAsia"/>
          <w:noProof/>
          <w:sz w:val="24"/>
        </w:rPr>
        <w:t>非常适用于需要</w:t>
      </w:r>
      <w:r>
        <w:rPr>
          <w:noProof/>
          <w:sz w:val="24"/>
        </w:rPr>
        <w:t>处理</w:t>
      </w:r>
      <w:r>
        <w:rPr>
          <w:rFonts w:hint="eastAsia"/>
          <w:noProof/>
          <w:sz w:val="24"/>
        </w:rPr>
        <w:t>大量</w:t>
      </w:r>
      <w:r>
        <w:rPr>
          <w:noProof/>
          <w:sz w:val="24"/>
        </w:rPr>
        <w:t>数据</w:t>
      </w:r>
      <w:r w:rsidRPr="00973BBE">
        <w:rPr>
          <w:rFonts w:hint="eastAsia"/>
          <w:noProof/>
          <w:sz w:val="24"/>
        </w:rPr>
        <w:t>的</w:t>
      </w:r>
      <w:r>
        <w:rPr>
          <w:rFonts w:hint="eastAsia"/>
          <w:noProof/>
          <w:sz w:val="24"/>
        </w:rPr>
        <w:t>情况</w:t>
      </w:r>
      <w:r w:rsidRPr="00973BBE">
        <w:rPr>
          <w:rFonts w:hint="eastAsia"/>
          <w:noProof/>
          <w:sz w:val="24"/>
        </w:rPr>
        <w:t>。</w:t>
      </w:r>
    </w:p>
    <w:p w:rsidR="00D410B0" w:rsidRPr="00973BBE" w:rsidRDefault="00D410B0" w:rsidP="00D410B0">
      <w:pPr>
        <w:spacing w:line="400" w:lineRule="exact"/>
        <w:ind w:firstLine="435"/>
        <w:rPr>
          <w:noProof/>
          <w:sz w:val="24"/>
        </w:rPr>
      </w:pPr>
      <w:r w:rsidRPr="00973BBE">
        <w:rPr>
          <w:rFonts w:hint="eastAsia"/>
          <w:noProof/>
          <w:sz w:val="24"/>
        </w:rPr>
        <w:t>HDFS</w:t>
      </w:r>
      <w:r w:rsidRPr="00973BBE">
        <w:rPr>
          <w:rFonts w:hint="eastAsia"/>
          <w:noProof/>
          <w:sz w:val="24"/>
        </w:rPr>
        <w:t>分布式系统</w:t>
      </w:r>
      <w:r>
        <w:rPr>
          <w:rFonts w:hint="eastAsia"/>
          <w:noProof/>
          <w:sz w:val="24"/>
        </w:rPr>
        <w:t>的</w:t>
      </w:r>
      <w:r>
        <w:rPr>
          <w:noProof/>
          <w:sz w:val="24"/>
        </w:rPr>
        <w:t>主要</w:t>
      </w:r>
      <w:r w:rsidRPr="00973BBE">
        <w:rPr>
          <w:rFonts w:hint="eastAsia"/>
          <w:noProof/>
          <w:sz w:val="24"/>
        </w:rPr>
        <w:t>特性：</w:t>
      </w:r>
      <w:r>
        <w:rPr>
          <w:rFonts w:hint="eastAsia"/>
          <w:noProof/>
          <w:sz w:val="24"/>
        </w:rPr>
        <w:t>文件</w:t>
      </w:r>
      <w:r>
        <w:rPr>
          <w:noProof/>
          <w:sz w:val="24"/>
        </w:rPr>
        <w:t>存储的时候</w:t>
      </w:r>
      <w:r>
        <w:rPr>
          <w:rFonts w:hint="eastAsia"/>
          <w:noProof/>
          <w:sz w:val="24"/>
        </w:rPr>
        <w:t>需要以</w:t>
      </w:r>
      <w:r>
        <w:rPr>
          <w:rFonts w:hint="eastAsia"/>
          <w:noProof/>
          <w:sz w:val="24"/>
        </w:rPr>
        <w:t>Block</w:t>
      </w:r>
      <w:r>
        <w:rPr>
          <w:noProof/>
          <w:sz w:val="24"/>
        </w:rPr>
        <w:t>为</w:t>
      </w:r>
      <w:r>
        <w:rPr>
          <w:rFonts w:hint="eastAsia"/>
          <w:noProof/>
          <w:sz w:val="24"/>
        </w:rPr>
        <w:t>最小</w:t>
      </w:r>
      <w:r>
        <w:rPr>
          <w:noProof/>
          <w:sz w:val="24"/>
        </w:rPr>
        <w:t>单位把文件分割，</w:t>
      </w:r>
      <w:r>
        <w:rPr>
          <w:rFonts w:hint="eastAsia"/>
          <w:noProof/>
          <w:sz w:val="24"/>
        </w:rPr>
        <w:t>之后保存</w:t>
      </w:r>
      <w:r>
        <w:rPr>
          <w:noProof/>
          <w:sz w:val="24"/>
        </w:rPr>
        <w:t>到一个或者多个文件系统的</w:t>
      </w:r>
      <w:r>
        <w:rPr>
          <w:rFonts w:hint="eastAsia"/>
          <w:noProof/>
          <w:sz w:val="24"/>
        </w:rPr>
        <w:t>节点</w:t>
      </w:r>
      <w:r>
        <w:rPr>
          <w:noProof/>
          <w:sz w:val="24"/>
        </w:rPr>
        <w:t>上。</w:t>
      </w:r>
      <w:r>
        <w:rPr>
          <w:rFonts w:hint="eastAsia"/>
          <w:noProof/>
          <w:sz w:val="24"/>
        </w:rPr>
        <w:t>其备份也会备份</w:t>
      </w:r>
      <w:r>
        <w:rPr>
          <w:noProof/>
          <w:sz w:val="24"/>
        </w:rPr>
        <w:t>到</w:t>
      </w:r>
      <w:r w:rsidRPr="00973BBE">
        <w:rPr>
          <w:rFonts w:hint="eastAsia"/>
          <w:noProof/>
          <w:sz w:val="24"/>
        </w:rPr>
        <w:t>其他</w:t>
      </w:r>
      <w:r>
        <w:rPr>
          <w:rFonts w:hint="eastAsia"/>
          <w:noProof/>
          <w:sz w:val="24"/>
        </w:rPr>
        <w:t>一个</w:t>
      </w:r>
      <w:r>
        <w:rPr>
          <w:noProof/>
          <w:sz w:val="24"/>
        </w:rPr>
        <w:t>或者多个</w:t>
      </w:r>
      <w:r w:rsidRPr="00973BBE">
        <w:rPr>
          <w:rFonts w:hint="eastAsia"/>
          <w:noProof/>
          <w:sz w:val="24"/>
        </w:rPr>
        <w:t>数据节点上，为了数据</w:t>
      </w:r>
      <w:r>
        <w:rPr>
          <w:rFonts w:hint="eastAsia"/>
          <w:noProof/>
          <w:sz w:val="24"/>
        </w:rPr>
        <w:t>的</w:t>
      </w:r>
      <w:r w:rsidRPr="00973BBE">
        <w:rPr>
          <w:rFonts w:hint="eastAsia"/>
          <w:noProof/>
          <w:sz w:val="24"/>
        </w:rPr>
        <w:t>安全</w:t>
      </w:r>
      <w:r>
        <w:rPr>
          <w:noProof/>
          <w:sz w:val="24"/>
        </w:rPr>
        <w:t>考虑</w:t>
      </w:r>
      <w:r w:rsidRPr="00973BBE">
        <w:rPr>
          <w:rFonts w:hint="eastAsia"/>
          <w:noProof/>
          <w:sz w:val="24"/>
        </w:rPr>
        <w:t>；数据存储</w:t>
      </w:r>
      <w:r>
        <w:rPr>
          <w:rFonts w:hint="eastAsia"/>
          <w:noProof/>
          <w:sz w:val="24"/>
        </w:rPr>
        <w:t>节点间磁盘</w:t>
      </w:r>
      <w:r>
        <w:rPr>
          <w:noProof/>
          <w:sz w:val="24"/>
        </w:rPr>
        <w:t>占用率值</w:t>
      </w:r>
      <w:r>
        <w:rPr>
          <w:rFonts w:hint="eastAsia"/>
          <w:noProof/>
          <w:sz w:val="24"/>
        </w:rPr>
        <w:t>保持</w:t>
      </w:r>
      <w:r>
        <w:rPr>
          <w:noProof/>
          <w:sz w:val="24"/>
        </w:rPr>
        <w:t>均衡</w:t>
      </w:r>
      <w:r>
        <w:rPr>
          <w:rFonts w:hint="eastAsia"/>
          <w:noProof/>
          <w:sz w:val="24"/>
        </w:rPr>
        <w:t>的</w:t>
      </w:r>
      <w:r>
        <w:rPr>
          <w:noProof/>
          <w:sz w:val="24"/>
        </w:rPr>
        <w:t>状态</w:t>
      </w:r>
      <w:r w:rsidRPr="00973BBE">
        <w:rPr>
          <w:rFonts w:hint="eastAsia"/>
          <w:noProof/>
          <w:sz w:val="24"/>
        </w:rPr>
        <w:t>，</w:t>
      </w:r>
      <w:r w:rsidRPr="00973BBE">
        <w:rPr>
          <w:rFonts w:hint="eastAsia"/>
          <w:noProof/>
          <w:sz w:val="24"/>
        </w:rPr>
        <w:t>Hadoop</w:t>
      </w:r>
      <w:r w:rsidRPr="00973BBE">
        <w:rPr>
          <w:rFonts w:hint="eastAsia"/>
          <w:noProof/>
          <w:sz w:val="24"/>
        </w:rPr>
        <w:t>可以使用</w:t>
      </w:r>
      <w:r>
        <w:rPr>
          <w:rFonts w:hint="eastAsia"/>
          <w:noProof/>
          <w:sz w:val="24"/>
        </w:rPr>
        <w:t>一些命令完成</w:t>
      </w:r>
      <w:r>
        <w:rPr>
          <w:noProof/>
          <w:sz w:val="24"/>
        </w:rPr>
        <w:t>对系统的配置参数</w:t>
      </w:r>
      <w:r>
        <w:rPr>
          <w:rFonts w:hint="eastAsia"/>
          <w:noProof/>
          <w:sz w:val="24"/>
        </w:rPr>
        <w:t>Threshold</w:t>
      </w:r>
      <w:r>
        <w:rPr>
          <w:noProof/>
          <w:sz w:val="24"/>
        </w:rPr>
        <w:t>进行设置</w:t>
      </w:r>
      <w:r>
        <w:rPr>
          <w:rFonts w:hint="eastAsia"/>
          <w:noProof/>
          <w:sz w:val="24"/>
        </w:rPr>
        <w:t>，从而保证</w:t>
      </w:r>
      <w:r>
        <w:rPr>
          <w:noProof/>
          <w:sz w:val="24"/>
        </w:rPr>
        <w:t>每个数据节点的磁盘的</w:t>
      </w:r>
      <w:r>
        <w:rPr>
          <w:rFonts w:hint="eastAsia"/>
          <w:noProof/>
          <w:sz w:val="24"/>
        </w:rPr>
        <w:t>数据</w:t>
      </w:r>
      <w:r>
        <w:rPr>
          <w:noProof/>
          <w:sz w:val="24"/>
        </w:rPr>
        <w:t>存放比例，</w:t>
      </w:r>
      <w:r w:rsidRPr="00973BBE">
        <w:rPr>
          <w:rFonts w:hint="eastAsia"/>
          <w:noProof/>
          <w:sz w:val="24"/>
        </w:rPr>
        <w:t>所以当某个数据节点</w:t>
      </w:r>
      <w:r>
        <w:rPr>
          <w:rFonts w:hint="eastAsia"/>
          <w:noProof/>
          <w:sz w:val="24"/>
        </w:rPr>
        <w:t>的</w:t>
      </w:r>
      <w:r>
        <w:rPr>
          <w:noProof/>
          <w:sz w:val="24"/>
        </w:rPr>
        <w:t>磁盘</w:t>
      </w:r>
      <w:r>
        <w:rPr>
          <w:rFonts w:hint="eastAsia"/>
          <w:noProof/>
          <w:sz w:val="24"/>
        </w:rPr>
        <w:t>占</w:t>
      </w:r>
      <w:r>
        <w:rPr>
          <w:noProof/>
          <w:sz w:val="24"/>
        </w:rPr>
        <w:t>用率已经很高的时候，会把盘上的块移动到其他节点上</w:t>
      </w:r>
      <w:r>
        <w:rPr>
          <w:rFonts w:hint="eastAsia"/>
          <w:noProof/>
          <w:sz w:val="24"/>
        </w:rPr>
        <w:t>；上传数据，当用户需要上传数据到分布式</w:t>
      </w:r>
      <w:r>
        <w:rPr>
          <w:noProof/>
          <w:sz w:val="24"/>
        </w:rPr>
        <w:t>文件系统中</w:t>
      </w:r>
      <w:r>
        <w:rPr>
          <w:rFonts w:hint="eastAsia"/>
          <w:noProof/>
          <w:sz w:val="24"/>
        </w:rPr>
        <w:t>时，先把</w:t>
      </w:r>
      <w:r>
        <w:rPr>
          <w:noProof/>
          <w:sz w:val="24"/>
        </w:rPr>
        <w:t>一</w:t>
      </w:r>
      <w:r w:rsidRPr="00973BBE">
        <w:rPr>
          <w:rFonts w:hint="eastAsia"/>
          <w:noProof/>
          <w:sz w:val="24"/>
        </w:rPr>
        <w:t>个数据块</w:t>
      </w:r>
      <w:r>
        <w:rPr>
          <w:rFonts w:hint="eastAsia"/>
          <w:noProof/>
          <w:sz w:val="24"/>
        </w:rPr>
        <w:t>完整</w:t>
      </w:r>
      <w:r>
        <w:rPr>
          <w:noProof/>
          <w:sz w:val="24"/>
        </w:rPr>
        <w:t>的</w:t>
      </w:r>
      <w:r>
        <w:rPr>
          <w:rFonts w:hint="eastAsia"/>
          <w:noProof/>
          <w:sz w:val="24"/>
        </w:rPr>
        <w:t>存储</w:t>
      </w:r>
      <w:r w:rsidRPr="00973BBE">
        <w:rPr>
          <w:rFonts w:hint="eastAsia"/>
          <w:noProof/>
          <w:sz w:val="24"/>
        </w:rPr>
        <w:t>到</w:t>
      </w:r>
      <w:r>
        <w:rPr>
          <w:rFonts w:hint="eastAsia"/>
          <w:noProof/>
          <w:sz w:val="24"/>
        </w:rPr>
        <w:t>要</w:t>
      </w:r>
      <w:r>
        <w:rPr>
          <w:noProof/>
          <w:sz w:val="24"/>
        </w:rPr>
        <w:t>传输到的</w:t>
      </w:r>
      <w:r w:rsidRPr="00973BBE">
        <w:rPr>
          <w:rFonts w:hint="eastAsia"/>
          <w:noProof/>
          <w:sz w:val="24"/>
        </w:rPr>
        <w:t>一个数据节点上，之后通过该数据节点备份到其他</w:t>
      </w:r>
      <w:r>
        <w:rPr>
          <w:rFonts w:hint="eastAsia"/>
          <w:noProof/>
          <w:sz w:val="24"/>
        </w:rPr>
        <w:t>多个节点上，然后才会开始写入后续的数据。检查数据，检测数据是</w:t>
      </w:r>
      <w:r>
        <w:rPr>
          <w:noProof/>
          <w:sz w:val="24"/>
        </w:rPr>
        <w:t>通过</w:t>
      </w:r>
      <w:r w:rsidRPr="00973BBE">
        <w:rPr>
          <w:rFonts w:hint="eastAsia"/>
          <w:noProof/>
          <w:sz w:val="24"/>
        </w:rPr>
        <w:t>CRC32</w:t>
      </w:r>
      <w:r>
        <w:rPr>
          <w:rFonts w:hint="eastAsia"/>
          <w:noProof/>
          <w:sz w:val="24"/>
        </w:rPr>
        <w:t>完成</w:t>
      </w:r>
      <w:r>
        <w:rPr>
          <w:noProof/>
          <w:sz w:val="24"/>
        </w:rPr>
        <w:t>的</w:t>
      </w:r>
      <w:r w:rsidRPr="00973BBE">
        <w:rPr>
          <w:rFonts w:hint="eastAsia"/>
          <w:noProof/>
          <w:sz w:val="24"/>
        </w:rPr>
        <w:t>。</w:t>
      </w:r>
    </w:p>
    <w:p w:rsidR="00D410B0" w:rsidRPr="00973BBE" w:rsidRDefault="00D410B0" w:rsidP="00D410B0">
      <w:pPr>
        <w:spacing w:line="400" w:lineRule="exact"/>
        <w:ind w:firstLine="435"/>
        <w:rPr>
          <w:noProof/>
          <w:sz w:val="24"/>
        </w:rPr>
      </w:pPr>
      <w:r>
        <w:rPr>
          <w:rFonts w:hint="eastAsia"/>
          <w:noProof/>
          <w:sz w:val="24"/>
        </w:rPr>
        <w:t>整个</w:t>
      </w:r>
      <w:r>
        <w:rPr>
          <w:noProof/>
          <w:sz w:val="24"/>
        </w:rPr>
        <w:t>结构中仅仅只有</w:t>
      </w:r>
      <w:r>
        <w:rPr>
          <w:rFonts w:hint="eastAsia"/>
          <w:noProof/>
          <w:sz w:val="24"/>
        </w:rPr>
        <w:t>一个</w:t>
      </w:r>
      <w:r w:rsidRPr="00973BBE">
        <w:rPr>
          <w:rFonts w:hint="eastAsia"/>
          <w:noProof/>
          <w:sz w:val="24"/>
        </w:rPr>
        <w:t>NameNode</w:t>
      </w:r>
      <w:r>
        <w:rPr>
          <w:rFonts w:hint="eastAsia"/>
          <w:noProof/>
          <w:sz w:val="24"/>
        </w:rPr>
        <w:t>，</w:t>
      </w:r>
      <w:r>
        <w:rPr>
          <w:noProof/>
          <w:sz w:val="24"/>
        </w:rPr>
        <w:t>这</w:t>
      </w:r>
      <w:r w:rsidRPr="00973BBE">
        <w:rPr>
          <w:rFonts w:hint="eastAsia"/>
          <w:noProof/>
          <w:sz w:val="24"/>
        </w:rPr>
        <w:t>不仅</w:t>
      </w:r>
      <w:r>
        <w:rPr>
          <w:rFonts w:hint="eastAsia"/>
          <w:noProof/>
          <w:sz w:val="24"/>
        </w:rPr>
        <w:t>使的系统结构</w:t>
      </w:r>
      <w:r>
        <w:rPr>
          <w:noProof/>
          <w:sz w:val="24"/>
        </w:rPr>
        <w:t>更加清晰</w:t>
      </w:r>
      <w:r w:rsidRPr="00973BBE">
        <w:rPr>
          <w:rFonts w:hint="eastAsia"/>
          <w:noProof/>
          <w:sz w:val="24"/>
        </w:rPr>
        <w:t>，而且</w:t>
      </w:r>
      <w:r>
        <w:rPr>
          <w:rFonts w:hint="eastAsia"/>
          <w:noProof/>
          <w:sz w:val="24"/>
        </w:rPr>
        <w:t>所有</w:t>
      </w:r>
      <w:r>
        <w:rPr>
          <w:noProof/>
          <w:sz w:val="24"/>
        </w:rPr>
        <w:t>的用户</w:t>
      </w:r>
      <w:r>
        <w:rPr>
          <w:rFonts w:hint="eastAsia"/>
          <w:noProof/>
          <w:sz w:val="24"/>
        </w:rPr>
        <w:t>对</w:t>
      </w:r>
      <w:r>
        <w:rPr>
          <w:noProof/>
          <w:sz w:val="24"/>
        </w:rPr>
        <w:t>数据信息的</w:t>
      </w:r>
      <w:r>
        <w:rPr>
          <w:rFonts w:hint="eastAsia"/>
          <w:noProof/>
          <w:sz w:val="24"/>
        </w:rPr>
        <w:t>操作</w:t>
      </w:r>
      <w:r>
        <w:rPr>
          <w:noProof/>
          <w:sz w:val="24"/>
        </w:rPr>
        <w:t>请求都可以</w:t>
      </w:r>
      <w:r w:rsidRPr="00973BBE">
        <w:rPr>
          <w:rFonts w:hint="eastAsia"/>
          <w:noProof/>
          <w:sz w:val="24"/>
        </w:rPr>
        <w:t>通过</w:t>
      </w:r>
      <w:r w:rsidRPr="00973BBE">
        <w:rPr>
          <w:rFonts w:hint="eastAsia"/>
          <w:noProof/>
          <w:sz w:val="24"/>
        </w:rPr>
        <w:t>NameNode</w:t>
      </w:r>
      <w:r>
        <w:rPr>
          <w:rFonts w:hint="eastAsia"/>
          <w:noProof/>
          <w:sz w:val="24"/>
        </w:rPr>
        <w:t>管理关联</w:t>
      </w:r>
      <w:r>
        <w:rPr>
          <w:noProof/>
          <w:sz w:val="24"/>
        </w:rPr>
        <w:t>到</w:t>
      </w:r>
      <w:r>
        <w:rPr>
          <w:rFonts w:hint="eastAsia"/>
          <w:noProof/>
          <w:sz w:val="24"/>
        </w:rPr>
        <w:t>其他</w:t>
      </w:r>
      <w:r>
        <w:rPr>
          <w:noProof/>
          <w:sz w:val="24"/>
        </w:rPr>
        <w:t>各个节点的</w:t>
      </w:r>
      <w:r>
        <w:rPr>
          <w:rFonts w:hint="eastAsia"/>
          <w:noProof/>
          <w:sz w:val="24"/>
        </w:rPr>
        <w:t>存储</w:t>
      </w:r>
      <w:r w:rsidRPr="00973BBE">
        <w:rPr>
          <w:rFonts w:hint="eastAsia"/>
          <w:noProof/>
          <w:sz w:val="24"/>
        </w:rPr>
        <w:t>数据；</w:t>
      </w:r>
      <w:r w:rsidRPr="00973BBE">
        <w:rPr>
          <w:rFonts w:hint="eastAsia"/>
          <w:noProof/>
          <w:sz w:val="24"/>
        </w:rPr>
        <w:t>DataNode</w:t>
      </w:r>
      <w:r w:rsidRPr="00973BBE">
        <w:rPr>
          <w:rFonts w:hint="eastAsia"/>
          <w:noProof/>
          <w:sz w:val="24"/>
        </w:rPr>
        <w:t>，</w:t>
      </w:r>
      <w:r>
        <w:rPr>
          <w:rFonts w:hint="eastAsia"/>
          <w:noProof/>
          <w:sz w:val="24"/>
        </w:rPr>
        <w:t>就是数据信息</w:t>
      </w:r>
      <w:r>
        <w:rPr>
          <w:noProof/>
          <w:sz w:val="24"/>
        </w:rPr>
        <w:t>操作</w:t>
      </w:r>
      <w:r>
        <w:rPr>
          <w:rFonts w:hint="eastAsia"/>
          <w:noProof/>
          <w:sz w:val="24"/>
        </w:rPr>
        <w:t>的</w:t>
      </w:r>
      <w:r>
        <w:rPr>
          <w:noProof/>
          <w:sz w:val="24"/>
        </w:rPr>
        <w:t>节点</w:t>
      </w:r>
      <w:r w:rsidRPr="00973BBE">
        <w:rPr>
          <w:rFonts w:hint="eastAsia"/>
          <w:noProof/>
          <w:sz w:val="24"/>
        </w:rPr>
        <w:t>。</w:t>
      </w:r>
      <w:r>
        <w:rPr>
          <w:rFonts w:hint="eastAsia"/>
          <w:noProof/>
          <w:sz w:val="24"/>
        </w:rPr>
        <w:t>HDFS</w:t>
      </w:r>
      <w:r>
        <w:rPr>
          <w:rFonts w:hint="eastAsia"/>
          <w:noProof/>
          <w:sz w:val="24"/>
        </w:rPr>
        <w:t>的</w:t>
      </w:r>
      <w:r>
        <w:rPr>
          <w:noProof/>
          <w:sz w:val="24"/>
        </w:rPr>
        <w:t>结构如图</w:t>
      </w:r>
      <w:r>
        <w:rPr>
          <w:rFonts w:hint="eastAsia"/>
          <w:noProof/>
          <w:sz w:val="24"/>
        </w:rPr>
        <w:t>2.2</w:t>
      </w:r>
      <w:r>
        <w:rPr>
          <w:rFonts w:hint="eastAsia"/>
          <w:noProof/>
          <w:sz w:val="24"/>
        </w:rPr>
        <w:t>所示</w:t>
      </w:r>
      <w:r w:rsidRPr="00973BBE">
        <w:rPr>
          <w:rFonts w:hint="eastAsia"/>
          <w:noProof/>
          <w:sz w:val="24"/>
        </w:rPr>
        <w:t>。</w:t>
      </w:r>
    </w:p>
    <w:p w:rsidR="00D410B0" w:rsidRDefault="00D410B0" w:rsidP="00D410B0">
      <w:pPr>
        <w:spacing w:line="360" w:lineRule="auto"/>
        <w:ind w:firstLine="437"/>
        <w:jc w:val="center"/>
      </w:pPr>
      <w:r>
        <w:object w:dxaOrig="9585" w:dyaOrig="6376">
          <v:shape id="_x0000_i1027" type="#_x0000_t75" style="width:410.25pt;height:273.75pt" o:ole="">
            <v:imagedata r:id="rId22" o:title=""/>
          </v:shape>
          <o:OLEObject Type="Embed" ProgID="Visio.Drawing.15" ShapeID="_x0000_i1027" DrawAspect="Content" ObjectID="_1506498059" r:id="rId23"/>
        </w:object>
      </w:r>
    </w:p>
    <w:p w:rsidR="00D410B0" w:rsidRDefault="00D410B0" w:rsidP="00D410B0">
      <w:pPr>
        <w:spacing w:before="120" w:after="240"/>
        <w:jc w:val="center"/>
        <w:rPr>
          <w:sz w:val="22"/>
          <w:szCs w:val="22"/>
        </w:rPr>
      </w:pPr>
      <w:r w:rsidRPr="00F9337B">
        <w:rPr>
          <w:rFonts w:hint="eastAsia"/>
          <w:sz w:val="22"/>
          <w:szCs w:val="22"/>
        </w:rPr>
        <w:t>图</w:t>
      </w:r>
      <w:r w:rsidRPr="00F9337B">
        <w:rPr>
          <w:rFonts w:hint="eastAsia"/>
          <w:sz w:val="22"/>
          <w:szCs w:val="22"/>
        </w:rPr>
        <w:t>2.</w:t>
      </w:r>
      <w:r w:rsidRPr="00F9337B">
        <w:rPr>
          <w:sz w:val="22"/>
          <w:szCs w:val="22"/>
        </w:rPr>
        <w:t>2</w:t>
      </w:r>
      <w:r w:rsidRPr="00F9337B">
        <w:rPr>
          <w:rFonts w:hint="eastAsia"/>
          <w:sz w:val="22"/>
          <w:szCs w:val="22"/>
        </w:rPr>
        <w:t xml:space="preserve"> </w:t>
      </w:r>
      <w:r>
        <w:rPr>
          <w:sz w:val="22"/>
          <w:szCs w:val="22"/>
        </w:rPr>
        <w:t xml:space="preserve"> </w:t>
      </w:r>
      <w:r w:rsidRPr="00F9337B">
        <w:rPr>
          <w:rFonts w:hint="eastAsia"/>
          <w:sz w:val="22"/>
          <w:szCs w:val="22"/>
        </w:rPr>
        <w:t>HDFS</w:t>
      </w:r>
      <w:r w:rsidRPr="00F9337B">
        <w:rPr>
          <w:rFonts w:hint="eastAsia"/>
          <w:sz w:val="22"/>
          <w:szCs w:val="22"/>
        </w:rPr>
        <w:t>体系结构图</w:t>
      </w:r>
    </w:p>
    <w:p w:rsidR="00D410B0" w:rsidRPr="00973BBE" w:rsidRDefault="00D410B0" w:rsidP="00D410B0">
      <w:pPr>
        <w:spacing w:line="400" w:lineRule="exact"/>
        <w:ind w:firstLineChars="200" w:firstLine="480"/>
        <w:rPr>
          <w:sz w:val="24"/>
        </w:rPr>
      </w:pPr>
      <w:r w:rsidRPr="00973BBE">
        <w:rPr>
          <w:rFonts w:hint="eastAsia"/>
          <w:sz w:val="24"/>
        </w:rPr>
        <w:lastRenderedPageBreak/>
        <w:t>MapReduce</w:t>
      </w:r>
      <w:r>
        <w:rPr>
          <w:rFonts w:hint="eastAsia"/>
          <w:sz w:val="24"/>
        </w:rPr>
        <w:t>的任务</w:t>
      </w:r>
      <w:r>
        <w:rPr>
          <w:sz w:val="24"/>
        </w:rPr>
        <w:t>处理流程介绍</w:t>
      </w:r>
      <w:r w:rsidRPr="00973BBE">
        <w:rPr>
          <w:rFonts w:hint="eastAsia"/>
          <w:sz w:val="24"/>
        </w:rPr>
        <w:t>：</w:t>
      </w:r>
      <w:r w:rsidRPr="00973BBE">
        <w:rPr>
          <w:rFonts w:hint="eastAsia"/>
          <w:sz w:val="24"/>
        </w:rPr>
        <w:t>MapReduce</w:t>
      </w:r>
      <w:r>
        <w:rPr>
          <w:rFonts w:hint="eastAsia"/>
          <w:sz w:val="24"/>
        </w:rPr>
        <w:t>把</w:t>
      </w:r>
      <w:r>
        <w:rPr>
          <w:sz w:val="24"/>
        </w:rPr>
        <w:t>用户需要的</w:t>
      </w:r>
      <w:r>
        <w:rPr>
          <w:rFonts w:hint="eastAsia"/>
          <w:sz w:val="24"/>
        </w:rPr>
        <w:t>针对</w:t>
      </w:r>
      <w:r>
        <w:rPr>
          <w:sz w:val="24"/>
        </w:rPr>
        <w:t>数据的操作分别</w:t>
      </w:r>
      <w:r>
        <w:rPr>
          <w:rFonts w:hint="eastAsia"/>
          <w:sz w:val="24"/>
        </w:rPr>
        <w:t>拆分</w:t>
      </w:r>
      <w:r>
        <w:rPr>
          <w:sz w:val="24"/>
        </w:rPr>
        <w:t>整合到了</w:t>
      </w:r>
      <w:r>
        <w:rPr>
          <w:rFonts w:hint="eastAsia"/>
          <w:sz w:val="24"/>
        </w:rPr>
        <w:t>Map</w:t>
      </w:r>
      <w:r>
        <w:rPr>
          <w:sz w:val="24"/>
        </w:rPr>
        <w:t>和</w:t>
      </w:r>
      <w:r>
        <w:rPr>
          <w:sz w:val="24"/>
        </w:rPr>
        <w:t>Reduce</w:t>
      </w:r>
      <w:r>
        <w:rPr>
          <w:sz w:val="24"/>
        </w:rPr>
        <w:t>这</w:t>
      </w:r>
      <w:r>
        <w:rPr>
          <w:rFonts w:hint="eastAsia"/>
          <w:sz w:val="24"/>
        </w:rPr>
        <w:t>两个</w:t>
      </w:r>
      <w:r>
        <w:rPr>
          <w:sz w:val="24"/>
        </w:rPr>
        <w:t>函数上</w:t>
      </w:r>
      <w:r>
        <w:rPr>
          <w:rFonts w:hint="eastAsia"/>
          <w:sz w:val="24"/>
        </w:rPr>
        <w:t>完成</w:t>
      </w:r>
      <w:r>
        <w:rPr>
          <w:sz w:val="24"/>
        </w:rPr>
        <w:t>。</w:t>
      </w:r>
      <w:r w:rsidRPr="00973BBE">
        <w:rPr>
          <w:rFonts w:hint="eastAsia"/>
          <w:sz w:val="24"/>
        </w:rPr>
        <w:t>MapReduce</w:t>
      </w:r>
      <w:r>
        <w:rPr>
          <w:rFonts w:hint="eastAsia"/>
          <w:sz w:val="24"/>
        </w:rPr>
        <w:t>中</w:t>
      </w:r>
      <w:r>
        <w:rPr>
          <w:sz w:val="24"/>
        </w:rPr>
        <w:t>管理所有用户提交上来的任务</w:t>
      </w:r>
      <w:r>
        <w:rPr>
          <w:rFonts w:hint="eastAsia"/>
          <w:sz w:val="24"/>
        </w:rPr>
        <w:t>和</w:t>
      </w:r>
      <w:r>
        <w:rPr>
          <w:sz w:val="24"/>
        </w:rPr>
        <w:t>各个节点的执行情况</w:t>
      </w:r>
      <w:r>
        <w:rPr>
          <w:rFonts w:hint="eastAsia"/>
          <w:sz w:val="24"/>
        </w:rPr>
        <w:t>的</w:t>
      </w:r>
      <w:r>
        <w:rPr>
          <w:sz w:val="24"/>
        </w:rPr>
        <w:t>为</w:t>
      </w:r>
      <w:r w:rsidRPr="00973BBE">
        <w:rPr>
          <w:rFonts w:hint="eastAsia"/>
          <w:sz w:val="24"/>
        </w:rPr>
        <w:t>JobTracker</w:t>
      </w:r>
      <w:r>
        <w:rPr>
          <w:rFonts w:hint="eastAsia"/>
          <w:sz w:val="24"/>
        </w:rPr>
        <w:t>，</w:t>
      </w:r>
      <w:r>
        <w:rPr>
          <w:sz w:val="24"/>
        </w:rPr>
        <w:t>也就是所说的</w:t>
      </w:r>
      <w:r>
        <w:rPr>
          <w:sz w:val="24"/>
        </w:rPr>
        <w:t>Master</w:t>
      </w:r>
      <w:r>
        <w:rPr>
          <w:rFonts w:hint="eastAsia"/>
          <w:sz w:val="24"/>
        </w:rPr>
        <w:t>，</w:t>
      </w:r>
      <w:r>
        <w:rPr>
          <w:sz w:val="24"/>
        </w:rPr>
        <w:t>负责在各个计算机节点处理</w:t>
      </w:r>
      <w:r>
        <w:rPr>
          <w:rFonts w:hint="eastAsia"/>
          <w:sz w:val="24"/>
        </w:rPr>
        <w:t>执行</w:t>
      </w:r>
      <w:r>
        <w:rPr>
          <w:sz w:val="24"/>
        </w:rPr>
        <w:t>从</w:t>
      </w:r>
      <w:r>
        <w:rPr>
          <w:sz w:val="24"/>
        </w:rPr>
        <w:t>JobTracker</w:t>
      </w:r>
      <w:r>
        <w:rPr>
          <w:sz w:val="24"/>
        </w:rPr>
        <w:t>分发下来任务的为</w:t>
      </w:r>
      <w:r w:rsidRPr="00973BBE">
        <w:rPr>
          <w:rFonts w:hint="eastAsia"/>
          <w:sz w:val="24"/>
        </w:rPr>
        <w:t>TaskTracker</w:t>
      </w:r>
      <w:r>
        <w:rPr>
          <w:rFonts w:hint="eastAsia"/>
          <w:sz w:val="24"/>
        </w:rPr>
        <w:t>，</w:t>
      </w:r>
      <w:r>
        <w:rPr>
          <w:sz w:val="24"/>
        </w:rPr>
        <w:t>也就是所说的</w:t>
      </w:r>
      <w:r>
        <w:rPr>
          <w:sz w:val="24"/>
        </w:rPr>
        <w:t>Slave</w:t>
      </w:r>
      <w:r w:rsidRPr="00973BBE">
        <w:rPr>
          <w:rFonts w:hint="eastAsia"/>
          <w:sz w:val="24"/>
        </w:rPr>
        <w:t>。</w:t>
      </w:r>
      <w:r w:rsidRPr="00973BBE">
        <w:rPr>
          <w:rFonts w:hint="eastAsia"/>
          <w:sz w:val="24"/>
        </w:rPr>
        <w:t>MapReduce</w:t>
      </w:r>
      <w:r w:rsidRPr="00973BBE">
        <w:rPr>
          <w:rFonts w:hint="eastAsia"/>
          <w:sz w:val="24"/>
        </w:rPr>
        <w:t>处理数据的一个</w:t>
      </w:r>
      <w:r>
        <w:rPr>
          <w:sz w:val="24"/>
        </w:rPr>
        <w:t>J</w:t>
      </w:r>
      <w:r w:rsidRPr="00973BBE">
        <w:rPr>
          <w:rFonts w:hint="eastAsia"/>
          <w:sz w:val="24"/>
        </w:rPr>
        <w:t>ob</w:t>
      </w:r>
      <w:r>
        <w:rPr>
          <w:rFonts w:hint="eastAsia"/>
          <w:sz w:val="24"/>
        </w:rPr>
        <w:t>的执行</w:t>
      </w:r>
      <w:r>
        <w:rPr>
          <w:sz w:val="24"/>
        </w:rPr>
        <w:t>过程</w:t>
      </w:r>
      <w:r w:rsidRPr="00973BBE">
        <w:rPr>
          <w:rFonts w:hint="eastAsia"/>
          <w:sz w:val="24"/>
        </w:rPr>
        <w:t>如下图，</w:t>
      </w:r>
      <w:r>
        <w:rPr>
          <w:rFonts w:hint="eastAsia"/>
          <w:sz w:val="24"/>
        </w:rPr>
        <w:t>把</w:t>
      </w:r>
      <w:r>
        <w:rPr>
          <w:sz w:val="24"/>
        </w:rPr>
        <w:t>用户数据根据</w:t>
      </w:r>
      <w:r>
        <w:rPr>
          <w:rFonts w:hint="eastAsia"/>
          <w:sz w:val="24"/>
        </w:rPr>
        <w:t>适合</w:t>
      </w:r>
      <w:r>
        <w:rPr>
          <w:sz w:val="24"/>
        </w:rPr>
        <w:t>的规则</w:t>
      </w:r>
      <w:r>
        <w:rPr>
          <w:rFonts w:hint="eastAsia"/>
          <w:sz w:val="24"/>
        </w:rPr>
        <w:t>切分</w:t>
      </w:r>
      <w:r>
        <w:rPr>
          <w:sz w:val="24"/>
        </w:rPr>
        <w:t>，</w:t>
      </w:r>
      <w:r>
        <w:rPr>
          <w:rFonts w:hint="eastAsia"/>
          <w:sz w:val="24"/>
        </w:rPr>
        <w:t>由于分布式</w:t>
      </w:r>
      <w:r>
        <w:rPr>
          <w:sz w:val="24"/>
        </w:rPr>
        <w:t>文件系统可能</w:t>
      </w:r>
      <w:r>
        <w:rPr>
          <w:rFonts w:hint="eastAsia"/>
          <w:sz w:val="24"/>
        </w:rPr>
        <w:t>因为</w:t>
      </w:r>
      <w:r>
        <w:rPr>
          <w:sz w:val="24"/>
        </w:rPr>
        <w:t>减少文件大小、提高</w:t>
      </w:r>
      <w:r>
        <w:rPr>
          <w:rFonts w:hint="eastAsia"/>
          <w:sz w:val="24"/>
        </w:rPr>
        <w:t>数据</w:t>
      </w:r>
      <w:r>
        <w:rPr>
          <w:sz w:val="24"/>
        </w:rPr>
        <w:t>节点间传输效率等原因</w:t>
      </w:r>
      <w:r>
        <w:rPr>
          <w:rFonts w:hint="eastAsia"/>
          <w:sz w:val="24"/>
        </w:rPr>
        <w:t>对数据</w:t>
      </w:r>
      <w:r>
        <w:rPr>
          <w:sz w:val="24"/>
        </w:rPr>
        <w:t>文件进行一些</w:t>
      </w:r>
      <w:r>
        <w:rPr>
          <w:rFonts w:hint="eastAsia"/>
          <w:sz w:val="24"/>
        </w:rPr>
        <w:t>压缩</w:t>
      </w:r>
      <w:r>
        <w:rPr>
          <w:sz w:val="24"/>
        </w:rPr>
        <w:t>等</w:t>
      </w:r>
      <w:r>
        <w:rPr>
          <w:rFonts w:hint="eastAsia"/>
          <w:sz w:val="24"/>
        </w:rPr>
        <w:t>操作</w:t>
      </w:r>
      <w:r>
        <w:rPr>
          <w:sz w:val="24"/>
        </w:rPr>
        <w:t>，所以数据处理时</w:t>
      </w:r>
      <w:r>
        <w:rPr>
          <w:rFonts w:hint="eastAsia"/>
          <w:sz w:val="24"/>
        </w:rPr>
        <w:t>如果</w:t>
      </w:r>
      <w:r>
        <w:rPr>
          <w:sz w:val="24"/>
        </w:rPr>
        <w:t>是压缩文件还需解压。</w:t>
      </w:r>
      <w:r>
        <w:rPr>
          <w:rFonts w:hint="eastAsia"/>
          <w:sz w:val="24"/>
        </w:rPr>
        <w:t>对于普通数据</w:t>
      </w:r>
      <w:r>
        <w:rPr>
          <w:sz w:val="24"/>
        </w:rPr>
        <w:t>文件</w:t>
      </w:r>
      <w:r>
        <w:rPr>
          <w:rFonts w:hint="eastAsia"/>
          <w:sz w:val="24"/>
        </w:rPr>
        <w:t>可以根据</w:t>
      </w:r>
      <w:r>
        <w:rPr>
          <w:sz w:val="24"/>
        </w:rPr>
        <w:t>固定大小的数据块，也可以根据文件中</w:t>
      </w:r>
      <w:r>
        <w:rPr>
          <w:rFonts w:hint="eastAsia"/>
          <w:sz w:val="24"/>
        </w:rPr>
        <w:t>的</w:t>
      </w:r>
      <w:r>
        <w:rPr>
          <w:sz w:val="24"/>
        </w:rPr>
        <w:t>行作为标准，</w:t>
      </w:r>
      <w:r>
        <w:rPr>
          <w:rFonts w:hint="eastAsia"/>
          <w:sz w:val="24"/>
        </w:rPr>
        <w:t>数据</w:t>
      </w:r>
      <w:r>
        <w:rPr>
          <w:sz w:val="24"/>
        </w:rPr>
        <w:t>切分</w:t>
      </w:r>
      <w:r>
        <w:rPr>
          <w:rFonts w:hint="eastAsia"/>
          <w:sz w:val="24"/>
        </w:rPr>
        <w:t>后</w:t>
      </w:r>
      <w:r>
        <w:rPr>
          <w:sz w:val="24"/>
        </w:rPr>
        <w:t>，根据对应函数</w:t>
      </w:r>
      <w:r>
        <w:rPr>
          <w:rFonts w:hint="eastAsia"/>
          <w:sz w:val="24"/>
        </w:rPr>
        <w:t>功能</w:t>
      </w:r>
      <w:r>
        <w:rPr>
          <w:sz w:val="24"/>
        </w:rPr>
        <w:t>完成</w:t>
      </w:r>
      <w:r>
        <w:rPr>
          <w:sz w:val="24"/>
        </w:rPr>
        <w:t>Writable</w:t>
      </w:r>
      <w:r>
        <w:rPr>
          <w:rFonts w:hint="eastAsia"/>
          <w:sz w:val="24"/>
        </w:rPr>
        <w:t>接口</w:t>
      </w:r>
      <w:r>
        <w:rPr>
          <w:sz w:val="24"/>
        </w:rPr>
        <w:t>类型输入</w:t>
      </w:r>
      <w:r>
        <w:rPr>
          <w:rFonts w:hint="eastAsia"/>
          <w:sz w:val="24"/>
        </w:rPr>
        <w:t>一个</w:t>
      </w:r>
      <w:r>
        <w:rPr>
          <w:sz w:val="24"/>
        </w:rPr>
        <w:t>键值对到</w:t>
      </w:r>
      <w:r>
        <w:rPr>
          <w:sz w:val="24"/>
        </w:rPr>
        <w:t>map</w:t>
      </w:r>
      <w:r>
        <w:rPr>
          <w:sz w:val="24"/>
        </w:rPr>
        <w:t>函数中去</w:t>
      </w:r>
      <w:r w:rsidRPr="00973BBE">
        <w:rPr>
          <w:rFonts w:hint="eastAsia"/>
          <w:sz w:val="24"/>
        </w:rPr>
        <w:t>，</w:t>
      </w:r>
      <w:r>
        <w:rPr>
          <w:rFonts w:hint="eastAsia"/>
          <w:sz w:val="24"/>
        </w:rPr>
        <w:t>map</w:t>
      </w:r>
      <w:r>
        <w:rPr>
          <w:sz w:val="24"/>
        </w:rPr>
        <w:t>函数处理完成后按照规则把结果输出到</w:t>
      </w:r>
      <w:r>
        <w:rPr>
          <w:sz w:val="24"/>
        </w:rPr>
        <w:t>reduce</w:t>
      </w:r>
      <w:r>
        <w:rPr>
          <w:sz w:val="24"/>
        </w:rPr>
        <w:t>函数，完成数据的整理合并，最终</w:t>
      </w:r>
      <w:r>
        <w:rPr>
          <w:rFonts w:hint="eastAsia"/>
          <w:sz w:val="24"/>
        </w:rPr>
        <w:t>输出结果</w:t>
      </w:r>
      <w:r>
        <w:rPr>
          <w:sz w:val="24"/>
        </w:rPr>
        <w:t>完成任务</w:t>
      </w:r>
      <w:r w:rsidRPr="00973BBE">
        <w:rPr>
          <w:rFonts w:hint="eastAsia"/>
          <w:sz w:val="24"/>
        </w:rPr>
        <w:t>。</w:t>
      </w:r>
    </w:p>
    <w:p w:rsidR="00D410B0" w:rsidRPr="00F9337B" w:rsidRDefault="00D410B0" w:rsidP="00D410B0">
      <w:pPr>
        <w:spacing w:before="120" w:after="240"/>
        <w:jc w:val="center"/>
        <w:rPr>
          <w:sz w:val="22"/>
          <w:szCs w:val="22"/>
        </w:rPr>
      </w:pPr>
      <w:r w:rsidRPr="00F9337B">
        <w:rPr>
          <w:sz w:val="22"/>
          <w:szCs w:val="22"/>
        </w:rPr>
        <w:object w:dxaOrig="13065" w:dyaOrig="3241">
          <v:shape id="_x0000_i1028" type="#_x0000_t75" style="width:482.25pt;height:122.25pt" o:ole="">
            <v:imagedata r:id="rId24" o:title=""/>
          </v:shape>
          <o:OLEObject Type="Embed" ProgID="Visio.Drawing.15" ShapeID="_x0000_i1028" DrawAspect="Content" ObjectID="_1506498060" r:id="rId25"/>
        </w:object>
      </w:r>
      <w:r w:rsidRPr="00F9337B">
        <w:rPr>
          <w:rFonts w:hint="eastAsia"/>
          <w:sz w:val="22"/>
          <w:szCs w:val="22"/>
        </w:rPr>
        <w:t>图</w:t>
      </w:r>
      <w:r w:rsidRPr="00F9337B">
        <w:rPr>
          <w:rFonts w:hint="eastAsia"/>
          <w:sz w:val="22"/>
          <w:szCs w:val="22"/>
        </w:rPr>
        <w:t>2.</w:t>
      </w:r>
      <w:r w:rsidRPr="00F9337B">
        <w:rPr>
          <w:sz w:val="22"/>
          <w:szCs w:val="22"/>
        </w:rPr>
        <w:t>3  MapReduce</w:t>
      </w:r>
      <w:r w:rsidRPr="00F9337B">
        <w:rPr>
          <w:sz w:val="22"/>
          <w:szCs w:val="22"/>
        </w:rPr>
        <w:t>数据流图</w:t>
      </w:r>
    </w:p>
    <w:p w:rsidR="00D410B0" w:rsidRPr="00973BBE" w:rsidRDefault="00D410B0" w:rsidP="00D410B0">
      <w:pPr>
        <w:spacing w:line="400" w:lineRule="exact"/>
        <w:ind w:firstLine="437"/>
        <w:rPr>
          <w:sz w:val="24"/>
        </w:rPr>
      </w:pPr>
      <w:r>
        <w:rPr>
          <w:rFonts w:hint="eastAsia"/>
          <w:sz w:val="24"/>
        </w:rPr>
        <w:t>一般</w:t>
      </w:r>
      <w:r w:rsidRPr="00973BBE">
        <w:rPr>
          <w:rFonts w:hint="eastAsia"/>
          <w:sz w:val="24"/>
        </w:rPr>
        <w:t>在</w:t>
      </w:r>
      <w:r>
        <w:rPr>
          <w:rFonts w:hint="eastAsia"/>
          <w:sz w:val="24"/>
        </w:rPr>
        <w:t>利用</w:t>
      </w:r>
      <w:r>
        <w:rPr>
          <w:rFonts w:hint="eastAsia"/>
          <w:sz w:val="24"/>
        </w:rPr>
        <w:t>Job</w:t>
      </w:r>
      <w:r w:rsidRPr="00973BBE">
        <w:rPr>
          <w:rFonts w:hint="eastAsia"/>
          <w:sz w:val="24"/>
        </w:rPr>
        <w:t>Client</w:t>
      </w:r>
      <w:r>
        <w:rPr>
          <w:rFonts w:hint="eastAsia"/>
          <w:sz w:val="24"/>
        </w:rPr>
        <w:t>的</w:t>
      </w:r>
      <w:r>
        <w:rPr>
          <w:sz w:val="24"/>
        </w:rPr>
        <w:t>runJob</w:t>
      </w:r>
      <w:r>
        <w:rPr>
          <w:sz w:val="24"/>
        </w:rPr>
        <w:t>函数</w:t>
      </w:r>
      <w:r>
        <w:rPr>
          <w:rFonts w:hint="eastAsia"/>
          <w:sz w:val="24"/>
        </w:rPr>
        <w:t>提交并</w:t>
      </w:r>
      <w:r>
        <w:rPr>
          <w:sz w:val="24"/>
        </w:rPr>
        <w:t>运行</w:t>
      </w:r>
      <w:r>
        <w:rPr>
          <w:sz w:val="24"/>
        </w:rPr>
        <w:t>Job</w:t>
      </w:r>
      <w:r>
        <w:rPr>
          <w:sz w:val="24"/>
        </w:rPr>
        <w:t>前</w:t>
      </w:r>
      <w:r>
        <w:rPr>
          <w:rFonts w:hint="eastAsia"/>
          <w:sz w:val="24"/>
        </w:rPr>
        <w:t>，</w:t>
      </w:r>
      <w:r w:rsidRPr="00973BBE">
        <w:rPr>
          <w:rFonts w:hint="eastAsia"/>
          <w:sz w:val="24"/>
        </w:rPr>
        <w:t>必须</w:t>
      </w:r>
      <w:r>
        <w:rPr>
          <w:rFonts w:hint="eastAsia"/>
          <w:sz w:val="24"/>
        </w:rPr>
        <w:t>利用</w:t>
      </w:r>
      <w:r>
        <w:rPr>
          <w:sz w:val="24"/>
        </w:rPr>
        <w:t>Hadoop</w:t>
      </w:r>
      <w:r>
        <w:rPr>
          <w:sz w:val="24"/>
        </w:rPr>
        <w:t>提供的函数接口</w:t>
      </w:r>
      <w:r>
        <w:rPr>
          <w:rFonts w:hint="eastAsia"/>
          <w:sz w:val="24"/>
        </w:rPr>
        <w:t>确定</w:t>
      </w:r>
      <w:r>
        <w:rPr>
          <w:sz w:val="24"/>
        </w:rPr>
        <w:t>需要处理的</w:t>
      </w:r>
      <w:r>
        <w:rPr>
          <w:rFonts w:hint="eastAsia"/>
          <w:sz w:val="24"/>
        </w:rPr>
        <w:t>分布式</w:t>
      </w:r>
      <w:r>
        <w:rPr>
          <w:sz w:val="24"/>
        </w:rPr>
        <w:t>平台上数据的路径</w:t>
      </w:r>
      <w:r>
        <w:rPr>
          <w:rFonts w:hint="eastAsia"/>
          <w:sz w:val="24"/>
        </w:rPr>
        <w:t>，</w:t>
      </w:r>
      <w:r>
        <w:rPr>
          <w:sz w:val="24"/>
        </w:rPr>
        <w:t>确定</w:t>
      </w:r>
      <w:r>
        <w:rPr>
          <w:rFonts w:hint="eastAsia"/>
          <w:sz w:val="24"/>
        </w:rPr>
        <w:t>数据</w:t>
      </w:r>
      <w:r>
        <w:rPr>
          <w:sz w:val="24"/>
        </w:rPr>
        <w:t>文件的输入格式</w:t>
      </w:r>
      <w:r>
        <w:rPr>
          <w:rFonts w:hint="eastAsia"/>
          <w:sz w:val="24"/>
        </w:rPr>
        <w:t>，确定</w:t>
      </w:r>
      <w:r>
        <w:rPr>
          <w:sz w:val="24"/>
        </w:rPr>
        <w:t>Job</w:t>
      </w:r>
      <w:r>
        <w:rPr>
          <w:sz w:val="24"/>
        </w:rPr>
        <w:t>处理结果的输出路径等。</w:t>
      </w:r>
      <w:r>
        <w:rPr>
          <w:rFonts w:hint="eastAsia"/>
          <w:sz w:val="24"/>
        </w:rPr>
        <w:t>调整平台</w:t>
      </w:r>
      <w:r>
        <w:rPr>
          <w:sz w:val="24"/>
        </w:rPr>
        <w:t>相关配置参数，</w:t>
      </w:r>
      <w:r>
        <w:rPr>
          <w:rFonts w:hint="eastAsia"/>
          <w:sz w:val="24"/>
        </w:rPr>
        <w:t>用</w:t>
      </w:r>
      <w:r>
        <w:rPr>
          <w:sz w:val="24"/>
        </w:rPr>
        <w:t>Java</w:t>
      </w:r>
      <w:r>
        <w:rPr>
          <w:sz w:val="24"/>
        </w:rPr>
        <w:t>语言</w:t>
      </w:r>
      <w:r>
        <w:rPr>
          <w:rFonts w:hint="eastAsia"/>
          <w:sz w:val="24"/>
        </w:rPr>
        <w:t>实现</w:t>
      </w:r>
      <w:r>
        <w:rPr>
          <w:sz w:val="24"/>
        </w:rPr>
        <w:t>并完成</w:t>
      </w:r>
      <w:r>
        <w:rPr>
          <w:sz w:val="24"/>
        </w:rPr>
        <w:t>Map</w:t>
      </w:r>
      <w:r>
        <w:rPr>
          <w:sz w:val="24"/>
        </w:rPr>
        <w:t>以及</w:t>
      </w:r>
      <w:r>
        <w:rPr>
          <w:sz w:val="24"/>
        </w:rPr>
        <w:t>Reduce</w:t>
      </w:r>
      <w:r>
        <w:rPr>
          <w:sz w:val="24"/>
        </w:rPr>
        <w:t>接口</w:t>
      </w:r>
      <w:r>
        <w:rPr>
          <w:rFonts w:hint="eastAsia"/>
          <w:sz w:val="24"/>
        </w:rPr>
        <w:t>及</w:t>
      </w:r>
      <w:r>
        <w:rPr>
          <w:sz w:val="24"/>
        </w:rPr>
        <w:t>相关函数功能</w:t>
      </w:r>
      <w:r w:rsidRPr="00973BBE">
        <w:rPr>
          <w:rFonts w:hint="eastAsia"/>
          <w:sz w:val="24"/>
        </w:rPr>
        <w:t>。</w:t>
      </w:r>
      <w:r>
        <w:rPr>
          <w:rFonts w:hint="eastAsia"/>
          <w:sz w:val="24"/>
        </w:rPr>
        <w:t>完成</w:t>
      </w:r>
      <w:r>
        <w:rPr>
          <w:sz w:val="24"/>
        </w:rPr>
        <w:t>以上工作后，便可以把程序打包并</w:t>
      </w:r>
      <w:r>
        <w:rPr>
          <w:rFonts w:hint="eastAsia"/>
          <w:sz w:val="24"/>
        </w:rPr>
        <w:t>通过</w:t>
      </w:r>
      <w:r>
        <w:rPr>
          <w:sz w:val="24"/>
        </w:rPr>
        <w:t>指令在平台上</w:t>
      </w:r>
      <w:r>
        <w:rPr>
          <w:rFonts w:hint="eastAsia"/>
          <w:sz w:val="24"/>
        </w:rPr>
        <w:t>提交</w:t>
      </w:r>
      <w:r>
        <w:rPr>
          <w:sz w:val="24"/>
        </w:rPr>
        <w:t>运行</w:t>
      </w:r>
      <w:r w:rsidRPr="00973BBE">
        <w:rPr>
          <w:rFonts w:hint="eastAsia"/>
          <w:sz w:val="24"/>
        </w:rPr>
        <w:t>。</w:t>
      </w:r>
    </w:p>
    <w:p w:rsidR="00D410B0" w:rsidRPr="00973BBE" w:rsidRDefault="00D410B0" w:rsidP="00D410B0">
      <w:pPr>
        <w:spacing w:line="400" w:lineRule="exact"/>
        <w:ind w:firstLine="437"/>
        <w:rPr>
          <w:sz w:val="24"/>
        </w:rPr>
      </w:pPr>
      <w:r w:rsidRPr="00973BBE">
        <w:rPr>
          <w:rFonts w:hint="eastAsia"/>
          <w:sz w:val="24"/>
        </w:rPr>
        <w:t>MapReduce</w:t>
      </w:r>
      <w:r w:rsidRPr="00973BBE">
        <w:rPr>
          <w:rFonts w:hint="eastAsia"/>
          <w:sz w:val="24"/>
        </w:rPr>
        <w:t>原理如下：</w:t>
      </w:r>
    </w:p>
    <w:p w:rsidR="00D410B0" w:rsidRPr="00973BBE" w:rsidRDefault="00D410B0" w:rsidP="00D410B0">
      <w:pPr>
        <w:spacing w:line="400" w:lineRule="exact"/>
        <w:ind w:firstLine="437"/>
        <w:rPr>
          <w:sz w:val="24"/>
        </w:rPr>
      </w:pPr>
      <w:r>
        <w:rPr>
          <w:rFonts w:hint="eastAsia"/>
          <w:sz w:val="24"/>
        </w:rPr>
        <w:t>（</w:t>
      </w:r>
      <w:r>
        <w:rPr>
          <w:rFonts w:hint="eastAsia"/>
          <w:sz w:val="24"/>
        </w:rPr>
        <w:t>1</w:t>
      </w:r>
      <w:r>
        <w:rPr>
          <w:rFonts w:hint="eastAsia"/>
          <w:sz w:val="24"/>
        </w:rPr>
        <w:t>）分块</w:t>
      </w:r>
      <w:r>
        <w:rPr>
          <w:sz w:val="24"/>
        </w:rPr>
        <w:t>保存：</w:t>
      </w:r>
      <w:r w:rsidRPr="00973BBE">
        <w:rPr>
          <w:rFonts w:hint="eastAsia"/>
          <w:sz w:val="24"/>
        </w:rPr>
        <w:t>使用时我们可以可在每一个计算机节点上</w:t>
      </w:r>
      <w:r>
        <w:rPr>
          <w:rFonts w:hint="eastAsia"/>
          <w:sz w:val="24"/>
        </w:rPr>
        <w:t>进行</w:t>
      </w:r>
      <w:r>
        <w:rPr>
          <w:sz w:val="24"/>
        </w:rPr>
        <w:t>文件创建、文件</w:t>
      </w:r>
      <w:r>
        <w:rPr>
          <w:rFonts w:hint="eastAsia"/>
          <w:sz w:val="24"/>
        </w:rPr>
        <w:t>内容</w:t>
      </w:r>
      <w:r>
        <w:rPr>
          <w:sz w:val="24"/>
        </w:rPr>
        <w:t>查看等操作</w:t>
      </w:r>
      <w:r>
        <w:rPr>
          <w:rFonts w:hint="eastAsia"/>
          <w:sz w:val="24"/>
        </w:rPr>
        <w:t>，但事实上这些我们处理中</w:t>
      </w:r>
      <w:r>
        <w:rPr>
          <w:sz w:val="24"/>
        </w:rPr>
        <w:t>看到的文件都以</w:t>
      </w:r>
      <w:r>
        <w:rPr>
          <w:rFonts w:hint="eastAsia"/>
          <w:sz w:val="24"/>
        </w:rPr>
        <w:t>Block</w:t>
      </w:r>
      <w:r>
        <w:rPr>
          <w:rFonts w:hint="eastAsia"/>
          <w:sz w:val="24"/>
        </w:rPr>
        <w:t>为单位保存</w:t>
      </w:r>
      <w:r>
        <w:rPr>
          <w:sz w:val="24"/>
        </w:rPr>
        <w:t>在磁盘上。</w:t>
      </w:r>
      <w:r>
        <w:rPr>
          <w:rFonts w:hint="eastAsia"/>
          <w:sz w:val="24"/>
        </w:rPr>
        <w:t>当</w:t>
      </w:r>
      <w:r>
        <w:rPr>
          <w:sz w:val="24"/>
        </w:rPr>
        <w:t>我们</w:t>
      </w:r>
      <w:r>
        <w:rPr>
          <w:rFonts w:hint="eastAsia"/>
          <w:sz w:val="24"/>
        </w:rPr>
        <w:t>需要对</w:t>
      </w:r>
      <w:r>
        <w:rPr>
          <w:sz w:val="24"/>
        </w:rPr>
        <w:t>数据进行处理时，就要通过名字节点查看文件的</w:t>
      </w:r>
      <w:r>
        <w:rPr>
          <w:sz w:val="24"/>
        </w:rPr>
        <w:t>Block</w:t>
      </w:r>
      <w:r>
        <w:rPr>
          <w:sz w:val="24"/>
        </w:rPr>
        <w:t>的数量，</w:t>
      </w:r>
      <w:r>
        <w:rPr>
          <w:rFonts w:hint="eastAsia"/>
          <w:sz w:val="24"/>
        </w:rPr>
        <w:t>数据</w:t>
      </w:r>
      <w:r>
        <w:rPr>
          <w:sz w:val="24"/>
        </w:rPr>
        <w:t>块存储的</w:t>
      </w:r>
      <w:r>
        <w:rPr>
          <w:rFonts w:hint="eastAsia"/>
          <w:sz w:val="24"/>
        </w:rPr>
        <w:t>系统</w:t>
      </w:r>
      <w:r>
        <w:rPr>
          <w:sz w:val="24"/>
        </w:rPr>
        <w:t>路径，以及先后顺序等</w:t>
      </w:r>
      <w:r>
        <w:rPr>
          <w:rFonts w:hint="eastAsia"/>
          <w:sz w:val="24"/>
        </w:rPr>
        <w:t>。</w:t>
      </w:r>
    </w:p>
    <w:p w:rsidR="00D410B0" w:rsidRPr="00973BBE" w:rsidRDefault="00D410B0" w:rsidP="00D410B0">
      <w:pPr>
        <w:spacing w:line="400" w:lineRule="exact"/>
        <w:ind w:firstLine="437"/>
        <w:rPr>
          <w:sz w:val="24"/>
        </w:rPr>
      </w:pPr>
      <w:r>
        <w:rPr>
          <w:rFonts w:hint="eastAsia"/>
          <w:sz w:val="24"/>
        </w:rPr>
        <w:t>（</w:t>
      </w:r>
      <w:r>
        <w:rPr>
          <w:rFonts w:hint="eastAsia"/>
          <w:sz w:val="24"/>
        </w:rPr>
        <w:t>2</w:t>
      </w:r>
      <w:r>
        <w:rPr>
          <w:rFonts w:hint="eastAsia"/>
          <w:sz w:val="24"/>
        </w:rPr>
        <w:t>）并行处理</w:t>
      </w:r>
      <w:r w:rsidRPr="00973BBE">
        <w:rPr>
          <w:rFonts w:hint="eastAsia"/>
          <w:sz w:val="24"/>
        </w:rPr>
        <w:t>：</w:t>
      </w:r>
      <w:r w:rsidRPr="00973BBE">
        <w:rPr>
          <w:rFonts w:hint="eastAsia"/>
          <w:sz w:val="24"/>
        </w:rPr>
        <w:t>Hadoop</w:t>
      </w:r>
      <w:r w:rsidRPr="00973BBE">
        <w:rPr>
          <w:rFonts w:hint="eastAsia"/>
          <w:sz w:val="24"/>
        </w:rPr>
        <w:t>中的运行在主节点的</w:t>
      </w:r>
      <w:r w:rsidRPr="00973BBE">
        <w:rPr>
          <w:rFonts w:hint="eastAsia"/>
          <w:sz w:val="24"/>
        </w:rPr>
        <w:t>JobTracker</w:t>
      </w:r>
      <w:r>
        <w:rPr>
          <w:rFonts w:hint="eastAsia"/>
          <w:sz w:val="24"/>
        </w:rPr>
        <w:t>处理</w:t>
      </w:r>
      <w:r>
        <w:rPr>
          <w:sz w:val="24"/>
        </w:rPr>
        <w:t>用户提交的</w:t>
      </w:r>
      <w:r>
        <w:rPr>
          <w:sz w:val="24"/>
        </w:rPr>
        <w:t>Job</w:t>
      </w:r>
      <w:r>
        <w:rPr>
          <w:sz w:val="24"/>
        </w:rPr>
        <w:t>，并分发到</w:t>
      </w:r>
      <w:proofErr w:type="gramStart"/>
      <w:r>
        <w:rPr>
          <w:sz w:val="24"/>
        </w:rPr>
        <w:t>各个从</w:t>
      </w:r>
      <w:proofErr w:type="gramEnd"/>
      <w:r>
        <w:rPr>
          <w:sz w:val="24"/>
        </w:rPr>
        <w:t>节点中去，</w:t>
      </w:r>
      <w:r>
        <w:rPr>
          <w:sz w:val="24"/>
        </w:rPr>
        <w:t>JobTracker</w:t>
      </w:r>
      <w:r>
        <w:rPr>
          <w:rFonts w:hint="eastAsia"/>
          <w:sz w:val="24"/>
        </w:rPr>
        <w:t>同时</w:t>
      </w:r>
      <w:r>
        <w:rPr>
          <w:sz w:val="24"/>
        </w:rPr>
        <w:t>维护</w:t>
      </w:r>
      <w:proofErr w:type="gramStart"/>
      <w:r>
        <w:rPr>
          <w:sz w:val="24"/>
        </w:rPr>
        <w:t>各个</w:t>
      </w:r>
      <w:r>
        <w:rPr>
          <w:rFonts w:hint="eastAsia"/>
          <w:sz w:val="24"/>
        </w:rPr>
        <w:t>从</w:t>
      </w:r>
      <w:proofErr w:type="gramEnd"/>
      <w:r>
        <w:rPr>
          <w:rFonts w:hint="eastAsia"/>
          <w:sz w:val="24"/>
        </w:rPr>
        <w:t>节点</w:t>
      </w:r>
      <w:r>
        <w:rPr>
          <w:sz w:val="24"/>
        </w:rPr>
        <w:t>提交上来的处理信息。</w:t>
      </w:r>
      <w:r>
        <w:rPr>
          <w:rFonts w:hint="eastAsia"/>
          <w:sz w:val="24"/>
        </w:rPr>
        <w:t>如果</w:t>
      </w:r>
      <w:r>
        <w:rPr>
          <w:sz w:val="24"/>
        </w:rPr>
        <w:t>异常</w:t>
      </w:r>
      <w:r>
        <w:rPr>
          <w:rFonts w:hint="eastAsia"/>
          <w:sz w:val="24"/>
        </w:rPr>
        <w:t>停止</w:t>
      </w:r>
      <w:r>
        <w:rPr>
          <w:sz w:val="24"/>
        </w:rPr>
        <w:t>等情况</w:t>
      </w:r>
      <w:r>
        <w:rPr>
          <w:rFonts w:hint="eastAsia"/>
          <w:sz w:val="24"/>
        </w:rPr>
        <w:t>发生</w:t>
      </w:r>
      <w:r>
        <w:rPr>
          <w:sz w:val="24"/>
        </w:rPr>
        <w:t>，会</w:t>
      </w:r>
      <w:r>
        <w:rPr>
          <w:rFonts w:hint="eastAsia"/>
          <w:sz w:val="24"/>
        </w:rPr>
        <w:t>重新</w:t>
      </w:r>
      <w:r>
        <w:rPr>
          <w:sz w:val="24"/>
        </w:rPr>
        <w:t>启动或者将任务交给其他的可用的</w:t>
      </w:r>
      <w:r>
        <w:rPr>
          <w:sz w:val="24"/>
        </w:rPr>
        <w:t>Task</w:t>
      </w:r>
      <w:r w:rsidRPr="00973BBE">
        <w:rPr>
          <w:rFonts w:hint="eastAsia"/>
          <w:sz w:val="24"/>
        </w:rPr>
        <w:t>Tracker</w:t>
      </w:r>
      <w:r>
        <w:rPr>
          <w:rFonts w:hint="eastAsia"/>
          <w:sz w:val="24"/>
        </w:rPr>
        <w:t>执行</w:t>
      </w:r>
      <w:r>
        <w:rPr>
          <w:sz w:val="24"/>
        </w:rPr>
        <w:t>。</w:t>
      </w:r>
    </w:p>
    <w:p w:rsidR="00D410B0" w:rsidRPr="00973BBE" w:rsidRDefault="00D410B0" w:rsidP="00D410B0">
      <w:pPr>
        <w:spacing w:line="400" w:lineRule="exact"/>
        <w:ind w:firstLine="437"/>
        <w:rPr>
          <w:sz w:val="24"/>
        </w:rPr>
      </w:pPr>
      <w:r>
        <w:rPr>
          <w:rFonts w:hint="eastAsia"/>
          <w:sz w:val="24"/>
        </w:rPr>
        <w:t>（</w:t>
      </w:r>
      <w:r>
        <w:rPr>
          <w:rFonts w:hint="eastAsia"/>
          <w:sz w:val="24"/>
        </w:rPr>
        <w:t>3</w:t>
      </w:r>
      <w:r>
        <w:rPr>
          <w:rFonts w:hint="eastAsia"/>
          <w:sz w:val="24"/>
        </w:rPr>
        <w:t>）当前</w:t>
      </w:r>
      <w:r>
        <w:rPr>
          <w:sz w:val="24"/>
        </w:rPr>
        <w:t>节点处理</w:t>
      </w:r>
      <w:r w:rsidRPr="00973BBE">
        <w:rPr>
          <w:rFonts w:hint="eastAsia"/>
          <w:sz w:val="24"/>
        </w:rPr>
        <w:t>：当某个节点上的数据需要被用到时，这台机器就负责计算本地的数据，这样可以减少数据传输，减少对网络的压力。虽然计算机节点是可以无限</w:t>
      </w:r>
      <w:r w:rsidRPr="00973BBE">
        <w:rPr>
          <w:rFonts w:hint="eastAsia"/>
          <w:sz w:val="24"/>
        </w:rPr>
        <w:lastRenderedPageBreak/>
        <w:t>扩展的，可提供很高的计算能力，但是数据在网络上传输会受到网络带宽的限制。</w:t>
      </w:r>
    </w:p>
    <w:p w:rsidR="00D410B0" w:rsidRPr="00973BBE" w:rsidRDefault="00D410B0" w:rsidP="00D410B0">
      <w:pPr>
        <w:spacing w:line="400" w:lineRule="exact"/>
        <w:ind w:firstLine="437"/>
        <w:rPr>
          <w:sz w:val="24"/>
        </w:rPr>
      </w:pPr>
      <w:r>
        <w:rPr>
          <w:rFonts w:hint="eastAsia"/>
          <w:sz w:val="24"/>
        </w:rPr>
        <w:t>（</w:t>
      </w:r>
      <w:r>
        <w:rPr>
          <w:sz w:val="24"/>
        </w:rPr>
        <w:t>4</w:t>
      </w:r>
      <w:r>
        <w:rPr>
          <w:rFonts w:hint="eastAsia"/>
          <w:sz w:val="24"/>
        </w:rPr>
        <w:t>）数据分割整合：数据分割</w:t>
      </w:r>
      <w:r w:rsidRPr="00973BBE">
        <w:rPr>
          <w:rFonts w:hint="eastAsia"/>
          <w:sz w:val="24"/>
        </w:rPr>
        <w:t>是把</w:t>
      </w:r>
      <w:r w:rsidRPr="00973BBE">
        <w:rPr>
          <w:rFonts w:hint="eastAsia"/>
          <w:sz w:val="24"/>
        </w:rPr>
        <w:t>Map</w:t>
      </w:r>
      <w:r>
        <w:rPr>
          <w:rFonts w:hint="eastAsia"/>
          <w:sz w:val="24"/>
        </w:rPr>
        <w:t>函数</w:t>
      </w:r>
      <w:r>
        <w:rPr>
          <w:sz w:val="24"/>
        </w:rPr>
        <w:t>运行出来的数据</w:t>
      </w:r>
      <w:r w:rsidRPr="00973BBE">
        <w:rPr>
          <w:rFonts w:hint="eastAsia"/>
          <w:sz w:val="24"/>
        </w:rPr>
        <w:t>，使用</w:t>
      </w:r>
      <w:r>
        <w:rPr>
          <w:rFonts w:hint="eastAsia"/>
          <w:sz w:val="24"/>
        </w:rPr>
        <w:t>一个自己</w:t>
      </w:r>
      <w:r>
        <w:rPr>
          <w:sz w:val="24"/>
        </w:rPr>
        <w:t>的规则</w:t>
      </w:r>
      <w:r w:rsidRPr="00973BBE">
        <w:rPr>
          <w:rFonts w:hint="eastAsia"/>
          <w:sz w:val="24"/>
        </w:rPr>
        <w:t>把</w:t>
      </w:r>
      <w:r w:rsidRPr="00973BBE">
        <w:rPr>
          <w:rFonts w:hint="eastAsia"/>
          <w:sz w:val="24"/>
        </w:rPr>
        <w:t>key</w:t>
      </w:r>
      <w:r w:rsidRPr="00973BBE">
        <w:rPr>
          <w:rFonts w:hint="eastAsia"/>
          <w:sz w:val="24"/>
        </w:rPr>
        <w:t>分成</w:t>
      </w:r>
      <w:r w:rsidRPr="00973BBE">
        <w:rPr>
          <w:rFonts w:hint="eastAsia"/>
          <w:sz w:val="24"/>
        </w:rPr>
        <w:t>Reduce</w:t>
      </w:r>
      <w:r>
        <w:rPr>
          <w:rFonts w:hint="eastAsia"/>
          <w:sz w:val="24"/>
        </w:rPr>
        <w:t>任务个数份。在分割</w:t>
      </w:r>
      <w:r>
        <w:rPr>
          <w:sz w:val="24"/>
        </w:rPr>
        <w:t>结果之</w:t>
      </w:r>
      <w:r w:rsidRPr="00973BBE">
        <w:rPr>
          <w:rFonts w:hint="eastAsia"/>
          <w:sz w:val="24"/>
        </w:rPr>
        <w:t>前，也可以</w:t>
      </w:r>
      <w:proofErr w:type="gramStart"/>
      <w:r w:rsidRPr="00973BBE">
        <w:rPr>
          <w:rFonts w:hint="eastAsia"/>
          <w:sz w:val="24"/>
        </w:rPr>
        <w:t>先</w:t>
      </w:r>
      <w:r>
        <w:rPr>
          <w:rFonts w:hint="eastAsia"/>
          <w:sz w:val="24"/>
        </w:rPr>
        <w:t>初步</w:t>
      </w:r>
      <w:proofErr w:type="gramEnd"/>
      <w:r>
        <w:rPr>
          <w:rFonts w:hint="eastAsia"/>
          <w:sz w:val="24"/>
        </w:rPr>
        <w:t>整合</w:t>
      </w:r>
      <w:r w:rsidRPr="00973BBE">
        <w:rPr>
          <w:rFonts w:hint="eastAsia"/>
          <w:sz w:val="24"/>
        </w:rPr>
        <w:t>结果，即先把相同</w:t>
      </w:r>
      <w:r w:rsidRPr="00973BBE">
        <w:rPr>
          <w:rFonts w:hint="eastAsia"/>
          <w:sz w:val="24"/>
        </w:rPr>
        <w:t>key</w:t>
      </w:r>
      <w:proofErr w:type="gramStart"/>
      <w:r>
        <w:rPr>
          <w:rFonts w:hint="eastAsia"/>
          <w:sz w:val="24"/>
        </w:rPr>
        <w:t>的</w:t>
      </w:r>
      <w:r>
        <w:rPr>
          <w:sz w:val="24"/>
        </w:rPr>
        <w:t>值</w:t>
      </w:r>
      <w:r>
        <w:rPr>
          <w:rFonts w:hint="eastAsia"/>
          <w:sz w:val="24"/>
        </w:rPr>
        <w:t>合整合</w:t>
      </w:r>
      <w:proofErr w:type="gramEnd"/>
      <w:r>
        <w:rPr>
          <w:sz w:val="24"/>
        </w:rPr>
        <w:t>成</w:t>
      </w:r>
      <w:r w:rsidRPr="00973BBE">
        <w:rPr>
          <w:rFonts w:hint="eastAsia"/>
          <w:sz w:val="24"/>
        </w:rPr>
        <w:t>一个，因为合并的工作和</w:t>
      </w:r>
      <w:r w:rsidRPr="00973BBE">
        <w:rPr>
          <w:rFonts w:hint="eastAsia"/>
          <w:sz w:val="24"/>
        </w:rPr>
        <w:t>Reduce</w:t>
      </w:r>
      <w:r>
        <w:rPr>
          <w:rFonts w:hint="eastAsia"/>
          <w:sz w:val="24"/>
        </w:rPr>
        <w:t>的</w:t>
      </w:r>
      <w:r>
        <w:rPr>
          <w:sz w:val="24"/>
        </w:rPr>
        <w:t>功能</w:t>
      </w:r>
      <w:r w:rsidRPr="00973BBE">
        <w:rPr>
          <w:rFonts w:hint="eastAsia"/>
          <w:sz w:val="24"/>
        </w:rPr>
        <w:t>是相似的，所以</w:t>
      </w:r>
      <w:r>
        <w:rPr>
          <w:rFonts w:hint="eastAsia"/>
          <w:sz w:val="24"/>
        </w:rPr>
        <w:t>整合</w:t>
      </w:r>
      <w:r>
        <w:rPr>
          <w:sz w:val="24"/>
        </w:rPr>
        <w:t>这步</w:t>
      </w:r>
      <w:r>
        <w:rPr>
          <w:rFonts w:hint="eastAsia"/>
          <w:sz w:val="24"/>
        </w:rPr>
        <w:t>可以</w:t>
      </w:r>
      <w:r>
        <w:rPr>
          <w:sz w:val="24"/>
        </w:rPr>
        <w:t>省略</w:t>
      </w:r>
      <w:r w:rsidRPr="00973BBE">
        <w:rPr>
          <w:rFonts w:hint="eastAsia"/>
          <w:sz w:val="24"/>
        </w:rPr>
        <w:t>。</w:t>
      </w:r>
    </w:p>
    <w:p w:rsidR="00D410B0" w:rsidRPr="00973BBE" w:rsidRDefault="00D410B0" w:rsidP="00D410B0">
      <w:pPr>
        <w:spacing w:line="400" w:lineRule="exact"/>
        <w:ind w:firstLine="437"/>
        <w:rPr>
          <w:sz w:val="24"/>
        </w:rPr>
      </w:pPr>
      <w:r>
        <w:rPr>
          <w:rFonts w:hint="eastAsia"/>
          <w:sz w:val="24"/>
        </w:rPr>
        <w:t>（</w:t>
      </w:r>
      <w:r>
        <w:rPr>
          <w:sz w:val="24"/>
        </w:rPr>
        <w:t>5</w:t>
      </w:r>
      <w:r>
        <w:rPr>
          <w:rFonts w:hint="eastAsia"/>
          <w:sz w:val="24"/>
        </w:rPr>
        <w:t>）</w:t>
      </w:r>
      <w:r w:rsidRPr="00973BBE">
        <w:rPr>
          <w:rFonts w:hint="eastAsia"/>
          <w:sz w:val="24"/>
        </w:rPr>
        <w:t>Reduce:</w:t>
      </w:r>
      <w:r w:rsidRPr="00973BBE">
        <w:rPr>
          <w:rFonts w:hint="eastAsia"/>
          <w:sz w:val="24"/>
        </w:rPr>
        <w:t>完成</w:t>
      </w:r>
      <w:r w:rsidRPr="00973BBE">
        <w:rPr>
          <w:rFonts w:hint="eastAsia"/>
          <w:sz w:val="24"/>
        </w:rPr>
        <w:t>Map</w:t>
      </w:r>
      <w:r>
        <w:rPr>
          <w:rFonts w:hint="eastAsia"/>
          <w:sz w:val="24"/>
        </w:rPr>
        <w:t>任务的数据分割和整合</w:t>
      </w:r>
      <w:r>
        <w:rPr>
          <w:sz w:val="24"/>
        </w:rPr>
        <w:t>操作</w:t>
      </w:r>
      <w:r w:rsidRPr="00973BBE">
        <w:rPr>
          <w:rFonts w:hint="eastAsia"/>
          <w:sz w:val="24"/>
        </w:rPr>
        <w:t>，</w:t>
      </w:r>
      <w:r>
        <w:rPr>
          <w:rFonts w:hint="eastAsia"/>
          <w:sz w:val="24"/>
        </w:rPr>
        <w:t>之后</w:t>
      </w:r>
      <w:r>
        <w:rPr>
          <w:sz w:val="24"/>
        </w:rPr>
        <w:t>Reduce</w:t>
      </w:r>
      <w:r>
        <w:rPr>
          <w:rFonts w:hint="eastAsia"/>
          <w:sz w:val="24"/>
        </w:rPr>
        <w:t>进一步</w:t>
      </w:r>
      <w:r>
        <w:rPr>
          <w:sz w:val="24"/>
        </w:rPr>
        <w:t>处理</w:t>
      </w:r>
      <w:r>
        <w:rPr>
          <w:sz w:val="24"/>
        </w:rPr>
        <w:t>Map</w:t>
      </w:r>
      <w:r>
        <w:rPr>
          <w:sz w:val="24"/>
        </w:rPr>
        <w:t>处理</w:t>
      </w:r>
      <w:r>
        <w:rPr>
          <w:rFonts w:hint="eastAsia"/>
          <w:sz w:val="24"/>
        </w:rPr>
        <w:t>后所</w:t>
      </w:r>
      <w:r>
        <w:rPr>
          <w:sz w:val="24"/>
        </w:rPr>
        <w:t>导出的</w:t>
      </w:r>
      <w:r>
        <w:rPr>
          <w:rFonts w:hint="eastAsia"/>
          <w:sz w:val="24"/>
        </w:rPr>
        <w:t>数据</w:t>
      </w:r>
      <w:r>
        <w:rPr>
          <w:sz w:val="24"/>
        </w:rPr>
        <w:t>，完成最终的</w:t>
      </w:r>
      <w:r>
        <w:rPr>
          <w:rFonts w:hint="eastAsia"/>
          <w:sz w:val="24"/>
        </w:rPr>
        <w:t>合并</w:t>
      </w:r>
      <w:r>
        <w:rPr>
          <w:sz w:val="24"/>
        </w:rPr>
        <w:t>后</w:t>
      </w:r>
      <w:r>
        <w:rPr>
          <w:rFonts w:hint="eastAsia"/>
          <w:sz w:val="24"/>
        </w:rPr>
        <w:t>输出</w:t>
      </w:r>
      <w:r>
        <w:rPr>
          <w:sz w:val="24"/>
        </w:rPr>
        <w:t>并关闭任务。</w:t>
      </w:r>
    </w:p>
    <w:p w:rsidR="00D410B0" w:rsidRPr="00DC1DE1" w:rsidRDefault="00D410B0" w:rsidP="00D410B0">
      <w:pPr>
        <w:pStyle w:val="3"/>
        <w:spacing w:before="240" w:after="120" w:line="400" w:lineRule="exact"/>
        <w:rPr>
          <w:rFonts w:ascii="黑体" w:eastAsia="黑体" w:hAnsi="黑体"/>
          <w:b w:val="0"/>
          <w:sz w:val="26"/>
          <w:szCs w:val="26"/>
        </w:rPr>
      </w:pPr>
      <w:bookmarkStart w:id="58" w:name="_Toc415467487"/>
      <w:bookmarkStart w:id="59" w:name="_Toc416119720"/>
      <w:bookmarkStart w:id="60" w:name="_Toc432581602"/>
      <w:r w:rsidRPr="00DC1DE1">
        <w:rPr>
          <w:rFonts w:ascii="黑体" w:eastAsia="黑体" w:hAnsi="黑体"/>
          <w:b w:val="0"/>
          <w:sz w:val="26"/>
          <w:szCs w:val="26"/>
        </w:rPr>
        <w:t>2.5.2</w:t>
      </w:r>
      <w:r w:rsidRPr="00DC1DE1">
        <w:rPr>
          <w:rFonts w:ascii="黑体" w:eastAsia="黑体" w:hAnsi="黑体" w:hint="eastAsia"/>
          <w:b w:val="0"/>
          <w:sz w:val="26"/>
          <w:szCs w:val="26"/>
        </w:rPr>
        <w:t xml:space="preserve">  hive工具</w:t>
      </w:r>
      <w:bookmarkEnd w:id="58"/>
      <w:bookmarkEnd w:id="59"/>
      <w:bookmarkEnd w:id="60"/>
    </w:p>
    <w:p w:rsidR="00D410B0" w:rsidRPr="00AB23B6" w:rsidRDefault="00D410B0" w:rsidP="00D410B0">
      <w:pPr>
        <w:spacing w:line="400" w:lineRule="exact"/>
        <w:rPr>
          <w:sz w:val="24"/>
        </w:rPr>
      </w:pPr>
      <w:r w:rsidRPr="00AB23B6">
        <w:rPr>
          <w:rFonts w:hint="eastAsia"/>
          <w:sz w:val="24"/>
        </w:rPr>
        <w:t xml:space="preserve">    Hive</w:t>
      </w:r>
      <w:r w:rsidRPr="00AB23B6">
        <w:rPr>
          <w:rFonts w:hint="eastAsia"/>
          <w:sz w:val="24"/>
        </w:rPr>
        <w:t>是</w:t>
      </w:r>
      <w:r>
        <w:rPr>
          <w:rFonts w:hint="eastAsia"/>
          <w:sz w:val="24"/>
        </w:rPr>
        <w:t>分布式</w:t>
      </w:r>
      <w:r>
        <w:rPr>
          <w:sz w:val="24"/>
        </w:rPr>
        <w:t>平台上一个可以用来</w:t>
      </w:r>
      <w:r>
        <w:rPr>
          <w:rFonts w:hint="eastAsia"/>
          <w:sz w:val="24"/>
        </w:rPr>
        <w:t>对</w:t>
      </w:r>
      <w:r>
        <w:rPr>
          <w:sz w:val="24"/>
        </w:rPr>
        <w:t>大数据</w:t>
      </w:r>
      <w:r>
        <w:rPr>
          <w:rFonts w:hint="eastAsia"/>
          <w:sz w:val="24"/>
        </w:rPr>
        <w:t>进行导入</w:t>
      </w:r>
      <w:r>
        <w:rPr>
          <w:sz w:val="24"/>
        </w:rPr>
        <w:t>、</w:t>
      </w:r>
      <w:r>
        <w:rPr>
          <w:rFonts w:hint="eastAsia"/>
          <w:sz w:val="24"/>
        </w:rPr>
        <w:t>查询</w:t>
      </w:r>
      <w:r>
        <w:rPr>
          <w:sz w:val="24"/>
        </w:rPr>
        <w:t>、</w:t>
      </w:r>
      <w:r>
        <w:rPr>
          <w:rFonts w:hint="eastAsia"/>
          <w:sz w:val="24"/>
        </w:rPr>
        <w:t>过滤等</w:t>
      </w:r>
      <w:r>
        <w:rPr>
          <w:sz w:val="24"/>
        </w:rPr>
        <w:t>操作</w:t>
      </w:r>
      <w:r>
        <w:rPr>
          <w:rFonts w:hint="eastAsia"/>
          <w:sz w:val="24"/>
        </w:rPr>
        <w:t>的数据仓库。</w:t>
      </w:r>
      <w:r w:rsidRPr="00AB23B6">
        <w:rPr>
          <w:rFonts w:hint="eastAsia"/>
          <w:sz w:val="24"/>
        </w:rPr>
        <w:t>Hive</w:t>
      </w:r>
      <w:r>
        <w:rPr>
          <w:rFonts w:hint="eastAsia"/>
          <w:sz w:val="24"/>
        </w:rPr>
        <w:t>被叫</w:t>
      </w:r>
      <w:proofErr w:type="gramStart"/>
      <w:r>
        <w:rPr>
          <w:rFonts w:hint="eastAsia"/>
          <w:sz w:val="24"/>
        </w:rPr>
        <w:t>做</w:t>
      </w:r>
      <w:r>
        <w:rPr>
          <w:sz w:val="24"/>
        </w:rPr>
        <w:t>为</w:t>
      </w:r>
      <w:proofErr w:type="gramEnd"/>
      <w:r w:rsidRPr="00AB23B6">
        <w:rPr>
          <w:rFonts w:hint="eastAsia"/>
          <w:sz w:val="24"/>
        </w:rPr>
        <w:t>Hive QL</w:t>
      </w:r>
      <w:r w:rsidRPr="00AB23B6">
        <w:rPr>
          <w:rFonts w:hint="eastAsia"/>
          <w:sz w:val="24"/>
        </w:rPr>
        <w:t>，因为</w:t>
      </w:r>
      <w:r w:rsidRPr="00AB23B6">
        <w:rPr>
          <w:rFonts w:hint="eastAsia"/>
          <w:sz w:val="24"/>
        </w:rPr>
        <w:t>Hive</w:t>
      </w:r>
      <w:r w:rsidRPr="00AB23B6">
        <w:rPr>
          <w:rFonts w:hint="eastAsia"/>
          <w:sz w:val="24"/>
        </w:rPr>
        <w:t>中为用户提供了</w:t>
      </w:r>
      <w:r>
        <w:rPr>
          <w:rFonts w:hint="eastAsia"/>
          <w:sz w:val="24"/>
        </w:rPr>
        <w:t>类</w:t>
      </w:r>
      <w:r w:rsidRPr="00AB23B6">
        <w:rPr>
          <w:rFonts w:hint="eastAsia"/>
          <w:sz w:val="24"/>
        </w:rPr>
        <w:t>Sql</w:t>
      </w:r>
      <w:r>
        <w:rPr>
          <w:rFonts w:hint="eastAsia"/>
          <w:sz w:val="24"/>
        </w:rPr>
        <w:t>语言</w:t>
      </w:r>
      <w:r>
        <w:rPr>
          <w:sz w:val="24"/>
        </w:rPr>
        <w:t>的</w:t>
      </w:r>
      <w:r>
        <w:rPr>
          <w:rFonts w:hint="eastAsia"/>
          <w:sz w:val="24"/>
        </w:rPr>
        <w:t>各种使用</w:t>
      </w:r>
      <w:r>
        <w:rPr>
          <w:sz w:val="24"/>
        </w:rPr>
        <w:t>功能</w:t>
      </w:r>
      <w:r w:rsidRPr="00AB23B6">
        <w:rPr>
          <w:rFonts w:hint="eastAsia"/>
          <w:sz w:val="24"/>
        </w:rPr>
        <w:t>，</w:t>
      </w:r>
      <w:r>
        <w:rPr>
          <w:rFonts w:hint="eastAsia"/>
          <w:sz w:val="24"/>
        </w:rPr>
        <w:t>所以掌握</w:t>
      </w:r>
      <w:r w:rsidRPr="00AB23B6">
        <w:rPr>
          <w:rFonts w:hint="eastAsia"/>
          <w:sz w:val="24"/>
        </w:rPr>
        <w:t>SQL</w:t>
      </w:r>
      <w:r>
        <w:rPr>
          <w:rFonts w:hint="eastAsia"/>
          <w:sz w:val="24"/>
        </w:rPr>
        <w:t>使用</w:t>
      </w:r>
      <w:r>
        <w:rPr>
          <w:sz w:val="24"/>
        </w:rPr>
        <w:t>方法的用户可以</w:t>
      </w:r>
      <w:r w:rsidRPr="00AB23B6">
        <w:rPr>
          <w:rFonts w:hint="eastAsia"/>
          <w:sz w:val="24"/>
        </w:rPr>
        <w:t>快速的学会</w:t>
      </w:r>
      <w:r w:rsidRPr="00AB23B6">
        <w:rPr>
          <w:rFonts w:hint="eastAsia"/>
          <w:sz w:val="24"/>
        </w:rPr>
        <w:t>Hive</w:t>
      </w:r>
      <w:r>
        <w:rPr>
          <w:rFonts w:hint="eastAsia"/>
          <w:sz w:val="24"/>
        </w:rPr>
        <w:t>的使用</w:t>
      </w:r>
      <w:r w:rsidRPr="00AB23B6">
        <w:rPr>
          <w:rFonts w:hint="eastAsia"/>
          <w:sz w:val="24"/>
        </w:rPr>
        <w:t>。</w:t>
      </w:r>
    </w:p>
    <w:p w:rsidR="00D410B0" w:rsidRPr="00AB23B6" w:rsidRDefault="00D410B0" w:rsidP="00D410B0">
      <w:pPr>
        <w:spacing w:line="400" w:lineRule="exact"/>
        <w:ind w:firstLineChars="200" w:firstLine="480"/>
        <w:rPr>
          <w:sz w:val="24"/>
        </w:rPr>
      </w:pPr>
      <w:r w:rsidRPr="00AB23B6">
        <w:rPr>
          <w:rFonts w:hint="eastAsia"/>
          <w:sz w:val="24"/>
        </w:rPr>
        <w:t>由于</w:t>
      </w:r>
      <w:r w:rsidRPr="00AB23B6">
        <w:rPr>
          <w:rFonts w:hint="eastAsia"/>
          <w:sz w:val="24"/>
        </w:rPr>
        <w:t>Hive</w:t>
      </w:r>
      <w:r>
        <w:rPr>
          <w:rFonts w:hint="eastAsia"/>
          <w:sz w:val="24"/>
        </w:rPr>
        <w:t>本身</w:t>
      </w:r>
      <w:r w:rsidRPr="00AB23B6">
        <w:rPr>
          <w:rFonts w:hint="eastAsia"/>
          <w:sz w:val="24"/>
        </w:rPr>
        <w:t>是</w:t>
      </w:r>
      <w:r>
        <w:rPr>
          <w:rFonts w:hint="eastAsia"/>
          <w:sz w:val="24"/>
        </w:rPr>
        <w:t>可以</w:t>
      </w:r>
      <w:r>
        <w:rPr>
          <w:sz w:val="24"/>
        </w:rPr>
        <w:t>完成</w:t>
      </w:r>
      <w:r>
        <w:rPr>
          <w:sz w:val="24"/>
        </w:rPr>
        <w:t>HDFS</w:t>
      </w:r>
      <w:r>
        <w:rPr>
          <w:sz w:val="24"/>
        </w:rPr>
        <w:t>上的数据导入操作的，并且针对</w:t>
      </w:r>
      <w:r>
        <w:rPr>
          <w:sz w:val="24"/>
        </w:rPr>
        <w:t>HDFS</w:t>
      </w:r>
      <w:r>
        <w:rPr>
          <w:sz w:val="24"/>
        </w:rPr>
        <w:t>上的数据可以</w:t>
      </w:r>
      <w:r>
        <w:rPr>
          <w:rFonts w:hint="eastAsia"/>
          <w:sz w:val="24"/>
        </w:rPr>
        <w:t>使用</w:t>
      </w:r>
      <w:r>
        <w:rPr>
          <w:sz w:val="24"/>
        </w:rPr>
        <w:t>MapReduce</w:t>
      </w:r>
      <w:r>
        <w:rPr>
          <w:sz w:val="24"/>
        </w:rPr>
        <w:t>完成其</w:t>
      </w:r>
      <w:r>
        <w:rPr>
          <w:rFonts w:hint="eastAsia"/>
          <w:sz w:val="24"/>
        </w:rPr>
        <w:t>大</w:t>
      </w:r>
      <w:r>
        <w:rPr>
          <w:sz w:val="24"/>
        </w:rPr>
        <w:t>数据处理</w:t>
      </w:r>
      <w:r w:rsidRPr="00AB23B6">
        <w:rPr>
          <w:rFonts w:hint="eastAsia"/>
          <w:sz w:val="24"/>
        </w:rPr>
        <w:t>，所以</w:t>
      </w:r>
      <w:r w:rsidRPr="00AB23B6">
        <w:rPr>
          <w:rFonts w:hint="eastAsia"/>
          <w:sz w:val="24"/>
        </w:rPr>
        <w:t>Hive</w:t>
      </w:r>
      <w:r w:rsidRPr="00AB23B6">
        <w:rPr>
          <w:rFonts w:hint="eastAsia"/>
          <w:sz w:val="24"/>
        </w:rPr>
        <w:t>和传统数据库有着很大的区别</w:t>
      </w:r>
      <w:r>
        <w:rPr>
          <w:rFonts w:hint="eastAsia"/>
          <w:sz w:val="24"/>
        </w:rPr>
        <w:t>，最大</w:t>
      </w:r>
      <w:r>
        <w:rPr>
          <w:sz w:val="24"/>
        </w:rPr>
        <w:t>的区别</w:t>
      </w:r>
      <w:r>
        <w:rPr>
          <w:rFonts w:hint="eastAsia"/>
          <w:sz w:val="24"/>
        </w:rPr>
        <w:t>就是</w:t>
      </w:r>
      <w:r>
        <w:rPr>
          <w:sz w:val="24"/>
        </w:rPr>
        <w:t>Hive</w:t>
      </w:r>
      <w:r>
        <w:rPr>
          <w:sz w:val="24"/>
        </w:rPr>
        <w:t>依托于</w:t>
      </w:r>
      <w:r>
        <w:rPr>
          <w:sz w:val="24"/>
        </w:rPr>
        <w:t>hadoop</w:t>
      </w:r>
      <w:r>
        <w:rPr>
          <w:sz w:val="24"/>
        </w:rPr>
        <w:t>平台</w:t>
      </w:r>
      <w:r>
        <w:rPr>
          <w:rFonts w:hint="eastAsia"/>
          <w:sz w:val="24"/>
        </w:rPr>
        <w:t>从而</w:t>
      </w:r>
      <w:r>
        <w:rPr>
          <w:sz w:val="24"/>
        </w:rPr>
        <w:t>本身具有高效处理海量数据的能力</w:t>
      </w:r>
      <w:r>
        <w:rPr>
          <w:rFonts w:hint="eastAsia"/>
          <w:sz w:val="24"/>
        </w:rPr>
        <w:t>。</w:t>
      </w:r>
      <w:r>
        <w:rPr>
          <w:sz w:val="24"/>
        </w:rPr>
        <w:t>和传统</w:t>
      </w:r>
      <w:r>
        <w:rPr>
          <w:rFonts w:hint="eastAsia"/>
          <w:sz w:val="24"/>
        </w:rPr>
        <w:t>数据</w:t>
      </w:r>
      <w:r>
        <w:rPr>
          <w:sz w:val="24"/>
        </w:rPr>
        <w:t>库相比</w:t>
      </w:r>
      <w:r w:rsidRPr="00AB23B6">
        <w:rPr>
          <w:rFonts w:hint="eastAsia"/>
          <w:sz w:val="24"/>
        </w:rPr>
        <w:t>，数据</w:t>
      </w:r>
      <w:r>
        <w:rPr>
          <w:rFonts w:hint="eastAsia"/>
          <w:sz w:val="24"/>
        </w:rPr>
        <w:t>在加载的</w:t>
      </w:r>
      <w:r>
        <w:rPr>
          <w:sz w:val="24"/>
        </w:rPr>
        <w:t>时候</w:t>
      </w:r>
      <w:r>
        <w:rPr>
          <w:rFonts w:hint="eastAsia"/>
          <w:sz w:val="24"/>
        </w:rPr>
        <w:t>就</w:t>
      </w:r>
      <w:r>
        <w:rPr>
          <w:sz w:val="24"/>
        </w:rPr>
        <w:t>要确定</w:t>
      </w:r>
      <w:r>
        <w:rPr>
          <w:rFonts w:hint="eastAsia"/>
          <w:sz w:val="24"/>
        </w:rPr>
        <w:t>表的数据</w:t>
      </w:r>
      <w:r>
        <w:rPr>
          <w:sz w:val="24"/>
        </w:rPr>
        <w:t>信息</w:t>
      </w:r>
      <w:r>
        <w:rPr>
          <w:rFonts w:hint="eastAsia"/>
          <w:sz w:val="24"/>
        </w:rPr>
        <w:t>，</w:t>
      </w:r>
      <w:r>
        <w:rPr>
          <w:sz w:val="24"/>
        </w:rPr>
        <w:t>包括</w:t>
      </w:r>
      <w:r>
        <w:rPr>
          <w:rFonts w:hint="eastAsia"/>
          <w:sz w:val="24"/>
        </w:rPr>
        <w:t>表</w:t>
      </w:r>
      <w:r>
        <w:rPr>
          <w:sz w:val="24"/>
        </w:rPr>
        <w:t>中</w:t>
      </w:r>
      <w:r>
        <w:rPr>
          <w:rFonts w:hint="eastAsia"/>
          <w:sz w:val="24"/>
        </w:rPr>
        <w:t>字段数</w:t>
      </w:r>
      <w:r>
        <w:rPr>
          <w:sz w:val="24"/>
        </w:rPr>
        <w:t>、字段类型、字段长度等等</w:t>
      </w:r>
      <w:r>
        <w:rPr>
          <w:rFonts w:hint="eastAsia"/>
          <w:sz w:val="24"/>
        </w:rPr>
        <w:t>，当要加载数据时会先验证数据合法性才会加载</w:t>
      </w:r>
      <w:r w:rsidRPr="00AB23B6">
        <w:rPr>
          <w:rFonts w:hint="eastAsia"/>
          <w:sz w:val="24"/>
        </w:rPr>
        <w:t>，</w:t>
      </w:r>
      <w:r>
        <w:rPr>
          <w:rFonts w:hint="eastAsia"/>
          <w:sz w:val="24"/>
        </w:rPr>
        <w:t>否则</w:t>
      </w:r>
      <w:r>
        <w:rPr>
          <w:sz w:val="24"/>
        </w:rPr>
        <w:t>无法加载</w:t>
      </w:r>
      <w:r>
        <w:rPr>
          <w:rFonts w:hint="eastAsia"/>
          <w:sz w:val="24"/>
        </w:rPr>
        <w:t>，</w:t>
      </w:r>
      <w:r w:rsidRPr="00AB23B6">
        <w:rPr>
          <w:rFonts w:hint="eastAsia"/>
          <w:sz w:val="24"/>
        </w:rPr>
        <w:t>这</w:t>
      </w:r>
      <w:r>
        <w:rPr>
          <w:rFonts w:hint="eastAsia"/>
          <w:sz w:val="24"/>
        </w:rPr>
        <w:t>就是写时模式，写</w:t>
      </w:r>
      <w:proofErr w:type="gramStart"/>
      <w:r>
        <w:rPr>
          <w:rFonts w:hint="eastAsia"/>
          <w:sz w:val="24"/>
        </w:rPr>
        <w:t>时模式</w:t>
      </w:r>
      <w:proofErr w:type="gramEnd"/>
      <w:r>
        <w:rPr>
          <w:rFonts w:hint="eastAsia"/>
          <w:sz w:val="24"/>
        </w:rPr>
        <w:t>在查询</w:t>
      </w:r>
      <w:r w:rsidRPr="00AB23B6">
        <w:rPr>
          <w:rFonts w:hint="eastAsia"/>
          <w:sz w:val="24"/>
        </w:rPr>
        <w:t>上更胜一筹，但是数据加载</w:t>
      </w:r>
      <w:r>
        <w:rPr>
          <w:rFonts w:hint="eastAsia"/>
          <w:sz w:val="24"/>
        </w:rPr>
        <w:t>操作会比较浪费</w:t>
      </w:r>
      <w:r>
        <w:rPr>
          <w:sz w:val="24"/>
        </w:rPr>
        <w:t>时间</w:t>
      </w:r>
      <w:r w:rsidRPr="00AB23B6">
        <w:rPr>
          <w:rFonts w:hint="eastAsia"/>
          <w:sz w:val="24"/>
        </w:rPr>
        <w:t>。</w:t>
      </w:r>
      <w:r w:rsidRPr="00AB23B6">
        <w:rPr>
          <w:rFonts w:hint="eastAsia"/>
          <w:sz w:val="24"/>
        </w:rPr>
        <w:t>Hive</w:t>
      </w:r>
      <w:r>
        <w:rPr>
          <w:rFonts w:hint="eastAsia"/>
          <w:sz w:val="24"/>
        </w:rPr>
        <w:t>不会在加载的时候进行检查</w:t>
      </w:r>
      <w:r w:rsidRPr="00AB23B6">
        <w:rPr>
          <w:rFonts w:hint="eastAsia"/>
          <w:sz w:val="24"/>
        </w:rPr>
        <w:t>，</w:t>
      </w:r>
      <w:r>
        <w:rPr>
          <w:rFonts w:hint="eastAsia"/>
          <w:sz w:val="24"/>
        </w:rPr>
        <w:t>这种</w:t>
      </w:r>
      <w:r>
        <w:rPr>
          <w:sz w:val="24"/>
        </w:rPr>
        <w:t>叫做</w:t>
      </w:r>
      <w:r>
        <w:rPr>
          <w:rFonts w:hint="eastAsia"/>
          <w:sz w:val="24"/>
        </w:rPr>
        <w:t>读时</w:t>
      </w:r>
      <w:r>
        <w:rPr>
          <w:sz w:val="24"/>
        </w:rPr>
        <w:t>模式，</w:t>
      </w:r>
      <w:r>
        <w:rPr>
          <w:rFonts w:hint="eastAsia"/>
          <w:sz w:val="24"/>
        </w:rPr>
        <w:t>优点</w:t>
      </w:r>
      <w:r>
        <w:rPr>
          <w:sz w:val="24"/>
        </w:rPr>
        <w:t>是</w:t>
      </w:r>
      <w:r w:rsidRPr="00AB23B6">
        <w:rPr>
          <w:rFonts w:hint="eastAsia"/>
          <w:sz w:val="24"/>
        </w:rPr>
        <w:t>加载数据</w:t>
      </w:r>
      <w:r>
        <w:rPr>
          <w:rFonts w:hint="eastAsia"/>
          <w:sz w:val="24"/>
        </w:rPr>
        <w:t>的</w:t>
      </w:r>
      <w:r>
        <w:rPr>
          <w:sz w:val="24"/>
        </w:rPr>
        <w:t>时候</w:t>
      </w:r>
      <w:r w:rsidRPr="00AB23B6">
        <w:rPr>
          <w:rFonts w:hint="eastAsia"/>
          <w:sz w:val="24"/>
        </w:rPr>
        <w:t>比较快</w:t>
      </w:r>
      <w:r>
        <w:rPr>
          <w:rFonts w:hint="eastAsia"/>
          <w:sz w:val="24"/>
        </w:rPr>
        <w:t>，</w:t>
      </w:r>
      <w:r>
        <w:rPr>
          <w:sz w:val="24"/>
        </w:rPr>
        <w:t>但是可能在</w:t>
      </w:r>
      <w:r>
        <w:rPr>
          <w:rFonts w:hint="eastAsia"/>
          <w:sz w:val="24"/>
        </w:rPr>
        <w:t>查询</w:t>
      </w:r>
      <w:r>
        <w:rPr>
          <w:sz w:val="24"/>
        </w:rPr>
        <w:t>的时候出现</w:t>
      </w:r>
      <w:r>
        <w:rPr>
          <w:rFonts w:hint="eastAsia"/>
          <w:sz w:val="24"/>
        </w:rPr>
        <w:t>未检查</w:t>
      </w:r>
      <w:r>
        <w:rPr>
          <w:sz w:val="24"/>
        </w:rPr>
        <w:t>的类型错误</w:t>
      </w:r>
      <w:r w:rsidRPr="00AB23B6">
        <w:rPr>
          <w:rFonts w:hint="eastAsia"/>
          <w:sz w:val="24"/>
        </w:rPr>
        <w:t>；由于</w:t>
      </w:r>
      <w:r w:rsidRPr="00AB23B6">
        <w:rPr>
          <w:rFonts w:hint="eastAsia"/>
          <w:sz w:val="24"/>
        </w:rPr>
        <w:t>hive</w:t>
      </w:r>
      <w:r w:rsidRPr="00AB23B6">
        <w:rPr>
          <w:rFonts w:hint="eastAsia"/>
          <w:sz w:val="24"/>
        </w:rPr>
        <w:t>的</w:t>
      </w:r>
      <w:r>
        <w:rPr>
          <w:rFonts w:hint="eastAsia"/>
          <w:sz w:val="24"/>
        </w:rPr>
        <w:t>分布式</w:t>
      </w:r>
      <w:r>
        <w:rPr>
          <w:sz w:val="24"/>
        </w:rPr>
        <w:t>特性</w:t>
      </w:r>
      <w:r w:rsidRPr="00AB23B6">
        <w:rPr>
          <w:rFonts w:hint="eastAsia"/>
          <w:sz w:val="24"/>
        </w:rPr>
        <w:t>，</w:t>
      </w:r>
      <w:r>
        <w:rPr>
          <w:rFonts w:hint="eastAsia"/>
          <w:sz w:val="24"/>
        </w:rPr>
        <w:t>所以</w:t>
      </w:r>
      <w:r>
        <w:rPr>
          <w:sz w:val="24"/>
        </w:rPr>
        <w:t>操作上</w:t>
      </w:r>
      <w:r>
        <w:rPr>
          <w:rFonts w:hint="eastAsia"/>
          <w:sz w:val="24"/>
        </w:rPr>
        <w:t>会经常对</w:t>
      </w:r>
      <w:r>
        <w:rPr>
          <w:sz w:val="24"/>
        </w:rPr>
        <w:t>整个表</w:t>
      </w:r>
      <w:r>
        <w:rPr>
          <w:rFonts w:hint="eastAsia"/>
          <w:sz w:val="24"/>
        </w:rPr>
        <w:t>所有</w:t>
      </w:r>
      <w:r>
        <w:rPr>
          <w:sz w:val="24"/>
        </w:rPr>
        <w:t>记录遍历一遍</w:t>
      </w:r>
      <w:r w:rsidRPr="00AB23B6">
        <w:rPr>
          <w:rFonts w:hint="eastAsia"/>
          <w:sz w:val="24"/>
        </w:rPr>
        <w:t>，</w:t>
      </w:r>
      <w:r>
        <w:rPr>
          <w:rFonts w:hint="eastAsia"/>
          <w:sz w:val="24"/>
        </w:rPr>
        <w:t>不支持表</w:t>
      </w:r>
      <w:r>
        <w:rPr>
          <w:sz w:val="24"/>
        </w:rPr>
        <w:t>中并发等操作，</w:t>
      </w:r>
      <w:r w:rsidRPr="00AB23B6">
        <w:rPr>
          <w:rFonts w:hint="eastAsia"/>
          <w:sz w:val="24"/>
        </w:rPr>
        <w:t>所以索引、事务都没有提供</w:t>
      </w:r>
      <w:r>
        <w:rPr>
          <w:rFonts w:hint="eastAsia"/>
          <w:sz w:val="24"/>
        </w:rPr>
        <w:t>相应</w:t>
      </w:r>
      <w:r>
        <w:rPr>
          <w:sz w:val="24"/>
        </w:rPr>
        <w:t>的</w:t>
      </w:r>
      <w:r w:rsidRPr="00AB23B6">
        <w:rPr>
          <w:rFonts w:hint="eastAsia"/>
          <w:sz w:val="24"/>
        </w:rPr>
        <w:t>支持</w:t>
      </w:r>
      <w:r>
        <w:rPr>
          <w:rFonts w:hint="eastAsia"/>
          <w:sz w:val="24"/>
        </w:rPr>
        <w:t>功能</w:t>
      </w:r>
      <w:r w:rsidRPr="00AB23B6">
        <w:rPr>
          <w:rFonts w:hint="eastAsia"/>
          <w:sz w:val="24"/>
        </w:rPr>
        <w:t>；数据类型上，</w:t>
      </w:r>
      <w:r w:rsidRPr="00AB23B6">
        <w:rPr>
          <w:rFonts w:hint="eastAsia"/>
          <w:sz w:val="24"/>
        </w:rPr>
        <w:t>hive</w:t>
      </w:r>
      <w:r>
        <w:rPr>
          <w:rFonts w:hint="eastAsia"/>
          <w:sz w:val="24"/>
        </w:rPr>
        <w:t>支持</w:t>
      </w:r>
      <w:r>
        <w:rPr>
          <w:rFonts w:hint="eastAsia"/>
          <w:sz w:val="24"/>
        </w:rPr>
        <w:t>INT</w:t>
      </w:r>
      <w:r>
        <w:rPr>
          <w:sz w:val="24"/>
        </w:rPr>
        <w:t>、</w:t>
      </w:r>
      <w:r>
        <w:rPr>
          <w:sz w:val="24"/>
        </w:rPr>
        <w:t>TINYINT</w:t>
      </w:r>
      <w:r>
        <w:rPr>
          <w:sz w:val="24"/>
        </w:rPr>
        <w:t>、</w:t>
      </w:r>
      <w:r>
        <w:rPr>
          <w:sz w:val="24"/>
        </w:rPr>
        <w:t>DOUBLE</w:t>
      </w:r>
      <w:r>
        <w:rPr>
          <w:sz w:val="24"/>
        </w:rPr>
        <w:t>等基本的</w:t>
      </w:r>
      <w:r>
        <w:rPr>
          <w:rFonts w:hint="eastAsia"/>
          <w:sz w:val="24"/>
        </w:rPr>
        <w:t>原子</w:t>
      </w:r>
      <w:r>
        <w:rPr>
          <w:sz w:val="24"/>
        </w:rPr>
        <w:t>数据类型</w:t>
      </w:r>
      <w:r>
        <w:rPr>
          <w:rFonts w:hint="eastAsia"/>
          <w:sz w:val="24"/>
        </w:rPr>
        <w:t>，</w:t>
      </w:r>
      <w:r>
        <w:rPr>
          <w:sz w:val="24"/>
        </w:rPr>
        <w:t>，还支持</w:t>
      </w:r>
      <w:r>
        <w:rPr>
          <w:rFonts w:hint="eastAsia"/>
          <w:sz w:val="24"/>
        </w:rPr>
        <w:t>复杂的数据结构，</w:t>
      </w:r>
      <w:r>
        <w:rPr>
          <w:sz w:val="24"/>
        </w:rPr>
        <w:t>包括数组</w:t>
      </w:r>
      <w:r>
        <w:rPr>
          <w:rFonts w:hint="eastAsia"/>
          <w:sz w:val="24"/>
        </w:rPr>
        <w:t>A</w:t>
      </w:r>
      <w:r>
        <w:rPr>
          <w:sz w:val="24"/>
        </w:rPr>
        <w:t>RRAY</w:t>
      </w:r>
      <w:r>
        <w:rPr>
          <w:rFonts w:hint="eastAsia"/>
          <w:sz w:val="24"/>
        </w:rPr>
        <w:t>，自定义</w:t>
      </w:r>
      <w:r>
        <w:rPr>
          <w:sz w:val="24"/>
        </w:rPr>
        <w:t>STRUCT</w:t>
      </w:r>
      <w:r>
        <w:rPr>
          <w:sz w:val="24"/>
        </w:rPr>
        <w:t>等</w:t>
      </w:r>
      <w:r>
        <w:rPr>
          <w:rFonts w:hint="eastAsia"/>
          <w:sz w:val="24"/>
        </w:rPr>
        <w:t>。</w:t>
      </w:r>
      <w:r w:rsidRPr="00AB23B6">
        <w:rPr>
          <w:rFonts w:hint="eastAsia"/>
          <w:sz w:val="24"/>
        </w:rPr>
        <w:t>但是原子类型中</w:t>
      </w:r>
      <w:r>
        <w:rPr>
          <w:rFonts w:hint="eastAsia"/>
          <w:sz w:val="24"/>
        </w:rPr>
        <w:t>不支持日期</w:t>
      </w:r>
      <w:r>
        <w:rPr>
          <w:sz w:val="24"/>
        </w:rPr>
        <w:t>时间等类型</w:t>
      </w:r>
      <w:r w:rsidRPr="00AB23B6">
        <w:rPr>
          <w:rFonts w:hint="eastAsia"/>
          <w:sz w:val="24"/>
        </w:rPr>
        <w:t>。</w:t>
      </w:r>
    </w:p>
    <w:p w:rsidR="00D410B0" w:rsidRPr="00AB23B6" w:rsidRDefault="00D410B0" w:rsidP="00D410B0">
      <w:pPr>
        <w:spacing w:line="400" w:lineRule="exact"/>
        <w:ind w:firstLineChars="200" w:firstLine="480"/>
        <w:rPr>
          <w:sz w:val="24"/>
        </w:rPr>
      </w:pPr>
      <w:r w:rsidRPr="00AB23B6">
        <w:rPr>
          <w:rFonts w:hint="eastAsia"/>
          <w:sz w:val="24"/>
        </w:rPr>
        <w:t>Hive</w:t>
      </w:r>
      <w:r>
        <w:rPr>
          <w:rFonts w:hint="eastAsia"/>
          <w:sz w:val="24"/>
        </w:rPr>
        <w:t>的数据可以分从</w:t>
      </w:r>
      <w:r w:rsidRPr="00AB23B6">
        <w:rPr>
          <w:rFonts w:hint="eastAsia"/>
          <w:sz w:val="24"/>
        </w:rPr>
        <w:t>以下三个方面</w:t>
      </w:r>
      <w:r>
        <w:rPr>
          <w:rFonts w:hint="eastAsia"/>
          <w:sz w:val="24"/>
        </w:rPr>
        <w:t>进行</w:t>
      </w:r>
      <w:r>
        <w:rPr>
          <w:sz w:val="24"/>
        </w:rPr>
        <w:t>管理</w:t>
      </w:r>
      <w:r w:rsidRPr="00AB23B6">
        <w:rPr>
          <w:rFonts w:hint="eastAsia"/>
          <w:sz w:val="24"/>
        </w:rPr>
        <w:t>：</w:t>
      </w:r>
    </w:p>
    <w:p w:rsidR="00D410B0" w:rsidRPr="00AB23B6" w:rsidRDefault="00D410B0" w:rsidP="00D410B0">
      <w:pPr>
        <w:spacing w:line="400" w:lineRule="exact"/>
        <w:ind w:firstLineChars="200" w:firstLine="480"/>
        <w:rPr>
          <w:sz w:val="24"/>
        </w:rPr>
      </w:pPr>
      <w:r>
        <w:rPr>
          <w:rFonts w:hint="eastAsia"/>
          <w:sz w:val="24"/>
        </w:rPr>
        <w:t>元数据</w:t>
      </w:r>
      <w:r w:rsidRPr="00AB23B6">
        <w:rPr>
          <w:rFonts w:hint="eastAsia"/>
          <w:sz w:val="24"/>
        </w:rPr>
        <w:t>：</w:t>
      </w:r>
      <w:r w:rsidRPr="00AB23B6">
        <w:rPr>
          <w:rFonts w:hint="eastAsia"/>
          <w:sz w:val="24"/>
        </w:rPr>
        <w:t>Hive</w:t>
      </w:r>
      <w:r>
        <w:rPr>
          <w:rFonts w:hint="eastAsia"/>
          <w:sz w:val="24"/>
        </w:rPr>
        <w:t>的</w:t>
      </w:r>
      <w:r>
        <w:rPr>
          <w:sz w:val="24"/>
        </w:rPr>
        <w:t>数据库连接方法</w:t>
      </w:r>
      <w:r>
        <w:rPr>
          <w:rFonts w:hint="eastAsia"/>
          <w:sz w:val="24"/>
        </w:rPr>
        <w:t>基本上</w:t>
      </w:r>
      <w:r>
        <w:rPr>
          <w:sz w:val="24"/>
        </w:rPr>
        <w:t>有三种</w:t>
      </w:r>
      <w:r>
        <w:rPr>
          <w:rFonts w:hint="eastAsia"/>
          <w:sz w:val="24"/>
        </w:rPr>
        <w:t xml:space="preserve">, </w:t>
      </w:r>
      <w:r w:rsidRPr="00AB23B6">
        <w:rPr>
          <w:rFonts w:hint="eastAsia"/>
          <w:sz w:val="24"/>
        </w:rPr>
        <w:t>可以通过</w:t>
      </w:r>
      <w:r w:rsidRPr="00AB23B6">
        <w:rPr>
          <w:rFonts w:hint="eastAsia"/>
          <w:sz w:val="24"/>
        </w:rPr>
        <w:t>Single User Mode</w:t>
      </w:r>
      <w:r>
        <w:rPr>
          <w:rFonts w:hint="eastAsia"/>
          <w:sz w:val="24"/>
        </w:rPr>
        <w:t>，</w:t>
      </w:r>
      <w:r>
        <w:rPr>
          <w:sz w:val="24"/>
        </w:rPr>
        <w:t>是可以连接到一个内存</w:t>
      </w:r>
      <w:r>
        <w:rPr>
          <w:rFonts w:hint="eastAsia"/>
          <w:sz w:val="24"/>
        </w:rPr>
        <w:t>数据库的</w:t>
      </w:r>
      <w:r>
        <w:rPr>
          <w:sz w:val="24"/>
        </w:rPr>
        <w:t>模式；</w:t>
      </w:r>
      <w:r w:rsidRPr="00AB23B6">
        <w:rPr>
          <w:rFonts w:hint="eastAsia"/>
          <w:sz w:val="24"/>
        </w:rPr>
        <w:t xml:space="preserve"> Multi User Mode</w:t>
      </w:r>
      <w:r>
        <w:rPr>
          <w:rFonts w:hint="eastAsia"/>
          <w:sz w:val="24"/>
        </w:rPr>
        <w:t>，</w:t>
      </w:r>
      <w:r w:rsidRPr="00AB23B6">
        <w:rPr>
          <w:rFonts w:hint="eastAsia"/>
          <w:sz w:val="24"/>
        </w:rPr>
        <w:t>是</w:t>
      </w:r>
      <w:r>
        <w:rPr>
          <w:rFonts w:hint="eastAsia"/>
          <w:sz w:val="24"/>
        </w:rPr>
        <w:t>应用中</w:t>
      </w:r>
      <w:r>
        <w:rPr>
          <w:sz w:val="24"/>
        </w:rPr>
        <w:t>使用最多的模式</w:t>
      </w:r>
      <w:r w:rsidRPr="00AB23B6">
        <w:rPr>
          <w:rFonts w:hint="eastAsia"/>
          <w:sz w:val="24"/>
        </w:rPr>
        <w:t>，</w:t>
      </w:r>
      <w:r>
        <w:rPr>
          <w:rFonts w:hint="eastAsia"/>
          <w:sz w:val="24"/>
        </w:rPr>
        <w:t>是</w:t>
      </w:r>
      <w:r>
        <w:rPr>
          <w:sz w:val="24"/>
        </w:rPr>
        <w:t>一个</w:t>
      </w:r>
      <w:r w:rsidRPr="00AB23B6">
        <w:rPr>
          <w:rFonts w:hint="eastAsia"/>
          <w:sz w:val="24"/>
        </w:rPr>
        <w:t>可以通过网络</w:t>
      </w:r>
      <w:r>
        <w:rPr>
          <w:rFonts w:hint="eastAsia"/>
          <w:sz w:val="24"/>
        </w:rPr>
        <w:t>连接进行对</w:t>
      </w:r>
      <w:r>
        <w:rPr>
          <w:sz w:val="24"/>
        </w:rPr>
        <w:t>数据库的</w:t>
      </w:r>
      <w:r>
        <w:rPr>
          <w:rFonts w:hint="eastAsia"/>
          <w:sz w:val="24"/>
        </w:rPr>
        <w:t>访问</w:t>
      </w:r>
      <w:r>
        <w:rPr>
          <w:sz w:val="24"/>
        </w:rPr>
        <w:t>来完成各种</w:t>
      </w:r>
      <w:r>
        <w:rPr>
          <w:rFonts w:hint="eastAsia"/>
          <w:sz w:val="24"/>
        </w:rPr>
        <w:t>用户</w:t>
      </w:r>
      <w:r>
        <w:rPr>
          <w:sz w:val="24"/>
        </w:rPr>
        <w:t>所需要的数据操作</w:t>
      </w:r>
      <w:r>
        <w:rPr>
          <w:rFonts w:hint="eastAsia"/>
          <w:sz w:val="24"/>
        </w:rPr>
        <w:t>的</w:t>
      </w:r>
      <w:r>
        <w:rPr>
          <w:sz w:val="24"/>
        </w:rPr>
        <w:t>模式；</w:t>
      </w:r>
      <w:r w:rsidRPr="00AB23B6">
        <w:rPr>
          <w:rFonts w:hint="eastAsia"/>
          <w:sz w:val="24"/>
        </w:rPr>
        <w:t xml:space="preserve"> Remote Server Mode</w:t>
      </w:r>
      <w:r>
        <w:rPr>
          <w:rFonts w:hint="eastAsia"/>
          <w:sz w:val="24"/>
        </w:rPr>
        <w:t>，主要</w:t>
      </w:r>
      <w:r>
        <w:rPr>
          <w:sz w:val="24"/>
        </w:rPr>
        <w:t>使用</w:t>
      </w:r>
      <w:r>
        <w:rPr>
          <w:rFonts w:hint="eastAsia"/>
          <w:sz w:val="24"/>
        </w:rPr>
        <w:t>于</w:t>
      </w:r>
      <w:r>
        <w:rPr>
          <w:sz w:val="24"/>
        </w:rPr>
        <w:t>客户端并不是</w:t>
      </w:r>
      <w:r>
        <w:rPr>
          <w:sz w:val="24"/>
        </w:rPr>
        <w:t>Java</w:t>
      </w:r>
      <w:r>
        <w:rPr>
          <w:sz w:val="24"/>
        </w:rPr>
        <w:t>的访问操作，通过一个</w:t>
      </w:r>
      <w:r>
        <w:rPr>
          <w:rFonts w:hint="eastAsia"/>
          <w:sz w:val="24"/>
        </w:rPr>
        <w:t>中间</w:t>
      </w:r>
      <w:r>
        <w:rPr>
          <w:sz w:val="24"/>
        </w:rPr>
        <w:t>服务来完成</w:t>
      </w:r>
      <w:r w:rsidRPr="00AB23B6">
        <w:rPr>
          <w:rFonts w:hint="eastAsia"/>
          <w:sz w:val="24"/>
        </w:rPr>
        <w:t>。</w:t>
      </w:r>
    </w:p>
    <w:p w:rsidR="00D410B0" w:rsidRPr="00AB23B6" w:rsidRDefault="00D410B0" w:rsidP="00D410B0">
      <w:pPr>
        <w:spacing w:line="400" w:lineRule="exact"/>
        <w:ind w:firstLineChars="200" w:firstLine="480"/>
        <w:rPr>
          <w:sz w:val="24"/>
        </w:rPr>
      </w:pPr>
      <w:r w:rsidRPr="00AB23B6">
        <w:rPr>
          <w:rFonts w:hint="eastAsia"/>
          <w:sz w:val="24"/>
        </w:rPr>
        <w:t>存储</w:t>
      </w:r>
      <w:r>
        <w:rPr>
          <w:rFonts w:hint="eastAsia"/>
          <w:sz w:val="24"/>
        </w:rPr>
        <w:t>格式</w:t>
      </w:r>
      <w:r w:rsidRPr="00AB23B6">
        <w:rPr>
          <w:rFonts w:hint="eastAsia"/>
          <w:sz w:val="24"/>
        </w:rPr>
        <w:t>：</w:t>
      </w:r>
      <w:r w:rsidRPr="00AB23B6">
        <w:rPr>
          <w:rFonts w:hint="eastAsia"/>
          <w:sz w:val="24"/>
        </w:rPr>
        <w:t>Hive</w:t>
      </w:r>
      <w:r w:rsidRPr="00AB23B6">
        <w:rPr>
          <w:rFonts w:hint="eastAsia"/>
          <w:sz w:val="24"/>
        </w:rPr>
        <w:t>不像</w:t>
      </w:r>
      <w:r w:rsidRPr="00AB23B6">
        <w:rPr>
          <w:rFonts w:hint="eastAsia"/>
          <w:sz w:val="24"/>
        </w:rPr>
        <w:t>Mysql</w:t>
      </w:r>
      <w:r w:rsidRPr="00AB23B6">
        <w:rPr>
          <w:rFonts w:hint="eastAsia"/>
          <w:sz w:val="24"/>
        </w:rPr>
        <w:t>等数据库一样拥有</w:t>
      </w:r>
      <w:r>
        <w:rPr>
          <w:rFonts w:hint="eastAsia"/>
          <w:sz w:val="24"/>
        </w:rPr>
        <w:t>特定</w:t>
      </w:r>
      <w:r>
        <w:rPr>
          <w:sz w:val="24"/>
        </w:rPr>
        <w:t>的</w:t>
      </w:r>
      <w:r>
        <w:rPr>
          <w:rFonts w:hint="eastAsia"/>
          <w:sz w:val="24"/>
        </w:rPr>
        <w:t>格式</w:t>
      </w:r>
      <w:r>
        <w:rPr>
          <w:sz w:val="24"/>
        </w:rPr>
        <w:t>存储数据</w:t>
      </w:r>
      <w:r w:rsidRPr="00AB23B6">
        <w:rPr>
          <w:rFonts w:hint="eastAsia"/>
          <w:sz w:val="24"/>
        </w:rPr>
        <w:t>，</w:t>
      </w:r>
      <w:r w:rsidRPr="00AB23B6">
        <w:rPr>
          <w:rFonts w:hint="eastAsia"/>
          <w:sz w:val="24"/>
        </w:rPr>
        <w:t>hive</w:t>
      </w:r>
      <w:r>
        <w:rPr>
          <w:rFonts w:hint="eastAsia"/>
          <w:sz w:val="24"/>
        </w:rPr>
        <w:t>是</w:t>
      </w:r>
      <w:r>
        <w:rPr>
          <w:sz w:val="24"/>
        </w:rPr>
        <w:t>在</w:t>
      </w:r>
      <w:r>
        <w:rPr>
          <w:sz w:val="24"/>
        </w:rPr>
        <w:t>HDFS</w:t>
      </w:r>
      <w:r>
        <w:rPr>
          <w:sz w:val="24"/>
        </w:rPr>
        <w:t>中完成文件的存储</w:t>
      </w:r>
      <w:r>
        <w:rPr>
          <w:rFonts w:hint="eastAsia"/>
          <w:sz w:val="24"/>
        </w:rPr>
        <w:t>工作</w:t>
      </w:r>
      <w:r>
        <w:rPr>
          <w:sz w:val="24"/>
        </w:rPr>
        <w:t>的</w:t>
      </w:r>
      <w:r>
        <w:rPr>
          <w:rFonts w:hint="eastAsia"/>
          <w:sz w:val="24"/>
        </w:rPr>
        <w:t>，没有特定的</w:t>
      </w:r>
      <w:r w:rsidRPr="00AB23B6">
        <w:rPr>
          <w:rFonts w:hint="eastAsia"/>
          <w:sz w:val="24"/>
        </w:rPr>
        <w:t>格式</w:t>
      </w:r>
      <w:r>
        <w:rPr>
          <w:rFonts w:hint="eastAsia"/>
          <w:sz w:val="24"/>
        </w:rPr>
        <w:t>限制，用户可以根据自定义的数据规则创建表，而且也不用给数据建立</w:t>
      </w:r>
      <w:r w:rsidRPr="00AB23B6">
        <w:rPr>
          <w:rFonts w:hint="eastAsia"/>
          <w:sz w:val="24"/>
        </w:rPr>
        <w:t>索引。</w:t>
      </w:r>
      <w:r w:rsidRPr="00AB23B6">
        <w:rPr>
          <w:rFonts w:hint="eastAsia"/>
          <w:sz w:val="24"/>
        </w:rPr>
        <w:t>Hive</w:t>
      </w:r>
      <w:r>
        <w:rPr>
          <w:rFonts w:hint="eastAsia"/>
          <w:sz w:val="24"/>
        </w:rPr>
        <w:t>的</w:t>
      </w:r>
      <w:r>
        <w:rPr>
          <w:sz w:val="24"/>
        </w:rPr>
        <w:t>数据模型</w:t>
      </w:r>
      <w:r>
        <w:rPr>
          <w:rFonts w:hint="eastAsia"/>
          <w:sz w:val="24"/>
        </w:rPr>
        <w:t>有</w:t>
      </w:r>
      <w:r>
        <w:rPr>
          <w:sz w:val="24"/>
        </w:rPr>
        <w:t>托管表</w:t>
      </w:r>
      <w:r>
        <w:rPr>
          <w:rFonts w:hint="eastAsia"/>
          <w:sz w:val="24"/>
        </w:rPr>
        <w:t>，</w:t>
      </w:r>
      <w:r>
        <w:rPr>
          <w:sz w:val="24"/>
        </w:rPr>
        <w:t>和</w:t>
      </w:r>
      <w:r>
        <w:rPr>
          <w:rFonts w:hint="eastAsia"/>
          <w:sz w:val="24"/>
        </w:rPr>
        <w:t>一般</w:t>
      </w:r>
      <w:r>
        <w:rPr>
          <w:sz w:val="24"/>
        </w:rPr>
        <w:t>的数据库</w:t>
      </w:r>
      <w:r>
        <w:rPr>
          <w:rFonts w:hint="eastAsia"/>
          <w:sz w:val="24"/>
        </w:rPr>
        <w:t>中</w:t>
      </w:r>
      <w:r>
        <w:rPr>
          <w:sz w:val="24"/>
        </w:rPr>
        <w:t>的表类似，每个表都有一个自己数据</w:t>
      </w:r>
      <w:r>
        <w:rPr>
          <w:rFonts w:hint="eastAsia"/>
          <w:sz w:val="24"/>
        </w:rPr>
        <w:t>存储</w:t>
      </w:r>
      <w:r>
        <w:rPr>
          <w:sz w:val="24"/>
        </w:rPr>
        <w:t>文件</w:t>
      </w:r>
      <w:r>
        <w:rPr>
          <w:rFonts w:hint="eastAsia"/>
          <w:sz w:val="24"/>
        </w:rPr>
        <w:t>的</w:t>
      </w:r>
      <w:r>
        <w:rPr>
          <w:sz w:val="24"/>
        </w:rPr>
        <w:t>路径；</w:t>
      </w:r>
      <w:r w:rsidRPr="00AB23B6">
        <w:rPr>
          <w:rFonts w:hint="eastAsia"/>
          <w:sz w:val="24"/>
        </w:rPr>
        <w:t>External Table</w:t>
      </w:r>
      <w:r>
        <w:rPr>
          <w:rFonts w:hint="eastAsia"/>
          <w:sz w:val="24"/>
        </w:rPr>
        <w:t>，</w:t>
      </w:r>
      <w:r>
        <w:rPr>
          <w:sz w:val="24"/>
        </w:rPr>
        <w:t>外部表的数</w:t>
      </w:r>
      <w:r>
        <w:rPr>
          <w:sz w:val="24"/>
        </w:rPr>
        <w:lastRenderedPageBreak/>
        <w:t>据不是自身管理的，而且也不会对数据</w:t>
      </w:r>
      <w:r>
        <w:rPr>
          <w:rFonts w:hint="eastAsia"/>
          <w:sz w:val="24"/>
        </w:rPr>
        <w:t>存储</w:t>
      </w:r>
      <w:r>
        <w:rPr>
          <w:sz w:val="24"/>
        </w:rPr>
        <w:t>路径</w:t>
      </w:r>
      <w:r>
        <w:rPr>
          <w:rFonts w:hint="eastAsia"/>
          <w:sz w:val="24"/>
        </w:rPr>
        <w:t>进行</w:t>
      </w:r>
      <w:r>
        <w:rPr>
          <w:sz w:val="24"/>
        </w:rPr>
        <w:t>检查</w:t>
      </w:r>
      <w:r>
        <w:rPr>
          <w:rFonts w:hint="eastAsia"/>
          <w:sz w:val="24"/>
        </w:rPr>
        <w:t>；分区，</w:t>
      </w:r>
      <w:r>
        <w:rPr>
          <w:sz w:val="24"/>
        </w:rPr>
        <w:t>根据日期、组</w:t>
      </w:r>
      <w:r>
        <w:rPr>
          <w:rFonts w:hint="eastAsia"/>
          <w:sz w:val="24"/>
        </w:rPr>
        <w:t>等</w:t>
      </w:r>
      <w:r>
        <w:rPr>
          <w:sz w:val="24"/>
        </w:rPr>
        <w:t>字段</w:t>
      </w:r>
      <w:r>
        <w:rPr>
          <w:rFonts w:hint="eastAsia"/>
          <w:sz w:val="24"/>
        </w:rPr>
        <w:t>值</w:t>
      </w:r>
      <w:r>
        <w:rPr>
          <w:sz w:val="24"/>
        </w:rPr>
        <w:t>对</w:t>
      </w:r>
      <w:r>
        <w:rPr>
          <w:rFonts w:hint="eastAsia"/>
          <w:sz w:val="24"/>
        </w:rPr>
        <w:t>表</w:t>
      </w:r>
      <w:r>
        <w:rPr>
          <w:sz w:val="24"/>
        </w:rPr>
        <w:t>进行</w:t>
      </w:r>
      <w:r>
        <w:rPr>
          <w:rFonts w:hint="eastAsia"/>
          <w:sz w:val="24"/>
        </w:rPr>
        <w:t>一个</w:t>
      </w:r>
      <w:r>
        <w:rPr>
          <w:sz w:val="24"/>
        </w:rPr>
        <w:t>维</w:t>
      </w:r>
      <w:proofErr w:type="gramStart"/>
      <w:r>
        <w:rPr>
          <w:sz w:val="24"/>
        </w:rPr>
        <w:t>度或者</w:t>
      </w:r>
      <w:proofErr w:type="gramEnd"/>
      <w:r>
        <w:rPr>
          <w:sz w:val="24"/>
        </w:rPr>
        <w:t>多个维度的</w:t>
      </w:r>
      <w:r>
        <w:rPr>
          <w:rFonts w:hint="eastAsia"/>
          <w:sz w:val="24"/>
        </w:rPr>
        <w:t>分区，</w:t>
      </w:r>
      <w:r>
        <w:rPr>
          <w:sz w:val="24"/>
        </w:rPr>
        <w:t>最为常见的</w:t>
      </w:r>
      <w:r>
        <w:rPr>
          <w:rFonts w:hint="eastAsia"/>
          <w:sz w:val="24"/>
        </w:rPr>
        <w:t>例子是</w:t>
      </w:r>
      <w:r>
        <w:rPr>
          <w:sz w:val="24"/>
        </w:rPr>
        <w:t>日志的管理，根据</w:t>
      </w:r>
      <w:r>
        <w:rPr>
          <w:rFonts w:hint="eastAsia"/>
          <w:sz w:val="24"/>
        </w:rPr>
        <w:t>记录</w:t>
      </w:r>
      <w:r>
        <w:rPr>
          <w:sz w:val="24"/>
        </w:rPr>
        <w:t>时间点进行分区</w:t>
      </w:r>
      <w:r>
        <w:rPr>
          <w:rFonts w:hint="eastAsia"/>
          <w:sz w:val="24"/>
        </w:rPr>
        <w:t>，</w:t>
      </w:r>
      <w:r>
        <w:rPr>
          <w:sz w:val="24"/>
        </w:rPr>
        <w:t>使得</w:t>
      </w:r>
      <w:r>
        <w:rPr>
          <w:rFonts w:hint="eastAsia"/>
          <w:sz w:val="24"/>
        </w:rPr>
        <w:t>同一</w:t>
      </w:r>
      <w:r>
        <w:rPr>
          <w:sz w:val="24"/>
        </w:rPr>
        <w:t>时间段内的记录都属于同一个分区内</w:t>
      </w:r>
      <w:r>
        <w:rPr>
          <w:rFonts w:hint="eastAsia"/>
          <w:sz w:val="24"/>
        </w:rPr>
        <w:t>，会提高</w:t>
      </w:r>
      <w:r>
        <w:rPr>
          <w:sz w:val="24"/>
        </w:rPr>
        <w:t>一些</w:t>
      </w:r>
      <w:proofErr w:type="gramStart"/>
      <w:r>
        <w:rPr>
          <w:sz w:val="24"/>
        </w:rPr>
        <w:t>表操作</w:t>
      </w:r>
      <w:proofErr w:type="gramEnd"/>
      <w:r>
        <w:rPr>
          <w:sz w:val="24"/>
        </w:rPr>
        <w:t>的效率</w:t>
      </w:r>
      <w:r>
        <w:rPr>
          <w:rFonts w:hint="eastAsia"/>
          <w:sz w:val="24"/>
        </w:rPr>
        <w:t>；</w:t>
      </w:r>
      <w:r w:rsidRPr="00AB23B6">
        <w:rPr>
          <w:rFonts w:hint="eastAsia"/>
          <w:sz w:val="24"/>
        </w:rPr>
        <w:t>Bucket</w:t>
      </w:r>
      <w:r>
        <w:rPr>
          <w:rFonts w:hint="eastAsia"/>
          <w:sz w:val="24"/>
        </w:rPr>
        <w:t>，桶</w:t>
      </w:r>
      <w:r>
        <w:rPr>
          <w:sz w:val="24"/>
        </w:rPr>
        <w:t>是</w:t>
      </w:r>
      <w:r w:rsidRPr="00AB23B6">
        <w:rPr>
          <w:rFonts w:hint="eastAsia"/>
          <w:sz w:val="24"/>
        </w:rPr>
        <w:t>为了获得更加高效的查询处理对表或者分区进一步划分，给数据提供额外的结构。</w:t>
      </w:r>
    </w:p>
    <w:p w:rsidR="00D410B0" w:rsidRPr="00AB23B6" w:rsidRDefault="00D410B0" w:rsidP="00D410B0">
      <w:pPr>
        <w:spacing w:line="400" w:lineRule="exact"/>
        <w:ind w:firstLine="435"/>
        <w:rPr>
          <w:sz w:val="24"/>
        </w:rPr>
      </w:pPr>
      <w:r w:rsidRPr="00AB23B6">
        <w:rPr>
          <w:rFonts w:hint="eastAsia"/>
          <w:sz w:val="24"/>
        </w:rPr>
        <w:t>交换</w:t>
      </w:r>
      <w:r>
        <w:rPr>
          <w:rFonts w:hint="eastAsia"/>
          <w:sz w:val="24"/>
        </w:rPr>
        <w:t>数据：</w:t>
      </w:r>
      <w:r w:rsidRPr="00AB23B6">
        <w:rPr>
          <w:rFonts w:hint="eastAsia"/>
          <w:sz w:val="24"/>
        </w:rPr>
        <w:t>交互，主要是</w:t>
      </w:r>
      <w:r w:rsidRPr="00AB23B6">
        <w:rPr>
          <w:rFonts w:hint="eastAsia"/>
          <w:sz w:val="24"/>
        </w:rPr>
        <w:t>Hive</w:t>
      </w:r>
      <w:r w:rsidRPr="00AB23B6">
        <w:rPr>
          <w:rFonts w:hint="eastAsia"/>
          <w:sz w:val="24"/>
        </w:rPr>
        <w:t>客户端通过指令</w:t>
      </w:r>
      <w:r>
        <w:rPr>
          <w:rFonts w:hint="eastAsia"/>
          <w:sz w:val="24"/>
        </w:rPr>
        <w:t>输入</w:t>
      </w:r>
      <w:r w:rsidRPr="00AB23B6">
        <w:rPr>
          <w:rFonts w:hint="eastAsia"/>
          <w:sz w:val="24"/>
        </w:rPr>
        <w:t>完成对数据库的查询操作；数据</w:t>
      </w:r>
      <w:r>
        <w:rPr>
          <w:rFonts w:hint="eastAsia"/>
          <w:sz w:val="24"/>
        </w:rPr>
        <w:t>的</w:t>
      </w:r>
      <w:r>
        <w:rPr>
          <w:sz w:val="24"/>
        </w:rPr>
        <w:t>交换</w:t>
      </w:r>
      <w:r w:rsidRPr="00AB23B6">
        <w:rPr>
          <w:sz w:val="24"/>
        </w:rPr>
        <w:t>过程如</w:t>
      </w:r>
      <w:r w:rsidRPr="00AB23B6">
        <w:rPr>
          <w:rFonts w:hint="eastAsia"/>
          <w:sz w:val="24"/>
        </w:rPr>
        <w:t>图</w:t>
      </w:r>
      <w:r w:rsidRPr="00AB23B6">
        <w:rPr>
          <w:rFonts w:hint="eastAsia"/>
          <w:sz w:val="24"/>
        </w:rPr>
        <w:t>2.</w:t>
      </w:r>
      <w:r w:rsidRPr="00AB23B6">
        <w:rPr>
          <w:sz w:val="24"/>
        </w:rPr>
        <w:t>4</w:t>
      </w:r>
      <w:r w:rsidRPr="00AB23B6">
        <w:rPr>
          <w:rFonts w:hint="eastAsia"/>
          <w:sz w:val="24"/>
        </w:rPr>
        <w:t>所示。</w:t>
      </w:r>
    </w:p>
    <w:p w:rsidR="00D410B0" w:rsidRDefault="00D410B0" w:rsidP="00D410B0">
      <w:pPr>
        <w:ind w:firstLine="437"/>
        <w:jc w:val="center"/>
      </w:pPr>
      <w:r>
        <w:object w:dxaOrig="6406" w:dyaOrig="9405">
          <v:shape id="_x0000_i1029" type="#_x0000_t75" style="width:309.75pt;height:453.75pt" o:ole="">
            <v:imagedata r:id="rId26" o:title=""/>
          </v:shape>
          <o:OLEObject Type="Embed" ProgID="Visio.Drawing.15" ShapeID="_x0000_i1029" DrawAspect="Content" ObjectID="_1506498061" r:id="rId27"/>
        </w:object>
      </w:r>
    </w:p>
    <w:p w:rsidR="00D410B0" w:rsidRPr="00F9337B" w:rsidRDefault="00D410B0" w:rsidP="00D410B0">
      <w:pPr>
        <w:spacing w:before="120" w:after="240"/>
        <w:jc w:val="center"/>
        <w:rPr>
          <w:sz w:val="22"/>
          <w:szCs w:val="22"/>
        </w:rPr>
      </w:pPr>
      <w:r w:rsidRPr="00F9337B">
        <w:rPr>
          <w:rFonts w:hint="eastAsia"/>
          <w:sz w:val="22"/>
          <w:szCs w:val="22"/>
        </w:rPr>
        <w:t>图</w:t>
      </w:r>
      <w:r w:rsidRPr="00F9337B">
        <w:rPr>
          <w:rFonts w:hint="eastAsia"/>
          <w:sz w:val="22"/>
          <w:szCs w:val="22"/>
        </w:rPr>
        <w:t>2.</w:t>
      </w:r>
      <w:r w:rsidRPr="00F9337B">
        <w:rPr>
          <w:sz w:val="22"/>
          <w:szCs w:val="22"/>
        </w:rPr>
        <w:t xml:space="preserve">4 </w:t>
      </w:r>
      <w:r>
        <w:rPr>
          <w:sz w:val="22"/>
          <w:szCs w:val="22"/>
        </w:rPr>
        <w:t xml:space="preserve"> </w:t>
      </w:r>
      <w:r w:rsidRPr="00F9337B">
        <w:rPr>
          <w:rFonts w:hint="eastAsia"/>
          <w:sz w:val="22"/>
          <w:szCs w:val="22"/>
        </w:rPr>
        <w:t>Hive</w:t>
      </w:r>
      <w:r w:rsidRPr="00F9337B">
        <w:rPr>
          <w:rFonts w:hint="eastAsia"/>
          <w:sz w:val="22"/>
          <w:szCs w:val="22"/>
        </w:rPr>
        <w:t>数据交换图</w:t>
      </w:r>
    </w:p>
    <w:p w:rsidR="00BA355A" w:rsidRPr="00420B0D" w:rsidRDefault="00DA57DA" w:rsidP="00DA57DA">
      <w:pPr>
        <w:widowControl/>
        <w:jc w:val="left"/>
        <w:rPr>
          <w:sz w:val="24"/>
        </w:rPr>
      </w:pPr>
      <w:r>
        <w:rPr>
          <w:sz w:val="24"/>
        </w:rPr>
        <w:br w:type="page"/>
      </w:r>
    </w:p>
    <w:p w:rsidR="0068200C" w:rsidRPr="00367101" w:rsidRDefault="0068200C" w:rsidP="0068200C">
      <w:pPr>
        <w:spacing w:line="400" w:lineRule="exact"/>
        <w:rPr>
          <w:sz w:val="24"/>
        </w:rPr>
      </w:pPr>
      <w:bookmarkStart w:id="61" w:name="_Toc416119722"/>
    </w:p>
    <w:p w:rsidR="00BA355A" w:rsidRPr="00473773" w:rsidRDefault="00BA355A" w:rsidP="00D64E80">
      <w:pPr>
        <w:pStyle w:val="1"/>
        <w:spacing w:before="480" w:after="360" w:line="240" w:lineRule="auto"/>
        <w:jc w:val="center"/>
        <w:rPr>
          <w:rFonts w:ascii="黑体" w:eastAsia="黑体" w:hAnsi="黑体"/>
          <w:b w:val="0"/>
          <w:sz w:val="32"/>
          <w:szCs w:val="32"/>
        </w:rPr>
      </w:pPr>
      <w:bookmarkStart w:id="62" w:name="_Toc432581603"/>
      <w:r w:rsidRPr="00BB5371">
        <w:rPr>
          <w:rFonts w:ascii="黑体" w:eastAsia="黑体" w:hAnsi="黑体" w:hint="eastAsia"/>
          <w:b w:val="0"/>
          <w:sz w:val="32"/>
          <w:szCs w:val="32"/>
        </w:rPr>
        <w:t>第</w:t>
      </w:r>
      <w:r w:rsidRPr="00D64E80">
        <w:rPr>
          <w:rFonts w:ascii="黑体" w:eastAsia="黑体" w:hAnsi="黑体" w:hint="eastAsia"/>
          <w:b w:val="0"/>
          <w:sz w:val="32"/>
          <w:szCs w:val="32"/>
        </w:rPr>
        <w:t>三</w:t>
      </w:r>
      <w:r w:rsidRPr="00BB5371">
        <w:rPr>
          <w:rFonts w:ascii="黑体" w:eastAsia="黑体" w:hAnsi="黑体" w:hint="eastAsia"/>
          <w:b w:val="0"/>
          <w:sz w:val="32"/>
          <w:szCs w:val="32"/>
        </w:rPr>
        <w:t xml:space="preserve">章 </w:t>
      </w:r>
      <w:r>
        <w:rPr>
          <w:rFonts w:ascii="黑体" w:eastAsia="黑体" w:hAnsi="黑体" w:hint="eastAsia"/>
          <w:b w:val="0"/>
          <w:sz w:val="32"/>
          <w:szCs w:val="32"/>
        </w:rPr>
        <w:t xml:space="preserve"> </w:t>
      </w:r>
      <w:bookmarkEnd w:id="61"/>
      <w:r w:rsidR="00473773">
        <w:rPr>
          <w:rFonts w:ascii="黑体" w:eastAsia="黑体" w:hAnsi="黑体" w:hint="eastAsia"/>
          <w:b w:val="0"/>
          <w:sz w:val="32"/>
          <w:szCs w:val="32"/>
        </w:rPr>
        <w:t>研究</w:t>
      </w:r>
      <w:r w:rsidR="00473773">
        <w:rPr>
          <w:rFonts w:ascii="黑体" w:eastAsia="黑体" w:hAnsi="黑体"/>
          <w:b w:val="0"/>
          <w:sz w:val="32"/>
          <w:szCs w:val="32"/>
        </w:rPr>
        <w:t>设计</w:t>
      </w:r>
      <w:bookmarkEnd w:id="62"/>
    </w:p>
    <w:p w:rsidR="009D42A6" w:rsidRDefault="009D42A6" w:rsidP="009D42A6">
      <w:pPr>
        <w:pStyle w:val="2"/>
        <w:spacing w:before="480" w:after="120" w:line="400" w:lineRule="exact"/>
        <w:rPr>
          <w:rFonts w:ascii="黑体" w:eastAsia="黑体" w:hAnsi="黑体"/>
          <w:b w:val="0"/>
          <w:sz w:val="28"/>
          <w:szCs w:val="28"/>
        </w:rPr>
      </w:pPr>
      <w:bookmarkStart w:id="63" w:name="_Toc432581604"/>
      <w:bookmarkStart w:id="64" w:name="_Toc415776396"/>
      <w:r w:rsidRPr="00D64E80">
        <w:rPr>
          <w:rFonts w:ascii="黑体" w:eastAsia="黑体" w:hAnsi="黑体"/>
          <w:b w:val="0"/>
          <w:sz w:val="28"/>
          <w:szCs w:val="28"/>
        </w:rPr>
        <w:t>3.1</w:t>
      </w:r>
      <w:r w:rsidRPr="006E78C3">
        <w:rPr>
          <w:rFonts w:ascii="黑体" w:eastAsia="黑体" w:hAnsi="黑体" w:hint="eastAsia"/>
          <w:b w:val="0"/>
          <w:sz w:val="28"/>
          <w:szCs w:val="28"/>
        </w:rPr>
        <w:t xml:space="preserve"> </w:t>
      </w:r>
      <w:r w:rsidR="007D34C6">
        <w:rPr>
          <w:rFonts w:ascii="黑体" w:eastAsia="黑体" w:hAnsi="黑体"/>
          <w:b w:val="0"/>
          <w:sz w:val="28"/>
          <w:szCs w:val="28"/>
        </w:rPr>
        <w:t xml:space="preserve"> </w:t>
      </w:r>
      <w:r w:rsidR="00473773">
        <w:rPr>
          <w:rFonts w:ascii="黑体" w:eastAsia="黑体" w:hAnsi="黑体" w:hint="eastAsia"/>
          <w:b w:val="0"/>
          <w:sz w:val="28"/>
          <w:szCs w:val="28"/>
        </w:rPr>
        <w:t>用户建模</w:t>
      </w:r>
      <w:r>
        <w:rPr>
          <w:rFonts w:ascii="黑体" w:eastAsia="黑体" w:hAnsi="黑体"/>
          <w:b w:val="0"/>
          <w:sz w:val="28"/>
          <w:szCs w:val="28"/>
        </w:rPr>
        <w:t>方案设计</w:t>
      </w:r>
      <w:bookmarkEnd w:id="63"/>
    </w:p>
    <w:p w:rsidR="00AD15E8" w:rsidRPr="00DC1DE1" w:rsidRDefault="00AD15E8" w:rsidP="00AD15E8">
      <w:pPr>
        <w:pStyle w:val="3"/>
        <w:spacing w:before="240" w:after="120" w:line="400" w:lineRule="exact"/>
        <w:rPr>
          <w:rFonts w:ascii="黑体" w:eastAsia="黑体" w:hAnsi="黑体"/>
          <w:b w:val="0"/>
          <w:sz w:val="26"/>
          <w:szCs w:val="26"/>
        </w:rPr>
      </w:pPr>
      <w:bookmarkStart w:id="65" w:name="_Toc432581605"/>
      <w:r w:rsidRPr="00DC1DE1">
        <w:rPr>
          <w:rFonts w:ascii="黑体" w:eastAsia="黑体" w:hAnsi="黑体"/>
          <w:b w:val="0"/>
          <w:sz w:val="26"/>
          <w:szCs w:val="26"/>
        </w:rPr>
        <w:t>3.1.1</w:t>
      </w:r>
      <w:r w:rsidRPr="00DC1DE1">
        <w:rPr>
          <w:rFonts w:ascii="黑体" w:eastAsia="黑体" w:hAnsi="黑体" w:hint="eastAsia"/>
          <w:b w:val="0"/>
          <w:sz w:val="26"/>
          <w:szCs w:val="26"/>
        </w:rPr>
        <w:t xml:space="preserve"> </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建模目的与</w:t>
      </w:r>
      <w:r w:rsidRPr="00DC1DE1">
        <w:rPr>
          <w:rFonts w:ascii="黑体" w:eastAsia="黑体" w:hAnsi="黑体"/>
          <w:b w:val="0"/>
          <w:sz w:val="26"/>
          <w:szCs w:val="26"/>
        </w:rPr>
        <w:t>步骤</w:t>
      </w:r>
      <w:bookmarkEnd w:id="65"/>
    </w:p>
    <w:p w:rsidR="00AD78AC" w:rsidRDefault="0056434E" w:rsidP="00E04D44">
      <w:pPr>
        <w:tabs>
          <w:tab w:val="left" w:pos="1891"/>
        </w:tabs>
        <w:spacing w:line="400" w:lineRule="exact"/>
        <w:ind w:firstLine="482"/>
        <w:rPr>
          <w:sz w:val="24"/>
        </w:rPr>
      </w:pPr>
      <w:r>
        <w:rPr>
          <w:rFonts w:hint="eastAsia"/>
          <w:sz w:val="24"/>
        </w:rPr>
        <w:t>本文</w:t>
      </w:r>
      <w:r>
        <w:rPr>
          <w:sz w:val="24"/>
        </w:rPr>
        <w:t>的研究数据</w:t>
      </w:r>
      <w:r>
        <w:rPr>
          <w:rFonts w:hint="eastAsia"/>
          <w:sz w:val="24"/>
        </w:rPr>
        <w:t>为</w:t>
      </w:r>
      <w:r>
        <w:rPr>
          <w:sz w:val="24"/>
        </w:rPr>
        <w:t>电信某省用户的移动</w:t>
      </w:r>
      <w:r>
        <w:rPr>
          <w:rFonts w:hint="eastAsia"/>
          <w:sz w:val="24"/>
        </w:rPr>
        <w:t>上网</w:t>
      </w:r>
      <w:r>
        <w:rPr>
          <w:sz w:val="24"/>
        </w:rPr>
        <w:t>数据，</w:t>
      </w:r>
      <w:r>
        <w:rPr>
          <w:rFonts w:hint="eastAsia"/>
          <w:sz w:val="24"/>
        </w:rPr>
        <w:t>如何</w:t>
      </w:r>
      <w:r w:rsidR="0058347C">
        <w:rPr>
          <w:rFonts w:hint="eastAsia"/>
          <w:sz w:val="24"/>
        </w:rPr>
        <w:t>对电信</w:t>
      </w:r>
      <w:r w:rsidR="0058347C">
        <w:rPr>
          <w:sz w:val="24"/>
        </w:rPr>
        <w:t>用户的网络行为</w:t>
      </w:r>
      <w:r>
        <w:rPr>
          <w:rFonts w:hint="eastAsia"/>
          <w:sz w:val="24"/>
        </w:rPr>
        <w:t>进行</w:t>
      </w:r>
      <w:r w:rsidR="00760111">
        <w:rPr>
          <w:rFonts w:hint="eastAsia"/>
          <w:sz w:val="24"/>
        </w:rPr>
        <w:t>有效</w:t>
      </w:r>
      <w:r w:rsidR="00760111">
        <w:rPr>
          <w:sz w:val="24"/>
        </w:rPr>
        <w:t>的认识并对</w:t>
      </w:r>
      <w:r w:rsidR="00760111">
        <w:rPr>
          <w:rFonts w:hint="eastAsia"/>
          <w:sz w:val="24"/>
        </w:rPr>
        <w:t>后期</w:t>
      </w:r>
      <w:r w:rsidR="00760111">
        <w:rPr>
          <w:sz w:val="24"/>
        </w:rPr>
        <w:t>的策略制定进行</w:t>
      </w:r>
      <w:r>
        <w:rPr>
          <w:rFonts w:hint="eastAsia"/>
          <w:sz w:val="24"/>
        </w:rPr>
        <w:t>，</w:t>
      </w:r>
      <w:r w:rsidR="00E846DB">
        <w:rPr>
          <w:rFonts w:hint="eastAsia"/>
          <w:sz w:val="24"/>
        </w:rPr>
        <w:t>总结规律</w:t>
      </w:r>
      <w:r w:rsidR="00E846DB">
        <w:rPr>
          <w:sz w:val="24"/>
        </w:rPr>
        <w:t>是用户行为分析的关键所在。</w:t>
      </w:r>
      <w:r w:rsidR="00723438">
        <w:rPr>
          <w:rFonts w:hint="eastAsia"/>
          <w:sz w:val="24"/>
        </w:rPr>
        <w:t>想要对</w:t>
      </w:r>
      <w:r w:rsidR="00723438">
        <w:rPr>
          <w:sz w:val="24"/>
        </w:rPr>
        <w:t>用户网络行为进行规律探索，</w:t>
      </w:r>
      <w:r w:rsidR="00723438">
        <w:rPr>
          <w:rFonts w:hint="eastAsia"/>
          <w:sz w:val="24"/>
        </w:rPr>
        <w:t>首先</w:t>
      </w:r>
      <w:r w:rsidR="00E846DB">
        <w:rPr>
          <w:rFonts w:hint="eastAsia"/>
          <w:sz w:val="24"/>
        </w:rPr>
        <w:t>就</w:t>
      </w:r>
      <w:r>
        <w:rPr>
          <w:sz w:val="24"/>
        </w:rPr>
        <w:t>需要针对</w:t>
      </w:r>
      <w:r>
        <w:rPr>
          <w:rFonts w:hint="eastAsia"/>
          <w:sz w:val="24"/>
        </w:rPr>
        <w:t>收集</w:t>
      </w:r>
      <w:r>
        <w:rPr>
          <w:sz w:val="24"/>
        </w:rPr>
        <w:t>的现实数据进行用户建模，</w:t>
      </w:r>
      <w:r w:rsidR="00723438">
        <w:rPr>
          <w:rFonts w:hint="eastAsia"/>
          <w:sz w:val="24"/>
        </w:rPr>
        <w:t>只有</w:t>
      </w:r>
      <w:r w:rsidR="00723438">
        <w:rPr>
          <w:sz w:val="24"/>
        </w:rPr>
        <w:t>将用户行为数字化、概括化，才能从繁杂的数据中</w:t>
      </w:r>
      <w:r w:rsidR="00AD78AC">
        <w:rPr>
          <w:rFonts w:hint="eastAsia"/>
          <w:sz w:val="24"/>
        </w:rPr>
        <w:t>找到</w:t>
      </w:r>
      <w:r w:rsidR="00AD78AC">
        <w:rPr>
          <w:sz w:val="24"/>
        </w:rPr>
        <w:t>研究的切入点，</w:t>
      </w:r>
      <w:r w:rsidR="00AD78AC">
        <w:rPr>
          <w:rFonts w:hint="eastAsia"/>
          <w:sz w:val="24"/>
        </w:rPr>
        <w:t>然后从</w:t>
      </w:r>
      <w:r w:rsidR="00AD78AC">
        <w:rPr>
          <w:sz w:val="24"/>
        </w:rPr>
        <w:t>各个切入点入手，寻找符合现实数据的</w:t>
      </w:r>
      <w:r w:rsidR="00AD78AC">
        <w:rPr>
          <w:rFonts w:hint="eastAsia"/>
          <w:sz w:val="24"/>
        </w:rPr>
        <w:t>统计</w:t>
      </w:r>
      <w:r w:rsidR="00AD78AC">
        <w:rPr>
          <w:sz w:val="24"/>
        </w:rPr>
        <w:t>分析方法，</w:t>
      </w:r>
      <w:r>
        <w:rPr>
          <w:sz w:val="24"/>
        </w:rPr>
        <w:t>建立</w:t>
      </w:r>
      <w:r w:rsidR="00AD78AC">
        <w:rPr>
          <w:rFonts w:hint="eastAsia"/>
          <w:sz w:val="24"/>
        </w:rPr>
        <w:t>适合电信</w:t>
      </w:r>
      <w:r w:rsidR="00AD78AC">
        <w:rPr>
          <w:sz w:val="24"/>
        </w:rPr>
        <w:t>用户的</w:t>
      </w:r>
      <w:r>
        <w:rPr>
          <w:sz w:val="24"/>
        </w:rPr>
        <w:t>模型。</w:t>
      </w:r>
    </w:p>
    <w:p w:rsidR="00AD15E8" w:rsidRDefault="0056434E" w:rsidP="00E04D44">
      <w:pPr>
        <w:tabs>
          <w:tab w:val="left" w:pos="1891"/>
        </w:tabs>
        <w:spacing w:line="400" w:lineRule="exact"/>
        <w:ind w:firstLine="482"/>
        <w:rPr>
          <w:sz w:val="24"/>
        </w:rPr>
      </w:pPr>
      <w:r>
        <w:rPr>
          <w:sz w:val="24"/>
        </w:rPr>
        <w:t>用户</w:t>
      </w:r>
      <w:r>
        <w:rPr>
          <w:rFonts w:hint="eastAsia"/>
          <w:sz w:val="24"/>
        </w:rPr>
        <w:t>建模</w:t>
      </w:r>
      <w:r>
        <w:rPr>
          <w:sz w:val="24"/>
        </w:rPr>
        <w:t>的目的在于</w:t>
      </w:r>
      <w:r>
        <w:rPr>
          <w:rFonts w:hint="eastAsia"/>
          <w:sz w:val="24"/>
        </w:rPr>
        <w:t>用</w:t>
      </w:r>
      <w:r>
        <w:rPr>
          <w:sz w:val="24"/>
        </w:rPr>
        <w:t>数据分析的方法对电信用户进行</w:t>
      </w:r>
      <w:r>
        <w:rPr>
          <w:rFonts w:hint="eastAsia"/>
          <w:sz w:val="24"/>
        </w:rPr>
        <w:t>规律</w:t>
      </w:r>
      <w:r>
        <w:rPr>
          <w:sz w:val="24"/>
        </w:rPr>
        <w:t>挖掘，</w:t>
      </w:r>
      <w:r w:rsidR="00AD78AC">
        <w:rPr>
          <w:rFonts w:hint="eastAsia"/>
          <w:sz w:val="24"/>
        </w:rPr>
        <w:t>从</w:t>
      </w:r>
      <w:r w:rsidR="00AD78AC">
        <w:rPr>
          <w:sz w:val="24"/>
        </w:rPr>
        <w:t>不同</w:t>
      </w:r>
      <w:r w:rsidR="00126354">
        <w:rPr>
          <w:rFonts w:hint="eastAsia"/>
          <w:sz w:val="24"/>
        </w:rPr>
        <w:t>角度</w:t>
      </w:r>
      <w:r>
        <w:rPr>
          <w:rFonts w:hint="eastAsia"/>
          <w:sz w:val="24"/>
        </w:rPr>
        <w:t>分析</w:t>
      </w:r>
      <w:r>
        <w:rPr>
          <w:sz w:val="24"/>
        </w:rPr>
        <w:t>其</w:t>
      </w:r>
      <w:r>
        <w:rPr>
          <w:rFonts w:hint="eastAsia"/>
          <w:sz w:val="24"/>
        </w:rPr>
        <w:t>网络</w:t>
      </w:r>
      <w:r>
        <w:rPr>
          <w:sz w:val="24"/>
        </w:rPr>
        <w:t>行为的规律，</w:t>
      </w:r>
      <w:r w:rsidR="00E846DB">
        <w:rPr>
          <w:rFonts w:hint="eastAsia"/>
          <w:sz w:val="24"/>
        </w:rPr>
        <w:t>对</w:t>
      </w:r>
      <w:r w:rsidR="00E846DB">
        <w:rPr>
          <w:sz w:val="24"/>
        </w:rPr>
        <w:t>得到的规律进行总结，</w:t>
      </w:r>
      <w:r w:rsidR="00E846DB">
        <w:rPr>
          <w:rFonts w:hint="eastAsia"/>
          <w:sz w:val="24"/>
        </w:rPr>
        <w:t>提出</w:t>
      </w:r>
      <w:r w:rsidR="00E846DB">
        <w:rPr>
          <w:sz w:val="24"/>
        </w:rPr>
        <w:t>针对性的营销方案</w:t>
      </w:r>
      <w:r w:rsidR="00E846DB">
        <w:rPr>
          <w:rFonts w:hint="eastAsia"/>
          <w:sz w:val="24"/>
        </w:rPr>
        <w:t>和精细化</w:t>
      </w:r>
      <w:r w:rsidR="00E846DB">
        <w:rPr>
          <w:sz w:val="24"/>
        </w:rPr>
        <w:t>的产品方向，</w:t>
      </w:r>
      <w:r w:rsidR="00E846DB">
        <w:rPr>
          <w:rFonts w:hint="eastAsia"/>
          <w:sz w:val="24"/>
        </w:rPr>
        <w:t>发现</w:t>
      </w:r>
      <w:r w:rsidR="00E846DB">
        <w:rPr>
          <w:sz w:val="24"/>
        </w:rPr>
        <w:t>潜在目标</w:t>
      </w:r>
      <w:r w:rsidR="00E846DB">
        <w:rPr>
          <w:rFonts w:hint="eastAsia"/>
          <w:sz w:val="24"/>
        </w:rPr>
        <w:t>用户</w:t>
      </w:r>
      <w:r w:rsidR="00E846DB">
        <w:rPr>
          <w:sz w:val="24"/>
        </w:rPr>
        <w:t>的同时，</w:t>
      </w:r>
      <w:r w:rsidR="00E846DB">
        <w:rPr>
          <w:rFonts w:hint="eastAsia"/>
          <w:sz w:val="24"/>
        </w:rPr>
        <w:t>使</w:t>
      </w:r>
      <w:r w:rsidR="005037BA">
        <w:rPr>
          <w:rFonts w:hint="eastAsia"/>
          <w:sz w:val="24"/>
        </w:rPr>
        <w:t>多种</w:t>
      </w:r>
      <w:r w:rsidR="005037BA">
        <w:rPr>
          <w:sz w:val="24"/>
        </w:rPr>
        <w:t>精细化</w:t>
      </w:r>
      <w:r w:rsidR="00E846DB">
        <w:rPr>
          <w:sz w:val="24"/>
        </w:rPr>
        <w:t>产品更</w:t>
      </w:r>
      <w:r w:rsidR="00E846DB">
        <w:rPr>
          <w:rFonts w:hint="eastAsia"/>
          <w:sz w:val="24"/>
        </w:rPr>
        <w:t>符合</w:t>
      </w:r>
      <w:r w:rsidR="005037BA">
        <w:rPr>
          <w:rFonts w:hint="eastAsia"/>
          <w:sz w:val="24"/>
        </w:rPr>
        <w:t>不同</w:t>
      </w:r>
      <w:r w:rsidR="005037BA">
        <w:rPr>
          <w:sz w:val="24"/>
        </w:rPr>
        <w:t>类别的</w:t>
      </w:r>
      <w:r w:rsidR="00E846DB">
        <w:rPr>
          <w:sz w:val="24"/>
        </w:rPr>
        <w:t>用户，使用户满意度更高，</w:t>
      </w:r>
      <w:r w:rsidR="003B5B59">
        <w:rPr>
          <w:rFonts w:hint="eastAsia"/>
          <w:sz w:val="24"/>
        </w:rPr>
        <w:t>使得</w:t>
      </w:r>
      <w:r w:rsidR="003B5B59">
        <w:rPr>
          <w:sz w:val="24"/>
        </w:rPr>
        <w:t>运营商在进行营销时不再是</w:t>
      </w:r>
      <w:r w:rsidR="003B5B59">
        <w:rPr>
          <w:rFonts w:hint="eastAsia"/>
          <w:sz w:val="24"/>
        </w:rPr>
        <w:t>盲目</w:t>
      </w:r>
      <w:r w:rsidR="003B5B59">
        <w:rPr>
          <w:sz w:val="24"/>
        </w:rPr>
        <w:t>的广撒网，而是在节约成本的前提下</w:t>
      </w:r>
      <w:r w:rsidR="00E846DB">
        <w:rPr>
          <w:rFonts w:hint="eastAsia"/>
          <w:sz w:val="24"/>
        </w:rPr>
        <w:t>提高</w:t>
      </w:r>
      <w:r w:rsidR="00E846DB">
        <w:rPr>
          <w:sz w:val="24"/>
        </w:rPr>
        <w:t>运营商的</w:t>
      </w:r>
      <w:r w:rsidR="005037BA">
        <w:rPr>
          <w:rFonts w:hint="eastAsia"/>
          <w:sz w:val="24"/>
        </w:rPr>
        <w:t>收益</w:t>
      </w:r>
      <w:r w:rsidR="005037BA">
        <w:rPr>
          <w:sz w:val="24"/>
        </w:rPr>
        <w:t>及</w:t>
      </w:r>
      <w:r w:rsidR="00E846DB">
        <w:rPr>
          <w:rFonts w:hint="eastAsia"/>
          <w:sz w:val="24"/>
        </w:rPr>
        <w:t>市场</w:t>
      </w:r>
      <w:r w:rsidR="00E846DB">
        <w:rPr>
          <w:sz w:val="24"/>
        </w:rPr>
        <w:t>占有率</w:t>
      </w:r>
      <w:r w:rsidR="005037BA">
        <w:rPr>
          <w:rFonts w:hint="eastAsia"/>
          <w:sz w:val="24"/>
        </w:rPr>
        <w:t>。</w:t>
      </w:r>
    </w:p>
    <w:p w:rsidR="00CC4030" w:rsidRDefault="008F37C0" w:rsidP="00E04D44">
      <w:pPr>
        <w:tabs>
          <w:tab w:val="left" w:pos="1891"/>
        </w:tabs>
        <w:spacing w:line="400" w:lineRule="exact"/>
        <w:ind w:firstLine="482"/>
        <w:rPr>
          <w:sz w:val="24"/>
        </w:rPr>
      </w:pPr>
      <w:r>
        <w:rPr>
          <w:rFonts w:hint="eastAsia"/>
          <w:sz w:val="24"/>
        </w:rPr>
        <w:t>对</w:t>
      </w:r>
      <w:r>
        <w:rPr>
          <w:sz w:val="24"/>
        </w:rPr>
        <w:t>用户</w:t>
      </w:r>
      <w:r>
        <w:rPr>
          <w:rFonts w:hint="eastAsia"/>
          <w:sz w:val="24"/>
        </w:rPr>
        <w:t>进行</w:t>
      </w:r>
      <w:r>
        <w:rPr>
          <w:sz w:val="24"/>
        </w:rPr>
        <w:t>建模，首先需要确定分析的角度</w:t>
      </w:r>
      <w:r w:rsidR="00126354">
        <w:rPr>
          <w:rFonts w:hint="eastAsia"/>
          <w:sz w:val="24"/>
        </w:rPr>
        <w:t>与</w:t>
      </w:r>
      <w:r w:rsidR="00126354">
        <w:rPr>
          <w:sz w:val="24"/>
        </w:rPr>
        <w:t>用户建模的维度，本文</w:t>
      </w:r>
      <w:r w:rsidR="00126354">
        <w:rPr>
          <w:rFonts w:hint="eastAsia"/>
          <w:sz w:val="24"/>
        </w:rPr>
        <w:t>对电信用户</w:t>
      </w:r>
      <w:r w:rsidR="00126354">
        <w:rPr>
          <w:sz w:val="24"/>
        </w:rPr>
        <w:t>的</w:t>
      </w:r>
      <w:r w:rsidR="00126354">
        <w:rPr>
          <w:rFonts w:hint="eastAsia"/>
          <w:sz w:val="24"/>
        </w:rPr>
        <w:t>网络</w:t>
      </w:r>
      <w:r w:rsidR="00126354">
        <w:rPr>
          <w:sz w:val="24"/>
        </w:rPr>
        <w:t>行为</w:t>
      </w:r>
      <w:r w:rsidR="00126354">
        <w:rPr>
          <w:rFonts w:hint="eastAsia"/>
          <w:sz w:val="24"/>
        </w:rPr>
        <w:t>进行</w:t>
      </w:r>
      <w:r w:rsidR="00126354">
        <w:rPr>
          <w:sz w:val="24"/>
        </w:rPr>
        <w:t>分析，从用户的上网时间、业务</w:t>
      </w:r>
      <w:r w:rsidR="003B5B59">
        <w:rPr>
          <w:rFonts w:hint="eastAsia"/>
          <w:sz w:val="24"/>
        </w:rPr>
        <w:t>应用</w:t>
      </w:r>
      <w:r w:rsidR="00126354">
        <w:rPr>
          <w:rFonts w:hint="eastAsia"/>
          <w:sz w:val="24"/>
        </w:rPr>
        <w:t>的选择</w:t>
      </w:r>
      <w:r w:rsidR="00126354">
        <w:rPr>
          <w:sz w:val="24"/>
        </w:rPr>
        <w:t>与访问、</w:t>
      </w:r>
      <w:r w:rsidR="00126354">
        <w:rPr>
          <w:rFonts w:hint="eastAsia"/>
          <w:sz w:val="24"/>
        </w:rPr>
        <w:t>网页</w:t>
      </w:r>
      <w:r w:rsidR="00126354">
        <w:rPr>
          <w:sz w:val="24"/>
        </w:rPr>
        <w:t>链接分类</w:t>
      </w:r>
      <w:r w:rsidR="00126354">
        <w:rPr>
          <w:rFonts w:hint="eastAsia"/>
          <w:sz w:val="24"/>
        </w:rPr>
        <w:t>三个</w:t>
      </w:r>
      <w:r w:rsidR="00126354">
        <w:rPr>
          <w:sz w:val="24"/>
        </w:rPr>
        <w:t>角度</w:t>
      </w:r>
      <w:r w:rsidR="00126354">
        <w:rPr>
          <w:rFonts w:hint="eastAsia"/>
          <w:sz w:val="24"/>
        </w:rPr>
        <w:t>探索</w:t>
      </w:r>
      <w:r w:rsidR="00126354">
        <w:rPr>
          <w:sz w:val="24"/>
        </w:rPr>
        <w:t>用户的时间规律、</w:t>
      </w:r>
      <w:r w:rsidR="00126354">
        <w:rPr>
          <w:rFonts w:hint="eastAsia"/>
          <w:sz w:val="24"/>
        </w:rPr>
        <w:t>业务</w:t>
      </w:r>
      <w:r w:rsidR="00126354">
        <w:rPr>
          <w:sz w:val="24"/>
        </w:rPr>
        <w:t>市场的竞争结构</w:t>
      </w:r>
      <w:r w:rsidR="00126354">
        <w:rPr>
          <w:rFonts w:hint="eastAsia"/>
          <w:sz w:val="24"/>
        </w:rPr>
        <w:t>和</w:t>
      </w:r>
      <w:r w:rsidR="00126354">
        <w:rPr>
          <w:sz w:val="24"/>
        </w:rPr>
        <w:t>用户的兴趣偏好，其中</w:t>
      </w:r>
      <w:r w:rsidR="00126354">
        <w:rPr>
          <w:rFonts w:hint="eastAsia"/>
          <w:sz w:val="24"/>
        </w:rPr>
        <w:t>用户的</w:t>
      </w:r>
      <w:r w:rsidR="00126354">
        <w:rPr>
          <w:sz w:val="24"/>
        </w:rPr>
        <w:t>兴趣偏好</w:t>
      </w:r>
      <w:r w:rsidR="00126354">
        <w:rPr>
          <w:rFonts w:hint="eastAsia"/>
          <w:sz w:val="24"/>
        </w:rPr>
        <w:t>作为市场</w:t>
      </w:r>
      <w:r w:rsidR="00126354">
        <w:rPr>
          <w:sz w:val="24"/>
        </w:rPr>
        <w:t>细分的依据；然后从</w:t>
      </w:r>
      <w:r w:rsidR="00126354">
        <w:rPr>
          <w:rFonts w:hint="eastAsia"/>
          <w:sz w:val="24"/>
        </w:rPr>
        <w:t>这些</w:t>
      </w:r>
      <w:r w:rsidR="00126354">
        <w:rPr>
          <w:sz w:val="24"/>
        </w:rPr>
        <w:t>维度</w:t>
      </w:r>
      <w:r w:rsidR="00853405">
        <w:rPr>
          <w:rFonts w:hint="eastAsia"/>
          <w:sz w:val="24"/>
        </w:rPr>
        <w:t>，</w:t>
      </w:r>
      <w:r w:rsidR="00853405">
        <w:rPr>
          <w:sz w:val="24"/>
        </w:rPr>
        <w:t>结合不同的数据挖掘方法对数据进行分析</w:t>
      </w:r>
      <w:r w:rsidR="00853405">
        <w:rPr>
          <w:rFonts w:hint="eastAsia"/>
          <w:sz w:val="24"/>
        </w:rPr>
        <w:t>，</w:t>
      </w:r>
      <w:r w:rsidR="0088673B">
        <w:rPr>
          <w:rFonts w:hint="eastAsia"/>
          <w:sz w:val="24"/>
        </w:rPr>
        <w:t>其中</w:t>
      </w:r>
      <w:r w:rsidR="0088673B">
        <w:rPr>
          <w:sz w:val="24"/>
        </w:rPr>
        <w:t>用户的时间规律选择了时间序列模型统计分析方法，市场的竞争结构用</w:t>
      </w:r>
      <w:proofErr w:type="gramStart"/>
      <w:r w:rsidR="0088673B">
        <w:rPr>
          <w:sz w:val="24"/>
        </w:rPr>
        <w:t>幂</w:t>
      </w:r>
      <w:proofErr w:type="gramEnd"/>
      <w:r w:rsidR="0088673B">
        <w:rPr>
          <w:sz w:val="24"/>
        </w:rPr>
        <w:t>定律进行探究，市场细分中采用聚类算法对用户进行</w:t>
      </w:r>
      <w:r w:rsidR="0088673B">
        <w:rPr>
          <w:rFonts w:hint="eastAsia"/>
          <w:sz w:val="24"/>
        </w:rPr>
        <w:t>规律</w:t>
      </w:r>
      <w:r w:rsidR="0088673B">
        <w:rPr>
          <w:sz w:val="24"/>
        </w:rPr>
        <w:t>挖掘</w:t>
      </w:r>
      <w:r w:rsidR="0088673B">
        <w:rPr>
          <w:rFonts w:hint="eastAsia"/>
          <w:sz w:val="24"/>
        </w:rPr>
        <w:t>，</w:t>
      </w:r>
      <w:r w:rsidR="0088673B">
        <w:rPr>
          <w:sz w:val="24"/>
        </w:rPr>
        <w:t>并分别对三个维度</w:t>
      </w:r>
      <w:r w:rsidR="00853405">
        <w:rPr>
          <w:sz w:val="24"/>
        </w:rPr>
        <w:t>得到的结果</w:t>
      </w:r>
      <w:r w:rsidR="0088673B">
        <w:rPr>
          <w:rFonts w:hint="eastAsia"/>
          <w:sz w:val="24"/>
        </w:rPr>
        <w:t>进行</w:t>
      </w:r>
      <w:r w:rsidR="0088673B">
        <w:rPr>
          <w:sz w:val="24"/>
        </w:rPr>
        <w:t>分析，总结</w:t>
      </w:r>
      <w:r w:rsidR="00853405">
        <w:rPr>
          <w:sz w:val="24"/>
        </w:rPr>
        <w:t>为用户的行为特征；</w:t>
      </w:r>
      <w:r w:rsidR="00853405">
        <w:rPr>
          <w:rFonts w:hint="eastAsia"/>
          <w:sz w:val="24"/>
        </w:rPr>
        <w:t>最后</w:t>
      </w:r>
      <w:r w:rsidR="00853405">
        <w:rPr>
          <w:sz w:val="24"/>
        </w:rPr>
        <w:t>针对这些</w:t>
      </w:r>
      <w:r w:rsidR="00853405">
        <w:rPr>
          <w:rFonts w:hint="eastAsia"/>
          <w:sz w:val="24"/>
        </w:rPr>
        <w:t>用户</w:t>
      </w:r>
      <w:r w:rsidR="00853405">
        <w:rPr>
          <w:sz w:val="24"/>
        </w:rPr>
        <w:t>特征，给出营销建议。</w:t>
      </w:r>
      <w:r w:rsidR="009D2F5A">
        <w:rPr>
          <w:rFonts w:hint="eastAsia"/>
          <w:sz w:val="24"/>
        </w:rPr>
        <w:t>具体见</w:t>
      </w:r>
      <w:r w:rsidR="00CC4030">
        <w:rPr>
          <w:rFonts w:hint="eastAsia"/>
          <w:sz w:val="24"/>
        </w:rPr>
        <w:t>图</w:t>
      </w:r>
      <w:r w:rsidR="00CC4030">
        <w:rPr>
          <w:rFonts w:hint="eastAsia"/>
          <w:sz w:val="24"/>
        </w:rPr>
        <w:t>3.1</w:t>
      </w:r>
      <w:r w:rsidR="009D2F5A">
        <w:rPr>
          <w:rFonts w:hint="eastAsia"/>
          <w:sz w:val="24"/>
        </w:rPr>
        <w:t>。</w:t>
      </w:r>
    </w:p>
    <w:p w:rsidR="00CC4030" w:rsidRDefault="005B329C" w:rsidP="00E5568D">
      <w:pPr>
        <w:tabs>
          <w:tab w:val="left" w:pos="1891"/>
        </w:tabs>
        <w:rPr>
          <w:sz w:val="24"/>
        </w:rPr>
      </w:pPr>
      <w:r w:rsidRPr="005B329C">
        <w:rPr>
          <w:noProof/>
          <w:sz w:val="24"/>
        </w:rPr>
        <w:lastRenderedPageBreak/>
        <w:drawing>
          <wp:inline distT="0" distB="0" distL="0" distR="0">
            <wp:extent cx="5940000" cy="391680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000" cy="3916800"/>
                    </a:xfrm>
                    <a:prstGeom prst="rect">
                      <a:avLst/>
                    </a:prstGeom>
                    <a:noFill/>
                    <a:ln>
                      <a:noFill/>
                    </a:ln>
                  </pic:spPr>
                </pic:pic>
              </a:graphicData>
            </a:graphic>
          </wp:inline>
        </w:drawing>
      </w:r>
    </w:p>
    <w:p w:rsidR="00482FDC" w:rsidRPr="00F9337B" w:rsidRDefault="00482FDC"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3.1 </w:t>
      </w:r>
      <w:r w:rsidR="00003FE0">
        <w:rPr>
          <w:sz w:val="22"/>
          <w:szCs w:val="22"/>
        </w:rPr>
        <w:t xml:space="preserve"> </w:t>
      </w:r>
      <w:r w:rsidRPr="00F9337B">
        <w:rPr>
          <w:rFonts w:hint="eastAsia"/>
          <w:sz w:val="22"/>
          <w:szCs w:val="22"/>
        </w:rPr>
        <w:t>电信</w:t>
      </w:r>
      <w:r w:rsidRPr="00F9337B">
        <w:rPr>
          <w:sz w:val="22"/>
          <w:szCs w:val="22"/>
        </w:rPr>
        <w:t>用户行为建模</w:t>
      </w:r>
    </w:p>
    <w:p w:rsidR="00AD15E8" w:rsidRPr="00DC1DE1" w:rsidRDefault="00AD15E8" w:rsidP="00AD15E8">
      <w:pPr>
        <w:pStyle w:val="3"/>
        <w:spacing w:before="240" w:after="120" w:line="400" w:lineRule="exact"/>
        <w:rPr>
          <w:rFonts w:ascii="黑体" w:eastAsia="黑体" w:hAnsi="黑体"/>
          <w:b w:val="0"/>
          <w:sz w:val="26"/>
          <w:szCs w:val="26"/>
        </w:rPr>
      </w:pPr>
      <w:bookmarkStart w:id="66" w:name="_Toc432581606"/>
      <w:r w:rsidRPr="00DC1DE1">
        <w:rPr>
          <w:rFonts w:ascii="黑体" w:eastAsia="黑体" w:hAnsi="黑体"/>
          <w:b w:val="0"/>
          <w:sz w:val="26"/>
          <w:szCs w:val="26"/>
        </w:rPr>
        <w:t>3.1.2</w:t>
      </w:r>
      <w:r w:rsidRPr="00DC1DE1">
        <w:rPr>
          <w:rFonts w:ascii="黑体" w:eastAsia="黑体" w:hAnsi="黑体" w:hint="eastAsia"/>
          <w:b w:val="0"/>
          <w:sz w:val="26"/>
          <w:szCs w:val="26"/>
        </w:rPr>
        <w:t xml:space="preserve"> </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用户建模</w:t>
      </w:r>
      <w:r w:rsidRPr="00DC1DE1">
        <w:rPr>
          <w:rFonts w:ascii="黑体" w:eastAsia="黑体" w:hAnsi="黑体"/>
          <w:b w:val="0"/>
          <w:sz w:val="26"/>
          <w:szCs w:val="26"/>
        </w:rPr>
        <w:t>维度</w:t>
      </w:r>
      <w:bookmarkEnd w:id="66"/>
    </w:p>
    <w:p w:rsidR="00AD15E8" w:rsidRDefault="0088673B" w:rsidP="00E04D44">
      <w:pPr>
        <w:tabs>
          <w:tab w:val="left" w:pos="1891"/>
        </w:tabs>
        <w:spacing w:line="400" w:lineRule="exact"/>
        <w:ind w:firstLine="482"/>
        <w:rPr>
          <w:sz w:val="24"/>
        </w:rPr>
      </w:pPr>
      <w:r>
        <w:rPr>
          <w:rFonts w:hint="eastAsia"/>
          <w:sz w:val="24"/>
        </w:rPr>
        <w:t>用户</w:t>
      </w:r>
      <w:r>
        <w:rPr>
          <w:sz w:val="24"/>
        </w:rPr>
        <w:t>建模的维度取决于可行性及必要性两个方面。</w:t>
      </w:r>
    </w:p>
    <w:p w:rsidR="0088673B" w:rsidRDefault="0088673B" w:rsidP="00E04D44">
      <w:pPr>
        <w:tabs>
          <w:tab w:val="left" w:pos="1891"/>
        </w:tabs>
        <w:spacing w:line="400" w:lineRule="exact"/>
        <w:ind w:firstLine="482"/>
        <w:rPr>
          <w:sz w:val="24"/>
        </w:rPr>
      </w:pPr>
      <w:r>
        <w:rPr>
          <w:rFonts w:hint="eastAsia"/>
          <w:sz w:val="24"/>
        </w:rPr>
        <w:t>可行性</w:t>
      </w:r>
      <w:r>
        <w:rPr>
          <w:sz w:val="24"/>
        </w:rPr>
        <w:t>主要基于</w:t>
      </w:r>
      <w:r>
        <w:rPr>
          <w:rFonts w:hint="eastAsia"/>
          <w:sz w:val="24"/>
        </w:rPr>
        <w:t>研究</w:t>
      </w:r>
      <w:r>
        <w:rPr>
          <w:sz w:val="24"/>
        </w:rPr>
        <w:t>数据的可得性</w:t>
      </w:r>
      <w:r w:rsidR="00D92E78">
        <w:rPr>
          <w:rFonts w:hint="eastAsia"/>
          <w:sz w:val="24"/>
        </w:rPr>
        <w:t>，</w:t>
      </w:r>
      <w:r w:rsidR="00D92E78">
        <w:rPr>
          <w:sz w:val="24"/>
        </w:rPr>
        <w:t>本次从</w:t>
      </w:r>
      <w:r w:rsidR="00D92E78">
        <w:rPr>
          <w:rFonts w:hint="eastAsia"/>
          <w:sz w:val="24"/>
        </w:rPr>
        <w:t>电信</w:t>
      </w:r>
      <w:r w:rsidR="00D92E78">
        <w:rPr>
          <w:sz w:val="24"/>
        </w:rPr>
        <w:t>运营商获得了某省移动用户</w:t>
      </w:r>
      <w:r w:rsidR="00D92E78">
        <w:rPr>
          <w:rFonts w:hint="eastAsia"/>
          <w:sz w:val="24"/>
        </w:rPr>
        <w:t>一段</w:t>
      </w:r>
      <w:r w:rsidR="00D92E78">
        <w:rPr>
          <w:sz w:val="24"/>
        </w:rPr>
        <w:t>时间内上网数据</w:t>
      </w:r>
      <w:r w:rsidR="00ED0122">
        <w:rPr>
          <w:rFonts w:hint="eastAsia"/>
          <w:sz w:val="24"/>
        </w:rPr>
        <w:t>的</w:t>
      </w:r>
      <w:r w:rsidR="00ED0122">
        <w:rPr>
          <w:sz w:val="24"/>
        </w:rPr>
        <w:t>研究权限</w:t>
      </w:r>
      <w:r w:rsidR="00D92E78">
        <w:rPr>
          <w:sz w:val="24"/>
        </w:rPr>
        <w:t>，其中</w:t>
      </w:r>
      <w:r w:rsidR="00ED0122">
        <w:rPr>
          <w:rFonts w:hint="eastAsia"/>
          <w:sz w:val="24"/>
        </w:rPr>
        <w:t>从用户</w:t>
      </w:r>
      <w:r w:rsidR="00D92E78">
        <w:rPr>
          <w:sz w:val="24"/>
        </w:rPr>
        <w:t>数据</w:t>
      </w:r>
      <w:r w:rsidR="00F4202A">
        <w:rPr>
          <w:rFonts w:hint="eastAsia"/>
          <w:sz w:val="24"/>
        </w:rPr>
        <w:t>多个</w:t>
      </w:r>
      <w:r w:rsidR="00D92E78">
        <w:rPr>
          <w:sz w:val="24"/>
        </w:rPr>
        <w:t>属性</w:t>
      </w:r>
      <w:r w:rsidR="00F4202A">
        <w:rPr>
          <w:rFonts w:hint="eastAsia"/>
          <w:sz w:val="24"/>
        </w:rPr>
        <w:t>中</w:t>
      </w:r>
      <w:r w:rsidR="00F4202A">
        <w:rPr>
          <w:sz w:val="24"/>
        </w:rPr>
        <w:t>进行挑选，</w:t>
      </w:r>
      <w:r w:rsidR="00F4202A">
        <w:rPr>
          <w:rFonts w:hint="eastAsia"/>
          <w:sz w:val="24"/>
        </w:rPr>
        <w:t>选择出与用户</w:t>
      </w:r>
      <w:r w:rsidR="00F4202A">
        <w:rPr>
          <w:sz w:val="24"/>
        </w:rPr>
        <w:t>网络行为角度有关联的几个属性：</w:t>
      </w:r>
      <w:r w:rsidR="00F4202A">
        <w:rPr>
          <w:rFonts w:hint="eastAsia"/>
          <w:sz w:val="24"/>
        </w:rPr>
        <w:t>加密</w:t>
      </w:r>
      <w:r w:rsidR="00F4202A">
        <w:rPr>
          <w:sz w:val="24"/>
        </w:rPr>
        <w:t>手机号、上网时间、</w:t>
      </w:r>
      <w:r w:rsidR="003B5B59">
        <w:rPr>
          <w:rFonts w:hint="eastAsia"/>
          <w:sz w:val="24"/>
        </w:rPr>
        <w:t>业务应用</w:t>
      </w:r>
      <w:r w:rsidR="00F4202A">
        <w:rPr>
          <w:sz w:val="24"/>
        </w:rPr>
        <w:t>编号、</w:t>
      </w:r>
      <w:r w:rsidR="003B5B59" w:rsidRPr="003B5B59">
        <w:rPr>
          <w:rFonts w:hint="eastAsia"/>
          <w:sz w:val="24"/>
        </w:rPr>
        <w:t>用户访问的目标网站的</w:t>
      </w:r>
      <w:r w:rsidR="003B5B59" w:rsidRPr="003B5B59">
        <w:rPr>
          <w:rFonts w:hint="eastAsia"/>
          <w:sz w:val="24"/>
        </w:rPr>
        <w:t>URL</w:t>
      </w:r>
      <w:r w:rsidR="00F4202A">
        <w:rPr>
          <w:rFonts w:hint="eastAsia"/>
          <w:sz w:val="24"/>
        </w:rPr>
        <w:t>等。</w:t>
      </w:r>
    </w:p>
    <w:p w:rsidR="00F4202A" w:rsidRDefault="009F73DE" w:rsidP="00E04D44">
      <w:pPr>
        <w:tabs>
          <w:tab w:val="left" w:pos="1891"/>
        </w:tabs>
        <w:spacing w:line="400" w:lineRule="exact"/>
        <w:ind w:firstLine="482"/>
        <w:rPr>
          <w:sz w:val="24"/>
        </w:rPr>
      </w:pPr>
      <w:r>
        <w:rPr>
          <w:rFonts w:hint="eastAsia"/>
          <w:sz w:val="24"/>
        </w:rPr>
        <w:t>必要性</w:t>
      </w:r>
      <w:r>
        <w:rPr>
          <w:sz w:val="24"/>
        </w:rPr>
        <w:t>主要从需求的角度，哪些</w:t>
      </w:r>
      <w:r>
        <w:rPr>
          <w:rFonts w:hint="eastAsia"/>
          <w:sz w:val="24"/>
        </w:rPr>
        <w:t>方面</w:t>
      </w:r>
      <w:r>
        <w:rPr>
          <w:sz w:val="24"/>
        </w:rPr>
        <w:t>的规律</w:t>
      </w:r>
      <w:r>
        <w:rPr>
          <w:rFonts w:hint="eastAsia"/>
          <w:sz w:val="24"/>
        </w:rPr>
        <w:t>会</w:t>
      </w:r>
      <w:r>
        <w:rPr>
          <w:sz w:val="24"/>
        </w:rPr>
        <w:t>对电信业的</w:t>
      </w:r>
      <w:proofErr w:type="gramStart"/>
      <w:r>
        <w:rPr>
          <w:sz w:val="24"/>
        </w:rPr>
        <w:t>的</w:t>
      </w:r>
      <w:proofErr w:type="gramEnd"/>
      <w:r>
        <w:rPr>
          <w:sz w:val="24"/>
        </w:rPr>
        <w:t>营销决策有帮助</w:t>
      </w:r>
      <w:r>
        <w:rPr>
          <w:rFonts w:hint="eastAsia"/>
          <w:sz w:val="24"/>
        </w:rPr>
        <w:t>，</w:t>
      </w:r>
      <w:r>
        <w:rPr>
          <w:sz w:val="24"/>
        </w:rPr>
        <w:t>哪些</w:t>
      </w:r>
      <w:r>
        <w:rPr>
          <w:rFonts w:hint="eastAsia"/>
          <w:sz w:val="24"/>
        </w:rPr>
        <w:t>维度的</w:t>
      </w:r>
      <w:r>
        <w:rPr>
          <w:sz w:val="24"/>
        </w:rPr>
        <w:t>分析结果</w:t>
      </w:r>
      <w:r>
        <w:rPr>
          <w:rFonts w:hint="eastAsia"/>
          <w:sz w:val="24"/>
        </w:rPr>
        <w:t>会</w:t>
      </w:r>
      <w:r>
        <w:rPr>
          <w:sz w:val="24"/>
        </w:rPr>
        <w:t>对目前的电信业</w:t>
      </w:r>
      <w:r>
        <w:rPr>
          <w:rFonts w:hint="eastAsia"/>
          <w:sz w:val="24"/>
        </w:rPr>
        <w:t>有</w:t>
      </w:r>
      <w:r>
        <w:rPr>
          <w:sz w:val="24"/>
        </w:rPr>
        <w:t>价值，即分析的维度是目前所需要的。</w:t>
      </w:r>
      <w:r w:rsidR="003B5B59">
        <w:rPr>
          <w:sz w:val="24"/>
        </w:rPr>
        <w:t>进行营销</w:t>
      </w:r>
      <w:r w:rsidR="003B5B59">
        <w:rPr>
          <w:rFonts w:hint="eastAsia"/>
          <w:sz w:val="24"/>
        </w:rPr>
        <w:t>活动</w:t>
      </w:r>
      <w:r w:rsidR="003B5B59">
        <w:rPr>
          <w:sz w:val="24"/>
        </w:rPr>
        <w:t>时，</w:t>
      </w:r>
      <w:r w:rsidR="003B5B59">
        <w:rPr>
          <w:rFonts w:hint="eastAsia"/>
          <w:sz w:val="24"/>
        </w:rPr>
        <w:t>如果想</w:t>
      </w:r>
      <w:r w:rsidR="003B5B59">
        <w:rPr>
          <w:sz w:val="24"/>
        </w:rPr>
        <w:t>在广告投放前</w:t>
      </w:r>
      <w:r w:rsidR="003B5B59">
        <w:rPr>
          <w:rFonts w:hint="eastAsia"/>
          <w:sz w:val="24"/>
        </w:rPr>
        <w:t>获取</w:t>
      </w:r>
      <w:r w:rsidR="003B5B59">
        <w:rPr>
          <w:sz w:val="24"/>
        </w:rPr>
        <w:t>目标用户群体，</w:t>
      </w:r>
      <w:r w:rsidR="003218CF">
        <w:rPr>
          <w:rFonts w:hint="eastAsia"/>
          <w:sz w:val="24"/>
        </w:rPr>
        <w:t>就需要</w:t>
      </w:r>
      <w:r w:rsidR="003218CF">
        <w:rPr>
          <w:sz w:val="24"/>
        </w:rPr>
        <w:t>进行市场细分。</w:t>
      </w:r>
      <w:r w:rsidR="003218CF">
        <w:rPr>
          <w:rFonts w:hint="eastAsia"/>
          <w:sz w:val="24"/>
        </w:rPr>
        <w:t>首先</w:t>
      </w:r>
      <w:r w:rsidR="003B5B59">
        <w:rPr>
          <w:sz w:val="24"/>
        </w:rPr>
        <w:t>要了解用户喜欢什么不喜欢什么，即了解用户的兴趣偏好</w:t>
      </w:r>
      <w:r w:rsidR="003B5B59">
        <w:rPr>
          <w:rFonts w:hint="eastAsia"/>
          <w:sz w:val="24"/>
        </w:rPr>
        <w:t>，</w:t>
      </w:r>
      <w:r w:rsidR="003B5B59">
        <w:rPr>
          <w:sz w:val="24"/>
        </w:rPr>
        <w:t>比较</w:t>
      </w:r>
      <w:r w:rsidR="003218CF">
        <w:rPr>
          <w:rFonts w:hint="eastAsia"/>
          <w:sz w:val="24"/>
        </w:rPr>
        <w:t>本次</w:t>
      </w:r>
      <w:r w:rsidR="003218CF">
        <w:rPr>
          <w:sz w:val="24"/>
        </w:rPr>
        <w:t>研究</w:t>
      </w:r>
      <w:r w:rsidR="003B5B59">
        <w:rPr>
          <w:sz w:val="24"/>
        </w:rPr>
        <w:t>数据的属性，</w:t>
      </w:r>
      <w:r w:rsidR="003218CF">
        <w:rPr>
          <w:rFonts w:hint="eastAsia"/>
          <w:sz w:val="24"/>
        </w:rPr>
        <w:t>用户</w:t>
      </w:r>
      <w:r w:rsidR="003218CF">
        <w:rPr>
          <w:sz w:val="24"/>
        </w:rPr>
        <w:t>对网站的</w:t>
      </w:r>
      <w:r w:rsidR="003218CF">
        <w:rPr>
          <w:rFonts w:hint="eastAsia"/>
          <w:sz w:val="24"/>
        </w:rPr>
        <w:t>类型</w:t>
      </w:r>
      <w:r w:rsidR="003218CF">
        <w:rPr>
          <w:sz w:val="24"/>
        </w:rPr>
        <w:t>的偏好可以在一定程度上说明用户的兴趣偏好，所以</w:t>
      </w:r>
      <w:r w:rsidR="003B5B59">
        <w:rPr>
          <w:sz w:val="24"/>
        </w:rPr>
        <w:t>可以从用户访问过的网站中提取出用户的兴趣</w:t>
      </w:r>
      <w:r w:rsidR="003218CF">
        <w:rPr>
          <w:rFonts w:hint="eastAsia"/>
          <w:sz w:val="24"/>
        </w:rPr>
        <w:t>。广告</w:t>
      </w:r>
      <w:r w:rsidR="003218CF">
        <w:rPr>
          <w:sz w:val="24"/>
        </w:rPr>
        <w:t>营销的投放时间也很重要，如果投放的时间不太好，在这个时间段上网的</w:t>
      </w:r>
      <w:r w:rsidR="003218CF">
        <w:rPr>
          <w:rFonts w:hint="eastAsia"/>
          <w:sz w:val="24"/>
        </w:rPr>
        <w:t>用户</w:t>
      </w:r>
      <w:r w:rsidR="003218CF">
        <w:rPr>
          <w:sz w:val="24"/>
        </w:rPr>
        <w:t>不多，看到广告的用户就比较少</w:t>
      </w:r>
      <w:r w:rsidR="003218CF">
        <w:rPr>
          <w:rFonts w:hint="eastAsia"/>
          <w:sz w:val="24"/>
        </w:rPr>
        <w:t>；</w:t>
      </w:r>
      <w:r w:rsidR="003218CF">
        <w:rPr>
          <w:sz w:val="24"/>
        </w:rPr>
        <w:t>如果长时间</w:t>
      </w:r>
      <w:r w:rsidR="003218CF">
        <w:rPr>
          <w:rFonts w:hint="eastAsia"/>
          <w:sz w:val="24"/>
        </w:rPr>
        <w:t>持续</w:t>
      </w:r>
      <w:r w:rsidR="003218CF">
        <w:rPr>
          <w:sz w:val="24"/>
        </w:rPr>
        <w:t>进行</w:t>
      </w:r>
      <w:r w:rsidR="003218CF">
        <w:rPr>
          <w:rFonts w:hint="eastAsia"/>
          <w:sz w:val="24"/>
        </w:rPr>
        <w:t>广告</w:t>
      </w:r>
      <w:r w:rsidR="003218CF">
        <w:rPr>
          <w:sz w:val="24"/>
        </w:rPr>
        <w:t>投放，花费</w:t>
      </w:r>
      <w:r w:rsidR="003218CF">
        <w:rPr>
          <w:rFonts w:hint="eastAsia"/>
          <w:sz w:val="24"/>
        </w:rPr>
        <w:t>的</w:t>
      </w:r>
      <w:r w:rsidR="003218CF">
        <w:rPr>
          <w:sz w:val="24"/>
        </w:rPr>
        <w:t>资源又太多；选择一个</w:t>
      </w:r>
      <w:r w:rsidR="003218CF">
        <w:rPr>
          <w:rFonts w:hint="eastAsia"/>
          <w:sz w:val="24"/>
        </w:rPr>
        <w:t>大多数</w:t>
      </w:r>
      <w:r w:rsidR="003218CF">
        <w:rPr>
          <w:sz w:val="24"/>
        </w:rPr>
        <w:t>用户都在上网的时间，可以达到</w:t>
      </w:r>
      <w:r w:rsidR="00046B2D">
        <w:rPr>
          <w:rFonts w:hint="eastAsia"/>
          <w:sz w:val="24"/>
        </w:rPr>
        <w:t>营销成本</w:t>
      </w:r>
      <w:r w:rsidR="003218CF">
        <w:rPr>
          <w:sz w:val="24"/>
        </w:rPr>
        <w:t>不变</w:t>
      </w:r>
      <w:r w:rsidR="00046B2D">
        <w:rPr>
          <w:rFonts w:hint="eastAsia"/>
          <w:sz w:val="24"/>
        </w:rPr>
        <w:t>，</w:t>
      </w:r>
      <w:r w:rsidR="003218CF">
        <w:rPr>
          <w:sz w:val="24"/>
        </w:rPr>
        <w:t>但</w:t>
      </w:r>
      <w:r w:rsidR="00046B2D">
        <w:rPr>
          <w:rFonts w:hint="eastAsia"/>
          <w:sz w:val="24"/>
        </w:rPr>
        <w:t>收益</w:t>
      </w:r>
      <w:r w:rsidR="003218CF">
        <w:rPr>
          <w:sz w:val="24"/>
        </w:rPr>
        <w:t>增加的</w:t>
      </w:r>
      <w:r w:rsidR="00046B2D">
        <w:rPr>
          <w:rFonts w:hint="eastAsia"/>
          <w:sz w:val="24"/>
        </w:rPr>
        <w:t>效果</w:t>
      </w:r>
      <w:r w:rsidR="00046B2D">
        <w:rPr>
          <w:sz w:val="24"/>
        </w:rPr>
        <w:t>。</w:t>
      </w:r>
      <w:r w:rsidR="00046B2D">
        <w:rPr>
          <w:rFonts w:hint="eastAsia"/>
          <w:sz w:val="24"/>
        </w:rPr>
        <w:t>从所有</w:t>
      </w:r>
      <w:r w:rsidR="00046B2D">
        <w:rPr>
          <w:sz w:val="24"/>
        </w:rPr>
        <w:t>用户的业务应用访问上来看，可以得到各类业务应用的市场结构，</w:t>
      </w:r>
      <w:r w:rsidR="00046B2D">
        <w:rPr>
          <w:rFonts w:hint="eastAsia"/>
          <w:sz w:val="24"/>
        </w:rPr>
        <w:t>可以</w:t>
      </w:r>
      <w:r w:rsidR="00046B2D">
        <w:rPr>
          <w:sz w:val="24"/>
        </w:rPr>
        <w:t>对各类应用市场的竞争结构了如指掌，</w:t>
      </w:r>
      <w:r w:rsidR="00046B2D">
        <w:rPr>
          <w:rFonts w:hint="eastAsia"/>
          <w:sz w:val="24"/>
        </w:rPr>
        <w:t>对于</w:t>
      </w:r>
      <w:r w:rsidR="00046B2D">
        <w:rPr>
          <w:sz w:val="24"/>
        </w:rPr>
        <w:t>运营商的自营业</w:t>
      </w:r>
      <w:r w:rsidR="00046B2D">
        <w:rPr>
          <w:sz w:val="24"/>
        </w:rPr>
        <w:lastRenderedPageBreak/>
        <w:t>务</w:t>
      </w:r>
      <w:r w:rsidR="00046B2D">
        <w:rPr>
          <w:rFonts w:hint="eastAsia"/>
          <w:sz w:val="24"/>
        </w:rPr>
        <w:t>，</w:t>
      </w:r>
      <w:r w:rsidR="00046B2D">
        <w:rPr>
          <w:sz w:val="24"/>
        </w:rPr>
        <w:t>哪</w:t>
      </w:r>
      <w:r w:rsidR="00046B2D">
        <w:rPr>
          <w:rFonts w:hint="eastAsia"/>
          <w:sz w:val="24"/>
        </w:rPr>
        <w:t>类</w:t>
      </w:r>
      <w:r w:rsidR="00046B2D">
        <w:rPr>
          <w:sz w:val="24"/>
        </w:rPr>
        <w:t>市场可以进入，哪类市场有</w:t>
      </w:r>
      <w:r w:rsidR="00046B2D">
        <w:rPr>
          <w:rFonts w:hint="eastAsia"/>
          <w:sz w:val="24"/>
        </w:rPr>
        <w:t>提高</w:t>
      </w:r>
      <w:r w:rsidR="00046B2D">
        <w:rPr>
          <w:sz w:val="24"/>
        </w:rPr>
        <w:t>市场占有率的可能性</w:t>
      </w:r>
      <w:r w:rsidR="00046B2D">
        <w:rPr>
          <w:rFonts w:hint="eastAsia"/>
          <w:sz w:val="24"/>
        </w:rPr>
        <w:t>也就</w:t>
      </w:r>
      <w:r w:rsidR="00046B2D">
        <w:rPr>
          <w:sz w:val="24"/>
        </w:rPr>
        <w:t>一目了然了。</w:t>
      </w:r>
    </w:p>
    <w:p w:rsidR="00046B2D" w:rsidRPr="00046B2D" w:rsidRDefault="00046B2D" w:rsidP="00E04D44">
      <w:pPr>
        <w:tabs>
          <w:tab w:val="left" w:pos="1891"/>
        </w:tabs>
        <w:spacing w:line="400" w:lineRule="exact"/>
        <w:ind w:firstLine="482"/>
        <w:rPr>
          <w:sz w:val="24"/>
        </w:rPr>
      </w:pPr>
      <w:r>
        <w:rPr>
          <w:rFonts w:hint="eastAsia"/>
          <w:sz w:val="24"/>
        </w:rPr>
        <w:t>所以</w:t>
      </w:r>
      <w:r>
        <w:rPr>
          <w:sz w:val="24"/>
        </w:rPr>
        <w:t>，</w:t>
      </w:r>
      <w:r>
        <w:rPr>
          <w:rFonts w:hint="eastAsia"/>
          <w:sz w:val="24"/>
        </w:rPr>
        <w:t>通过从可行性</w:t>
      </w:r>
      <w:r>
        <w:rPr>
          <w:sz w:val="24"/>
        </w:rPr>
        <w:t>和</w:t>
      </w:r>
      <w:r>
        <w:rPr>
          <w:rFonts w:hint="eastAsia"/>
          <w:sz w:val="24"/>
        </w:rPr>
        <w:t>必要性</w:t>
      </w:r>
      <w:r>
        <w:rPr>
          <w:sz w:val="24"/>
        </w:rPr>
        <w:t>两个方面进行分析，本文选择了</w:t>
      </w:r>
      <w:r>
        <w:rPr>
          <w:rFonts w:hint="eastAsia"/>
          <w:sz w:val="24"/>
        </w:rPr>
        <w:t>时间</w:t>
      </w:r>
      <w:r>
        <w:rPr>
          <w:sz w:val="24"/>
        </w:rPr>
        <w:t>、市场竞争</w:t>
      </w:r>
      <w:r>
        <w:rPr>
          <w:rFonts w:hint="eastAsia"/>
          <w:sz w:val="24"/>
        </w:rPr>
        <w:t>结构</w:t>
      </w:r>
      <w:r>
        <w:rPr>
          <w:sz w:val="24"/>
        </w:rPr>
        <w:t>、</w:t>
      </w:r>
      <w:r>
        <w:rPr>
          <w:rFonts w:hint="eastAsia"/>
          <w:sz w:val="24"/>
        </w:rPr>
        <w:t>市场</w:t>
      </w:r>
      <w:r>
        <w:rPr>
          <w:sz w:val="24"/>
        </w:rPr>
        <w:t>细分三个维度对用户</w:t>
      </w:r>
      <w:r>
        <w:rPr>
          <w:rFonts w:hint="eastAsia"/>
          <w:sz w:val="24"/>
        </w:rPr>
        <w:t>建模</w:t>
      </w:r>
      <w:r>
        <w:rPr>
          <w:sz w:val="24"/>
        </w:rPr>
        <w:t>，进行用户网络的行为分析。</w:t>
      </w:r>
    </w:p>
    <w:p w:rsidR="00AD15E8" w:rsidRDefault="00AD15E8" w:rsidP="00AD15E8">
      <w:pPr>
        <w:pStyle w:val="2"/>
        <w:spacing w:before="480" w:after="120" w:line="400" w:lineRule="exact"/>
        <w:rPr>
          <w:rFonts w:ascii="黑体" w:eastAsia="黑体" w:hAnsi="黑体"/>
          <w:b w:val="0"/>
          <w:sz w:val="28"/>
          <w:szCs w:val="28"/>
        </w:rPr>
      </w:pPr>
      <w:bookmarkStart w:id="67" w:name="_Toc432581607"/>
      <w:r w:rsidRPr="00D64E80">
        <w:rPr>
          <w:rFonts w:ascii="黑体" w:eastAsia="黑体" w:hAnsi="黑体"/>
          <w:b w:val="0"/>
          <w:sz w:val="28"/>
          <w:szCs w:val="28"/>
        </w:rPr>
        <w:t>3.2</w:t>
      </w:r>
      <w:r w:rsidRPr="006E78C3">
        <w:rPr>
          <w:rFonts w:ascii="黑体" w:eastAsia="黑体" w:hAnsi="黑体" w:hint="eastAsia"/>
          <w:b w:val="0"/>
          <w:sz w:val="28"/>
          <w:szCs w:val="28"/>
        </w:rPr>
        <w:t xml:space="preserve"> </w:t>
      </w:r>
      <w:r w:rsidR="007D34C6">
        <w:rPr>
          <w:rFonts w:ascii="黑体" w:eastAsia="黑体" w:hAnsi="黑体"/>
          <w:b w:val="0"/>
          <w:sz w:val="28"/>
          <w:szCs w:val="28"/>
        </w:rPr>
        <w:t xml:space="preserve"> </w:t>
      </w:r>
      <w:r>
        <w:rPr>
          <w:rFonts w:ascii="黑体" w:eastAsia="黑体" w:hAnsi="黑体" w:hint="eastAsia"/>
          <w:b w:val="0"/>
          <w:sz w:val="28"/>
          <w:szCs w:val="28"/>
        </w:rPr>
        <w:t>数据收集</w:t>
      </w:r>
      <w:bookmarkEnd w:id="67"/>
    </w:p>
    <w:p w:rsidR="00A05E82" w:rsidRPr="00DC1DE1" w:rsidRDefault="00A05E82" w:rsidP="00A05E82">
      <w:pPr>
        <w:pStyle w:val="3"/>
        <w:spacing w:before="240" w:after="120" w:line="400" w:lineRule="exact"/>
        <w:rPr>
          <w:rFonts w:ascii="黑体" w:eastAsia="黑体" w:hAnsi="黑体"/>
          <w:b w:val="0"/>
          <w:sz w:val="26"/>
          <w:szCs w:val="26"/>
        </w:rPr>
      </w:pPr>
      <w:bookmarkStart w:id="68" w:name="_Toc415467490"/>
      <w:bookmarkStart w:id="69" w:name="_Toc415776397"/>
      <w:bookmarkStart w:id="70" w:name="_Toc432581608"/>
      <w:r w:rsidRPr="00DC1DE1">
        <w:rPr>
          <w:rFonts w:ascii="黑体" w:eastAsia="黑体" w:hAnsi="黑体"/>
          <w:b w:val="0"/>
          <w:sz w:val="26"/>
          <w:szCs w:val="26"/>
        </w:rPr>
        <w:t>3.2.1</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 xml:space="preserve"> </w:t>
      </w:r>
      <w:bookmarkEnd w:id="68"/>
      <w:bookmarkEnd w:id="69"/>
      <w:r w:rsidRPr="00DC1DE1">
        <w:rPr>
          <w:rFonts w:ascii="黑体" w:eastAsia="黑体" w:hAnsi="黑体" w:hint="eastAsia"/>
          <w:b w:val="0"/>
          <w:sz w:val="26"/>
          <w:szCs w:val="26"/>
        </w:rPr>
        <w:t>数据来源</w:t>
      </w:r>
      <w:r w:rsidRPr="00DC1DE1">
        <w:rPr>
          <w:rFonts w:ascii="黑体" w:eastAsia="黑体" w:hAnsi="黑体"/>
          <w:b w:val="0"/>
          <w:sz w:val="26"/>
          <w:szCs w:val="26"/>
        </w:rPr>
        <w:t>介绍</w:t>
      </w:r>
      <w:bookmarkEnd w:id="70"/>
    </w:p>
    <w:p w:rsidR="00A05E82" w:rsidRPr="00EB0DBB" w:rsidRDefault="00A05E82" w:rsidP="00E04D44">
      <w:pPr>
        <w:spacing w:line="400" w:lineRule="exact"/>
        <w:ind w:firstLineChars="200" w:firstLine="480"/>
        <w:rPr>
          <w:sz w:val="24"/>
        </w:rPr>
      </w:pPr>
      <w:r>
        <w:rPr>
          <w:rFonts w:hint="eastAsia"/>
          <w:sz w:val="24"/>
        </w:rPr>
        <w:t>本文</w:t>
      </w:r>
      <w:r>
        <w:rPr>
          <w:sz w:val="24"/>
        </w:rPr>
        <w:t>研究数据</w:t>
      </w:r>
      <w:r>
        <w:rPr>
          <w:rFonts w:hint="eastAsia"/>
          <w:sz w:val="24"/>
        </w:rPr>
        <w:t>是电信某省</w:t>
      </w:r>
      <w:r>
        <w:rPr>
          <w:sz w:val="24"/>
        </w:rPr>
        <w:t>移动用户</w:t>
      </w:r>
      <w:r>
        <w:rPr>
          <w:rFonts w:hint="eastAsia"/>
          <w:sz w:val="24"/>
        </w:rPr>
        <w:t>的</w:t>
      </w:r>
      <w:r>
        <w:rPr>
          <w:sz w:val="24"/>
        </w:rPr>
        <w:t>上网访问</w:t>
      </w:r>
      <w:r>
        <w:rPr>
          <w:rFonts w:hint="eastAsia"/>
          <w:sz w:val="24"/>
        </w:rPr>
        <w:t>数据</w:t>
      </w:r>
      <w:r>
        <w:rPr>
          <w:sz w:val="24"/>
        </w:rPr>
        <w:t>，</w:t>
      </w:r>
      <w:r>
        <w:rPr>
          <w:rFonts w:hint="eastAsia"/>
          <w:sz w:val="24"/>
        </w:rPr>
        <w:t>数据</w:t>
      </w:r>
      <w:r>
        <w:rPr>
          <w:sz w:val="24"/>
        </w:rPr>
        <w:t>收集</w:t>
      </w:r>
      <w:r>
        <w:rPr>
          <w:rFonts w:hint="eastAsia"/>
          <w:sz w:val="24"/>
        </w:rPr>
        <w:t>工作是由</w:t>
      </w:r>
      <w:r w:rsidRPr="00EB0DBB">
        <w:rPr>
          <w:rFonts w:hint="eastAsia"/>
          <w:sz w:val="24"/>
        </w:rPr>
        <w:t>VAS-ODMS</w:t>
      </w:r>
      <w:r w:rsidRPr="00EB0DBB">
        <w:rPr>
          <w:rFonts w:hint="eastAsia"/>
          <w:sz w:val="24"/>
        </w:rPr>
        <w:t>中国电信增值业务运营数据管理系统</w:t>
      </w:r>
      <w:r>
        <w:rPr>
          <w:rFonts w:hint="eastAsia"/>
          <w:sz w:val="24"/>
        </w:rPr>
        <w:t>完成</w:t>
      </w:r>
      <w:r>
        <w:rPr>
          <w:sz w:val="24"/>
        </w:rPr>
        <w:t>的</w:t>
      </w:r>
      <w:r>
        <w:rPr>
          <w:rFonts w:hint="eastAsia"/>
          <w:sz w:val="24"/>
        </w:rPr>
        <w:t>。此</w:t>
      </w:r>
      <w:r w:rsidRPr="00EB0DBB">
        <w:rPr>
          <w:rFonts w:hint="eastAsia"/>
          <w:sz w:val="24"/>
        </w:rPr>
        <w:t>系统在集团层面统一部署，属于增值业务运营体系内自建工程。系统从集团</w:t>
      </w:r>
      <w:r w:rsidRPr="00EB0DBB">
        <w:rPr>
          <w:rFonts w:hint="eastAsia"/>
          <w:sz w:val="24"/>
        </w:rPr>
        <w:t>IT</w:t>
      </w:r>
      <w:r w:rsidRPr="00EB0DBB">
        <w:rPr>
          <w:rFonts w:hint="eastAsia"/>
          <w:sz w:val="24"/>
        </w:rPr>
        <w:t>系统、集团业务平台、</w:t>
      </w:r>
      <w:r w:rsidRPr="00EB0DBB">
        <w:rPr>
          <w:rFonts w:hint="eastAsia"/>
          <w:sz w:val="24"/>
        </w:rPr>
        <w:t>SNMS</w:t>
      </w:r>
      <w:r w:rsidRPr="00EB0DBB">
        <w:rPr>
          <w:rFonts w:hint="eastAsia"/>
          <w:sz w:val="24"/>
        </w:rPr>
        <w:t>系统以及集团增值业务管理</w:t>
      </w:r>
      <w:r w:rsidRPr="00EB0DBB">
        <w:rPr>
          <w:rFonts w:hint="eastAsia"/>
          <w:sz w:val="24"/>
        </w:rPr>
        <w:t>NMSC</w:t>
      </w:r>
      <w:r w:rsidRPr="00EB0DBB">
        <w:rPr>
          <w:rFonts w:hint="eastAsia"/>
          <w:sz w:val="24"/>
        </w:rPr>
        <w:t>等多个系统获取基础数据。</w:t>
      </w:r>
    </w:p>
    <w:p w:rsidR="00A05E82" w:rsidRPr="00EB0DBB" w:rsidRDefault="00A05E82" w:rsidP="00E04D44">
      <w:pPr>
        <w:spacing w:line="400" w:lineRule="exact"/>
        <w:ind w:firstLineChars="200" w:firstLine="480"/>
        <w:rPr>
          <w:sz w:val="24"/>
        </w:rPr>
      </w:pPr>
      <w:r w:rsidRPr="00EB0DBB">
        <w:rPr>
          <w:rFonts w:hint="eastAsia"/>
          <w:sz w:val="24"/>
        </w:rPr>
        <w:t>文件采集接口协议采用</w:t>
      </w:r>
      <w:r w:rsidRPr="00EB0DBB">
        <w:rPr>
          <w:rFonts w:hint="eastAsia"/>
          <w:sz w:val="24"/>
        </w:rPr>
        <w:t>FTP</w:t>
      </w:r>
      <w:r>
        <w:rPr>
          <w:rFonts w:hint="eastAsia"/>
          <w:sz w:val="24"/>
        </w:rPr>
        <w:t>方式</w:t>
      </w:r>
      <w:r w:rsidRPr="00EB0DBB">
        <w:rPr>
          <w:rFonts w:hint="eastAsia"/>
          <w:sz w:val="24"/>
        </w:rPr>
        <w:t>。采集方式为全量采集，</w:t>
      </w:r>
      <w:r>
        <w:rPr>
          <w:rFonts w:hint="eastAsia"/>
          <w:sz w:val="24"/>
        </w:rPr>
        <w:t>生成文件时</w:t>
      </w:r>
      <w:r w:rsidRPr="00EB0DBB">
        <w:rPr>
          <w:rFonts w:hint="eastAsia"/>
          <w:sz w:val="24"/>
        </w:rPr>
        <w:t>存放在临时目录，</w:t>
      </w:r>
      <w:r>
        <w:rPr>
          <w:rFonts w:hint="eastAsia"/>
          <w:sz w:val="24"/>
        </w:rPr>
        <w:t>等</w:t>
      </w:r>
      <w:r w:rsidRPr="00EB0DBB">
        <w:rPr>
          <w:rFonts w:hint="eastAsia"/>
          <w:sz w:val="24"/>
        </w:rPr>
        <w:t>待数据文件完全生成后在移动到量化平台的</w:t>
      </w:r>
      <w:r w:rsidRPr="00EB0DBB">
        <w:rPr>
          <w:rFonts w:hint="eastAsia"/>
          <w:sz w:val="24"/>
        </w:rPr>
        <w:t>FTP</w:t>
      </w:r>
      <w:r w:rsidRPr="00EB0DBB">
        <w:rPr>
          <w:rFonts w:hint="eastAsia"/>
          <w:sz w:val="24"/>
        </w:rPr>
        <w:t>服务器指定目录上。</w:t>
      </w:r>
    </w:p>
    <w:p w:rsidR="00A05E82" w:rsidRPr="00DC1DE1" w:rsidRDefault="00A05E82" w:rsidP="00A05E82">
      <w:pPr>
        <w:pStyle w:val="3"/>
        <w:spacing w:before="240" w:after="120" w:line="400" w:lineRule="exact"/>
        <w:rPr>
          <w:rFonts w:ascii="黑体" w:eastAsia="黑体" w:hAnsi="黑体"/>
          <w:b w:val="0"/>
          <w:sz w:val="26"/>
          <w:szCs w:val="26"/>
        </w:rPr>
      </w:pPr>
      <w:bookmarkStart w:id="71" w:name="_Toc415467491"/>
      <w:bookmarkStart w:id="72" w:name="_Toc415776398"/>
      <w:bookmarkStart w:id="73" w:name="_Toc432581609"/>
      <w:r w:rsidRPr="00DC1DE1">
        <w:rPr>
          <w:rFonts w:ascii="黑体" w:eastAsia="黑体" w:hAnsi="黑体"/>
          <w:b w:val="0"/>
          <w:sz w:val="26"/>
          <w:szCs w:val="26"/>
        </w:rPr>
        <w:t>3.2</w:t>
      </w:r>
      <w:r w:rsidRPr="00DC1DE1">
        <w:rPr>
          <w:rFonts w:ascii="黑体" w:eastAsia="黑体" w:hAnsi="黑体" w:hint="eastAsia"/>
          <w:b w:val="0"/>
          <w:sz w:val="26"/>
          <w:szCs w:val="26"/>
        </w:rPr>
        <w:t>.2</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数据文件</w:t>
      </w:r>
      <w:bookmarkEnd w:id="71"/>
      <w:bookmarkEnd w:id="72"/>
      <w:r w:rsidRPr="00DC1DE1">
        <w:rPr>
          <w:rFonts w:ascii="黑体" w:eastAsia="黑体" w:hAnsi="黑体" w:hint="eastAsia"/>
          <w:b w:val="0"/>
          <w:sz w:val="26"/>
          <w:szCs w:val="26"/>
        </w:rPr>
        <w:t>存储</w:t>
      </w:r>
      <w:bookmarkEnd w:id="73"/>
    </w:p>
    <w:p w:rsidR="00A05E82" w:rsidRPr="00AF0641" w:rsidRDefault="00A05E82" w:rsidP="00E04D44">
      <w:pPr>
        <w:spacing w:line="400" w:lineRule="exact"/>
        <w:ind w:firstLineChars="200" w:firstLine="480"/>
        <w:rPr>
          <w:sz w:val="24"/>
        </w:rPr>
      </w:pPr>
      <w:r>
        <w:rPr>
          <w:rFonts w:hint="eastAsia"/>
          <w:sz w:val="24"/>
        </w:rPr>
        <w:t>数据</w:t>
      </w:r>
      <w:r>
        <w:rPr>
          <w:sz w:val="24"/>
        </w:rPr>
        <w:t>文件格式：</w:t>
      </w:r>
      <w:r w:rsidRPr="00AF0641">
        <w:rPr>
          <w:rFonts w:hint="eastAsia"/>
          <w:sz w:val="24"/>
        </w:rPr>
        <w:t>数据文件</w:t>
      </w:r>
      <w:r w:rsidRPr="00AF0641">
        <w:rPr>
          <w:sz w:val="24"/>
        </w:rPr>
        <w:t>记录方式</w:t>
      </w:r>
      <w:r w:rsidRPr="00AF0641">
        <w:rPr>
          <w:rFonts w:hint="eastAsia"/>
          <w:sz w:val="24"/>
        </w:rPr>
        <w:t>采用纯文本的格式。</w:t>
      </w:r>
    </w:p>
    <w:p w:rsidR="00A05E82" w:rsidRDefault="00A05E82" w:rsidP="00E04D44">
      <w:pPr>
        <w:spacing w:line="400" w:lineRule="exact"/>
        <w:ind w:firstLine="437"/>
        <w:rPr>
          <w:sz w:val="24"/>
        </w:rPr>
      </w:pPr>
      <w:r w:rsidRPr="00AF0641">
        <w:rPr>
          <w:rFonts w:hint="eastAsia"/>
          <w:sz w:val="24"/>
        </w:rPr>
        <w:t>省</w:t>
      </w:r>
      <w:r w:rsidRPr="00AF0641">
        <w:rPr>
          <w:rFonts w:hint="eastAsia"/>
          <w:sz w:val="24"/>
        </w:rPr>
        <w:t>DPI</w:t>
      </w:r>
      <w:r w:rsidRPr="00AF0641">
        <w:rPr>
          <w:rFonts w:hint="eastAsia"/>
          <w:sz w:val="24"/>
        </w:rPr>
        <w:t>汇聚分析平台支持按照文件生成周期、单个文件大小的数值配置来生成日志文件，且这</w:t>
      </w:r>
      <w:r w:rsidRPr="00AF0641">
        <w:rPr>
          <w:rFonts w:hint="eastAsia"/>
          <w:sz w:val="24"/>
        </w:rPr>
        <w:t>3</w:t>
      </w:r>
      <w:r w:rsidRPr="00AF0641">
        <w:rPr>
          <w:rFonts w:hint="eastAsia"/>
          <w:sz w:val="24"/>
        </w:rPr>
        <w:t>个条</w:t>
      </w:r>
      <w:r>
        <w:rPr>
          <w:rFonts w:hint="eastAsia"/>
          <w:sz w:val="24"/>
        </w:rPr>
        <w:t>件为或的关系。即生成周期、文件大小同时设置时，如任</w:t>
      </w:r>
      <w:proofErr w:type="gramStart"/>
      <w:r>
        <w:rPr>
          <w:rFonts w:hint="eastAsia"/>
          <w:sz w:val="24"/>
        </w:rPr>
        <w:t>一</w:t>
      </w:r>
      <w:proofErr w:type="gramEnd"/>
      <w:r>
        <w:rPr>
          <w:rFonts w:hint="eastAsia"/>
          <w:sz w:val="24"/>
        </w:rPr>
        <w:t>指标到达阈值</w:t>
      </w:r>
      <w:proofErr w:type="gramStart"/>
      <w:r w:rsidRPr="00AF0641">
        <w:rPr>
          <w:rFonts w:hint="eastAsia"/>
          <w:sz w:val="24"/>
        </w:rPr>
        <w:t>则结束</w:t>
      </w:r>
      <w:proofErr w:type="gramEnd"/>
      <w:r w:rsidRPr="00AF0641">
        <w:rPr>
          <w:rFonts w:hint="eastAsia"/>
          <w:sz w:val="24"/>
        </w:rPr>
        <w:t>文件。在每个文件生成周期内，如果文件大小超过设定的阀值，则产生多个文件，同一文件生成周期内的多个文件通过文件序号递增进行区分。</w:t>
      </w:r>
      <w:r>
        <w:rPr>
          <w:rFonts w:hint="eastAsia"/>
          <w:sz w:val="24"/>
        </w:rPr>
        <w:t>如下</w:t>
      </w:r>
      <w:r>
        <w:rPr>
          <w:sz w:val="24"/>
        </w:rPr>
        <w:t>示例：</w:t>
      </w:r>
    </w:p>
    <w:p w:rsidR="00A05E82" w:rsidRDefault="00A05E82" w:rsidP="00E04D44">
      <w:pPr>
        <w:spacing w:line="400" w:lineRule="exact"/>
        <w:rPr>
          <w:sz w:val="24"/>
        </w:rPr>
      </w:pPr>
      <w:r w:rsidRPr="00394F94">
        <w:rPr>
          <w:sz w:val="24"/>
        </w:rPr>
        <w:t>/home/datamining/flume/yd_DPI/</w:t>
      </w:r>
      <w:r>
        <w:rPr>
          <w:sz w:val="24"/>
        </w:rPr>
        <w:t>sheng</w:t>
      </w:r>
      <w:r w:rsidRPr="00394F94">
        <w:rPr>
          <w:sz w:val="24"/>
        </w:rPr>
        <w:t>/20150618/FixedDPI.2015061823.1434639601320</w:t>
      </w:r>
    </w:p>
    <w:p w:rsidR="00A05E82" w:rsidRDefault="00A05E82" w:rsidP="00E04D44">
      <w:pPr>
        <w:spacing w:line="400" w:lineRule="exact"/>
        <w:rPr>
          <w:sz w:val="24"/>
        </w:rPr>
      </w:pPr>
      <w:r w:rsidRPr="00394F94">
        <w:rPr>
          <w:sz w:val="24"/>
        </w:rPr>
        <w:t>/home/datamining/flume/yd_DPI/</w:t>
      </w:r>
      <w:r>
        <w:rPr>
          <w:sz w:val="24"/>
        </w:rPr>
        <w:t>sheng</w:t>
      </w:r>
      <w:r w:rsidRPr="00394F94">
        <w:rPr>
          <w:sz w:val="24"/>
        </w:rPr>
        <w:t>/20150618/FixedDPI.2015061823.1434639601321</w:t>
      </w:r>
    </w:p>
    <w:p w:rsidR="00A05E82" w:rsidRPr="00AF0641" w:rsidRDefault="00A05E82" w:rsidP="00E04D44">
      <w:pPr>
        <w:spacing w:line="400" w:lineRule="exact"/>
        <w:rPr>
          <w:sz w:val="24"/>
        </w:rPr>
      </w:pPr>
      <w:r w:rsidRPr="00394F94">
        <w:rPr>
          <w:sz w:val="24"/>
        </w:rPr>
        <w:t>/home/datamining/flume/yd_DPI/</w:t>
      </w:r>
      <w:r>
        <w:rPr>
          <w:sz w:val="24"/>
        </w:rPr>
        <w:t>sheng</w:t>
      </w:r>
      <w:r w:rsidRPr="00394F94">
        <w:rPr>
          <w:sz w:val="24"/>
        </w:rPr>
        <w:t>/20150618/FixedDPI.2015061823.1434639601322</w:t>
      </w:r>
    </w:p>
    <w:p w:rsidR="00A05E82" w:rsidRPr="00A05E82" w:rsidRDefault="00A05E82" w:rsidP="00E04D44">
      <w:pPr>
        <w:spacing w:line="400" w:lineRule="exact"/>
        <w:ind w:firstLineChars="200" w:firstLine="480"/>
        <w:rPr>
          <w:sz w:val="24"/>
        </w:rPr>
      </w:pPr>
      <w:r>
        <w:rPr>
          <w:rFonts w:hint="eastAsia"/>
          <w:sz w:val="24"/>
        </w:rPr>
        <w:t>1</w:t>
      </w:r>
      <w:r>
        <w:rPr>
          <w:rFonts w:hint="eastAsia"/>
          <w:sz w:val="24"/>
        </w:rPr>
        <w:t>、</w:t>
      </w:r>
      <w:r w:rsidRPr="00A05E82">
        <w:rPr>
          <w:rFonts w:hint="eastAsia"/>
          <w:sz w:val="24"/>
        </w:rPr>
        <w:t>文件生成周期：支持配置，单位为秒，取值</w:t>
      </w:r>
      <w:r w:rsidRPr="00A05E82">
        <w:rPr>
          <w:rFonts w:hint="eastAsia"/>
          <w:sz w:val="24"/>
        </w:rPr>
        <w:t>3600</w:t>
      </w:r>
      <w:r w:rsidRPr="00A05E82">
        <w:rPr>
          <w:rFonts w:hint="eastAsia"/>
          <w:sz w:val="24"/>
        </w:rPr>
        <w:t>（最小</w:t>
      </w:r>
      <w:r w:rsidRPr="00A05E82">
        <w:rPr>
          <w:rFonts w:hint="eastAsia"/>
          <w:sz w:val="24"/>
        </w:rPr>
        <w:t>10S</w:t>
      </w:r>
      <w:r w:rsidRPr="00A05E82">
        <w:rPr>
          <w:rFonts w:hint="eastAsia"/>
          <w:sz w:val="24"/>
        </w:rPr>
        <w:t>）。当前</w:t>
      </w:r>
      <w:r w:rsidRPr="00A05E82">
        <w:rPr>
          <w:sz w:val="24"/>
        </w:rPr>
        <w:t>是定</w:t>
      </w:r>
      <w:r w:rsidRPr="00A05E82">
        <w:rPr>
          <w:rFonts w:hint="eastAsia"/>
          <w:sz w:val="24"/>
        </w:rPr>
        <w:t>3600</w:t>
      </w:r>
      <w:r w:rsidRPr="00A05E82">
        <w:rPr>
          <w:sz w:val="24"/>
        </w:rPr>
        <w:t>s</w:t>
      </w:r>
      <w:r w:rsidRPr="00A05E82">
        <w:rPr>
          <w:rFonts w:hint="eastAsia"/>
          <w:sz w:val="24"/>
        </w:rPr>
        <w:t>，</w:t>
      </w:r>
      <w:r w:rsidRPr="00A05E82">
        <w:rPr>
          <w:sz w:val="24"/>
        </w:rPr>
        <w:t>FixedDPI.2015061823.1434639601320</w:t>
      </w:r>
      <w:r w:rsidRPr="00A05E82">
        <w:rPr>
          <w:rFonts w:hint="eastAsia"/>
          <w:sz w:val="24"/>
        </w:rPr>
        <w:t>在文件名</w:t>
      </w:r>
      <w:r w:rsidRPr="00A05E82">
        <w:rPr>
          <w:sz w:val="24"/>
        </w:rPr>
        <w:t>第二节最后两位表示</w:t>
      </w:r>
      <w:r w:rsidRPr="00A05E82">
        <w:rPr>
          <w:rFonts w:hint="eastAsia"/>
          <w:sz w:val="24"/>
        </w:rPr>
        <w:t>12</w:t>
      </w:r>
      <w:r w:rsidRPr="00A05E82">
        <w:rPr>
          <w:rFonts w:hint="eastAsia"/>
          <w:sz w:val="24"/>
        </w:rPr>
        <w:t>点这</w:t>
      </w:r>
      <w:r w:rsidRPr="00A05E82">
        <w:rPr>
          <w:sz w:val="24"/>
        </w:rPr>
        <w:t>一</w:t>
      </w:r>
      <w:r w:rsidRPr="00A05E82">
        <w:rPr>
          <w:rFonts w:hint="eastAsia"/>
          <w:sz w:val="24"/>
        </w:rPr>
        <w:t>小时</w:t>
      </w:r>
      <w:r w:rsidRPr="00A05E82">
        <w:rPr>
          <w:sz w:val="24"/>
        </w:rPr>
        <w:t>内的文件</w:t>
      </w:r>
      <w:r w:rsidRPr="00A05E82">
        <w:rPr>
          <w:rFonts w:hint="eastAsia"/>
          <w:sz w:val="24"/>
        </w:rPr>
        <w:t>。</w:t>
      </w:r>
    </w:p>
    <w:p w:rsidR="00A05E82" w:rsidRPr="00A05E82" w:rsidRDefault="00A05E82" w:rsidP="00E04D44">
      <w:pPr>
        <w:spacing w:line="400" w:lineRule="exact"/>
        <w:ind w:firstLineChars="200" w:firstLine="480"/>
        <w:rPr>
          <w:sz w:val="24"/>
        </w:rPr>
      </w:pPr>
      <w:r>
        <w:rPr>
          <w:rFonts w:hint="eastAsia"/>
          <w:sz w:val="24"/>
        </w:rPr>
        <w:t>2</w:t>
      </w:r>
      <w:r>
        <w:rPr>
          <w:rFonts w:hint="eastAsia"/>
          <w:sz w:val="24"/>
        </w:rPr>
        <w:t>、</w:t>
      </w:r>
      <w:r w:rsidRPr="00A05E82">
        <w:rPr>
          <w:rFonts w:hint="eastAsia"/>
          <w:sz w:val="24"/>
        </w:rPr>
        <w:t>单个文件大小</w:t>
      </w:r>
      <w:r w:rsidRPr="00A05E82">
        <w:rPr>
          <w:rFonts w:hint="eastAsia"/>
          <w:sz w:val="24"/>
        </w:rPr>
        <w:t>(</w:t>
      </w:r>
      <w:r w:rsidRPr="00A05E82">
        <w:rPr>
          <w:rFonts w:hint="eastAsia"/>
          <w:sz w:val="24"/>
        </w:rPr>
        <w:t>压缩前</w:t>
      </w:r>
      <w:r w:rsidRPr="00A05E82">
        <w:rPr>
          <w:rFonts w:hint="eastAsia"/>
          <w:sz w:val="24"/>
        </w:rPr>
        <w:t>)</w:t>
      </w:r>
      <w:r w:rsidRPr="00A05E82">
        <w:rPr>
          <w:rFonts w:hint="eastAsia"/>
          <w:sz w:val="24"/>
        </w:rPr>
        <w:t>：支持配置，单位为</w:t>
      </w:r>
      <w:r w:rsidRPr="00A05E82">
        <w:rPr>
          <w:rFonts w:hint="eastAsia"/>
          <w:sz w:val="24"/>
        </w:rPr>
        <w:t>MB</w:t>
      </w:r>
      <w:r w:rsidRPr="00A05E82">
        <w:rPr>
          <w:rFonts w:hint="eastAsia"/>
          <w:sz w:val="24"/>
        </w:rPr>
        <w:t>，取值</w:t>
      </w:r>
      <w:r w:rsidRPr="00A05E82">
        <w:rPr>
          <w:rFonts w:hint="eastAsia"/>
          <w:sz w:val="24"/>
        </w:rPr>
        <w:t>0-2000</w:t>
      </w:r>
      <w:r w:rsidRPr="00A05E82">
        <w:rPr>
          <w:rFonts w:hint="eastAsia"/>
          <w:sz w:val="24"/>
        </w:rPr>
        <w:t>（缺省</w:t>
      </w:r>
      <w:r w:rsidRPr="00A05E82">
        <w:rPr>
          <w:rFonts w:hint="eastAsia"/>
          <w:sz w:val="24"/>
        </w:rPr>
        <w:t>500M</w:t>
      </w:r>
      <w:r w:rsidRPr="00A05E82">
        <w:rPr>
          <w:rFonts w:hint="eastAsia"/>
          <w:sz w:val="24"/>
        </w:rPr>
        <w:t>）。当同一</w:t>
      </w:r>
      <w:r w:rsidRPr="00A05E82">
        <w:rPr>
          <w:sz w:val="24"/>
        </w:rPr>
        <w:t>小时内一个文件</w:t>
      </w:r>
      <w:r w:rsidRPr="00A05E82">
        <w:rPr>
          <w:rFonts w:hint="eastAsia"/>
          <w:sz w:val="24"/>
        </w:rPr>
        <w:t>大小</w:t>
      </w:r>
      <w:r w:rsidRPr="00A05E82">
        <w:rPr>
          <w:sz w:val="24"/>
        </w:rPr>
        <w:t>达到最大值时，会</w:t>
      </w:r>
      <w:r w:rsidRPr="00A05E82">
        <w:rPr>
          <w:rFonts w:hint="eastAsia"/>
          <w:sz w:val="24"/>
        </w:rPr>
        <w:t>自动</w:t>
      </w:r>
      <w:r w:rsidRPr="00A05E82">
        <w:rPr>
          <w:sz w:val="24"/>
        </w:rPr>
        <w:t>分文件</w:t>
      </w:r>
      <w:r w:rsidRPr="00A05E82">
        <w:rPr>
          <w:rFonts w:hint="eastAsia"/>
          <w:sz w:val="24"/>
        </w:rPr>
        <w:t>，</w:t>
      </w:r>
      <w:r w:rsidRPr="00A05E82">
        <w:rPr>
          <w:sz w:val="24"/>
        </w:rPr>
        <w:t>同一</w:t>
      </w:r>
      <w:r w:rsidRPr="00A05E82">
        <w:rPr>
          <w:rFonts w:hint="eastAsia"/>
          <w:sz w:val="24"/>
        </w:rPr>
        <w:t>小时</w:t>
      </w:r>
      <w:r w:rsidRPr="00A05E82">
        <w:rPr>
          <w:sz w:val="24"/>
        </w:rPr>
        <w:t>内时间，后缀加上</w:t>
      </w:r>
      <w:r w:rsidRPr="00A05E82">
        <w:rPr>
          <w:sz w:val="24"/>
        </w:rPr>
        <w:t>UTC</w:t>
      </w:r>
      <w:r w:rsidRPr="00A05E82">
        <w:rPr>
          <w:rFonts w:hint="eastAsia"/>
          <w:sz w:val="24"/>
        </w:rPr>
        <w:t>时间区分。</w:t>
      </w:r>
    </w:p>
    <w:p w:rsidR="00306B79" w:rsidRPr="00DC1DE1" w:rsidRDefault="00306B79" w:rsidP="00306B79">
      <w:pPr>
        <w:pStyle w:val="3"/>
        <w:spacing w:before="240" w:after="120" w:line="400" w:lineRule="exact"/>
        <w:rPr>
          <w:rFonts w:ascii="黑体" w:eastAsia="黑体" w:hAnsi="黑体"/>
          <w:b w:val="0"/>
          <w:sz w:val="26"/>
          <w:szCs w:val="26"/>
        </w:rPr>
      </w:pPr>
      <w:bookmarkStart w:id="74" w:name="_Toc415776399"/>
      <w:bookmarkStart w:id="75" w:name="_Toc432581610"/>
      <w:bookmarkStart w:id="76" w:name="_Toc415467498"/>
      <w:bookmarkEnd w:id="64"/>
      <w:r w:rsidRPr="00DC1DE1">
        <w:rPr>
          <w:rFonts w:ascii="黑体" w:eastAsia="黑体" w:hAnsi="黑体"/>
          <w:b w:val="0"/>
          <w:sz w:val="26"/>
          <w:szCs w:val="26"/>
        </w:rPr>
        <w:t>3.2</w:t>
      </w:r>
      <w:r w:rsidRPr="00DC1DE1">
        <w:rPr>
          <w:rFonts w:ascii="黑体" w:eastAsia="黑体" w:hAnsi="黑体" w:hint="eastAsia"/>
          <w:b w:val="0"/>
          <w:sz w:val="26"/>
          <w:szCs w:val="26"/>
        </w:rPr>
        <w:t>.3</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数据内容</w:t>
      </w:r>
      <w:bookmarkEnd w:id="74"/>
      <w:bookmarkEnd w:id="75"/>
    </w:p>
    <w:p w:rsidR="00306B79" w:rsidRDefault="00306B79" w:rsidP="00306B79">
      <w:pPr>
        <w:spacing w:line="400" w:lineRule="exact"/>
        <w:ind w:firstLine="420"/>
        <w:rPr>
          <w:sz w:val="24"/>
        </w:rPr>
      </w:pPr>
      <w:r w:rsidRPr="00AF0641">
        <w:rPr>
          <w:rFonts w:hint="eastAsia"/>
          <w:sz w:val="24"/>
        </w:rPr>
        <w:t>一个</w:t>
      </w:r>
      <w:r w:rsidRPr="00AF0641">
        <w:rPr>
          <w:sz w:val="24"/>
        </w:rPr>
        <w:t>文件可包含多项信息，</w:t>
      </w:r>
      <w:r w:rsidRPr="00AF0641">
        <w:rPr>
          <w:rFonts w:hint="eastAsia"/>
          <w:sz w:val="24"/>
        </w:rPr>
        <w:t>以行区分不同记录，即一行代表一条流的记录；各字段之间以符号“</w:t>
      </w:r>
      <w:r w:rsidRPr="00AF0641">
        <w:rPr>
          <w:rFonts w:hint="eastAsia"/>
          <w:sz w:val="24"/>
        </w:rPr>
        <w:t>|</w:t>
      </w:r>
      <w:r w:rsidRPr="00AF0641">
        <w:rPr>
          <w:rFonts w:hint="eastAsia"/>
          <w:sz w:val="24"/>
        </w:rPr>
        <w:t>”分隔各列，代表不同的域</w:t>
      </w:r>
      <w:r w:rsidRPr="00AF0641">
        <w:rPr>
          <w:rFonts w:hint="eastAsia"/>
          <w:sz w:val="24"/>
        </w:rPr>
        <w:t>;</w:t>
      </w:r>
      <w:r w:rsidRPr="00AF0641">
        <w:rPr>
          <w:rFonts w:hint="eastAsia"/>
          <w:sz w:val="24"/>
        </w:rPr>
        <w:t>记录之间以</w:t>
      </w:r>
      <w:r w:rsidRPr="00AF0641">
        <w:rPr>
          <w:rFonts w:hint="eastAsia"/>
          <w:sz w:val="24"/>
        </w:rPr>
        <w:t xml:space="preserve"> </w:t>
      </w:r>
      <w:r w:rsidRPr="00AF0641">
        <w:rPr>
          <w:rFonts w:hint="eastAsia"/>
          <w:sz w:val="24"/>
        </w:rPr>
        <w:t>“</w:t>
      </w:r>
      <w:r w:rsidRPr="00AF0641">
        <w:rPr>
          <w:rFonts w:hint="eastAsia"/>
          <w:sz w:val="24"/>
        </w:rPr>
        <w:t>\r\n</w:t>
      </w:r>
      <w:r w:rsidRPr="00AF0641">
        <w:rPr>
          <w:rFonts w:hint="eastAsia"/>
          <w:sz w:val="24"/>
        </w:rPr>
        <w:t>”分割。</w:t>
      </w:r>
    </w:p>
    <w:p w:rsidR="00306B79" w:rsidRPr="00AF0641" w:rsidRDefault="00306B79" w:rsidP="00306B79">
      <w:pPr>
        <w:spacing w:line="400" w:lineRule="exact"/>
        <w:ind w:firstLineChars="200" w:firstLine="480"/>
        <w:rPr>
          <w:sz w:val="24"/>
        </w:rPr>
      </w:pPr>
      <w:r w:rsidRPr="00AF0641">
        <w:rPr>
          <w:rFonts w:hint="eastAsia"/>
          <w:sz w:val="24"/>
        </w:rPr>
        <w:t>DPI</w:t>
      </w:r>
      <w:r w:rsidRPr="00AF0641">
        <w:rPr>
          <w:rFonts w:hint="eastAsia"/>
          <w:sz w:val="24"/>
        </w:rPr>
        <w:t>设备识别解析的</w:t>
      </w:r>
      <w:r w:rsidRPr="00AF0641">
        <w:rPr>
          <w:rFonts w:hint="eastAsia"/>
          <w:sz w:val="24"/>
        </w:rPr>
        <w:t>HTTP GET</w:t>
      </w:r>
      <w:r w:rsidRPr="00AF0641">
        <w:rPr>
          <w:rFonts w:hint="eastAsia"/>
          <w:sz w:val="24"/>
        </w:rPr>
        <w:t>报文字段记录</w:t>
      </w:r>
      <w:r>
        <w:rPr>
          <w:rFonts w:hint="eastAsia"/>
          <w:sz w:val="24"/>
        </w:rPr>
        <w:t>，即移动</w:t>
      </w:r>
      <w:r>
        <w:rPr>
          <w:sz w:val="24"/>
        </w:rPr>
        <w:t>数据包含字段信息</w:t>
      </w:r>
      <w:r w:rsidRPr="00AF0641">
        <w:rPr>
          <w:rFonts w:hint="eastAsia"/>
          <w:sz w:val="24"/>
        </w:rPr>
        <w:t>如下表：</w:t>
      </w:r>
    </w:p>
    <w:p w:rsidR="00306B79" w:rsidRPr="007B7812" w:rsidRDefault="00306B79" w:rsidP="007B7812">
      <w:pPr>
        <w:spacing w:before="240" w:after="120"/>
        <w:ind w:firstLine="437"/>
        <w:jc w:val="center"/>
        <w:rPr>
          <w:sz w:val="22"/>
          <w:szCs w:val="22"/>
        </w:rPr>
      </w:pPr>
      <w:r w:rsidRPr="007B7812">
        <w:rPr>
          <w:rFonts w:ascii="宋体" w:hAnsi="宋体"/>
          <w:sz w:val="22"/>
          <w:szCs w:val="22"/>
        </w:rPr>
        <w:lastRenderedPageBreak/>
        <w:t>表</w:t>
      </w:r>
      <w:r w:rsidRPr="007B7812">
        <w:rPr>
          <w:sz w:val="22"/>
          <w:szCs w:val="22"/>
        </w:rPr>
        <w:t>3.1</w:t>
      </w:r>
      <w:r w:rsidRPr="007B7812">
        <w:rPr>
          <w:rFonts w:ascii="宋体" w:hAnsi="宋体"/>
          <w:sz w:val="22"/>
          <w:szCs w:val="22"/>
        </w:rPr>
        <w:t xml:space="preserve"> </w:t>
      </w:r>
      <w:r w:rsidR="008711A4">
        <w:rPr>
          <w:rFonts w:ascii="宋体" w:hAnsi="宋体"/>
          <w:sz w:val="22"/>
          <w:szCs w:val="22"/>
        </w:rPr>
        <w:t xml:space="preserve"> </w:t>
      </w:r>
      <w:r w:rsidRPr="007B7812">
        <w:rPr>
          <w:rFonts w:ascii="宋体" w:hAnsi="宋体" w:hint="eastAsia"/>
          <w:sz w:val="22"/>
          <w:szCs w:val="22"/>
        </w:rPr>
        <w:t>移动DPI规范</w:t>
      </w:r>
      <w:r w:rsidRPr="007B7812">
        <w:rPr>
          <w:rFonts w:ascii="宋体" w:hAnsi="宋体"/>
          <w:sz w:val="22"/>
          <w:szCs w:val="22"/>
        </w:rPr>
        <w:t>字段</w:t>
      </w:r>
    </w:p>
    <w:tbl>
      <w:tblPr>
        <w:tblW w:w="8722" w:type="dxa"/>
        <w:jc w:val="center"/>
        <w:tblLook w:val="04A0" w:firstRow="1" w:lastRow="0" w:firstColumn="1" w:lastColumn="0" w:noHBand="0" w:noVBand="1"/>
      </w:tblPr>
      <w:tblGrid>
        <w:gridCol w:w="684"/>
        <w:gridCol w:w="1756"/>
        <w:gridCol w:w="2326"/>
        <w:gridCol w:w="1316"/>
        <w:gridCol w:w="2640"/>
      </w:tblGrid>
      <w:tr w:rsidR="00306B79" w:rsidRPr="008711A4" w:rsidTr="007B7812">
        <w:trPr>
          <w:trHeight w:val="240"/>
          <w:jc w:val="center"/>
        </w:trPr>
        <w:tc>
          <w:tcPr>
            <w:tcW w:w="73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编号</w:t>
            </w:r>
          </w:p>
        </w:tc>
        <w:tc>
          <w:tcPr>
            <w:tcW w:w="1552" w:type="dxa"/>
            <w:tcBorders>
              <w:top w:val="single" w:sz="4" w:space="0" w:color="auto"/>
              <w:left w:val="nil"/>
              <w:bottom w:val="single" w:sz="4" w:space="0" w:color="auto"/>
              <w:right w:val="single" w:sz="4" w:space="0" w:color="auto"/>
            </w:tcBorders>
            <w:shd w:val="clear" w:color="auto" w:fill="auto"/>
            <w:vAlign w:val="bottom"/>
            <w:hideMark/>
          </w:tcPr>
          <w:p w:rsidR="00306B79" w:rsidRPr="008711A4" w:rsidRDefault="00306B79" w:rsidP="007B7812">
            <w:pPr>
              <w:widowControl/>
              <w:spacing w:before="60"/>
              <w:jc w:val="left"/>
              <w:rPr>
                <w:rFonts w:ascii="宋体" w:hAnsi="宋体" w:cs="宋体"/>
                <w:color w:val="000000"/>
                <w:kern w:val="0"/>
                <w:sz w:val="22"/>
                <w:szCs w:val="22"/>
              </w:rPr>
            </w:pPr>
            <w:r w:rsidRPr="008711A4">
              <w:rPr>
                <w:rFonts w:ascii="宋体" w:hAnsi="宋体" w:cs="宋体" w:hint="eastAsia"/>
                <w:color w:val="000000"/>
                <w:kern w:val="0"/>
                <w:sz w:val="22"/>
                <w:szCs w:val="22"/>
              </w:rPr>
              <w:t>字段名</w:t>
            </w:r>
          </w:p>
        </w:tc>
        <w:tc>
          <w:tcPr>
            <w:tcW w:w="2437" w:type="dxa"/>
            <w:tcBorders>
              <w:top w:val="single" w:sz="4" w:space="0" w:color="auto"/>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字段说明</w:t>
            </w:r>
          </w:p>
        </w:tc>
        <w:tc>
          <w:tcPr>
            <w:tcW w:w="1316" w:type="dxa"/>
            <w:tcBorders>
              <w:top w:val="single" w:sz="4" w:space="0" w:color="auto"/>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最大长度</w:t>
            </w:r>
          </w:p>
        </w:tc>
        <w:tc>
          <w:tcPr>
            <w:tcW w:w="2684" w:type="dxa"/>
            <w:tcBorders>
              <w:top w:val="single" w:sz="4" w:space="0" w:color="auto"/>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标准</w:t>
            </w:r>
            <w:r w:rsidRPr="008711A4">
              <w:rPr>
                <w:rFonts w:ascii="宋体" w:hAnsi="宋体" w:cs="宋体"/>
                <w:color w:val="000000"/>
                <w:kern w:val="0"/>
                <w:sz w:val="22"/>
                <w:szCs w:val="22"/>
              </w:rPr>
              <w:t>协议名称</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1552"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IMSI</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用户的国际移动用户识别码</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15Byte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Calling-Station-Id，15位字符串类型</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MDN</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用户手机号码，即MDN。</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15Byte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Served-MDN，用户MDN号码</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ServiceType</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业务应用，参见业务应用列表</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根据端口号和协议特征等分析得出</w:t>
            </w:r>
          </w:p>
        </w:tc>
      </w:tr>
      <w:tr w:rsidR="00306B79" w:rsidRPr="008711A4" w:rsidTr="007B7812">
        <w:trPr>
          <w:trHeight w:val="72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StartTime</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w:t>
            </w:r>
            <w:proofErr w:type="gramStart"/>
            <w:r w:rsidRPr="008711A4">
              <w:rPr>
                <w:rFonts w:ascii="宋体" w:hAnsi="宋体" w:cs="宋体" w:hint="eastAsia"/>
                <w:color w:val="000000"/>
                <w:kern w:val="0"/>
                <w:sz w:val="22"/>
                <w:szCs w:val="22"/>
              </w:rPr>
              <w:t>流开始</w:t>
            </w:r>
            <w:proofErr w:type="gramEnd"/>
            <w:r w:rsidRPr="008711A4">
              <w:rPr>
                <w:rFonts w:ascii="宋体" w:hAnsi="宋体" w:cs="宋体" w:hint="eastAsia"/>
                <w:color w:val="000000"/>
                <w:kern w:val="0"/>
                <w:sz w:val="22"/>
                <w:szCs w:val="22"/>
              </w:rPr>
              <w:t>时间，格式为yyyymmddhhmmss（24小时制），如果开启中间记录模式，每条记录都填写相同的开始时间。</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网络数据流监控统计得出</w:t>
            </w:r>
          </w:p>
        </w:tc>
      </w:tr>
      <w:tr w:rsidR="00306B79" w:rsidRPr="008711A4" w:rsidTr="007B7812">
        <w:trPr>
          <w:trHeight w:val="72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EndTime</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w:t>
            </w:r>
            <w:proofErr w:type="gramStart"/>
            <w:r w:rsidRPr="008711A4">
              <w:rPr>
                <w:rFonts w:ascii="宋体" w:hAnsi="宋体" w:cs="宋体" w:hint="eastAsia"/>
                <w:color w:val="000000"/>
                <w:kern w:val="0"/>
                <w:sz w:val="22"/>
                <w:szCs w:val="22"/>
              </w:rPr>
              <w:t>流结束</w:t>
            </w:r>
            <w:proofErr w:type="gramEnd"/>
            <w:r w:rsidRPr="008711A4">
              <w:rPr>
                <w:rFonts w:ascii="宋体" w:hAnsi="宋体" w:cs="宋体" w:hint="eastAsia"/>
                <w:color w:val="000000"/>
                <w:kern w:val="0"/>
                <w:sz w:val="22"/>
                <w:szCs w:val="22"/>
              </w:rPr>
              <w:t>时间，格式为yyyymmddhhmmss（24小时制），如果开启中间记录模式，只在最后一条记录填写结束时间。</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网络数据流监控统计得出</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Duration</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持续时间，单位毫秒</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NUMBER(12)</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根据业务</w:t>
            </w:r>
            <w:proofErr w:type="gramStart"/>
            <w:r w:rsidRPr="008711A4">
              <w:rPr>
                <w:rFonts w:ascii="宋体" w:hAnsi="宋体" w:cs="宋体" w:hint="eastAsia"/>
                <w:color w:val="000000"/>
                <w:kern w:val="0"/>
                <w:sz w:val="22"/>
                <w:szCs w:val="22"/>
              </w:rPr>
              <w:t>流开始</w:t>
            </w:r>
            <w:proofErr w:type="gramEnd"/>
            <w:r w:rsidRPr="008711A4">
              <w:rPr>
                <w:rFonts w:ascii="宋体" w:hAnsi="宋体" w:cs="宋体" w:hint="eastAsia"/>
                <w:color w:val="000000"/>
                <w:kern w:val="0"/>
                <w:sz w:val="22"/>
                <w:szCs w:val="22"/>
              </w:rPr>
              <w:t>和结束统计得出的时间</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InputOctets</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发给用户的业务字节数</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根据IP报文统计得出</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OutputOctets</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用户发出的业务字节数</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根据IP报文统计得出</w:t>
            </w:r>
          </w:p>
        </w:tc>
      </w:tr>
      <w:tr w:rsidR="00306B79" w:rsidRPr="008711A4" w:rsidTr="007B7812">
        <w:trPr>
          <w:trHeight w:val="96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SessionID</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session的ID标识号</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采集设备自动生成，以session开始的时间戳为ID号，同一个用户中的该ID相同表明是同一次PPP连接中的不同记录，格式为yyyymmddhhmmss（24小时制）</w:t>
            </w:r>
          </w:p>
        </w:tc>
      </w:tr>
      <w:tr w:rsidR="00306B79" w:rsidRPr="008711A4" w:rsidTr="007B7812">
        <w:trPr>
          <w:trHeight w:val="48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UserAgent</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User Agent信息</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64Byte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User-Agent，标注浏览器信息，通常指各个手机开发包的名称及版本信息</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DestinationURL</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用户访问的目标网站的URL。</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可变长</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根据请求包GET字段提取</w:t>
            </w:r>
          </w:p>
        </w:tc>
      </w:tr>
      <w:tr w:rsidR="00306B79" w:rsidRPr="008711A4" w:rsidTr="007B7812">
        <w:trPr>
          <w:trHeight w:val="240"/>
          <w:jc w:val="center"/>
        </w:trPr>
        <w:tc>
          <w:tcPr>
            <w:tcW w:w="733" w:type="dxa"/>
            <w:tcBorders>
              <w:top w:val="nil"/>
              <w:left w:val="single" w:sz="4" w:space="0" w:color="auto"/>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12</w:t>
            </w:r>
          </w:p>
        </w:tc>
        <w:tc>
          <w:tcPr>
            <w:tcW w:w="1552" w:type="dxa"/>
            <w:tcBorders>
              <w:top w:val="nil"/>
              <w:left w:val="nil"/>
              <w:bottom w:val="single" w:sz="4" w:space="0" w:color="auto"/>
              <w:right w:val="single" w:sz="4" w:space="0" w:color="auto"/>
            </w:tcBorders>
            <w:shd w:val="clear" w:color="auto" w:fill="FFFFFF" w:themeFill="background1"/>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DomainName</w:t>
            </w:r>
          </w:p>
        </w:tc>
        <w:tc>
          <w:tcPr>
            <w:tcW w:w="2437"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外部网站的域名</w:t>
            </w:r>
          </w:p>
        </w:tc>
        <w:tc>
          <w:tcPr>
            <w:tcW w:w="1316" w:type="dxa"/>
            <w:tcBorders>
              <w:top w:val="nil"/>
              <w:left w:val="nil"/>
              <w:bottom w:val="single" w:sz="4" w:space="0" w:color="auto"/>
              <w:right w:val="single" w:sz="4" w:space="0" w:color="auto"/>
            </w:tcBorders>
            <w:shd w:val="clear" w:color="auto" w:fill="auto"/>
            <w:vAlign w:val="bottom"/>
            <w:hideMark/>
          </w:tcPr>
          <w:p w:rsidR="00306B79" w:rsidRPr="008711A4" w:rsidRDefault="00306B79" w:rsidP="00D755FD">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256Byte</w:t>
            </w:r>
          </w:p>
        </w:tc>
        <w:tc>
          <w:tcPr>
            <w:tcW w:w="2684" w:type="dxa"/>
            <w:tcBorders>
              <w:top w:val="nil"/>
              <w:left w:val="nil"/>
              <w:bottom w:val="single" w:sz="4" w:space="0" w:color="auto"/>
              <w:right w:val="single" w:sz="4" w:space="0" w:color="auto"/>
            </w:tcBorders>
          </w:tcPr>
          <w:p w:rsidR="00306B79" w:rsidRPr="008711A4" w:rsidRDefault="00306B79" w:rsidP="00D755FD">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根据请求包HOST字段提取</w:t>
            </w:r>
          </w:p>
        </w:tc>
      </w:tr>
    </w:tbl>
    <w:p w:rsidR="00306B79" w:rsidRPr="00A05E82" w:rsidRDefault="00306B79" w:rsidP="008711A4">
      <w:pPr>
        <w:spacing w:before="60" w:line="400" w:lineRule="exact"/>
        <w:ind w:firstLineChars="200" w:firstLine="480"/>
        <w:jc w:val="left"/>
        <w:rPr>
          <w:sz w:val="24"/>
        </w:rPr>
      </w:pPr>
      <w:r>
        <w:rPr>
          <w:rFonts w:hint="eastAsia"/>
          <w:sz w:val="24"/>
        </w:rPr>
        <w:t>记录</w:t>
      </w:r>
      <w:r>
        <w:rPr>
          <w:sz w:val="24"/>
        </w:rPr>
        <w:t>中</w:t>
      </w:r>
      <w:r>
        <w:rPr>
          <w:rFonts w:hint="eastAsia"/>
          <w:sz w:val="24"/>
        </w:rPr>
        <w:t>包收集</w:t>
      </w:r>
      <w:r>
        <w:rPr>
          <w:sz w:val="24"/>
        </w:rPr>
        <w:t>的用户的信息，部分未获取信息为空</w:t>
      </w:r>
      <w:r>
        <w:rPr>
          <w:rFonts w:hint="eastAsia"/>
          <w:sz w:val="24"/>
        </w:rPr>
        <w:t>。在数据</w:t>
      </w:r>
      <w:r>
        <w:rPr>
          <w:sz w:val="24"/>
        </w:rPr>
        <w:t>处理之前，要先将这</w:t>
      </w:r>
      <w:r>
        <w:rPr>
          <w:rFonts w:hint="eastAsia"/>
          <w:sz w:val="24"/>
        </w:rPr>
        <w:t>几类</w:t>
      </w:r>
      <w:r>
        <w:rPr>
          <w:sz w:val="24"/>
        </w:rPr>
        <w:t>信息进行数据转换，再进行后续工作，数据转换过程会在本章节的后边提到。</w:t>
      </w:r>
    </w:p>
    <w:p w:rsidR="00306B79" w:rsidRPr="00AD4891" w:rsidRDefault="00306B79" w:rsidP="00306B79">
      <w:pPr>
        <w:pStyle w:val="2"/>
        <w:spacing w:before="480" w:after="120" w:line="400" w:lineRule="exact"/>
        <w:rPr>
          <w:rFonts w:ascii="黑体" w:eastAsia="黑体" w:hAnsi="黑体"/>
          <w:b w:val="0"/>
          <w:sz w:val="28"/>
          <w:szCs w:val="28"/>
        </w:rPr>
      </w:pPr>
      <w:bookmarkStart w:id="77" w:name="_Toc432581611"/>
      <w:r w:rsidRPr="00D64E80">
        <w:rPr>
          <w:rFonts w:ascii="黑体" w:eastAsia="黑体" w:hAnsi="黑体"/>
          <w:b w:val="0"/>
          <w:sz w:val="28"/>
          <w:szCs w:val="28"/>
        </w:rPr>
        <w:lastRenderedPageBreak/>
        <w:t>3.3</w:t>
      </w:r>
      <w:r w:rsidRPr="006E78C3">
        <w:rPr>
          <w:rFonts w:ascii="黑体" w:eastAsia="黑体" w:hAnsi="黑体" w:hint="eastAsia"/>
          <w:b w:val="0"/>
          <w:sz w:val="28"/>
          <w:szCs w:val="28"/>
        </w:rPr>
        <w:t xml:space="preserve"> </w:t>
      </w:r>
      <w:r w:rsidR="007D34C6">
        <w:rPr>
          <w:rFonts w:ascii="黑体" w:eastAsia="黑体" w:hAnsi="黑体"/>
          <w:b w:val="0"/>
          <w:sz w:val="28"/>
          <w:szCs w:val="28"/>
        </w:rPr>
        <w:t xml:space="preserve"> </w:t>
      </w:r>
      <w:r>
        <w:rPr>
          <w:rFonts w:ascii="黑体" w:eastAsia="黑体" w:hAnsi="黑体" w:hint="eastAsia"/>
          <w:b w:val="0"/>
          <w:sz w:val="28"/>
          <w:szCs w:val="28"/>
        </w:rPr>
        <w:t>数据预处理</w:t>
      </w:r>
      <w:bookmarkEnd w:id="77"/>
    </w:p>
    <w:p w:rsidR="00306B79" w:rsidRDefault="00306B79" w:rsidP="00E04D44">
      <w:pPr>
        <w:tabs>
          <w:tab w:val="left" w:pos="1891"/>
        </w:tabs>
        <w:spacing w:line="400" w:lineRule="exact"/>
        <w:ind w:firstLine="435"/>
        <w:rPr>
          <w:sz w:val="24"/>
        </w:rPr>
      </w:pPr>
      <w:r>
        <w:rPr>
          <w:rFonts w:hint="eastAsia"/>
          <w:sz w:val="24"/>
        </w:rPr>
        <w:t>由于某省用户日</w:t>
      </w:r>
      <w:r>
        <w:rPr>
          <w:sz w:val="24"/>
        </w:rPr>
        <w:t>访问记录数在</w:t>
      </w:r>
      <w:r>
        <w:rPr>
          <w:rFonts w:hint="eastAsia"/>
          <w:sz w:val="24"/>
        </w:rPr>
        <w:t>2</w:t>
      </w:r>
      <w:r>
        <w:rPr>
          <w:sz w:val="24"/>
        </w:rPr>
        <w:t>-5</w:t>
      </w:r>
      <w:r>
        <w:rPr>
          <w:rFonts w:hint="eastAsia"/>
          <w:sz w:val="24"/>
        </w:rPr>
        <w:t>亿条</w:t>
      </w:r>
      <w:r>
        <w:rPr>
          <w:sz w:val="24"/>
        </w:rPr>
        <w:t>，</w:t>
      </w:r>
      <w:r>
        <w:rPr>
          <w:rFonts w:hint="eastAsia"/>
          <w:sz w:val="24"/>
        </w:rPr>
        <w:t>收集</w:t>
      </w:r>
      <w:r>
        <w:rPr>
          <w:sz w:val="24"/>
        </w:rPr>
        <w:t>上来</w:t>
      </w:r>
      <w:r>
        <w:rPr>
          <w:rFonts w:hint="eastAsia"/>
          <w:sz w:val="24"/>
        </w:rPr>
        <w:t>数据文件</w:t>
      </w:r>
      <w:r>
        <w:rPr>
          <w:sz w:val="24"/>
        </w:rPr>
        <w:t>存储大概在每日</w:t>
      </w:r>
      <w:r>
        <w:rPr>
          <w:rFonts w:hint="eastAsia"/>
          <w:sz w:val="24"/>
        </w:rPr>
        <w:t>500</w:t>
      </w:r>
      <w:r>
        <w:rPr>
          <w:sz w:val="24"/>
        </w:rPr>
        <w:t>G</w:t>
      </w:r>
      <w:r>
        <w:rPr>
          <w:sz w:val="24"/>
        </w:rPr>
        <w:t>以上</w:t>
      </w:r>
      <w:r>
        <w:rPr>
          <w:rFonts w:hint="eastAsia"/>
          <w:sz w:val="24"/>
        </w:rPr>
        <w:t>，并且</w:t>
      </w:r>
      <w:r>
        <w:rPr>
          <w:sz w:val="24"/>
        </w:rPr>
        <w:t>包含</w:t>
      </w:r>
      <w:r>
        <w:rPr>
          <w:rFonts w:hint="eastAsia"/>
          <w:sz w:val="24"/>
        </w:rPr>
        <w:t>一些</w:t>
      </w:r>
      <w:r>
        <w:rPr>
          <w:sz w:val="24"/>
        </w:rPr>
        <w:t>网络原因</w:t>
      </w:r>
      <w:r>
        <w:rPr>
          <w:rFonts w:hint="eastAsia"/>
          <w:sz w:val="24"/>
        </w:rPr>
        <w:t>以及硬件</w:t>
      </w:r>
      <w:r>
        <w:rPr>
          <w:sz w:val="24"/>
        </w:rPr>
        <w:t>等问题可能导致</w:t>
      </w:r>
      <w:r>
        <w:rPr>
          <w:rFonts w:hint="eastAsia"/>
          <w:sz w:val="24"/>
        </w:rPr>
        <w:t>收</w:t>
      </w:r>
      <w:r>
        <w:rPr>
          <w:sz w:val="24"/>
        </w:rPr>
        <w:t>集、传输、整理</w:t>
      </w:r>
      <w:r>
        <w:rPr>
          <w:rFonts w:hint="eastAsia"/>
          <w:sz w:val="24"/>
        </w:rPr>
        <w:t>或</w:t>
      </w:r>
      <w:r>
        <w:rPr>
          <w:sz w:val="24"/>
        </w:rPr>
        <w:t>存储过程中数据</w:t>
      </w:r>
      <w:r>
        <w:rPr>
          <w:rFonts w:hint="eastAsia"/>
          <w:sz w:val="24"/>
        </w:rPr>
        <w:t>损坏</w:t>
      </w:r>
      <w:r>
        <w:rPr>
          <w:sz w:val="24"/>
        </w:rPr>
        <w:t>，所以对于数据处理上</w:t>
      </w:r>
      <w:r>
        <w:rPr>
          <w:rFonts w:hint="eastAsia"/>
          <w:sz w:val="24"/>
        </w:rPr>
        <w:t>主要</w:t>
      </w:r>
      <w:r>
        <w:rPr>
          <w:sz w:val="24"/>
        </w:rPr>
        <w:t>需要解决</w:t>
      </w:r>
      <w:r>
        <w:rPr>
          <w:rFonts w:hint="eastAsia"/>
          <w:sz w:val="24"/>
        </w:rPr>
        <w:t>以下</w:t>
      </w:r>
      <w:r>
        <w:rPr>
          <w:sz w:val="24"/>
        </w:rPr>
        <w:t>三个问题：</w:t>
      </w:r>
    </w:p>
    <w:p w:rsidR="00306B79" w:rsidRPr="00EC5317" w:rsidRDefault="00306B79" w:rsidP="00E04D44">
      <w:pPr>
        <w:pStyle w:val="ab"/>
        <w:numPr>
          <w:ilvl w:val="0"/>
          <w:numId w:val="12"/>
        </w:numPr>
        <w:tabs>
          <w:tab w:val="left" w:pos="1891"/>
        </w:tabs>
        <w:spacing w:line="400" w:lineRule="exact"/>
        <w:ind w:firstLineChars="0"/>
        <w:rPr>
          <w:sz w:val="24"/>
        </w:rPr>
      </w:pPr>
      <w:r w:rsidRPr="00EC5317">
        <w:rPr>
          <w:sz w:val="24"/>
        </w:rPr>
        <w:t>数据</w:t>
      </w:r>
      <w:r w:rsidRPr="00EC5317">
        <w:rPr>
          <w:rFonts w:hint="eastAsia"/>
          <w:sz w:val="24"/>
        </w:rPr>
        <w:t>量</w:t>
      </w:r>
      <w:r w:rsidRPr="00EC5317">
        <w:rPr>
          <w:sz w:val="24"/>
        </w:rPr>
        <w:t>大。</w:t>
      </w:r>
      <w:r w:rsidRPr="00EC5317">
        <w:rPr>
          <w:rFonts w:hint="eastAsia"/>
          <w:sz w:val="24"/>
        </w:rPr>
        <w:t>平均</w:t>
      </w:r>
      <w:r w:rsidRPr="00EC5317">
        <w:rPr>
          <w:sz w:val="24"/>
        </w:rPr>
        <w:t>处理</w:t>
      </w:r>
      <w:r>
        <w:rPr>
          <w:rFonts w:hint="eastAsia"/>
          <w:sz w:val="24"/>
        </w:rPr>
        <w:t>每</w:t>
      </w:r>
      <w:r w:rsidRPr="00EC5317">
        <w:rPr>
          <w:sz w:val="24"/>
        </w:rPr>
        <w:t>月</w:t>
      </w:r>
      <w:r w:rsidRPr="00EC5317">
        <w:rPr>
          <w:rFonts w:hint="eastAsia"/>
          <w:sz w:val="24"/>
        </w:rPr>
        <w:t>用户</w:t>
      </w:r>
      <w:r w:rsidRPr="00EC5317">
        <w:rPr>
          <w:sz w:val="24"/>
        </w:rPr>
        <w:t>数据文件</w:t>
      </w:r>
      <w:r w:rsidRPr="00EC5317">
        <w:rPr>
          <w:sz w:val="24"/>
        </w:rPr>
        <w:t>10T</w:t>
      </w:r>
      <w:r w:rsidRPr="00EC5317">
        <w:rPr>
          <w:sz w:val="24"/>
        </w:rPr>
        <w:t>左右，</w:t>
      </w:r>
      <w:r>
        <w:rPr>
          <w:rFonts w:hint="eastAsia"/>
          <w:sz w:val="24"/>
        </w:rPr>
        <w:t>选取</w:t>
      </w:r>
      <w:r w:rsidRPr="00EC5317">
        <w:rPr>
          <w:rFonts w:hint="eastAsia"/>
          <w:sz w:val="24"/>
        </w:rPr>
        <w:t>处理</w:t>
      </w:r>
      <w:r w:rsidRPr="00EC5317">
        <w:rPr>
          <w:sz w:val="24"/>
        </w:rPr>
        <w:t>工具、</w:t>
      </w:r>
      <w:r>
        <w:rPr>
          <w:rFonts w:hint="eastAsia"/>
          <w:sz w:val="24"/>
        </w:rPr>
        <w:t>设定</w:t>
      </w:r>
      <w:r w:rsidRPr="00EC5317">
        <w:rPr>
          <w:sz w:val="24"/>
        </w:rPr>
        <w:t>处理方案</w:t>
      </w:r>
      <w:r>
        <w:rPr>
          <w:rFonts w:hint="eastAsia"/>
          <w:sz w:val="24"/>
        </w:rPr>
        <w:t>的</w:t>
      </w:r>
      <w:r w:rsidRPr="00EC5317">
        <w:rPr>
          <w:rFonts w:hint="eastAsia"/>
          <w:sz w:val="24"/>
        </w:rPr>
        <w:t>好坏</w:t>
      </w:r>
      <w:r>
        <w:rPr>
          <w:rFonts w:hint="eastAsia"/>
          <w:sz w:val="24"/>
        </w:rPr>
        <w:t>决定</w:t>
      </w:r>
      <w:r>
        <w:rPr>
          <w:sz w:val="24"/>
        </w:rPr>
        <w:t>了能否高效、快速的</w:t>
      </w:r>
      <w:r>
        <w:rPr>
          <w:rFonts w:hint="eastAsia"/>
          <w:sz w:val="24"/>
        </w:rPr>
        <w:t>解决</w:t>
      </w:r>
      <w:r>
        <w:rPr>
          <w:sz w:val="24"/>
        </w:rPr>
        <w:t>问题</w:t>
      </w:r>
      <w:r w:rsidRPr="00EC5317">
        <w:rPr>
          <w:sz w:val="24"/>
        </w:rPr>
        <w:t>。</w:t>
      </w:r>
    </w:p>
    <w:p w:rsidR="00306B79" w:rsidRDefault="00306B79" w:rsidP="00E04D44">
      <w:pPr>
        <w:pStyle w:val="ab"/>
        <w:numPr>
          <w:ilvl w:val="0"/>
          <w:numId w:val="12"/>
        </w:numPr>
        <w:tabs>
          <w:tab w:val="left" w:pos="1891"/>
        </w:tabs>
        <w:spacing w:line="400" w:lineRule="exact"/>
        <w:ind w:firstLineChars="0"/>
        <w:rPr>
          <w:sz w:val="24"/>
        </w:rPr>
      </w:pPr>
      <w:r>
        <w:rPr>
          <w:rFonts w:hint="eastAsia"/>
          <w:sz w:val="24"/>
        </w:rPr>
        <w:t>数据规范性</w:t>
      </w:r>
      <w:r>
        <w:rPr>
          <w:sz w:val="24"/>
        </w:rPr>
        <w:t>验证。</w:t>
      </w:r>
      <w:r>
        <w:rPr>
          <w:rFonts w:hint="eastAsia"/>
          <w:sz w:val="24"/>
        </w:rPr>
        <w:t>数据</w:t>
      </w:r>
      <w:r>
        <w:rPr>
          <w:sz w:val="24"/>
        </w:rPr>
        <w:t>在</w:t>
      </w:r>
      <w:r>
        <w:rPr>
          <w:rFonts w:hint="eastAsia"/>
          <w:sz w:val="24"/>
        </w:rPr>
        <w:t>收集</w:t>
      </w:r>
      <w:r>
        <w:rPr>
          <w:sz w:val="24"/>
        </w:rPr>
        <w:t>、传输、存储等过程中</w:t>
      </w:r>
      <w:r>
        <w:rPr>
          <w:rFonts w:hint="eastAsia"/>
          <w:sz w:val="24"/>
        </w:rPr>
        <w:t>由于</w:t>
      </w:r>
      <w:r>
        <w:rPr>
          <w:sz w:val="24"/>
        </w:rPr>
        <w:t>非</w:t>
      </w:r>
      <w:r>
        <w:rPr>
          <w:rFonts w:hint="eastAsia"/>
          <w:sz w:val="24"/>
        </w:rPr>
        <w:t>可控</w:t>
      </w:r>
      <w:r>
        <w:rPr>
          <w:sz w:val="24"/>
        </w:rPr>
        <w:t>因素</w:t>
      </w:r>
      <w:r>
        <w:rPr>
          <w:rFonts w:hint="eastAsia"/>
          <w:sz w:val="24"/>
        </w:rPr>
        <w:t>导致</w:t>
      </w:r>
      <w:r>
        <w:rPr>
          <w:sz w:val="24"/>
        </w:rPr>
        <w:t>的</w:t>
      </w:r>
      <w:r>
        <w:rPr>
          <w:rFonts w:hint="eastAsia"/>
          <w:sz w:val="24"/>
        </w:rPr>
        <w:t>数据</w:t>
      </w:r>
      <w:r>
        <w:rPr>
          <w:sz w:val="24"/>
        </w:rPr>
        <w:t>破损</w:t>
      </w:r>
      <w:r>
        <w:rPr>
          <w:rFonts w:hint="eastAsia"/>
          <w:sz w:val="24"/>
        </w:rPr>
        <w:t>，</w:t>
      </w:r>
      <w:r>
        <w:rPr>
          <w:sz w:val="24"/>
        </w:rPr>
        <w:t>数据验证规范上</w:t>
      </w:r>
      <w:r>
        <w:rPr>
          <w:rFonts w:hint="eastAsia"/>
          <w:sz w:val="24"/>
        </w:rPr>
        <w:t>执行</w:t>
      </w:r>
      <w:r>
        <w:rPr>
          <w:sz w:val="24"/>
        </w:rPr>
        <w:t>不统一等</w:t>
      </w:r>
      <w:r>
        <w:rPr>
          <w:rFonts w:hint="eastAsia"/>
          <w:sz w:val="24"/>
        </w:rPr>
        <w:t>问题，</w:t>
      </w:r>
      <w:r>
        <w:rPr>
          <w:sz w:val="24"/>
        </w:rPr>
        <w:t>可能导致数据</w:t>
      </w:r>
      <w:r>
        <w:rPr>
          <w:rFonts w:hint="eastAsia"/>
          <w:sz w:val="24"/>
        </w:rPr>
        <w:t>不规范</w:t>
      </w:r>
      <w:r>
        <w:rPr>
          <w:sz w:val="24"/>
        </w:rPr>
        <w:t>、不合法。</w:t>
      </w:r>
      <w:r>
        <w:rPr>
          <w:rFonts w:hint="eastAsia"/>
          <w:sz w:val="24"/>
        </w:rPr>
        <w:t>会严重</w:t>
      </w:r>
      <w:r>
        <w:rPr>
          <w:sz w:val="24"/>
        </w:rPr>
        <w:t>影响处理效率和结果</w:t>
      </w:r>
      <w:r>
        <w:rPr>
          <w:rFonts w:hint="eastAsia"/>
          <w:sz w:val="24"/>
        </w:rPr>
        <w:t>正确性</w:t>
      </w:r>
      <w:r>
        <w:rPr>
          <w:sz w:val="24"/>
        </w:rPr>
        <w:t>。</w:t>
      </w:r>
    </w:p>
    <w:p w:rsidR="00306B79" w:rsidRPr="007F58A8" w:rsidRDefault="00306B79" w:rsidP="00E04D44">
      <w:pPr>
        <w:pStyle w:val="ab"/>
        <w:numPr>
          <w:ilvl w:val="0"/>
          <w:numId w:val="12"/>
        </w:numPr>
        <w:tabs>
          <w:tab w:val="left" w:pos="1891"/>
        </w:tabs>
        <w:spacing w:line="400" w:lineRule="exact"/>
        <w:ind w:firstLineChars="0"/>
        <w:rPr>
          <w:sz w:val="24"/>
        </w:rPr>
      </w:pPr>
      <w:r>
        <w:rPr>
          <w:rFonts w:hint="eastAsia"/>
          <w:sz w:val="24"/>
        </w:rPr>
        <w:t>数据</w:t>
      </w:r>
      <w:r>
        <w:rPr>
          <w:sz w:val="24"/>
        </w:rPr>
        <w:t>存放</w:t>
      </w:r>
      <w:r>
        <w:rPr>
          <w:rFonts w:hint="eastAsia"/>
          <w:sz w:val="24"/>
        </w:rPr>
        <w:t>平台限制</w:t>
      </w:r>
      <w:r>
        <w:rPr>
          <w:sz w:val="24"/>
        </w:rPr>
        <w:t>。</w:t>
      </w:r>
      <w:r>
        <w:rPr>
          <w:rFonts w:hint="eastAsia"/>
          <w:sz w:val="24"/>
        </w:rPr>
        <w:t>数据</w:t>
      </w:r>
      <w:r>
        <w:rPr>
          <w:sz w:val="24"/>
        </w:rPr>
        <w:t>存放的平台不能</w:t>
      </w:r>
      <w:r>
        <w:rPr>
          <w:rFonts w:hint="eastAsia"/>
          <w:sz w:val="24"/>
        </w:rPr>
        <w:t>与</w:t>
      </w:r>
      <w:r>
        <w:rPr>
          <w:sz w:val="24"/>
        </w:rPr>
        <w:t>外网进行连接、不能</w:t>
      </w:r>
      <w:r>
        <w:rPr>
          <w:rFonts w:hint="eastAsia"/>
          <w:sz w:val="24"/>
        </w:rPr>
        <w:t>下载</w:t>
      </w:r>
      <w:r>
        <w:rPr>
          <w:sz w:val="24"/>
        </w:rPr>
        <w:t>数据，在进行</w:t>
      </w:r>
      <w:r>
        <w:rPr>
          <w:rFonts w:hint="eastAsia"/>
          <w:sz w:val="24"/>
        </w:rPr>
        <w:t>用户兴趣研究时</w:t>
      </w:r>
      <w:r>
        <w:rPr>
          <w:sz w:val="24"/>
        </w:rPr>
        <w:t>，需</w:t>
      </w:r>
      <w:r>
        <w:rPr>
          <w:rFonts w:hint="eastAsia"/>
          <w:sz w:val="24"/>
        </w:rPr>
        <w:t>提前建立</w:t>
      </w:r>
      <w:r>
        <w:rPr>
          <w:sz w:val="24"/>
        </w:rPr>
        <w:t>一个</w:t>
      </w:r>
      <w:r>
        <w:rPr>
          <w:rFonts w:hint="eastAsia"/>
          <w:sz w:val="24"/>
        </w:rPr>
        <w:t>丰富完善</w:t>
      </w:r>
      <w:r>
        <w:rPr>
          <w:sz w:val="24"/>
        </w:rPr>
        <w:t>的</w:t>
      </w:r>
      <w:r>
        <w:rPr>
          <w:rFonts w:hint="eastAsia"/>
          <w:sz w:val="24"/>
        </w:rPr>
        <w:t>网页</w:t>
      </w:r>
      <w:r>
        <w:rPr>
          <w:rFonts w:hint="eastAsia"/>
          <w:sz w:val="24"/>
        </w:rPr>
        <w:t>url</w:t>
      </w:r>
      <w:r>
        <w:rPr>
          <w:sz w:val="24"/>
        </w:rPr>
        <w:t>库</w:t>
      </w:r>
      <w:r>
        <w:rPr>
          <w:rFonts w:hint="eastAsia"/>
          <w:sz w:val="24"/>
        </w:rPr>
        <w:t>，</w:t>
      </w:r>
      <w:r>
        <w:rPr>
          <w:sz w:val="24"/>
        </w:rPr>
        <w:t>根据用户</w:t>
      </w:r>
      <w:r>
        <w:rPr>
          <w:rFonts w:hint="eastAsia"/>
          <w:sz w:val="24"/>
        </w:rPr>
        <w:t>访问网页</w:t>
      </w:r>
      <w:r>
        <w:rPr>
          <w:sz w:val="24"/>
        </w:rPr>
        <w:t>的</w:t>
      </w:r>
      <w:r>
        <w:rPr>
          <w:rFonts w:hint="eastAsia"/>
          <w:sz w:val="24"/>
        </w:rPr>
        <w:t>记录</w:t>
      </w:r>
      <w:r>
        <w:rPr>
          <w:sz w:val="24"/>
        </w:rPr>
        <w:t>给用户贴上相应标签，</w:t>
      </w:r>
      <w:r>
        <w:rPr>
          <w:rFonts w:hint="eastAsia"/>
          <w:sz w:val="24"/>
        </w:rPr>
        <w:t>完成</w:t>
      </w:r>
      <w:r>
        <w:rPr>
          <w:sz w:val="24"/>
        </w:rPr>
        <w:t>用户到兴趣标签的映射</w:t>
      </w:r>
      <w:r>
        <w:rPr>
          <w:rFonts w:hint="eastAsia"/>
          <w:sz w:val="24"/>
        </w:rPr>
        <w:t>。</w:t>
      </w:r>
    </w:p>
    <w:p w:rsidR="00306B79" w:rsidRDefault="00306B79" w:rsidP="00E04D44">
      <w:pPr>
        <w:spacing w:line="400" w:lineRule="exact"/>
        <w:ind w:firstLine="435"/>
        <w:rPr>
          <w:sz w:val="24"/>
        </w:rPr>
      </w:pPr>
      <w:r>
        <w:rPr>
          <w:rFonts w:hint="eastAsia"/>
          <w:sz w:val="24"/>
        </w:rPr>
        <w:t>根据电信</w:t>
      </w:r>
      <w:r>
        <w:rPr>
          <w:sz w:val="24"/>
        </w:rPr>
        <w:t>平台数据的存储规则以及</w:t>
      </w:r>
      <w:r>
        <w:rPr>
          <w:rFonts w:hint="eastAsia"/>
          <w:sz w:val="24"/>
        </w:rPr>
        <w:t>考虑</w:t>
      </w:r>
      <w:r>
        <w:rPr>
          <w:sz w:val="24"/>
        </w:rPr>
        <w:t>到实际处理过程中</w:t>
      </w:r>
      <w:r>
        <w:rPr>
          <w:rFonts w:hint="eastAsia"/>
          <w:sz w:val="24"/>
        </w:rPr>
        <w:t>可能</w:t>
      </w:r>
      <w:r>
        <w:rPr>
          <w:sz w:val="24"/>
        </w:rPr>
        <w:t>遇到的</w:t>
      </w:r>
      <w:r>
        <w:rPr>
          <w:rFonts w:hint="eastAsia"/>
          <w:sz w:val="24"/>
        </w:rPr>
        <w:t>难点</w:t>
      </w:r>
      <w:r>
        <w:rPr>
          <w:sz w:val="24"/>
        </w:rPr>
        <w:t>，</w:t>
      </w:r>
      <w:r>
        <w:rPr>
          <w:rFonts w:hint="eastAsia"/>
          <w:sz w:val="24"/>
        </w:rPr>
        <w:t>设计基于</w:t>
      </w:r>
      <w:r>
        <w:rPr>
          <w:sz w:val="24"/>
        </w:rPr>
        <w:t>Hadoop</w:t>
      </w:r>
      <w:r>
        <w:rPr>
          <w:rFonts w:hint="eastAsia"/>
          <w:sz w:val="24"/>
        </w:rPr>
        <w:t>平台数据</w:t>
      </w:r>
      <w:r>
        <w:rPr>
          <w:sz w:val="24"/>
        </w:rPr>
        <w:t>处理</w:t>
      </w:r>
      <w:r>
        <w:rPr>
          <w:rFonts w:hint="eastAsia"/>
          <w:sz w:val="24"/>
        </w:rPr>
        <w:t>方案，如图</w:t>
      </w:r>
      <w:r>
        <w:rPr>
          <w:rFonts w:hint="eastAsia"/>
          <w:sz w:val="24"/>
        </w:rPr>
        <w:t>3.</w:t>
      </w:r>
      <w:r w:rsidR="00003FE0">
        <w:rPr>
          <w:sz w:val="24"/>
        </w:rPr>
        <w:t>2</w:t>
      </w:r>
      <w:r>
        <w:rPr>
          <w:rFonts w:hint="eastAsia"/>
          <w:sz w:val="24"/>
        </w:rPr>
        <w:t>所示</w:t>
      </w:r>
      <w:r>
        <w:rPr>
          <w:sz w:val="24"/>
        </w:rPr>
        <w:t>：</w:t>
      </w:r>
    </w:p>
    <w:p w:rsidR="00306B79" w:rsidRDefault="007D2652" w:rsidP="00306B79">
      <w:pPr>
        <w:spacing w:line="360" w:lineRule="auto"/>
        <w:jc w:val="center"/>
      </w:pPr>
      <w:r>
        <w:object w:dxaOrig="7155" w:dyaOrig="7440">
          <v:shape id="_x0000_i1030" type="#_x0000_t75" style="width:5in;height:374.25pt" o:ole="">
            <v:imagedata r:id="rId29" o:title=""/>
          </v:shape>
          <o:OLEObject Type="Embed" ProgID="Visio.Drawing.15" ShapeID="_x0000_i1030" DrawAspect="Content" ObjectID="_1506498062" r:id="rId30"/>
        </w:object>
      </w:r>
    </w:p>
    <w:p w:rsidR="00306B79" w:rsidRPr="00F9337B" w:rsidRDefault="00306B79" w:rsidP="00F9337B">
      <w:pPr>
        <w:spacing w:before="120" w:after="240"/>
        <w:jc w:val="center"/>
        <w:rPr>
          <w:sz w:val="22"/>
          <w:szCs w:val="22"/>
        </w:rPr>
      </w:pPr>
      <w:r w:rsidRPr="00F9337B">
        <w:rPr>
          <w:rFonts w:hint="eastAsia"/>
          <w:sz w:val="22"/>
          <w:szCs w:val="22"/>
        </w:rPr>
        <w:t>图</w:t>
      </w:r>
      <w:r w:rsidRPr="00F9337B">
        <w:rPr>
          <w:rFonts w:hint="eastAsia"/>
          <w:sz w:val="22"/>
          <w:szCs w:val="22"/>
        </w:rPr>
        <w:t>3.</w:t>
      </w:r>
      <w:r w:rsidR="00003FE0">
        <w:rPr>
          <w:sz w:val="22"/>
          <w:szCs w:val="22"/>
        </w:rPr>
        <w:t>2</w:t>
      </w:r>
      <w:r w:rsidRPr="00F9337B">
        <w:rPr>
          <w:rFonts w:hint="eastAsia"/>
          <w:sz w:val="22"/>
          <w:szCs w:val="22"/>
        </w:rPr>
        <w:t xml:space="preserve"> </w:t>
      </w:r>
      <w:r w:rsidR="00003FE0">
        <w:rPr>
          <w:sz w:val="22"/>
          <w:szCs w:val="22"/>
        </w:rPr>
        <w:t xml:space="preserve"> </w:t>
      </w:r>
      <w:r w:rsidRPr="00F9337B">
        <w:rPr>
          <w:rFonts w:hint="eastAsia"/>
          <w:sz w:val="22"/>
          <w:szCs w:val="22"/>
        </w:rPr>
        <w:t>电信用户</w:t>
      </w:r>
      <w:r w:rsidRPr="00F9337B">
        <w:rPr>
          <w:sz w:val="22"/>
          <w:szCs w:val="22"/>
        </w:rPr>
        <w:t>数据</w:t>
      </w:r>
      <w:r w:rsidRPr="00F9337B">
        <w:rPr>
          <w:rFonts w:hint="eastAsia"/>
          <w:sz w:val="22"/>
          <w:szCs w:val="22"/>
        </w:rPr>
        <w:t>预</w:t>
      </w:r>
      <w:r w:rsidRPr="00F9337B">
        <w:rPr>
          <w:sz w:val="22"/>
          <w:szCs w:val="22"/>
        </w:rPr>
        <w:t>处理</w:t>
      </w:r>
      <w:r w:rsidRPr="00F9337B">
        <w:rPr>
          <w:rFonts w:hint="eastAsia"/>
          <w:sz w:val="22"/>
          <w:szCs w:val="22"/>
        </w:rPr>
        <w:t>方案</w:t>
      </w:r>
    </w:p>
    <w:p w:rsidR="00306B79" w:rsidRDefault="00306B79" w:rsidP="00E04D44">
      <w:pPr>
        <w:spacing w:line="400" w:lineRule="exact"/>
        <w:ind w:firstLineChars="200" w:firstLine="480"/>
        <w:rPr>
          <w:sz w:val="24"/>
        </w:rPr>
      </w:pPr>
      <w:r>
        <w:rPr>
          <w:rFonts w:hint="eastAsia"/>
          <w:sz w:val="24"/>
        </w:rPr>
        <w:lastRenderedPageBreak/>
        <w:t>考虑</w:t>
      </w:r>
      <w:r>
        <w:rPr>
          <w:sz w:val="24"/>
        </w:rPr>
        <w:t>到海量</w:t>
      </w:r>
      <w:r>
        <w:rPr>
          <w:rFonts w:hint="eastAsia"/>
          <w:sz w:val="24"/>
        </w:rPr>
        <w:t>用户</w:t>
      </w:r>
      <w:r>
        <w:rPr>
          <w:sz w:val="24"/>
        </w:rPr>
        <w:t>数据处理的效率问题，</w:t>
      </w:r>
      <w:r>
        <w:rPr>
          <w:rFonts w:hint="eastAsia"/>
          <w:sz w:val="24"/>
        </w:rPr>
        <w:t>数据</w:t>
      </w:r>
      <w:r>
        <w:rPr>
          <w:sz w:val="24"/>
        </w:rPr>
        <w:t>处理工作在</w:t>
      </w:r>
      <w:r>
        <w:rPr>
          <w:sz w:val="24"/>
        </w:rPr>
        <w:t>Hadoop</w:t>
      </w:r>
      <w:r>
        <w:rPr>
          <w:rFonts w:hint="eastAsia"/>
          <w:sz w:val="24"/>
        </w:rPr>
        <w:t>平台</w:t>
      </w:r>
      <w:r>
        <w:rPr>
          <w:sz w:val="24"/>
        </w:rPr>
        <w:t>上完成，</w:t>
      </w:r>
      <w:r w:rsidRPr="009F734C">
        <w:rPr>
          <w:rFonts w:hint="eastAsia"/>
          <w:sz w:val="24"/>
        </w:rPr>
        <w:t>Hadoop</w:t>
      </w:r>
      <w:r>
        <w:rPr>
          <w:rFonts w:hint="eastAsia"/>
          <w:sz w:val="24"/>
        </w:rPr>
        <w:t>平台的在</w:t>
      </w:r>
      <w:r>
        <w:rPr>
          <w:sz w:val="24"/>
        </w:rPr>
        <w:t>按位存储和处理数据能力</w:t>
      </w:r>
      <w:r>
        <w:rPr>
          <w:rFonts w:hint="eastAsia"/>
          <w:sz w:val="24"/>
        </w:rPr>
        <w:t>上是</w:t>
      </w:r>
      <w:r>
        <w:rPr>
          <w:sz w:val="24"/>
        </w:rPr>
        <w:t>非常可靠的，可以方便的扩展到多台计算机上，而且对于节点</w:t>
      </w:r>
      <w:proofErr w:type="gramStart"/>
      <w:r>
        <w:rPr>
          <w:sz w:val="24"/>
        </w:rPr>
        <w:t>间数据</w:t>
      </w:r>
      <w:proofErr w:type="gramEnd"/>
      <w:r>
        <w:rPr>
          <w:sz w:val="24"/>
        </w:rPr>
        <w:t>传输处理以及容错性方面都有</w:t>
      </w:r>
      <w:r>
        <w:rPr>
          <w:rFonts w:hint="eastAsia"/>
          <w:sz w:val="24"/>
        </w:rPr>
        <w:t>超强</w:t>
      </w:r>
      <w:r>
        <w:rPr>
          <w:sz w:val="24"/>
        </w:rPr>
        <w:t>的表现。</w:t>
      </w:r>
      <w:r>
        <w:rPr>
          <w:rFonts w:hint="eastAsia"/>
          <w:sz w:val="24"/>
        </w:rPr>
        <w:t>对于达到</w:t>
      </w:r>
      <w:r>
        <w:rPr>
          <w:sz w:val="24"/>
        </w:rPr>
        <w:t>T</w:t>
      </w:r>
      <w:r>
        <w:rPr>
          <w:sz w:val="24"/>
        </w:rPr>
        <w:t>量级的</w:t>
      </w:r>
      <w:r>
        <w:rPr>
          <w:rFonts w:hint="eastAsia"/>
          <w:sz w:val="24"/>
        </w:rPr>
        <w:t>文件处理</w:t>
      </w:r>
      <w:r>
        <w:rPr>
          <w:sz w:val="24"/>
        </w:rPr>
        <w:t>，</w:t>
      </w:r>
      <w:r>
        <w:rPr>
          <w:sz w:val="24"/>
        </w:rPr>
        <w:t>Hadoop</w:t>
      </w:r>
      <w:r>
        <w:rPr>
          <w:sz w:val="24"/>
        </w:rPr>
        <w:t>平台</w:t>
      </w:r>
      <w:r>
        <w:rPr>
          <w:rFonts w:hint="eastAsia"/>
          <w:sz w:val="24"/>
        </w:rPr>
        <w:t>可提供</w:t>
      </w:r>
      <w:r>
        <w:rPr>
          <w:sz w:val="24"/>
        </w:rPr>
        <w:t>Hdfs</w:t>
      </w:r>
      <w:r>
        <w:rPr>
          <w:sz w:val="24"/>
        </w:rPr>
        <w:t>数据文件存储，</w:t>
      </w:r>
      <w:r>
        <w:rPr>
          <w:rFonts w:hint="eastAsia"/>
          <w:sz w:val="24"/>
        </w:rPr>
        <w:t>可</w:t>
      </w:r>
      <w:r>
        <w:rPr>
          <w:sz w:val="24"/>
        </w:rPr>
        <w:t>实现对用户数据多处备份</w:t>
      </w:r>
      <w:r>
        <w:rPr>
          <w:rFonts w:hint="eastAsia"/>
          <w:sz w:val="24"/>
        </w:rPr>
        <w:t>、分</w:t>
      </w:r>
      <w:r>
        <w:rPr>
          <w:sz w:val="24"/>
        </w:rPr>
        <w:t>数据节点存储等功能。</w:t>
      </w:r>
      <w:r>
        <w:rPr>
          <w:rFonts w:hint="eastAsia"/>
          <w:sz w:val="24"/>
        </w:rPr>
        <w:t>利用</w:t>
      </w:r>
      <w:r w:rsidRPr="009F734C">
        <w:rPr>
          <w:rFonts w:hint="eastAsia"/>
          <w:sz w:val="24"/>
        </w:rPr>
        <w:t>MapReduce</w:t>
      </w:r>
      <w:r>
        <w:rPr>
          <w:rFonts w:hint="eastAsia"/>
          <w:sz w:val="24"/>
        </w:rPr>
        <w:t>可以方便</w:t>
      </w:r>
      <w:r>
        <w:rPr>
          <w:sz w:val="24"/>
        </w:rPr>
        <w:t>的</w:t>
      </w:r>
      <w:r>
        <w:rPr>
          <w:rFonts w:hint="eastAsia"/>
          <w:sz w:val="24"/>
        </w:rPr>
        <w:t>实现</w:t>
      </w:r>
      <w:r>
        <w:rPr>
          <w:sz w:val="24"/>
        </w:rPr>
        <w:t>并发处理，在多</w:t>
      </w:r>
      <w:r>
        <w:rPr>
          <w:rFonts w:hint="eastAsia"/>
          <w:sz w:val="24"/>
        </w:rPr>
        <w:t>个</w:t>
      </w:r>
      <w:r>
        <w:rPr>
          <w:sz w:val="24"/>
        </w:rPr>
        <w:t>数据节点处理数据，最终整合</w:t>
      </w:r>
      <w:r>
        <w:rPr>
          <w:rFonts w:hint="eastAsia"/>
          <w:sz w:val="24"/>
        </w:rPr>
        <w:t>结果，</w:t>
      </w:r>
      <w:r>
        <w:rPr>
          <w:sz w:val="24"/>
        </w:rPr>
        <w:t>使</w:t>
      </w:r>
      <w:r>
        <w:rPr>
          <w:rFonts w:hint="eastAsia"/>
          <w:sz w:val="24"/>
        </w:rPr>
        <w:t>数据</w:t>
      </w:r>
      <w:r>
        <w:rPr>
          <w:sz w:val="24"/>
        </w:rPr>
        <w:t>存储、数据处理更加高效、更加安全。</w:t>
      </w:r>
    </w:p>
    <w:p w:rsidR="00306B79" w:rsidRDefault="00306B79" w:rsidP="00E04D44">
      <w:pPr>
        <w:spacing w:line="400" w:lineRule="exact"/>
        <w:ind w:firstLine="420"/>
        <w:rPr>
          <w:sz w:val="24"/>
        </w:rPr>
      </w:pPr>
      <w:r>
        <w:rPr>
          <w:rFonts w:hint="eastAsia"/>
          <w:sz w:val="24"/>
        </w:rPr>
        <w:t>电信</w:t>
      </w:r>
      <w:r>
        <w:rPr>
          <w:sz w:val="24"/>
        </w:rPr>
        <w:t>用户网络行为特征分析</w:t>
      </w:r>
      <w:r>
        <w:rPr>
          <w:rFonts w:hint="eastAsia"/>
          <w:sz w:val="24"/>
        </w:rPr>
        <w:t>是</w:t>
      </w:r>
      <w:r>
        <w:rPr>
          <w:sz w:val="24"/>
        </w:rPr>
        <w:t>以访问数据为主的，</w:t>
      </w:r>
      <w:r>
        <w:rPr>
          <w:rFonts w:hint="eastAsia"/>
          <w:sz w:val="24"/>
        </w:rPr>
        <w:t>在</w:t>
      </w:r>
      <w:r>
        <w:rPr>
          <w:sz w:val="24"/>
        </w:rPr>
        <w:t>确定了</w:t>
      </w:r>
      <w:r>
        <w:rPr>
          <w:sz w:val="24"/>
        </w:rPr>
        <w:t>hadoop</w:t>
      </w:r>
      <w:r>
        <w:rPr>
          <w:sz w:val="24"/>
        </w:rPr>
        <w:t>环境下处理数据，并且</w:t>
      </w:r>
      <w:r>
        <w:rPr>
          <w:rFonts w:hint="eastAsia"/>
          <w:sz w:val="24"/>
        </w:rPr>
        <w:t>设定了数据</w:t>
      </w:r>
      <w:r>
        <w:rPr>
          <w:sz w:val="24"/>
        </w:rPr>
        <w:t>收集、</w:t>
      </w:r>
      <w:r>
        <w:rPr>
          <w:sz w:val="24"/>
        </w:rPr>
        <w:t>hadoop</w:t>
      </w:r>
      <w:r>
        <w:rPr>
          <w:sz w:val="24"/>
        </w:rPr>
        <w:t>平台数据</w:t>
      </w:r>
      <w:r>
        <w:rPr>
          <w:rFonts w:hint="eastAsia"/>
          <w:sz w:val="24"/>
        </w:rPr>
        <w:t>预</w:t>
      </w:r>
      <w:r>
        <w:rPr>
          <w:sz w:val="24"/>
        </w:rPr>
        <w:t>处理</w:t>
      </w:r>
      <w:r>
        <w:rPr>
          <w:rFonts w:hint="eastAsia"/>
          <w:sz w:val="24"/>
        </w:rPr>
        <w:t>、访问</w:t>
      </w:r>
      <w:r>
        <w:rPr>
          <w:sz w:val="24"/>
        </w:rPr>
        <w:t>数据分析以及标签化</w:t>
      </w:r>
      <w:r>
        <w:rPr>
          <w:rFonts w:hint="eastAsia"/>
          <w:sz w:val="24"/>
        </w:rPr>
        <w:t>的</w:t>
      </w:r>
      <w:r>
        <w:rPr>
          <w:sz w:val="24"/>
        </w:rPr>
        <w:t>数据处理流程后，</w:t>
      </w:r>
      <w:r>
        <w:rPr>
          <w:rFonts w:hint="eastAsia"/>
          <w:sz w:val="24"/>
        </w:rPr>
        <w:t>根据</w:t>
      </w:r>
      <w:r>
        <w:rPr>
          <w:sz w:val="24"/>
        </w:rPr>
        <w:t>工作内容</w:t>
      </w:r>
      <w:r>
        <w:rPr>
          <w:rFonts w:hint="eastAsia"/>
          <w:sz w:val="24"/>
        </w:rPr>
        <w:t>分类</w:t>
      </w:r>
      <w:r>
        <w:rPr>
          <w:sz w:val="24"/>
        </w:rPr>
        <w:t>，</w:t>
      </w:r>
      <w:r>
        <w:rPr>
          <w:rFonts w:hint="eastAsia"/>
          <w:sz w:val="24"/>
        </w:rPr>
        <w:t>设定数据</w:t>
      </w:r>
      <w:r>
        <w:rPr>
          <w:sz w:val="24"/>
        </w:rPr>
        <w:t>处理的工作步骤。数据处理分为三个步骤</w:t>
      </w:r>
      <w:r>
        <w:rPr>
          <w:rFonts w:hint="eastAsia"/>
          <w:sz w:val="24"/>
        </w:rPr>
        <w:t>：</w:t>
      </w:r>
      <w:r w:rsidRPr="00977107">
        <w:rPr>
          <w:rFonts w:hint="eastAsia"/>
          <w:sz w:val="24"/>
        </w:rPr>
        <w:t>原始数据</w:t>
      </w:r>
      <w:r w:rsidRPr="00977107">
        <w:rPr>
          <w:sz w:val="24"/>
        </w:rPr>
        <w:t>分析、</w:t>
      </w:r>
      <w:r>
        <w:rPr>
          <w:rFonts w:hint="eastAsia"/>
          <w:sz w:val="24"/>
        </w:rPr>
        <w:t>建立</w:t>
      </w:r>
      <w:r>
        <w:rPr>
          <w:sz w:val="24"/>
        </w:rPr>
        <w:t>标签库</w:t>
      </w:r>
      <w:r w:rsidRPr="00977107">
        <w:rPr>
          <w:sz w:val="24"/>
        </w:rPr>
        <w:t>和数据</w:t>
      </w:r>
      <w:r>
        <w:rPr>
          <w:rFonts w:hint="eastAsia"/>
          <w:sz w:val="24"/>
        </w:rPr>
        <w:t>预</w:t>
      </w:r>
      <w:r w:rsidRPr="00977107">
        <w:rPr>
          <w:sz w:val="24"/>
        </w:rPr>
        <w:t>处理</w:t>
      </w:r>
      <w:r>
        <w:rPr>
          <w:rFonts w:hint="eastAsia"/>
          <w:sz w:val="24"/>
        </w:rPr>
        <w:t>。</w:t>
      </w:r>
      <w:r>
        <w:rPr>
          <w:rFonts w:hint="eastAsia"/>
          <w:sz w:val="24"/>
        </w:rPr>
        <w:t xml:space="preserve"> </w:t>
      </w:r>
    </w:p>
    <w:p w:rsidR="00306B79" w:rsidRDefault="00306B79" w:rsidP="00E04D44">
      <w:pPr>
        <w:pStyle w:val="ab"/>
        <w:numPr>
          <w:ilvl w:val="0"/>
          <w:numId w:val="13"/>
        </w:numPr>
        <w:spacing w:line="400" w:lineRule="exact"/>
        <w:ind w:firstLineChars="0"/>
        <w:rPr>
          <w:sz w:val="24"/>
        </w:rPr>
      </w:pPr>
      <w:r w:rsidRPr="005C0AAB">
        <w:rPr>
          <w:rFonts w:hint="eastAsia"/>
          <w:sz w:val="24"/>
        </w:rPr>
        <w:t>原始</w:t>
      </w:r>
      <w:r w:rsidRPr="005C0AAB">
        <w:rPr>
          <w:sz w:val="24"/>
        </w:rPr>
        <w:t>数据分析中，</w:t>
      </w:r>
      <w:r w:rsidRPr="005C0AAB">
        <w:rPr>
          <w:rFonts w:hint="eastAsia"/>
          <w:sz w:val="24"/>
        </w:rPr>
        <w:t>首先</w:t>
      </w:r>
      <w:r w:rsidRPr="005C0AAB">
        <w:rPr>
          <w:sz w:val="24"/>
        </w:rPr>
        <w:t>要获取</w:t>
      </w:r>
      <w:r w:rsidRPr="005C0AAB">
        <w:rPr>
          <w:sz w:val="24"/>
        </w:rPr>
        <w:t>hadoop</w:t>
      </w:r>
      <w:r w:rsidRPr="005C0AAB">
        <w:rPr>
          <w:sz w:val="24"/>
        </w:rPr>
        <w:t>分布式平台</w:t>
      </w:r>
      <w:r w:rsidRPr="005C0AAB">
        <w:rPr>
          <w:sz w:val="24"/>
        </w:rPr>
        <w:t>hdfs</w:t>
      </w:r>
      <w:r w:rsidRPr="005C0AAB">
        <w:rPr>
          <w:sz w:val="24"/>
        </w:rPr>
        <w:t>上</w:t>
      </w:r>
      <w:r w:rsidRPr="005C0AAB">
        <w:rPr>
          <w:rFonts w:hint="eastAsia"/>
          <w:sz w:val="24"/>
        </w:rPr>
        <w:t>节点</w:t>
      </w:r>
      <w:r>
        <w:rPr>
          <w:sz w:val="24"/>
        </w:rPr>
        <w:t>数据</w:t>
      </w:r>
      <w:r w:rsidRPr="005C0AAB">
        <w:rPr>
          <w:sz w:val="24"/>
        </w:rPr>
        <w:t>，并检查数据</w:t>
      </w:r>
      <w:r w:rsidRPr="005C0AAB">
        <w:rPr>
          <w:rFonts w:hint="eastAsia"/>
          <w:sz w:val="24"/>
        </w:rPr>
        <w:t>文件是否</w:t>
      </w:r>
      <w:r w:rsidRPr="005C0AAB">
        <w:rPr>
          <w:sz w:val="24"/>
        </w:rPr>
        <w:t>完好</w:t>
      </w:r>
      <w:r>
        <w:rPr>
          <w:rFonts w:hint="eastAsia"/>
          <w:sz w:val="24"/>
        </w:rPr>
        <w:t>可读</w:t>
      </w:r>
      <w:r w:rsidRPr="005C0AAB">
        <w:rPr>
          <w:sz w:val="24"/>
        </w:rPr>
        <w:t>，</w:t>
      </w:r>
      <w:r w:rsidRPr="005C0AAB">
        <w:rPr>
          <w:rFonts w:hint="eastAsia"/>
          <w:sz w:val="24"/>
        </w:rPr>
        <w:t>根据电信</w:t>
      </w:r>
      <w:r w:rsidRPr="005C0AAB">
        <w:rPr>
          <w:sz w:val="24"/>
        </w:rPr>
        <w:t>公司制定</w:t>
      </w:r>
      <w:r w:rsidRPr="005C0AAB">
        <w:rPr>
          <w:rFonts w:hint="eastAsia"/>
          <w:sz w:val="24"/>
        </w:rPr>
        <w:t>文件</w:t>
      </w:r>
      <w:r w:rsidRPr="005C0AAB">
        <w:rPr>
          <w:sz w:val="24"/>
        </w:rPr>
        <w:t>格式</w:t>
      </w:r>
      <w:r w:rsidRPr="005C0AAB">
        <w:rPr>
          <w:rFonts w:hint="eastAsia"/>
          <w:sz w:val="24"/>
        </w:rPr>
        <w:t>确定</w:t>
      </w:r>
      <w:r w:rsidRPr="005C0AAB">
        <w:rPr>
          <w:sz w:val="24"/>
        </w:rPr>
        <w:t>数据文件的导入规则</w:t>
      </w:r>
      <w:r w:rsidRPr="005C0AAB">
        <w:rPr>
          <w:rFonts w:hint="eastAsia"/>
          <w:sz w:val="24"/>
        </w:rPr>
        <w:t>，分析</w:t>
      </w:r>
      <w:r w:rsidRPr="005C0AAB">
        <w:rPr>
          <w:sz w:val="24"/>
        </w:rPr>
        <w:t>数据文件内数据存储格式和编码格式</w:t>
      </w:r>
      <w:r w:rsidRPr="005C0AAB">
        <w:rPr>
          <w:rFonts w:hint="eastAsia"/>
          <w:sz w:val="24"/>
        </w:rPr>
        <w:t>等</w:t>
      </w:r>
      <w:r w:rsidRPr="005C0AAB">
        <w:rPr>
          <w:sz w:val="24"/>
        </w:rPr>
        <w:t>特征制定数据</w:t>
      </w:r>
      <w:r w:rsidRPr="005C0AAB">
        <w:rPr>
          <w:rFonts w:hint="eastAsia"/>
          <w:sz w:val="24"/>
        </w:rPr>
        <w:t>序列化</w:t>
      </w:r>
      <w:r w:rsidRPr="005C0AAB">
        <w:rPr>
          <w:sz w:val="24"/>
        </w:rPr>
        <w:t>与方序列化方法，</w:t>
      </w:r>
      <w:r w:rsidRPr="005C0AAB">
        <w:rPr>
          <w:rFonts w:hint="eastAsia"/>
          <w:sz w:val="24"/>
        </w:rPr>
        <w:t>然后考虑分析工具</w:t>
      </w:r>
      <w:r w:rsidRPr="005C0AAB">
        <w:rPr>
          <w:sz w:val="24"/>
        </w:rPr>
        <w:t>的选取</w:t>
      </w:r>
      <w:r w:rsidRPr="005C0AAB">
        <w:rPr>
          <w:rFonts w:hint="eastAsia"/>
          <w:sz w:val="24"/>
        </w:rPr>
        <w:t>及</w:t>
      </w:r>
      <w:r w:rsidRPr="005C0AAB">
        <w:rPr>
          <w:sz w:val="24"/>
        </w:rPr>
        <w:t>处理</w:t>
      </w:r>
      <w:r>
        <w:rPr>
          <w:rFonts w:hint="eastAsia"/>
          <w:sz w:val="24"/>
        </w:rPr>
        <w:t>方法</w:t>
      </w:r>
      <w:r w:rsidRPr="005C0AAB">
        <w:rPr>
          <w:rFonts w:hint="eastAsia"/>
          <w:sz w:val="24"/>
        </w:rPr>
        <w:t>；</w:t>
      </w:r>
    </w:p>
    <w:p w:rsidR="00306B79" w:rsidRDefault="00306B79" w:rsidP="00E04D44">
      <w:pPr>
        <w:pStyle w:val="ab"/>
        <w:numPr>
          <w:ilvl w:val="0"/>
          <w:numId w:val="13"/>
        </w:numPr>
        <w:spacing w:line="400" w:lineRule="exact"/>
        <w:ind w:firstLineChars="0"/>
        <w:rPr>
          <w:sz w:val="24"/>
        </w:rPr>
      </w:pPr>
      <w:r>
        <w:rPr>
          <w:rFonts w:hint="eastAsia"/>
          <w:sz w:val="24"/>
        </w:rPr>
        <w:t>建立标签库，针对</w:t>
      </w:r>
      <w:r>
        <w:rPr>
          <w:sz w:val="24"/>
        </w:rPr>
        <w:t>用户</w:t>
      </w:r>
      <w:r>
        <w:rPr>
          <w:rFonts w:hint="eastAsia"/>
          <w:sz w:val="24"/>
        </w:rPr>
        <w:t>网络</w:t>
      </w:r>
      <w:r>
        <w:rPr>
          <w:sz w:val="24"/>
        </w:rPr>
        <w:t>访问行为</w:t>
      </w:r>
      <w:r>
        <w:rPr>
          <w:rFonts w:hint="eastAsia"/>
          <w:sz w:val="24"/>
        </w:rPr>
        <w:t>的</w:t>
      </w:r>
      <w:r>
        <w:rPr>
          <w:sz w:val="24"/>
        </w:rPr>
        <w:t>分析，</w:t>
      </w:r>
      <w:r>
        <w:rPr>
          <w:rFonts w:hint="eastAsia"/>
          <w:sz w:val="24"/>
        </w:rPr>
        <w:t>需要根据已有</w:t>
      </w:r>
      <w:r>
        <w:rPr>
          <w:sz w:val="24"/>
        </w:rPr>
        <w:t>数据</w:t>
      </w:r>
      <w:r>
        <w:rPr>
          <w:rFonts w:hint="eastAsia"/>
          <w:sz w:val="24"/>
        </w:rPr>
        <w:t>识别该用户</w:t>
      </w:r>
      <w:r>
        <w:rPr>
          <w:sz w:val="24"/>
        </w:rPr>
        <w:t>的行为</w:t>
      </w:r>
      <w:r>
        <w:rPr>
          <w:rFonts w:hint="eastAsia"/>
          <w:sz w:val="24"/>
        </w:rPr>
        <w:t>特征</w:t>
      </w:r>
      <w:r>
        <w:rPr>
          <w:sz w:val="24"/>
        </w:rPr>
        <w:t>。</w:t>
      </w:r>
      <w:r>
        <w:rPr>
          <w:rFonts w:hint="eastAsia"/>
          <w:sz w:val="24"/>
        </w:rPr>
        <w:t>完成用户特征</w:t>
      </w:r>
      <w:r>
        <w:rPr>
          <w:sz w:val="24"/>
        </w:rPr>
        <w:t>识别</w:t>
      </w:r>
      <w:r>
        <w:rPr>
          <w:rFonts w:hint="eastAsia"/>
          <w:sz w:val="24"/>
        </w:rPr>
        <w:t>需要</w:t>
      </w:r>
      <w:r>
        <w:rPr>
          <w:sz w:val="24"/>
        </w:rPr>
        <w:t>完成</w:t>
      </w:r>
      <w:r>
        <w:rPr>
          <w:rFonts w:hint="eastAsia"/>
          <w:sz w:val="24"/>
        </w:rPr>
        <w:t>访问</w:t>
      </w:r>
      <w:r>
        <w:rPr>
          <w:sz w:val="24"/>
        </w:rPr>
        <w:t>数据标签库</w:t>
      </w:r>
      <w:r>
        <w:rPr>
          <w:rFonts w:hint="eastAsia"/>
          <w:sz w:val="24"/>
        </w:rPr>
        <w:t>，</w:t>
      </w:r>
      <w:r w:rsidRPr="005C0AAB">
        <w:rPr>
          <w:rFonts w:hint="eastAsia"/>
          <w:sz w:val="24"/>
        </w:rPr>
        <w:t>利用</w:t>
      </w:r>
      <w:r w:rsidRPr="005C0AAB">
        <w:rPr>
          <w:sz w:val="24"/>
        </w:rPr>
        <w:t>网络爬虫</w:t>
      </w:r>
      <w:r w:rsidRPr="005C0AAB">
        <w:rPr>
          <w:rFonts w:hint="eastAsia"/>
          <w:sz w:val="24"/>
        </w:rPr>
        <w:t>及</w:t>
      </w:r>
      <w:r w:rsidRPr="005C0AAB">
        <w:rPr>
          <w:sz w:val="24"/>
        </w:rPr>
        <w:t>手工等方式完成网络分类库</w:t>
      </w:r>
      <w:r>
        <w:rPr>
          <w:rFonts w:hint="eastAsia"/>
          <w:sz w:val="24"/>
        </w:rPr>
        <w:t>，包含访问</w:t>
      </w:r>
      <w:r>
        <w:rPr>
          <w:sz w:val="24"/>
        </w:rPr>
        <w:t>的应用</w:t>
      </w:r>
      <w:r>
        <w:rPr>
          <w:rFonts w:hint="eastAsia"/>
          <w:sz w:val="24"/>
        </w:rPr>
        <w:t>类型</w:t>
      </w:r>
      <w:r>
        <w:rPr>
          <w:sz w:val="24"/>
        </w:rPr>
        <w:t>分类</w:t>
      </w:r>
      <w:r>
        <w:rPr>
          <w:rFonts w:hint="eastAsia"/>
          <w:sz w:val="24"/>
        </w:rPr>
        <w:t>、</w:t>
      </w:r>
      <w:r>
        <w:rPr>
          <w:sz w:val="24"/>
        </w:rPr>
        <w:t>URL</w:t>
      </w:r>
      <w:r>
        <w:rPr>
          <w:sz w:val="24"/>
        </w:rPr>
        <w:t>分类</w:t>
      </w:r>
      <w:r>
        <w:rPr>
          <w:rFonts w:hint="eastAsia"/>
          <w:sz w:val="24"/>
        </w:rPr>
        <w:t>。</w:t>
      </w:r>
    </w:p>
    <w:p w:rsidR="00306B79" w:rsidRDefault="00306B79" w:rsidP="00E04D44">
      <w:pPr>
        <w:pStyle w:val="ab"/>
        <w:numPr>
          <w:ilvl w:val="0"/>
          <w:numId w:val="13"/>
        </w:numPr>
        <w:spacing w:line="400" w:lineRule="exact"/>
        <w:ind w:firstLineChars="0"/>
        <w:rPr>
          <w:sz w:val="24"/>
        </w:rPr>
      </w:pPr>
      <w:r>
        <w:rPr>
          <w:rFonts w:hint="eastAsia"/>
          <w:sz w:val="24"/>
        </w:rPr>
        <w:t>生成用户访问记录</w:t>
      </w:r>
      <w:r>
        <w:rPr>
          <w:sz w:val="24"/>
        </w:rPr>
        <w:t>标签</w:t>
      </w:r>
      <w:r w:rsidRPr="005C0AAB">
        <w:rPr>
          <w:sz w:val="24"/>
        </w:rPr>
        <w:t>，首先</w:t>
      </w:r>
      <w:r w:rsidRPr="005C0AAB">
        <w:rPr>
          <w:rFonts w:hint="eastAsia"/>
          <w:sz w:val="24"/>
        </w:rPr>
        <w:t>按照日期</w:t>
      </w:r>
      <w:r w:rsidRPr="005C0AAB">
        <w:rPr>
          <w:sz w:val="24"/>
        </w:rPr>
        <w:t>方式分组，然后根据用户账号信息</w:t>
      </w:r>
      <w:r w:rsidRPr="005C0AAB">
        <w:rPr>
          <w:rFonts w:hint="eastAsia"/>
          <w:sz w:val="24"/>
        </w:rPr>
        <w:t>为主</w:t>
      </w:r>
      <w:r w:rsidRPr="005C0AAB">
        <w:rPr>
          <w:sz w:val="24"/>
        </w:rPr>
        <w:t>，确定该用户访问</w:t>
      </w:r>
      <w:r>
        <w:rPr>
          <w:rFonts w:hint="eastAsia"/>
          <w:sz w:val="24"/>
        </w:rPr>
        <w:t>记录</w:t>
      </w:r>
      <w:r w:rsidRPr="005C0AAB">
        <w:rPr>
          <w:sz w:val="24"/>
        </w:rPr>
        <w:t>，。</w:t>
      </w:r>
      <w:r w:rsidRPr="005C0AAB">
        <w:rPr>
          <w:rFonts w:hint="eastAsia"/>
          <w:sz w:val="24"/>
        </w:rPr>
        <w:t>以</w:t>
      </w:r>
      <w:r w:rsidRPr="005C0AAB">
        <w:rPr>
          <w:sz w:val="24"/>
        </w:rPr>
        <w:t>用户账号为</w:t>
      </w:r>
      <w:r w:rsidRPr="005C0AAB">
        <w:rPr>
          <w:sz w:val="24"/>
        </w:rPr>
        <w:t>Key</w:t>
      </w:r>
      <w:r w:rsidRPr="005C0AAB">
        <w:rPr>
          <w:rFonts w:hint="eastAsia"/>
          <w:sz w:val="24"/>
        </w:rPr>
        <w:t>，完成</w:t>
      </w:r>
      <w:r w:rsidRPr="005C0AAB">
        <w:rPr>
          <w:sz w:val="24"/>
        </w:rPr>
        <w:t>用户访问记录到标签库的映射关系</w:t>
      </w:r>
      <w:r w:rsidRPr="005C0AAB">
        <w:rPr>
          <w:rFonts w:hint="eastAsia"/>
          <w:sz w:val="24"/>
        </w:rPr>
        <w:t>。然后可</w:t>
      </w:r>
      <w:r w:rsidRPr="005C0AAB">
        <w:rPr>
          <w:sz w:val="24"/>
        </w:rPr>
        <w:t>从</w:t>
      </w:r>
      <w:r w:rsidRPr="005C0AAB">
        <w:rPr>
          <w:rFonts w:hint="eastAsia"/>
          <w:sz w:val="24"/>
        </w:rPr>
        <w:t>访问</w:t>
      </w:r>
      <w:r w:rsidRPr="005C0AAB">
        <w:rPr>
          <w:sz w:val="24"/>
        </w:rPr>
        <w:t>时间、用户个人账户、</w:t>
      </w:r>
      <w:r w:rsidRPr="005C0AAB">
        <w:rPr>
          <w:rFonts w:hint="eastAsia"/>
          <w:sz w:val="24"/>
        </w:rPr>
        <w:t>访问</w:t>
      </w:r>
      <w:r w:rsidRPr="005C0AAB">
        <w:rPr>
          <w:sz w:val="24"/>
        </w:rPr>
        <w:t>域名</w:t>
      </w:r>
      <w:r w:rsidRPr="005C0AAB">
        <w:rPr>
          <w:rFonts w:hint="eastAsia"/>
          <w:sz w:val="24"/>
        </w:rPr>
        <w:t>之间多维</w:t>
      </w:r>
      <w:r w:rsidRPr="005C0AAB">
        <w:rPr>
          <w:sz w:val="24"/>
        </w:rPr>
        <w:t>关系建立</w:t>
      </w:r>
      <w:r w:rsidRPr="005C0AAB">
        <w:rPr>
          <w:rFonts w:hint="eastAsia"/>
          <w:sz w:val="24"/>
        </w:rPr>
        <w:t>用户</w:t>
      </w:r>
      <w:r w:rsidRPr="005C0AAB">
        <w:rPr>
          <w:sz w:val="24"/>
        </w:rPr>
        <w:t>特征模型</w:t>
      </w:r>
      <w:r w:rsidRPr="005C0AAB">
        <w:rPr>
          <w:rFonts w:hint="eastAsia"/>
          <w:sz w:val="24"/>
        </w:rPr>
        <w:t>。</w:t>
      </w:r>
    </w:p>
    <w:p w:rsidR="00306B79" w:rsidRPr="005C0AAB" w:rsidRDefault="00306B79" w:rsidP="00E04D44">
      <w:pPr>
        <w:spacing w:line="400" w:lineRule="exact"/>
        <w:ind w:firstLine="420"/>
        <w:rPr>
          <w:sz w:val="24"/>
        </w:rPr>
      </w:pPr>
      <w:r w:rsidRPr="005C0AAB">
        <w:rPr>
          <w:sz w:val="24"/>
        </w:rPr>
        <w:t>具体</w:t>
      </w:r>
      <w:r w:rsidRPr="005C0AAB">
        <w:rPr>
          <w:rFonts w:hint="eastAsia"/>
          <w:sz w:val="24"/>
        </w:rPr>
        <w:t>细化</w:t>
      </w:r>
      <w:r w:rsidRPr="005C0AAB">
        <w:rPr>
          <w:sz w:val="24"/>
        </w:rPr>
        <w:t>过程如图</w:t>
      </w:r>
      <w:r w:rsidRPr="005C0AAB">
        <w:rPr>
          <w:sz w:val="24"/>
        </w:rPr>
        <w:t>3.</w:t>
      </w:r>
      <w:r w:rsidR="00003FE0">
        <w:rPr>
          <w:sz w:val="24"/>
        </w:rPr>
        <w:t>3</w:t>
      </w:r>
      <w:r>
        <w:rPr>
          <w:rFonts w:hint="eastAsia"/>
          <w:sz w:val="24"/>
        </w:rPr>
        <w:t>所示</w:t>
      </w:r>
      <w:r>
        <w:rPr>
          <w:sz w:val="24"/>
        </w:rPr>
        <w:t>：</w:t>
      </w:r>
    </w:p>
    <w:p w:rsidR="00306B79" w:rsidRPr="00977107" w:rsidRDefault="00270F14" w:rsidP="00306B79">
      <w:pPr>
        <w:spacing w:line="360" w:lineRule="auto"/>
        <w:jc w:val="center"/>
        <w:rPr>
          <w:sz w:val="24"/>
        </w:rPr>
      </w:pPr>
      <w:r>
        <w:object w:dxaOrig="7320" w:dyaOrig="5056">
          <v:shape id="_x0000_i1031" type="#_x0000_t75" style="width:366.75pt;height:252pt" o:ole="">
            <v:imagedata r:id="rId31" o:title=""/>
          </v:shape>
          <o:OLEObject Type="Embed" ProgID="Visio.Drawing.15" ShapeID="_x0000_i1031" DrawAspect="Content" ObjectID="_1506498063" r:id="rId32"/>
        </w:object>
      </w:r>
    </w:p>
    <w:p w:rsidR="00306B79" w:rsidRPr="00F9337B" w:rsidRDefault="00306B79" w:rsidP="00F9337B">
      <w:pPr>
        <w:spacing w:before="120" w:after="240"/>
        <w:jc w:val="center"/>
        <w:rPr>
          <w:sz w:val="22"/>
          <w:szCs w:val="22"/>
        </w:rPr>
      </w:pPr>
      <w:r w:rsidRPr="00F9337B">
        <w:rPr>
          <w:rFonts w:hint="eastAsia"/>
          <w:sz w:val="22"/>
          <w:szCs w:val="22"/>
        </w:rPr>
        <w:t>图</w:t>
      </w:r>
      <w:r w:rsidRPr="00F9337B">
        <w:rPr>
          <w:sz w:val="22"/>
          <w:szCs w:val="22"/>
        </w:rPr>
        <w:t>3</w:t>
      </w:r>
      <w:r w:rsidRPr="00F9337B">
        <w:rPr>
          <w:rFonts w:hint="eastAsia"/>
          <w:sz w:val="22"/>
          <w:szCs w:val="22"/>
        </w:rPr>
        <w:t>.</w:t>
      </w:r>
      <w:r w:rsidR="00003FE0">
        <w:rPr>
          <w:sz w:val="22"/>
          <w:szCs w:val="22"/>
        </w:rPr>
        <w:t>3</w:t>
      </w:r>
      <w:r w:rsidRPr="00F9337B">
        <w:rPr>
          <w:rFonts w:hint="eastAsia"/>
          <w:sz w:val="22"/>
          <w:szCs w:val="22"/>
        </w:rPr>
        <w:t xml:space="preserve"> </w:t>
      </w:r>
      <w:r w:rsidR="00003FE0">
        <w:rPr>
          <w:sz w:val="22"/>
          <w:szCs w:val="22"/>
        </w:rPr>
        <w:t xml:space="preserve"> </w:t>
      </w:r>
      <w:r w:rsidRPr="00F9337B">
        <w:rPr>
          <w:rFonts w:hint="eastAsia"/>
          <w:sz w:val="22"/>
          <w:szCs w:val="22"/>
        </w:rPr>
        <w:t>数据预</w:t>
      </w:r>
      <w:r w:rsidRPr="00F9337B">
        <w:rPr>
          <w:sz w:val="22"/>
          <w:szCs w:val="22"/>
        </w:rPr>
        <w:t>处理</w:t>
      </w:r>
      <w:r w:rsidRPr="00F9337B">
        <w:rPr>
          <w:rFonts w:hint="eastAsia"/>
          <w:sz w:val="22"/>
          <w:szCs w:val="22"/>
        </w:rPr>
        <w:t>具体步骤</w:t>
      </w:r>
    </w:p>
    <w:p w:rsidR="00306B79" w:rsidRPr="00DC1DE1" w:rsidRDefault="00306B79" w:rsidP="009A637C">
      <w:pPr>
        <w:pStyle w:val="3"/>
        <w:spacing w:before="240" w:after="120" w:line="400" w:lineRule="exact"/>
        <w:rPr>
          <w:rFonts w:ascii="黑体" w:eastAsia="黑体" w:hAnsi="黑体"/>
          <w:b w:val="0"/>
          <w:sz w:val="26"/>
          <w:szCs w:val="26"/>
        </w:rPr>
      </w:pPr>
      <w:bookmarkStart w:id="78" w:name="_Toc415467495"/>
      <w:bookmarkStart w:id="79" w:name="_Toc415776402"/>
      <w:bookmarkStart w:id="80" w:name="_Toc432581612"/>
      <w:r w:rsidRPr="00DC1DE1">
        <w:rPr>
          <w:rFonts w:ascii="黑体" w:eastAsia="黑体" w:hAnsi="黑体" w:hint="eastAsia"/>
          <w:b w:val="0"/>
          <w:sz w:val="26"/>
          <w:szCs w:val="26"/>
        </w:rPr>
        <w:t>3.</w:t>
      </w:r>
      <w:r w:rsidRPr="00DC1DE1">
        <w:rPr>
          <w:rFonts w:ascii="黑体" w:eastAsia="黑体" w:hAnsi="黑体"/>
          <w:b w:val="0"/>
          <w:sz w:val="26"/>
          <w:szCs w:val="26"/>
        </w:rPr>
        <w:t>3</w:t>
      </w:r>
      <w:r w:rsidRPr="00DC1DE1">
        <w:rPr>
          <w:rFonts w:ascii="黑体" w:eastAsia="黑体" w:hAnsi="黑体" w:hint="eastAsia"/>
          <w:b w:val="0"/>
          <w:sz w:val="26"/>
          <w:szCs w:val="26"/>
        </w:rPr>
        <w:t>.</w:t>
      </w:r>
      <w:r w:rsidRPr="00DC1DE1">
        <w:rPr>
          <w:rFonts w:ascii="黑体" w:eastAsia="黑体" w:hAnsi="黑体"/>
          <w:b w:val="0"/>
          <w:sz w:val="26"/>
          <w:szCs w:val="26"/>
        </w:rPr>
        <w:t>1</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原始</w:t>
      </w:r>
      <w:r w:rsidRPr="00DC1DE1">
        <w:rPr>
          <w:rFonts w:ascii="黑体" w:eastAsia="黑体" w:hAnsi="黑体"/>
          <w:b w:val="0"/>
          <w:sz w:val="26"/>
          <w:szCs w:val="26"/>
        </w:rPr>
        <w:t>数据分析</w:t>
      </w:r>
      <w:bookmarkEnd w:id="78"/>
      <w:bookmarkEnd w:id="79"/>
      <w:bookmarkEnd w:id="80"/>
    </w:p>
    <w:p w:rsidR="00306B79" w:rsidRDefault="00306B79" w:rsidP="00E04D44">
      <w:pPr>
        <w:spacing w:line="400" w:lineRule="exact"/>
        <w:ind w:firstLineChars="200" w:firstLine="480"/>
        <w:rPr>
          <w:sz w:val="24"/>
        </w:rPr>
      </w:pPr>
      <w:r>
        <w:rPr>
          <w:rFonts w:hint="eastAsia"/>
          <w:sz w:val="24"/>
        </w:rPr>
        <w:t>根据数据</w:t>
      </w:r>
      <w:r>
        <w:rPr>
          <w:sz w:val="24"/>
        </w:rPr>
        <w:t>文件存储</w:t>
      </w:r>
      <w:r w:rsidRPr="0003532A">
        <w:rPr>
          <w:rFonts w:hint="eastAsia"/>
          <w:sz w:val="24"/>
        </w:rPr>
        <w:t>数据预处理</w:t>
      </w:r>
      <w:r w:rsidRPr="0003532A">
        <w:rPr>
          <w:sz w:val="24"/>
        </w:rPr>
        <w:t>过程中</w:t>
      </w:r>
      <w:r w:rsidRPr="0003532A">
        <w:rPr>
          <w:rFonts w:hint="eastAsia"/>
          <w:sz w:val="24"/>
        </w:rPr>
        <w:t>主要通过</w:t>
      </w:r>
      <w:r>
        <w:rPr>
          <w:rFonts w:hint="eastAsia"/>
          <w:sz w:val="24"/>
        </w:rPr>
        <w:t>Map</w:t>
      </w:r>
      <w:r>
        <w:rPr>
          <w:sz w:val="24"/>
        </w:rPr>
        <w:t>Reduce</w:t>
      </w:r>
      <w:r>
        <w:rPr>
          <w:sz w:val="24"/>
        </w:rPr>
        <w:t>的</w:t>
      </w:r>
      <w:r>
        <w:rPr>
          <w:sz w:val="24"/>
        </w:rPr>
        <w:t>java</w:t>
      </w:r>
      <w:r>
        <w:rPr>
          <w:rFonts w:hint="eastAsia"/>
          <w:sz w:val="24"/>
        </w:rPr>
        <w:t>程序以及</w:t>
      </w:r>
      <w:r>
        <w:rPr>
          <w:sz w:val="24"/>
        </w:rPr>
        <w:t>hive</w:t>
      </w:r>
      <w:r>
        <w:rPr>
          <w:rFonts w:hint="eastAsia"/>
          <w:sz w:val="24"/>
        </w:rPr>
        <w:t>工具</w:t>
      </w:r>
      <w:r>
        <w:rPr>
          <w:sz w:val="24"/>
        </w:rPr>
        <w:t>等</w:t>
      </w:r>
      <w:r>
        <w:rPr>
          <w:rFonts w:hint="eastAsia"/>
          <w:sz w:val="24"/>
        </w:rPr>
        <w:t>完成数据解码过滤分析</w:t>
      </w:r>
      <w:r>
        <w:rPr>
          <w:sz w:val="24"/>
        </w:rPr>
        <w:t>等</w:t>
      </w:r>
      <w:r>
        <w:rPr>
          <w:rFonts w:hint="eastAsia"/>
          <w:sz w:val="24"/>
        </w:rPr>
        <w:t>。</w:t>
      </w:r>
      <w:r w:rsidRPr="00D854F9">
        <w:rPr>
          <w:rFonts w:hint="eastAsia"/>
          <w:sz w:val="24"/>
        </w:rPr>
        <w:t>一个</w:t>
      </w:r>
      <w:r>
        <w:rPr>
          <w:rFonts w:hint="eastAsia"/>
          <w:sz w:val="24"/>
        </w:rPr>
        <w:t>数据文件</w:t>
      </w:r>
      <w:r w:rsidRPr="00D854F9">
        <w:rPr>
          <w:rFonts w:hint="eastAsia"/>
          <w:sz w:val="24"/>
        </w:rPr>
        <w:t>含多项信息，以行区分不同记录，部分字段采用</w:t>
      </w:r>
      <w:r w:rsidRPr="00D854F9">
        <w:rPr>
          <w:rFonts w:hint="eastAsia"/>
          <w:sz w:val="24"/>
        </w:rPr>
        <w:t>Base64</w:t>
      </w:r>
      <w:r>
        <w:rPr>
          <w:rFonts w:hint="eastAsia"/>
          <w:sz w:val="24"/>
        </w:rPr>
        <w:t>编码，</w:t>
      </w:r>
      <w:r>
        <w:rPr>
          <w:sz w:val="24"/>
        </w:rPr>
        <w:t>所以</w:t>
      </w:r>
      <w:r>
        <w:rPr>
          <w:rFonts w:hint="eastAsia"/>
          <w:sz w:val="24"/>
        </w:rPr>
        <w:t>实现</w:t>
      </w:r>
      <w:r>
        <w:rPr>
          <w:sz w:val="24"/>
        </w:rPr>
        <w:t>用于序列化和</w:t>
      </w:r>
      <w:r>
        <w:rPr>
          <w:rFonts w:hint="eastAsia"/>
          <w:sz w:val="24"/>
        </w:rPr>
        <w:t>反序列</w:t>
      </w:r>
      <w:r>
        <w:rPr>
          <w:sz w:val="24"/>
        </w:rPr>
        <w:t>化工具</w:t>
      </w:r>
      <w:r>
        <w:rPr>
          <w:sz w:val="24"/>
        </w:rPr>
        <w:t>serde</w:t>
      </w:r>
      <w:r>
        <w:rPr>
          <w:rFonts w:hint="eastAsia"/>
          <w:sz w:val="24"/>
        </w:rPr>
        <w:t>，</w:t>
      </w:r>
      <w:r w:rsidRPr="009A3860">
        <w:rPr>
          <w:sz w:val="24"/>
        </w:rPr>
        <w:t>Serde</w:t>
      </w:r>
      <w:r w:rsidRPr="009A3860">
        <w:rPr>
          <w:sz w:val="24"/>
        </w:rPr>
        <w:t>层构建在数据存储和执行引擎之间，实现数据存储</w:t>
      </w:r>
      <w:r>
        <w:rPr>
          <w:sz w:val="24"/>
        </w:rPr>
        <w:t>和执行引擎的解耦</w:t>
      </w:r>
      <w:r>
        <w:rPr>
          <w:rFonts w:hint="eastAsia"/>
          <w:sz w:val="24"/>
        </w:rPr>
        <w:t>，可作为</w:t>
      </w:r>
      <w:r>
        <w:rPr>
          <w:sz w:val="24"/>
        </w:rPr>
        <w:t>应用于</w:t>
      </w:r>
      <w:r>
        <w:rPr>
          <w:sz w:val="24"/>
        </w:rPr>
        <w:t>MapReduce</w:t>
      </w:r>
      <w:r>
        <w:rPr>
          <w:rFonts w:hint="eastAsia"/>
          <w:sz w:val="24"/>
        </w:rPr>
        <w:t>程序</w:t>
      </w:r>
      <w:r>
        <w:rPr>
          <w:sz w:val="24"/>
        </w:rPr>
        <w:t>以及</w:t>
      </w:r>
      <w:r>
        <w:rPr>
          <w:sz w:val="24"/>
        </w:rPr>
        <w:t>H</w:t>
      </w:r>
      <w:r>
        <w:rPr>
          <w:rFonts w:hint="eastAsia"/>
          <w:sz w:val="24"/>
        </w:rPr>
        <w:t>ive</w:t>
      </w:r>
      <w:r>
        <w:rPr>
          <w:rFonts w:hint="eastAsia"/>
          <w:sz w:val="24"/>
        </w:rPr>
        <w:t>等</w:t>
      </w:r>
      <w:r>
        <w:rPr>
          <w:sz w:val="24"/>
        </w:rPr>
        <w:t>相关</w:t>
      </w:r>
      <w:r>
        <w:rPr>
          <w:rFonts w:hint="eastAsia"/>
          <w:sz w:val="24"/>
        </w:rPr>
        <w:t>工具</w:t>
      </w:r>
      <w:r>
        <w:rPr>
          <w:sz w:val="24"/>
        </w:rPr>
        <w:t>中</w:t>
      </w:r>
      <w:r>
        <w:rPr>
          <w:rFonts w:hint="eastAsia"/>
          <w:sz w:val="24"/>
        </w:rPr>
        <w:t>通用处理</w:t>
      </w:r>
      <w:r>
        <w:rPr>
          <w:sz w:val="24"/>
        </w:rPr>
        <w:t>接口</w:t>
      </w:r>
      <w:r>
        <w:rPr>
          <w:rFonts w:hint="eastAsia"/>
          <w:sz w:val="24"/>
        </w:rPr>
        <w:t>实现</w:t>
      </w:r>
      <w:r>
        <w:rPr>
          <w:sz w:val="24"/>
        </w:rPr>
        <w:t>数据导入和解码</w:t>
      </w:r>
      <w:r>
        <w:rPr>
          <w:rFonts w:hint="eastAsia"/>
          <w:sz w:val="24"/>
        </w:rPr>
        <w:t>功能。</w:t>
      </w:r>
    </w:p>
    <w:p w:rsidR="00306B79" w:rsidRDefault="009A637C" w:rsidP="00E04D44">
      <w:pPr>
        <w:spacing w:line="400" w:lineRule="exact"/>
        <w:ind w:firstLineChars="200" w:firstLine="480"/>
        <w:rPr>
          <w:sz w:val="24"/>
        </w:rPr>
      </w:pPr>
      <w:r>
        <w:rPr>
          <w:sz w:val="24"/>
        </w:rPr>
        <w:t>1</w:t>
      </w:r>
      <w:r>
        <w:rPr>
          <w:rFonts w:hint="eastAsia"/>
          <w:sz w:val="24"/>
        </w:rPr>
        <w:t>、</w:t>
      </w:r>
      <w:r w:rsidR="00306B79">
        <w:rPr>
          <w:rFonts w:hint="eastAsia"/>
          <w:sz w:val="24"/>
        </w:rPr>
        <w:t>使用</w:t>
      </w:r>
      <w:hyperlink r:id="rId33" w:history="1">
        <w:r w:rsidR="00306B79" w:rsidRPr="002745FC">
          <w:rPr>
            <w:rFonts w:hint="eastAsia"/>
            <w:sz w:val="24"/>
          </w:rPr>
          <w:t>hadoop</w:t>
        </w:r>
      </w:hyperlink>
      <w:r w:rsidR="00306B79" w:rsidRPr="002745FC">
        <w:rPr>
          <w:rFonts w:hint="eastAsia"/>
          <w:sz w:val="24"/>
        </w:rPr>
        <w:t>.</w:t>
      </w:r>
      <w:hyperlink r:id="rId34" w:history="1">
        <w:r w:rsidR="00306B79" w:rsidRPr="002745FC">
          <w:rPr>
            <w:rFonts w:hint="eastAsia"/>
            <w:sz w:val="24"/>
          </w:rPr>
          <w:t>hive</w:t>
        </w:r>
      </w:hyperlink>
      <w:r w:rsidR="00306B79" w:rsidRPr="002745FC">
        <w:rPr>
          <w:rFonts w:hint="eastAsia"/>
          <w:sz w:val="24"/>
        </w:rPr>
        <w:t>包</w:t>
      </w:r>
      <w:r w:rsidR="00306B79">
        <w:rPr>
          <w:rFonts w:hint="eastAsia"/>
          <w:sz w:val="24"/>
        </w:rPr>
        <w:t>中</w:t>
      </w:r>
      <w:r w:rsidR="00306B79" w:rsidRPr="00A301BC">
        <w:rPr>
          <w:sz w:val="24"/>
        </w:rPr>
        <w:t>ObjectInspector</w:t>
      </w:r>
      <w:r w:rsidR="00306B79" w:rsidRPr="00A301BC">
        <w:rPr>
          <w:rFonts w:hint="eastAsia"/>
          <w:sz w:val="24"/>
        </w:rPr>
        <w:t>类型参数</w:t>
      </w:r>
      <w:r w:rsidR="00306B79" w:rsidRPr="00A301BC">
        <w:rPr>
          <w:sz w:val="24"/>
        </w:rPr>
        <w:t>类型，</w:t>
      </w:r>
      <w:r w:rsidR="00306B79" w:rsidRPr="00A301BC">
        <w:rPr>
          <w:sz w:val="24"/>
        </w:rPr>
        <w:t>ObjectInspector</w:t>
      </w:r>
      <w:r w:rsidR="00306B79">
        <w:rPr>
          <w:sz w:val="24"/>
        </w:rPr>
        <w:t>接口</w:t>
      </w:r>
      <w:r w:rsidR="00306B79" w:rsidRPr="00A301BC">
        <w:rPr>
          <w:sz w:val="24"/>
        </w:rPr>
        <w:t>可以在输入端和输出端切换不同的输入</w:t>
      </w:r>
      <w:r w:rsidR="00306B79" w:rsidRPr="00A301BC">
        <w:rPr>
          <w:sz w:val="24"/>
        </w:rPr>
        <w:t>/</w:t>
      </w:r>
      <w:r w:rsidR="00306B79" w:rsidRPr="00A301BC">
        <w:rPr>
          <w:sz w:val="24"/>
        </w:rPr>
        <w:t>输出格式</w:t>
      </w:r>
      <w:r w:rsidR="00306B79">
        <w:rPr>
          <w:rFonts w:hint="eastAsia"/>
          <w:sz w:val="24"/>
        </w:rPr>
        <w:t>，</w:t>
      </w:r>
      <w:r w:rsidR="00306B79">
        <w:rPr>
          <w:sz w:val="24"/>
        </w:rPr>
        <w:t>方便使用</w:t>
      </w:r>
      <w:r w:rsidR="00306B79" w:rsidRPr="00A301BC">
        <w:rPr>
          <w:sz w:val="24"/>
        </w:rPr>
        <w:t>不同的数据格式</w:t>
      </w:r>
      <w:r w:rsidR="00306B79">
        <w:rPr>
          <w:rFonts w:hint="eastAsia"/>
          <w:sz w:val="24"/>
        </w:rPr>
        <w:t>，</w:t>
      </w:r>
      <w:r w:rsidR="00306B79" w:rsidRPr="00A301BC">
        <w:rPr>
          <w:sz w:val="24"/>
        </w:rPr>
        <w:t>StructObjectInspector</w:t>
      </w:r>
      <w:r w:rsidR="00306B79" w:rsidRPr="00A301BC">
        <w:rPr>
          <w:sz w:val="24"/>
        </w:rPr>
        <w:t>中又可以（一层或多层的）嵌套任意的</w:t>
      </w:r>
      <w:r w:rsidR="00306B79" w:rsidRPr="00A301BC">
        <w:rPr>
          <w:sz w:val="24"/>
        </w:rPr>
        <w:t>ObjectInspector</w:t>
      </w:r>
      <w:r w:rsidR="00306B79">
        <w:rPr>
          <w:rFonts w:hint="eastAsia"/>
          <w:sz w:val="24"/>
        </w:rPr>
        <w:t>；</w:t>
      </w:r>
      <w:r w:rsidR="00306B79">
        <w:rPr>
          <w:rFonts w:hint="eastAsia"/>
          <w:sz w:val="24"/>
        </w:rPr>
        <w:t xml:space="preserve"> </w:t>
      </w:r>
    </w:p>
    <w:p w:rsidR="00306B79" w:rsidRPr="003527AF" w:rsidRDefault="009A637C" w:rsidP="00E04D44">
      <w:pPr>
        <w:spacing w:line="400" w:lineRule="exact"/>
        <w:ind w:firstLineChars="200" w:firstLine="480"/>
        <w:rPr>
          <w:sz w:val="24"/>
        </w:rPr>
      </w:pPr>
      <w:r>
        <w:rPr>
          <w:sz w:val="24"/>
        </w:rPr>
        <w:t>2</w:t>
      </w:r>
      <w:r>
        <w:rPr>
          <w:rFonts w:hint="eastAsia"/>
          <w:sz w:val="24"/>
        </w:rPr>
        <w:t>、</w:t>
      </w:r>
      <w:r w:rsidR="00306B79" w:rsidRPr="00A301BC">
        <w:rPr>
          <w:sz w:val="24"/>
        </w:rPr>
        <w:t>CSVWriter</w:t>
      </w:r>
      <w:r w:rsidR="00306B79" w:rsidRPr="00A301BC">
        <w:rPr>
          <w:sz w:val="24"/>
        </w:rPr>
        <w:t>完成数据流到特定格式转换，和编码格式</w:t>
      </w:r>
      <w:r w:rsidR="00306B79">
        <w:rPr>
          <w:rFonts w:hint="eastAsia"/>
          <w:sz w:val="24"/>
        </w:rPr>
        <w:t>。</w:t>
      </w:r>
      <w:r w:rsidR="00306B79">
        <w:rPr>
          <w:rFonts w:hint="eastAsia"/>
          <w:sz w:val="24"/>
        </w:rPr>
        <w:t xml:space="preserve"> </w:t>
      </w:r>
    </w:p>
    <w:p w:rsidR="00306B79" w:rsidRPr="0009161A" w:rsidRDefault="00306B79" w:rsidP="00E04D44">
      <w:pPr>
        <w:spacing w:line="400" w:lineRule="exact"/>
        <w:ind w:firstLineChars="200" w:firstLine="480"/>
        <w:rPr>
          <w:sz w:val="24"/>
        </w:rPr>
      </w:pPr>
      <w:r>
        <w:rPr>
          <w:rFonts w:hint="eastAsia"/>
          <w:sz w:val="24"/>
        </w:rPr>
        <w:t>对需要</w:t>
      </w:r>
      <w:r>
        <w:rPr>
          <w:sz w:val="24"/>
        </w:rPr>
        <w:t>深入分析的</w:t>
      </w:r>
      <w:r w:rsidRPr="00D854F9">
        <w:rPr>
          <w:sz w:val="24"/>
        </w:rPr>
        <w:t>数据</w:t>
      </w:r>
      <w:r>
        <w:rPr>
          <w:rFonts w:hint="eastAsia"/>
          <w:sz w:val="24"/>
        </w:rPr>
        <w:t>属性</w:t>
      </w:r>
      <w:r w:rsidRPr="00D854F9">
        <w:rPr>
          <w:sz w:val="24"/>
        </w:rPr>
        <w:t>进行</w:t>
      </w:r>
      <w:r>
        <w:rPr>
          <w:rFonts w:hint="eastAsia"/>
          <w:sz w:val="24"/>
        </w:rPr>
        <w:t>统计</w:t>
      </w:r>
      <w:r>
        <w:rPr>
          <w:sz w:val="24"/>
        </w:rPr>
        <w:t>，</w:t>
      </w:r>
      <w:r>
        <w:rPr>
          <w:rFonts w:hint="eastAsia"/>
          <w:sz w:val="24"/>
        </w:rPr>
        <w:t>设计</w:t>
      </w:r>
      <w:r>
        <w:rPr>
          <w:sz w:val="24"/>
        </w:rPr>
        <w:t>数据合法性检查规则。</w:t>
      </w:r>
      <w:r>
        <w:rPr>
          <w:rFonts w:hint="eastAsia"/>
          <w:sz w:val="24"/>
        </w:rPr>
        <w:t>由于</w:t>
      </w:r>
      <w:r>
        <w:rPr>
          <w:sz w:val="24"/>
        </w:rPr>
        <w:t>数据是由各区域收集之后传输</w:t>
      </w:r>
      <w:r>
        <w:rPr>
          <w:rFonts w:hint="eastAsia"/>
          <w:sz w:val="24"/>
        </w:rPr>
        <w:t>并</w:t>
      </w:r>
      <w:r>
        <w:rPr>
          <w:sz w:val="24"/>
        </w:rPr>
        <w:t>存储到平台上</w:t>
      </w:r>
      <w:r>
        <w:rPr>
          <w:rFonts w:hint="eastAsia"/>
          <w:sz w:val="24"/>
        </w:rPr>
        <w:t>的，</w:t>
      </w:r>
      <w:r>
        <w:rPr>
          <w:sz w:val="24"/>
        </w:rPr>
        <w:t>网络</w:t>
      </w:r>
      <w:r>
        <w:rPr>
          <w:rFonts w:hint="eastAsia"/>
          <w:sz w:val="24"/>
        </w:rPr>
        <w:t>以及</w:t>
      </w:r>
      <w:r>
        <w:rPr>
          <w:sz w:val="24"/>
        </w:rPr>
        <w:t>数据存储</w:t>
      </w:r>
      <w:r>
        <w:rPr>
          <w:rFonts w:hint="eastAsia"/>
          <w:sz w:val="24"/>
        </w:rPr>
        <w:t>规范</w:t>
      </w:r>
      <w:r>
        <w:rPr>
          <w:sz w:val="24"/>
        </w:rPr>
        <w:t>等</w:t>
      </w:r>
      <w:r>
        <w:rPr>
          <w:rFonts w:hint="eastAsia"/>
          <w:sz w:val="24"/>
        </w:rPr>
        <w:t>因素</w:t>
      </w:r>
      <w:r>
        <w:rPr>
          <w:sz w:val="24"/>
        </w:rPr>
        <w:t>可能</w:t>
      </w:r>
      <w:r>
        <w:rPr>
          <w:rFonts w:hint="eastAsia"/>
          <w:sz w:val="24"/>
        </w:rPr>
        <w:t>导致</w:t>
      </w:r>
      <w:r>
        <w:rPr>
          <w:sz w:val="24"/>
        </w:rPr>
        <w:t>部分数据并不符合使用的</w:t>
      </w:r>
      <w:r>
        <w:rPr>
          <w:rFonts w:hint="eastAsia"/>
          <w:sz w:val="24"/>
        </w:rPr>
        <w:t>条件</w:t>
      </w:r>
      <w:r>
        <w:rPr>
          <w:sz w:val="24"/>
        </w:rPr>
        <w:t>。所以</w:t>
      </w:r>
      <w:r>
        <w:rPr>
          <w:rFonts w:hint="eastAsia"/>
          <w:sz w:val="24"/>
        </w:rPr>
        <w:t>根据</w:t>
      </w:r>
      <w:r>
        <w:rPr>
          <w:sz w:val="24"/>
        </w:rPr>
        <w:t>研究所</w:t>
      </w:r>
      <w:proofErr w:type="gramStart"/>
      <w:r>
        <w:rPr>
          <w:sz w:val="24"/>
        </w:rPr>
        <w:t>需数据</w:t>
      </w:r>
      <w:proofErr w:type="gramEnd"/>
      <w:r>
        <w:rPr>
          <w:sz w:val="24"/>
        </w:rPr>
        <w:t>属性，</w:t>
      </w:r>
      <w:r>
        <w:rPr>
          <w:rFonts w:hint="eastAsia"/>
          <w:sz w:val="24"/>
        </w:rPr>
        <w:t>需要</w:t>
      </w:r>
      <w:r>
        <w:rPr>
          <w:sz w:val="24"/>
        </w:rPr>
        <w:t>对数据</w:t>
      </w:r>
      <w:r>
        <w:rPr>
          <w:rFonts w:hint="eastAsia"/>
          <w:sz w:val="24"/>
        </w:rPr>
        <w:t>的完整性</w:t>
      </w:r>
      <w:r>
        <w:rPr>
          <w:sz w:val="24"/>
        </w:rPr>
        <w:t>和</w:t>
      </w:r>
      <w:r>
        <w:rPr>
          <w:rFonts w:hint="eastAsia"/>
          <w:sz w:val="24"/>
        </w:rPr>
        <w:t>合法性</w:t>
      </w:r>
      <w:r>
        <w:rPr>
          <w:sz w:val="24"/>
        </w:rPr>
        <w:t>进行检查</w:t>
      </w:r>
      <w:r>
        <w:rPr>
          <w:rFonts w:hint="eastAsia"/>
          <w:sz w:val="24"/>
        </w:rPr>
        <w:t>过滤，根据制定的</w:t>
      </w:r>
      <w:r>
        <w:rPr>
          <w:sz w:val="24"/>
        </w:rPr>
        <w:t>筛选规则</w:t>
      </w:r>
      <w:r>
        <w:rPr>
          <w:rFonts w:hint="eastAsia"/>
          <w:sz w:val="24"/>
        </w:rPr>
        <w:t>完成</w:t>
      </w:r>
      <w:r>
        <w:rPr>
          <w:sz w:val="24"/>
        </w:rPr>
        <w:t>DataFilter</w:t>
      </w:r>
      <w:r>
        <w:rPr>
          <w:rFonts w:hint="eastAsia"/>
          <w:sz w:val="24"/>
        </w:rPr>
        <w:t>类实现</w:t>
      </w:r>
      <w:r>
        <w:rPr>
          <w:sz w:val="24"/>
        </w:rPr>
        <w:t>，</w:t>
      </w:r>
      <w:r>
        <w:rPr>
          <w:rFonts w:hint="eastAsia"/>
          <w:sz w:val="24"/>
        </w:rPr>
        <w:t>筛选出研究所需</w:t>
      </w:r>
      <w:r>
        <w:rPr>
          <w:sz w:val="24"/>
        </w:rPr>
        <w:t>的数据属性值</w:t>
      </w:r>
      <w:r>
        <w:rPr>
          <w:rFonts w:hint="eastAsia"/>
          <w:sz w:val="24"/>
        </w:rPr>
        <w:t>不为</w:t>
      </w:r>
      <w:r>
        <w:rPr>
          <w:sz w:val="24"/>
        </w:rPr>
        <w:t>空</w:t>
      </w:r>
      <w:r>
        <w:rPr>
          <w:rFonts w:hint="eastAsia"/>
          <w:sz w:val="24"/>
        </w:rPr>
        <w:t>、</w:t>
      </w:r>
      <w:proofErr w:type="gramStart"/>
      <w:r>
        <w:rPr>
          <w:rFonts w:hint="eastAsia"/>
          <w:sz w:val="24"/>
        </w:rPr>
        <w:t>值</w:t>
      </w:r>
      <w:r>
        <w:rPr>
          <w:sz w:val="24"/>
        </w:rPr>
        <w:t>类型</w:t>
      </w:r>
      <w:proofErr w:type="gramEnd"/>
      <w:r>
        <w:rPr>
          <w:sz w:val="24"/>
        </w:rPr>
        <w:t>正确，值</w:t>
      </w:r>
      <w:r>
        <w:rPr>
          <w:rFonts w:hint="eastAsia"/>
          <w:sz w:val="24"/>
        </w:rPr>
        <w:t>范围正确的访问</w:t>
      </w:r>
      <w:r>
        <w:rPr>
          <w:sz w:val="24"/>
        </w:rPr>
        <w:t>记录，</w:t>
      </w:r>
      <w:r>
        <w:rPr>
          <w:rFonts w:hint="eastAsia"/>
          <w:sz w:val="24"/>
        </w:rPr>
        <w:t>根据业务</w:t>
      </w:r>
      <w:proofErr w:type="gramStart"/>
      <w:r>
        <w:rPr>
          <w:rFonts w:hint="eastAsia"/>
          <w:sz w:val="24"/>
        </w:rPr>
        <w:t>流</w:t>
      </w:r>
      <w:r>
        <w:rPr>
          <w:sz w:val="24"/>
        </w:rPr>
        <w:t>开始</w:t>
      </w:r>
      <w:proofErr w:type="gramEnd"/>
      <w:r>
        <w:rPr>
          <w:sz w:val="24"/>
        </w:rPr>
        <w:t>时间</w:t>
      </w:r>
      <w:r>
        <w:rPr>
          <w:rFonts w:hint="eastAsia"/>
          <w:sz w:val="24"/>
        </w:rPr>
        <w:t>字段按照</w:t>
      </w:r>
      <w:proofErr w:type="gramStart"/>
      <w:r>
        <w:rPr>
          <w:sz w:val="24"/>
        </w:rPr>
        <w:t>实际访问</w:t>
      </w:r>
      <w:proofErr w:type="gramEnd"/>
      <w:r>
        <w:rPr>
          <w:sz w:val="24"/>
        </w:rPr>
        <w:t>时间</w:t>
      </w:r>
      <w:r>
        <w:rPr>
          <w:rFonts w:hint="eastAsia"/>
          <w:sz w:val="24"/>
        </w:rPr>
        <w:t>分组统计</w:t>
      </w:r>
      <w:r>
        <w:rPr>
          <w:sz w:val="24"/>
        </w:rPr>
        <w:t>用户</w:t>
      </w:r>
      <w:r>
        <w:rPr>
          <w:rFonts w:hint="eastAsia"/>
          <w:sz w:val="24"/>
        </w:rPr>
        <w:t>。</w:t>
      </w:r>
    </w:p>
    <w:p w:rsidR="00306B79" w:rsidRPr="00DC1DE1" w:rsidRDefault="00306B79" w:rsidP="009A637C">
      <w:pPr>
        <w:pStyle w:val="3"/>
        <w:spacing w:before="240" w:after="120" w:line="400" w:lineRule="exact"/>
        <w:rPr>
          <w:rFonts w:ascii="黑体" w:eastAsia="黑体" w:hAnsi="黑体"/>
          <w:b w:val="0"/>
          <w:sz w:val="26"/>
          <w:szCs w:val="26"/>
        </w:rPr>
      </w:pPr>
      <w:bookmarkStart w:id="81" w:name="_Toc432581613"/>
      <w:r w:rsidRPr="00DC1DE1">
        <w:rPr>
          <w:rFonts w:ascii="黑体" w:eastAsia="黑体" w:hAnsi="黑体" w:hint="eastAsia"/>
          <w:b w:val="0"/>
          <w:sz w:val="26"/>
          <w:szCs w:val="26"/>
        </w:rPr>
        <w:t>3.</w:t>
      </w:r>
      <w:r w:rsidRPr="00DC1DE1">
        <w:rPr>
          <w:rFonts w:ascii="黑体" w:eastAsia="黑体" w:hAnsi="黑体"/>
          <w:b w:val="0"/>
          <w:sz w:val="26"/>
          <w:szCs w:val="26"/>
        </w:rPr>
        <w:t>3</w:t>
      </w:r>
      <w:r w:rsidRPr="00DC1DE1">
        <w:rPr>
          <w:rFonts w:ascii="黑体" w:eastAsia="黑体" w:hAnsi="黑体" w:hint="eastAsia"/>
          <w:b w:val="0"/>
          <w:sz w:val="26"/>
          <w:szCs w:val="26"/>
        </w:rPr>
        <w:t>.</w:t>
      </w:r>
      <w:r w:rsidRPr="00DC1DE1">
        <w:rPr>
          <w:rFonts w:ascii="黑体" w:eastAsia="黑体" w:hAnsi="黑体"/>
          <w:b w:val="0"/>
          <w:sz w:val="26"/>
          <w:szCs w:val="26"/>
        </w:rPr>
        <w:t>2</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建立标签库</w:t>
      </w:r>
      <w:bookmarkEnd w:id="81"/>
    </w:p>
    <w:p w:rsidR="00306B79" w:rsidRDefault="00306B79" w:rsidP="00306B79">
      <w:pPr>
        <w:spacing w:line="400" w:lineRule="exact"/>
        <w:ind w:firstLine="420"/>
        <w:rPr>
          <w:sz w:val="24"/>
        </w:rPr>
      </w:pPr>
      <w:r>
        <w:rPr>
          <w:rFonts w:hint="eastAsia"/>
          <w:sz w:val="24"/>
        </w:rPr>
        <w:t>建立标签库，根据应用类型分类创建</w:t>
      </w:r>
      <w:r>
        <w:rPr>
          <w:sz w:val="24"/>
        </w:rPr>
        <w:t>标签库，</w:t>
      </w:r>
      <w:r>
        <w:rPr>
          <w:rFonts w:hint="eastAsia"/>
          <w:sz w:val="24"/>
        </w:rPr>
        <w:t>根据</w:t>
      </w:r>
      <w:r>
        <w:rPr>
          <w:rFonts w:hint="eastAsia"/>
          <w:sz w:val="24"/>
        </w:rPr>
        <w:t>URL</w:t>
      </w:r>
      <w:r>
        <w:rPr>
          <w:sz w:val="24"/>
        </w:rPr>
        <w:t>分类完善标签库。</w:t>
      </w:r>
      <w:r>
        <w:rPr>
          <w:rFonts w:hint="eastAsia"/>
          <w:sz w:val="24"/>
        </w:rPr>
        <w:t>细化</w:t>
      </w:r>
      <w:r>
        <w:rPr>
          <w:sz w:val="24"/>
        </w:rPr>
        <w:t>步</w:t>
      </w:r>
      <w:r>
        <w:rPr>
          <w:sz w:val="24"/>
        </w:rPr>
        <w:lastRenderedPageBreak/>
        <w:t>骤</w:t>
      </w:r>
      <w:r>
        <w:rPr>
          <w:rFonts w:hint="eastAsia"/>
          <w:sz w:val="24"/>
        </w:rPr>
        <w:t>如下：</w:t>
      </w:r>
    </w:p>
    <w:p w:rsidR="00306B79" w:rsidRDefault="00306B79" w:rsidP="00E04D44">
      <w:pPr>
        <w:pStyle w:val="ab"/>
        <w:numPr>
          <w:ilvl w:val="0"/>
          <w:numId w:val="16"/>
        </w:numPr>
        <w:spacing w:line="400" w:lineRule="exact"/>
        <w:ind w:firstLineChars="0"/>
        <w:rPr>
          <w:sz w:val="24"/>
        </w:rPr>
      </w:pPr>
      <w:r>
        <w:rPr>
          <w:rFonts w:hint="eastAsia"/>
          <w:sz w:val="24"/>
        </w:rPr>
        <w:t>根据</w:t>
      </w:r>
      <w:r>
        <w:rPr>
          <w:sz w:val="24"/>
        </w:rPr>
        <w:t>应用类型分类</w:t>
      </w:r>
      <w:r>
        <w:rPr>
          <w:rFonts w:hint="eastAsia"/>
          <w:sz w:val="24"/>
        </w:rPr>
        <w:t>，统计已有</w:t>
      </w:r>
      <w:r>
        <w:rPr>
          <w:sz w:val="24"/>
        </w:rPr>
        <w:t>数据中</w:t>
      </w:r>
      <w:r>
        <w:rPr>
          <w:rFonts w:hint="eastAsia"/>
          <w:sz w:val="24"/>
        </w:rPr>
        <w:t>所有</w:t>
      </w:r>
      <w:r w:rsidRPr="00C80B8A">
        <w:rPr>
          <w:sz w:val="24"/>
        </w:rPr>
        <w:t>ServiceType</w:t>
      </w:r>
      <w:r>
        <w:rPr>
          <w:rFonts w:hint="eastAsia"/>
          <w:sz w:val="24"/>
        </w:rPr>
        <w:t>应用</w:t>
      </w:r>
      <w:r>
        <w:rPr>
          <w:sz w:val="24"/>
        </w:rPr>
        <w:t>类型</w:t>
      </w:r>
      <w:r>
        <w:rPr>
          <w:rFonts w:hint="eastAsia"/>
          <w:sz w:val="24"/>
        </w:rPr>
        <w:t>字段</w:t>
      </w:r>
      <w:r>
        <w:rPr>
          <w:sz w:val="24"/>
        </w:rPr>
        <w:t>，及对应</w:t>
      </w:r>
      <w:r>
        <w:rPr>
          <w:rFonts w:hint="eastAsia"/>
          <w:sz w:val="24"/>
        </w:rPr>
        <w:t>访问</w:t>
      </w:r>
      <w:r>
        <w:rPr>
          <w:sz w:val="24"/>
        </w:rPr>
        <w:t>信息</w:t>
      </w:r>
      <w:r>
        <w:rPr>
          <w:rFonts w:hint="eastAsia"/>
          <w:sz w:val="24"/>
        </w:rPr>
        <w:t>，添加</w:t>
      </w:r>
      <w:r>
        <w:rPr>
          <w:sz w:val="24"/>
        </w:rPr>
        <w:t>ServiceType</w:t>
      </w:r>
      <w:r>
        <w:rPr>
          <w:rFonts w:hint="eastAsia"/>
          <w:sz w:val="24"/>
        </w:rPr>
        <w:t>到其</w:t>
      </w:r>
      <w:r>
        <w:rPr>
          <w:sz w:val="24"/>
        </w:rPr>
        <w:t>所属类别。</w:t>
      </w:r>
    </w:p>
    <w:p w:rsidR="00306B79" w:rsidRPr="005A68AA" w:rsidRDefault="00306B79" w:rsidP="00E04D44">
      <w:pPr>
        <w:pStyle w:val="ab"/>
        <w:numPr>
          <w:ilvl w:val="0"/>
          <w:numId w:val="16"/>
        </w:numPr>
        <w:spacing w:line="400" w:lineRule="exact"/>
        <w:ind w:firstLineChars="0"/>
        <w:rPr>
          <w:sz w:val="24"/>
        </w:rPr>
      </w:pPr>
      <w:r>
        <w:rPr>
          <w:rFonts w:hint="eastAsia"/>
          <w:sz w:val="24"/>
        </w:rPr>
        <w:t>根据</w:t>
      </w:r>
      <w:r>
        <w:rPr>
          <w:sz w:val="24"/>
        </w:rPr>
        <w:t>URL</w:t>
      </w:r>
      <w:r>
        <w:rPr>
          <w:sz w:val="24"/>
        </w:rPr>
        <w:t>分类。</w:t>
      </w:r>
    </w:p>
    <w:p w:rsidR="00306B79" w:rsidRDefault="00306B79" w:rsidP="00E04D44">
      <w:pPr>
        <w:pStyle w:val="ab"/>
        <w:numPr>
          <w:ilvl w:val="0"/>
          <w:numId w:val="17"/>
        </w:numPr>
        <w:spacing w:line="400" w:lineRule="exact"/>
        <w:ind w:firstLineChars="0"/>
        <w:rPr>
          <w:sz w:val="24"/>
        </w:rPr>
      </w:pPr>
      <w:r w:rsidRPr="005A68AA">
        <w:rPr>
          <w:sz w:val="24"/>
        </w:rPr>
        <w:t>热门</w:t>
      </w:r>
      <w:r w:rsidRPr="005A68AA">
        <w:rPr>
          <w:sz w:val="24"/>
        </w:rPr>
        <w:t>URL</w:t>
      </w:r>
      <w:r w:rsidRPr="005A68AA">
        <w:rPr>
          <w:rFonts w:hint="eastAsia"/>
          <w:sz w:val="24"/>
        </w:rPr>
        <w:t>、</w:t>
      </w:r>
      <w:r w:rsidRPr="005A68AA">
        <w:rPr>
          <w:sz w:val="24"/>
        </w:rPr>
        <w:t>热门应用</w:t>
      </w:r>
      <w:r w:rsidRPr="005A68AA">
        <w:rPr>
          <w:rFonts w:hint="eastAsia"/>
          <w:sz w:val="24"/>
        </w:rPr>
        <w:t>。</w:t>
      </w:r>
      <w:r>
        <w:rPr>
          <w:rFonts w:hint="eastAsia"/>
          <w:sz w:val="24"/>
        </w:rPr>
        <w:t>统计</w:t>
      </w:r>
      <w:r w:rsidRPr="005A68AA">
        <w:rPr>
          <w:rFonts w:hint="eastAsia"/>
          <w:sz w:val="24"/>
        </w:rPr>
        <w:t>主流</w:t>
      </w:r>
      <w:r w:rsidRPr="005A68AA">
        <w:rPr>
          <w:sz w:val="24"/>
        </w:rPr>
        <w:t>门户网站，热门网站</w:t>
      </w:r>
      <w:r w:rsidRPr="005A68AA">
        <w:rPr>
          <w:rFonts w:hint="eastAsia"/>
          <w:sz w:val="24"/>
        </w:rPr>
        <w:t>、</w:t>
      </w:r>
      <w:r w:rsidRPr="005A68AA">
        <w:rPr>
          <w:sz w:val="24"/>
        </w:rPr>
        <w:t>热门应用域名</w:t>
      </w:r>
      <w:r>
        <w:rPr>
          <w:rFonts w:hint="eastAsia"/>
          <w:sz w:val="24"/>
        </w:rPr>
        <w:t>，统计</w:t>
      </w:r>
      <w:r>
        <w:rPr>
          <w:sz w:val="24"/>
        </w:rPr>
        <w:t>用户访问量较高域名</w:t>
      </w:r>
      <w:r w:rsidRPr="005A68AA">
        <w:rPr>
          <w:rFonts w:hint="eastAsia"/>
          <w:sz w:val="24"/>
        </w:rPr>
        <w:t>；通过</w:t>
      </w:r>
      <w:r w:rsidRPr="005A68AA">
        <w:rPr>
          <w:sz w:val="24"/>
        </w:rPr>
        <w:t>Jsoup</w:t>
      </w:r>
      <w:r w:rsidRPr="005A68AA">
        <w:rPr>
          <w:rFonts w:hint="eastAsia"/>
          <w:sz w:val="24"/>
        </w:rPr>
        <w:t>等</w:t>
      </w:r>
      <w:proofErr w:type="gramStart"/>
      <w:r w:rsidRPr="005A68AA">
        <w:rPr>
          <w:sz w:val="24"/>
        </w:rPr>
        <w:t>工具</w:t>
      </w:r>
      <w:r w:rsidRPr="005A68AA">
        <w:rPr>
          <w:rFonts w:hint="eastAsia"/>
          <w:sz w:val="24"/>
        </w:rPr>
        <w:t>爬取</w:t>
      </w:r>
      <w:r w:rsidRPr="005A68AA">
        <w:rPr>
          <w:sz w:val="24"/>
        </w:rPr>
        <w:t>网页</w:t>
      </w:r>
      <w:proofErr w:type="gramEnd"/>
      <w:r w:rsidRPr="005A68AA">
        <w:rPr>
          <w:rFonts w:hint="eastAsia"/>
          <w:sz w:val="24"/>
        </w:rPr>
        <w:t>内容，</w:t>
      </w:r>
      <w:r w:rsidRPr="005A68AA">
        <w:rPr>
          <w:sz w:val="24"/>
        </w:rPr>
        <w:t>热门应用访问信息整理</w:t>
      </w:r>
      <w:r w:rsidRPr="005A68AA">
        <w:rPr>
          <w:rFonts w:hint="eastAsia"/>
          <w:sz w:val="24"/>
        </w:rPr>
        <w:t>；分析</w:t>
      </w:r>
      <w:r w:rsidRPr="005A68AA">
        <w:rPr>
          <w:sz w:val="24"/>
        </w:rPr>
        <w:t>所获取</w:t>
      </w:r>
      <w:r w:rsidRPr="005A68AA">
        <w:rPr>
          <w:sz w:val="24"/>
        </w:rPr>
        <w:t>Dom</w:t>
      </w:r>
      <w:r w:rsidRPr="005A68AA">
        <w:rPr>
          <w:rFonts w:hint="eastAsia"/>
          <w:sz w:val="24"/>
        </w:rPr>
        <w:t>内容树，网页</w:t>
      </w:r>
      <w:r w:rsidRPr="005A68AA">
        <w:rPr>
          <w:sz w:val="24"/>
        </w:rPr>
        <w:t>去噪</w:t>
      </w:r>
      <w:r w:rsidRPr="005A68AA">
        <w:rPr>
          <w:rFonts w:hint="eastAsia"/>
          <w:sz w:val="24"/>
        </w:rPr>
        <w:t>、节点提取</w:t>
      </w:r>
      <w:r>
        <w:rPr>
          <w:rFonts w:hint="eastAsia"/>
          <w:sz w:val="24"/>
        </w:rPr>
        <w:t>；</w:t>
      </w:r>
      <w:r w:rsidRPr="005A68AA">
        <w:rPr>
          <w:rFonts w:hint="eastAsia"/>
          <w:sz w:val="24"/>
        </w:rPr>
        <w:t>分析整理</w:t>
      </w:r>
      <w:r w:rsidRPr="005A68AA">
        <w:rPr>
          <w:sz w:val="24"/>
        </w:rPr>
        <w:t>，</w:t>
      </w:r>
      <w:r w:rsidRPr="005A68AA">
        <w:rPr>
          <w:rFonts w:hint="eastAsia"/>
          <w:sz w:val="24"/>
        </w:rPr>
        <w:t>添加</w:t>
      </w:r>
      <w:r w:rsidRPr="005A68AA">
        <w:rPr>
          <w:sz w:val="24"/>
        </w:rPr>
        <w:t>到</w:t>
      </w:r>
      <w:r w:rsidRPr="005A68AA">
        <w:rPr>
          <w:rFonts w:hint="eastAsia"/>
          <w:sz w:val="24"/>
        </w:rPr>
        <w:t>分类库</w:t>
      </w:r>
      <w:r w:rsidRPr="005A68AA">
        <w:rPr>
          <w:sz w:val="24"/>
        </w:rPr>
        <w:t>。</w:t>
      </w:r>
    </w:p>
    <w:p w:rsidR="00306B79" w:rsidRPr="00B23B79" w:rsidRDefault="00306B79" w:rsidP="00E04D44">
      <w:pPr>
        <w:pStyle w:val="ab"/>
        <w:numPr>
          <w:ilvl w:val="0"/>
          <w:numId w:val="17"/>
        </w:numPr>
        <w:spacing w:line="400" w:lineRule="exact"/>
        <w:ind w:firstLineChars="0"/>
        <w:rPr>
          <w:sz w:val="24"/>
        </w:rPr>
      </w:pPr>
      <w:r w:rsidRPr="00B23B79">
        <w:rPr>
          <w:rFonts w:hint="eastAsia"/>
          <w:sz w:val="24"/>
        </w:rPr>
        <w:t>二级</w:t>
      </w:r>
      <w:r w:rsidRPr="00B23B79">
        <w:rPr>
          <w:sz w:val="24"/>
        </w:rPr>
        <w:t>标签搜索引擎搜索结果</w:t>
      </w:r>
      <w:r w:rsidRPr="00B23B79">
        <w:rPr>
          <w:rFonts w:hint="eastAsia"/>
          <w:sz w:val="24"/>
        </w:rPr>
        <w:t>。</w:t>
      </w:r>
      <w:r w:rsidRPr="00B23B79">
        <w:rPr>
          <w:rFonts w:hint="eastAsia"/>
          <w:sz w:val="24"/>
        </w:rPr>
        <w:t xml:space="preserve"> </w:t>
      </w:r>
      <w:r w:rsidRPr="00B23B79">
        <w:rPr>
          <w:rFonts w:hint="eastAsia"/>
          <w:sz w:val="24"/>
        </w:rPr>
        <w:t>在</w:t>
      </w:r>
      <w:r w:rsidRPr="00B23B79">
        <w:rPr>
          <w:sz w:val="24"/>
        </w:rPr>
        <w:t>谷歌、百度</w:t>
      </w:r>
      <w:r w:rsidRPr="00B23B79">
        <w:rPr>
          <w:rFonts w:hint="eastAsia"/>
          <w:sz w:val="24"/>
        </w:rPr>
        <w:t>、</w:t>
      </w:r>
      <w:proofErr w:type="gramStart"/>
      <w:r w:rsidRPr="00B23B79">
        <w:rPr>
          <w:sz w:val="24"/>
        </w:rPr>
        <w:t>好搜等搜搜</w:t>
      </w:r>
      <w:proofErr w:type="gramEnd"/>
      <w:r w:rsidRPr="00B23B79">
        <w:rPr>
          <w:sz w:val="24"/>
        </w:rPr>
        <w:t>引擎搜索标签内容</w:t>
      </w:r>
      <w:r w:rsidRPr="00B23B79">
        <w:rPr>
          <w:rFonts w:hint="eastAsia"/>
          <w:sz w:val="24"/>
        </w:rPr>
        <w:t>；获取</w:t>
      </w:r>
      <w:r w:rsidRPr="00B23B79">
        <w:rPr>
          <w:sz w:val="24"/>
        </w:rPr>
        <w:t>搜索结果，使用</w:t>
      </w:r>
      <w:r w:rsidRPr="00B23B79">
        <w:rPr>
          <w:sz w:val="24"/>
        </w:rPr>
        <w:t>Jsoup</w:t>
      </w:r>
      <w:r w:rsidRPr="00B23B79">
        <w:rPr>
          <w:rFonts w:hint="eastAsia"/>
          <w:sz w:val="24"/>
        </w:rPr>
        <w:t>等</w:t>
      </w:r>
      <w:r w:rsidRPr="00B23B79">
        <w:rPr>
          <w:sz w:val="24"/>
        </w:rPr>
        <w:t>工具</w:t>
      </w:r>
      <w:r w:rsidRPr="00B23B79">
        <w:rPr>
          <w:rFonts w:hint="eastAsia"/>
          <w:sz w:val="24"/>
        </w:rPr>
        <w:t>获取</w:t>
      </w:r>
      <w:r w:rsidRPr="00B23B79">
        <w:rPr>
          <w:sz w:val="24"/>
        </w:rPr>
        <w:t>搜索</w:t>
      </w:r>
      <w:r w:rsidRPr="00B23B79">
        <w:rPr>
          <w:rFonts w:hint="eastAsia"/>
          <w:sz w:val="24"/>
        </w:rPr>
        <w:t>前</w:t>
      </w:r>
      <w:r w:rsidRPr="00B23B79">
        <w:rPr>
          <w:rFonts w:hint="eastAsia"/>
          <w:sz w:val="24"/>
        </w:rPr>
        <w:t>20</w:t>
      </w:r>
      <w:r w:rsidRPr="00B23B79">
        <w:rPr>
          <w:rFonts w:hint="eastAsia"/>
          <w:sz w:val="24"/>
        </w:rPr>
        <w:t>页</w:t>
      </w:r>
      <w:r w:rsidRPr="00B23B79">
        <w:rPr>
          <w:sz w:val="24"/>
        </w:rPr>
        <w:t>内链接</w:t>
      </w:r>
      <w:r w:rsidRPr="00B23B79">
        <w:rPr>
          <w:rFonts w:hint="eastAsia"/>
          <w:sz w:val="24"/>
        </w:rPr>
        <w:t>；剔除</w:t>
      </w:r>
      <w:r w:rsidRPr="00B23B79">
        <w:rPr>
          <w:sz w:val="24"/>
        </w:rPr>
        <w:t>错误及重复链接</w:t>
      </w:r>
      <w:r w:rsidRPr="00B23B79">
        <w:rPr>
          <w:rFonts w:hint="eastAsia"/>
          <w:sz w:val="24"/>
        </w:rPr>
        <w:t>；整理后</w:t>
      </w:r>
      <w:r w:rsidRPr="00B23B79">
        <w:rPr>
          <w:sz w:val="24"/>
        </w:rPr>
        <w:t>添加到</w:t>
      </w:r>
      <w:r w:rsidRPr="00B23B79">
        <w:rPr>
          <w:sz w:val="24"/>
        </w:rPr>
        <w:t>URL</w:t>
      </w:r>
      <w:r w:rsidRPr="00B23B79">
        <w:rPr>
          <w:sz w:val="24"/>
        </w:rPr>
        <w:t>库。</w:t>
      </w:r>
    </w:p>
    <w:p w:rsidR="00306B79" w:rsidRDefault="00306B79" w:rsidP="00E04D44">
      <w:pPr>
        <w:pStyle w:val="ab"/>
        <w:numPr>
          <w:ilvl w:val="0"/>
          <w:numId w:val="16"/>
        </w:numPr>
        <w:spacing w:line="400" w:lineRule="exact"/>
        <w:ind w:firstLineChars="0"/>
        <w:rPr>
          <w:sz w:val="24"/>
        </w:rPr>
      </w:pPr>
      <w:r>
        <w:rPr>
          <w:rFonts w:hint="eastAsia"/>
          <w:sz w:val="24"/>
        </w:rPr>
        <w:t>未匹配</w:t>
      </w:r>
      <w:r>
        <w:rPr>
          <w:sz w:val="24"/>
        </w:rPr>
        <w:t>URL</w:t>
      </w:r>
      <w:r>
        <w:rPr>
          <w:rFonts w:hint="eastAsia"/>
          <w:sz w:val="24"/>
        </w:rPr>
        <w:t>处理</w:t>
      </w:r>
      <w:r>
        <w:rPr>
          <w:sz w:val="24"/>
        </w:rPr>
        <w:t>。</w:t>
      </w:r>
    </w:p>
    <w:p w:rsidR="00306B79" w:rsidRDefault="00306B79" w:rsidP="00E04D44">
      <w:pPr>
        <w:pStyle w:val="ab"/>
        <w:numPr>
          <w:ilvl w:val="0"/>
          <w:numId w:val="18"/>
        </w:numPr>
        <w:spacing w:line="400" w:lineRule="exact"/>
        <w:ind w:firstLineChars="0"/>
        <w:rPr>
          <w:sz w:val="24"/>
        </w:rPr>
      </w:pPr>
      <w:r>
        <w:rPr>
          <w:rFonts w:hint="eastAsia"/>
          <w:sz w:val="24"/>
        </w:rPr>
        <w:t>根据用户</w:t>
      </w:r>
      <w:r>
        <w:rPr>
          <w:sz w:val="24"/>
        </w:rPr>
        <w:t>访问</w:t>
      </w:r>
      <w:r>
        <w:rPr>
          <w:rFonts w:hint="eastAsia"/>
          <w:sz w:val="24"/>
        </w:rPr>
        <w:t>记录</w:t>
      </w:r>
      <w:r>
        <w:rPr>
          <w:sz w:val="24"/>
        </w:rPr>
        <w:t>中</w:t>
      </w:r>
      <w:r>
        <w:rPr>
          <w:rFonts w:hint="eastAsia"/>
          <w:sz w:val="24"/>
        </w:rPr>
        <w:t>域名</w:t>
      </w:r>
      <w:r>
        <w:rPr>
          <w:sz w:val="24"/>
        </w:rPr>
        <w:t>字段访问量排序</w:t>
      </w:r>
      <w:r>
        <w:rPr>
          <w:rFonts w:hint="eastAsia"/>
          <w:sz w:val="24"/>
        </w:rPr>
        <w:t>，并</w:t>
      </w:r>
      <w:r>
        <w:rPr>
          <w:sz w:val="24"/>
        </w:rPr>
        <w:t>从</w:t>
      </w:r>
      <w:r>
        <w:rPr>
          <w:sz w:val="24"/>
        </w:rPr>
        <w:t>hadoop</w:t>
      </w:r>
      <w:r>
        <w:rPr>
          <w:sz w:val="24"/>
        </w:rPr>
        <w:t>平台导出。</w:t>
      </w:r>
    </w:p>
    <w:p w:rsidR="00306B79" w:rsidRDefault="00306B79" w:rsidP="00E04D44">
      <w:pPr>
        <w:pStyle w:val="ab"/>
        <w:numPr>
          <w:ilvl w:val="0"/>
          <w:numId w:val="18"/>
        </w:numPr>
        <w:spacing w:line="400" w:lineRule="exact"/>
        <w:ind w:firstLineChars="0"/>
        <w:rPr>
          <w:sz w:val="24"/>
        </w:rPr>
      </w:pPr>
      <w:r>
        <w:rPr>
          <w:rFonts w:hint="eastAsia"/>
          <w:sz w:val="24"/>
        </w:rPr>
        <w:t>获取</w:t>
      </w:r>
      <w:r>
        <w:rPr>
          <w:sz w:val="24"/>
        </w:rPr>
        <w:t>网页</w:t>
      </w:r>
      <w:r>
        <w:rPr>
          <w:rFonts w:hint="eastAsia"/>
          <w:sz w:val="24"/>
        </w:rPr>
        <w:t>内容，</w:t>
      </w:r>
      <w:r>
        <w:rPr>
          <w:sz w:val="24"/>
        </w:rPr>
        <w:t>并提取节点</w:t>
      </w:r>
      <w:r>
        <w:rPr>
          <w:sz w:val="24"/>
        </w:rPr>
        <w:t>“keywords”</w:t>
      </w:r>
      <w:r>
        <w:rPr>
          <w:rFonts w:hint="eastAsia"/>
          <w:sz w:val="24"/>
        </w:rPr>
        <w:t>。</w:t>
      </w:r>
    </w:p>
    <w:p w:rsidR="00306B79" w:rsidRPr="0063312F" w:rsidRDefault="00306B79" w:rsidP="00E04D44">
      <w:pPr>
        <w:pStyle w:val="ab"/>
        <w:numPr>
          <w:ilvl w:val="0"/>
          <w:numId w:val="18"/>
        </w:numPr>
        <w:spacing w:line="400" w:lineRule="exact"/>
        <w:ind w:firstLineChars="0"/>
        <w:rPr>
          <w:sz w:val="24"/>
        </w:rPr>
      </w:pPr>
      <w:r w:rsidRPr="0063312F">
        <w:rPr>
          <w:rFonts w:hint="eastAsia"/>
          <w:sz w:val="24"/>
        </w:rPr>
        <w:t>关键词处理，</w:t>
      </w:r>
      <w:r w:rsidRPr="0063312F">
        <w:rPr>
          <w:sz w:val="24"/>
        </w:rPr>
        <w:t>分析。</w:t>
      </w:r>
      <w:r w:rsidRPr="0063312F">
        <w:rPr>
          <w:rFonts w:hint="eastAsia"/>
          <w:sz w:val="24"/>
        </w:rPr>
        <w:t>添加</w:t>
      </w:r>
      <w:r w:rsidRPr="0063312F">
        <w:rPr>
          <w:sz w:val="24"/>
        </w:rPr>
        <w:t>到</w:t>
      </w:r>
      <w:r w:rsidRPr="0063312F">
        <w:rPr>
          <w:rFonts w:hint="eastAsia"/>
          <w:sz w:val="24"/>
        </w:rPr>
        <w:t>分类库</w:t>
      </w:r>
      <w:r w:rsidRPr="0063312F">
        <w:rPr>
          <w:sz w:val="24"/>
        </w:rPr>
        <w:t>。</w:t>
      </w:r>
    </w:p>
    <w:p w:rsidR="00306B79" w:rsidRDefault="00306B79" w:rsidP="00E04D44">
      <w:pPr>
        <w:spacing w:line="400" w:lineRule="exact"/>
        <w:ind w:firstLine="420"/>
        <w:rPr>
          <w:sz w:val="24"/>
        </w:rPr>
      </w:pPr>
      <w:r>
        <w:rPr>
          <w:rFonts w:hint="eastAsia"/>
          <w:sz w:val="24"/>
        </w:rPr>
        <w:t>分类库</w:t>
      </w:r>
      <w:r>
        <w:rPr>
          <w:sz w:val="24"/>
        </w:rPr>
        <w:t>建立</w:t>
      </w:r>
      <w:r>
        <w:rPr>
          <w:rFonts w:hint="eastAsia"/>
          <w:sz w:val="24"/>
        </w:rPr>
        <w:t>第一步应用</w:t>
      </w:r>
      <w:r>
        <w:rPr>
          <w:sz w:val="24"/>
        </w:rPr>
        <w:t>MapReduce</w:t>
      </w:r>
      <w:r>
        <w:rPr>
          <w:sz w:val="24"/>
        </w:rPr>
        <w:t>程序</w:t>
      </w:r>
      <w:r>
        <w:rPr>
          <w:rFonts w:hint="eastAsia"/>
          <w:sz w:val="24"/>
        </w:rPr>
        <w:t>，通过</w:t>
      </w:r>
      <w:hyperlink r:id="rId35" w:history="1">
        <w:r w:rsidRPr="00007603">
          <w:rPr>
            <w:rFonts w:hint="eastAsia"/>
            <w:sz w:val="24"/>
          </w:rPr>
          <w:t>JobConf</w:t>
        </w:r>
      </w:hyperlink>
      <w:r w:rsidRPr="00007603">
        <w:rPr>
          <w:rFonts w:hint="eastAsia"/>
          <w:sz w:val="24"/>
        </w:rPr>
        <w:t>.setInputFormat</w:t>
      </w:r>
      <w:r w:rsidRPr="00007603">
        <w:rPr>
          <w:rFonts w:hint="eastAsia"/>
          <w:sz w:val="24"/>
        </w:rPr>
        <w:t>方法</w:t>
      </w:r>
      <w:r w:rsidRPr="00007603">
        <w:rPr>
          <w:sz w:val="24"/>
        </w:rPr>
        <w:t>设置输入</w:t>
      </w:r>
      <w:r w:rsidRPr="00007603">
        <w:rPr>
          <w:rFonts w:hint="eastAsia"/>
          <w:sz w:val="24"/>
        </w:rPr>
        <w:t>格式</w:t>
      </w:r>
      <w:r w:rsidRPr="00007603">
        <w:rPr>
          <w:sz w:val="24"/>
        </w:rPr>
        <w:t>为</w:t>
      </w:r>
      <w:r w:rsidRPr="00007603">
        <w:rPr>
          <w:sz w:val="24"/>
        </w:rPr>
        <w:t>SequenceFileAsBinaryInputFormat.class</w:t>
      </w:r>
      <w:r w:rsidRPr="00007603">
        <w:rPr>
          <w:rFonts w:hint="eastAsia"/>
          <w:sz w:val="24"/>
        </w:rPr>
        <w:t>，设置数据</w:t>
      </w:r>
      <w:r w:rsidRPr="00007603">
        <w:rPr>
          <w:sz w:val="24"/>
        </w:rPr>
        <w:t>存储路径，在</w:t>
      </w:r>
      <w:r w:rsidRPr="00007603">
        <w:rPr>
          <w:sz w:val="24"/>
        </w:rPr>
        <w:t>Map</w:t>
      </w:r>
      <w:r w:rsidRPr="00007603">
        <w:rPr>
          <w:sz w:val="24"/>
        </w:rPr>
        <w:t>中</w:t>
      </w:r>
      <w:r w:rsidRPr="00007603">
        <w:rPr>
          <w:rFonts w:hint="eastAsia"/>
          <w:sz w:val="24"/>
        </w:rPr>
        <w:t>数据</w:t>
      </w:r>
      <w:r w:rsidRPr="00007603">
        <w:rPr>
          <w:sz w:val="24"/>
        </w:rPr>
        <w:t>反序列化</w:t>
      </w:r>
      <w:r w:rsidRPr="00007603">
        <w:rPr>
          <w:rFonts w:hint="eastAsia"/>
          <w:sz w:val="24"/>
        </w:rPr>
        <w:t>后</w:t>
      </w:r>
      <w:r w:rsidRPr="00007603">
        <w:rPr>
          <w:sz w:val="24"/>
        </w:rPr>
        <w:t>，输出</w:t>
      </w:r>
      <w:r w:rsidRPr="00007603">
        <w:rPr>
          <w:sz w:val="24"/>
        </w:rPr>
        <w:t>ServiceType</w:t>
      </w:r>
      <w:r w:rsidRPr="00007603">
        <w:rPr>
          <w:sz w:val="24"/>
        </w:rPr>
        <w:t>字段</w:t>
      </w:r>
      <w:r w:rsidRPr="00007603">
        <w:rPr>
          <w:rFonts w:hint="eastAsia"/>
          <w:sz w:val="24"/>
        </w:rPr>
        <w:t>值</w:t>
      </w:r>
      <w:r w:rsidRPr="00007603">
        <w:rPr>
          <w:sz w:val="24"/>
        </w:rPr>
        <w:t>为</w:t>
      </w:r>
      <w:r w:rsidRPr="00007603">
        <w:rPr>
          <w:sz w:val="24"/>
        </w:rPr>
        <w:t>key</w:t>
      </w:r>
      <w:r w:rsidRPr="00007603">
        <w:rPr>
          <w:rFonts w:hint="eastAsia"/>
          <w:sz w:val="24"/>
        </w:rPr>
        <w:t>，</w:t>
      </w:r>
      <w:r>
        <w:rPr>
          <w:rFonts w:hint="eastAsia"/>
          <w:sz w:val="24"/>
        </w:rPr>
        <w:t>当前</w:t>
      </w:r>
      <w:r>
        <w:rPr>
          <w:sz w:val="24"/>
        </w:rPr>
        <w:t>行数据为</w:t>
      </w:r>
      <w:r>
        <w:rPr>
          <w:sz w:val="24"/>
        </w:rPr>
        <w:t>value</w:t>
      </w:r>
      <w:r>
        <w:rPr>
          <w:sz w:val="24"/>
        </w:rPr>
        <w:t>，</w:t>
      </w:r>
      <w:r>
        <w:rPr>
          <w:sz w:val="24"/>
        </w:rPr>
        <w:t>recude</w:t>
      </w:r>
      <w:r>
        <w:rPr>
          <w:sz w:val="24"/>
        </w:rPr>
        <w:t>中</w:t>
      </w:r>
      <w:r>
        <w:rPr>
          <w:rFonts w:hint="eastAsia"/>
          <w:sz w:val="24"/>
        </w:rPr>
        <w:t>输出</w:t>
      </w:r>
      <w:r>
        <w:rPr>
          <w:sz w:val="24"/>
        </w:rPr>
        <w:t>并计数</w:t>
      </w:r>
      <w:r>
        <w:rPr>
          <w:rFonts w:hint="eastAsia"/>
          <w:sz w:val="24"/>
        </w:rPr>
        <w:t>，</w:t>
      </w:r>
      <w:r>
        <w:rPr>
          <w:sz w:val="24"/>
        </w:rPr>
        <w:t>根据该类型对应</w:t>
      </w:r>
      <w:r>
        <w:rPr>
          <w:rFonts w:hint="eastAsia"/>
          <w:sz w:val="24"/>
        </w:rPr>
        <w:t>访问</w:t>
      </w:r>
      <w:r>
        <w:rPr>
          <w:sz w:val="24"/>
        </w:rPr>
        <w:t>信息进行人工分类</w:t>
      </w:r>
      <w:r>
        <w:rPr>
          <w:rFonts w:hint="eastAsia"/>
          <w:sz w:val="24"/>
        </w:rPr>
        <w:t>。</w:t>
      </w:r>
    </w:p>
    <w:p w:rsidR="00306B79" w:rsidRDefault="00306B79" w:rsidP="00E04D44">
      <w:pPr>
        <w:spacing w:line="400" w:lineRule="exact"/>
        <w:ind w:firstLine="420"/>
        <w:rPr>
          <w:sz w:val="24"/>
        </w:rPr>
      </w:pPr>
      <w:r>
        <w:rPr>
          <w:rFonts w:hint="eastAsia"/>
          <w:sz w:val="24"/>
        </w:rPr>
        <w:t>第二步</w:t>
      </w:r>
      <w:r>
        <w:rPr>
          <w:sz w:val="24"/>
        </w:rPr>
        <w:t>完成知名热门</w:t>
      </w:r>
      <w:r>
        <w:rPr>
          <w:rFonts w:hint="eastAsia"/>
          <w:sz w:val="24"/>
        </w:rPr>
        <w:t>网站、</w:t>
      </w:r>
      <w:r>
        <w:rPr>
          <w:sz w:val="24"/>
        </w:rPr>
        <w:t>移动应用</w:t>
      </w:r>
      <w:r>
        <w:rPr>
          <w:rFonts w:hint="eastAsia"/>
          <w:sz w:val="24"/>
        </w:rPr>
        <w:t>访问</w:t>
      </w:r>
      <w:r>
        <w:rPr>
          <w:sz w:val="24"/>
        </w:rPr>
        <w:t>信息人工</w:t>
      </w:r>
      <w:r>
        <w:rPr>
          <w:rFonts w:hint="eastAsia"/>
          <w:sz w:val="24"/>
        </w:rPr>
        <w:t>收集</w:t>
      </w:r>
      <w:r>
        <w:rPr>
          <w:sz w:val="24"/>
        </w:rPr>
        <w:t>，</w:t>
      </w:r>
      <w:r>
        <w:rPr>
          <w:rFonts w:hint="eastAsia"/>
          <w:sz w:val="24"/>
        </w:rPr>
        <w:t>完成</w:t>
      </w:r>
      <w:r>
        <w:rPr>
          <w:sz w:val="24"/>
        </w:rPr>
        <w:t>用户数据</w:t>
      </w:r>
      <w:r>
        <w:rPr>
          <w:rFonts w:hint="eastAsia"/>
          <w:sz w:val="24"/>
        </w:rPr>
        <w:t>中访问量</w:t>
      </w:r>
      <w:r>
        <w:rPr>
          <w:sz w:val="24"/>
        </w:rPr>
        <w:t>较高域名统计。根据网站</w:t>
      </w:r>
      <w:r>
        <w:rPr>
          <w:rFonts w:hint="eastAsia"/>
          <w:sz w:val="24"/>
        </w:rPr>
        <w:t>多级</w:t>
      </w:r>
      <w:r>
        <w:rPr>
          <w:sz w:val="24"/>
        </w:rPr>
        <w:t>标题设定自己标签等级，</w:t>
      </w:r>
      <w:r>
        <w:rPr>
          <w:rFonts w:hint="eastAsia"/>
          <w:sz w:val="24"/>
        </w:rPr>
        <w:t>jsoup</w:t>
      </w:r>
      <w:proofErr w:type="gramStart"/>
      <w:r>
        <w:rPr>
          <w:sz w:val="24"/>
        </w:rPr>
        <w:t>爬取收集</w:t>
      </w:r>
      <w:proofErr w:type="gramEnd"/>
      <w:r>
        <w:rPr>
          <w:sz w:val="24"/>
        </w:rPr>
        <w:t>的网站</w:t>
      </w:r>
      <w:r>
        <w:rPr>
          <w:rFonts w:hint="eastAsia"/>
          <w:sz w:val="24"/>
        </w:rPr>
        <w:t>内容</w:t>
      </w:r>
      <w:r>
        <w:rPr>
          <w:sz w:val="24"/>
        </w:rPr>
        <w:t>，过滤处理</w:t>
      </w:r>
      <w:r>
        <w:rPr>
          <w:rFonts w:hint="eastAsia"/>
          <w:sz w:val="24"/>
        </w:rPr>
        <w:t>网页</w:t>
      </w:r>
      <w:r>
        <w:rPr>
          <w:sz w:val="24"/>
        </w:rPr>
        <w:t>信息，获取各级标题相关链接</w:t>
      </w:r>
      <w:r>
        <w:rPr>
          <w:rFonts w:hint="eastAsia"/>
          <w:sz w:val="24"/>
        </w:rPr>
        <w:t>。</w:t>
      </w:r>
      <w:r w:rsidRPr="007A5393">
        <w:rPr>
          <w:rFonts w:hint="eastAsia"/>
          <w:sz w:val="24"/>
        </w:rPr>
        <w:t>规则</w:t>
      </w:r>
      <w:r>
        <w:rPr>
          <w:rFonts w:hint="eastAsia"/>
          <w:sz w:val="24"/>
        </w:rPr>
        <w:t>热门</w:t>
      </w:r>
      <w:r w:rsidRPr="007A5393">
        <w:rPr>
          <w:sz w:val="24"/>
        </w:rPr>
        <w:t>的</w:t>
      </w:r>
      <w:r w:rsidRPr="007A5393">
        <w:rPr>
          <w:rFonts w:hint="eastAsia"/>
          <w:sz w:val="24"/>
        </w:rPr>
        <w:t>UR</w:t>
      </w:r>
      <w:r w:rsidRPr="007A5393">
        <w:rPr>
          <w:sz w:val="24"/>
        </w:rPr>
        <w:t>L</w:t>
      </w:r>
      <w:r>
        <w:rPr>
          <w:rFonts w:hint="eastAsia"/>
          <w:sz w:val="24"/>
        </w:rPr>
        <w:t>分类，包括</w:t>
      </w:r>
      <w:r>
        <w:rPr>
          <w:sz w:val="24"/>
        </w:rPr>
        <w:t>热门网站、主流门户、和</w:t>
      </w:r>
      <w:r>
        <w:rPr>
          <w:rFonts w:hint="eastAsia"/>
          <w:sz w:val="24"/>
        </w:rPr>
        <w:t>热门应用收集</w:t>
      </w:r>
      <w:r>
        <w:rPr>
          <w:sz w:val="24"/>
        </w:rPr>
        <w:t>整理。</w:t>
      </w:r>
      <w:r>
        <w:rPr>
          <w:rFonts w:hint="eastAsia"/>
          <w:sz w:val="24"/>
        </w:rPr>
        <w:t>例如</w:t>
      </w:r>
      <w:r>
        <w:rPr>
          <w:sz w:val="24"/>
        </w:rPr>
        <w:t>百度、</w:t>
      </w:r>
      <w:r>
        <w:rPr>
          <w:rFonts w:hint="eastAsia"/>
          <w:sz w:val="24"/>
        </w:rPr>
        <w:t>搜狐</w:t>
      </w:r>
      <w:r>
        <w:rPr>
          <w:sz w:val="24"/>
        </w:rPr>
        <w:t>、</w:t>
      </w:r>
      <w:proofErr w:type="gramStart"/>
      <w:r>
        <w:rPr>
          <w:rFonts w:hint="eastAsia"/>
          <w:sz w:val="24"/>
        </w:rPr>
        <w:t>腾讯及</w:t>
      </w:r>
      <w:proofErr w:type="gramEnd"/>
      <w:r>
        <w:rPr>
          <w:rFonts w:hint="eastAsia"/>
          <w:sz w:val="24"/>
        </w:rPr>
        <w:t>新浪</w:t>
      </w:r>
      <w:r>
        <w:rPr>
          <w:sz w:val="24"/>
        </w:rPr>
        <w:t>等</w:t>
      </w:r>
      <w:r>
        <w:rPr>
          <w:rFonts w:hint="eastAsia"/>
          <w:sz w:val="24"/>
        </w:rPr>
        <w:t>。</w:t>
      </w:r>
      <w:r>
        <w:rPr>
          <w:sz w:val="24"/>
        </w:rPr>
        <w:t>不同</w:t>
      </w:r>
      <w:r>
        <w:rPr>
          <w:rFonts w:hint="eastAsia"/>
          <w:sz w:val="24"/>
        </w:rPr>
        <w:t>的网站</w:t>
      </w:r>
      <w:r>
        <w:rPr>
          <w:sz w:val="24"/>
        </w:rPr>
        <w:t>有不同的布局，</w:t>
      </w:r>
      <w:r>
        <w:rPr>
          <w:rFonts w:hint="eastAsia"/>
          <w:sz w:val="24"/>
        </w:rPr>
        <w:t>根据</w:t>
      </w:r>
      <w:r>
        <w:rPr>
          <w:sz w:val="24"/>
        </w:rPr>
        <w:t>网站分别</w:t>
      </w:r>
      <w:proofErr w:type="gramStart"/>
      <w:r>
        <w:rPr>
          <w:sz w:val="24"/>
        </w:rPr>
        <w:t>设计爬取规则</w:t>
      </w:r>
      <w:proofErr w:type="gramEnd"/>
      <w:r>
        <w:rPr>
          <w:rFonts w:hint="eastAsia"/>
          <w:sz w:val="24"/>
        </w:rPr>
        <w:t>，最终</w:t>
      </w:r>
      <w:r>
        <w:rPr>
          <w:sz w:val="24"/>
        </w:rPr>
        <w:t>获取其</w:t>
      </w:r>
      <w:r>
        <w:rPr>
          <w:rFonts w:hint="eastAsia"/>
          <w:sz w:val="24"/>
        </w:rPr>
        <w:t>网站多级</w:t>
      </w:r>
      <w:r>
        <w:rPr>
          <w:sz w:val="24"/>
        </w:rPr>
        <w:t>标题以及</w:t>
      </w:r>
      <w:r>
        <w:rPr>
          <w:sz w:val="24"/>
        </w:rPr>
        <w:t>URL</w:t>
      </w:r>
      <w:r>
        <w:rPr>
          <w:sz w:val="24"/>
        </w:rPr>
        <w:t>的</w:t>
      </w:r>
      <w:r>
        <w:rPr>
          <w:rFonts w:hint="eastAsia"/>
          <w:sz w:val="24"/>
        </w:rPr>
        <w:t>键值对</w:t>
      </w:r>
      <w:r>
        <w:rPr>
          <w:sz w:val="24"/>
        </w:rPr>
        <w:t>数据</w:t>
      </w:r>
      <w:r>
        <w:rPr>
          <w:rFonts w:hint="eastAsia"/>
          <w:sz w:val="24"/>
        </w:rPr>
        <w:t>；</w:t>
      </w:r>
      <w:r>
        <w:rPr>
          <w:rFonts w:hint="eastAsia"/>
          <w:sz w:val="24"/>
        </w:rPr>
        <w:t xml:space="preserve"> </w:t>
      </w:r>
      <w:r>
        <w:rPr>
          <w:rFonts w:hint="eastAsia"/>
          <w:sz w:val="24"/>
        </w:rPr>
        <w:t>获取</w:t>
      </w:r>
      <w:r>
        <w:rPr>
          <w:sz w:val="24"/>
        </w:rPr>
        <w:t>对应手机应用访问域名</w:t>
      </w:r>
      <w:r>
        <w:rPr>
          <w:rFonts w:hint="eastAsia"/>
          <w:sz w:val="24"/>
        </w:rPr>
        <w:t>等</w:t>
      </w:r>
      <w:r>
        <w:rPr>
          <w:sz w:val="24"/>
        </w:rPr>
        <w:t>数据。</w:t>
      </w:r>
      <w:r>
        <w:rPr>
          <w:rFonts w:hint="eastAsia"/>
          <w:sz w:val="24"/>
        </w:rPr>
        <w:t>网站</w:t>
      </w:r>
      <w:r>
        <w:rPr>
          <w:sz w:val="24"/>
        </w:rPr>
        <w:t>处理部分</w:t>
      </w:r>
      <w:r>
        <w:rPr>
          <w:rFonts w:hint="eastAsia"/>
          <w:sz w:val="24"/>
        </w:rPr>
        <w:t>具体</w:t>
      </w:r>
      <w:r>
        <w:rPr>
          <w:sz w:val="24"/>
        </w:rPr>
        <w:t>步骤：</w:t>
      </w:r>
    </w:p>
    <w:p w:rsidR="00306B79" w:rsidRDefault="00306B79" w:rsidP="00E04D44">
      <w:pPr>
        <w:pStyle w:val="ab"/>
        <w:numPr>
          <w:ilvl w:val="0"/>
          <w:numId w:val="19"/>
        </w:numPr>
        <w:spacing w:line="400" w:lineRule="exact"/>
        <w:ind w:firstLineChars="0"/>
        <w:rPr>
          <w:sz w:val="24"/>
        </w:rPr>
      </w:pPr>
      <w:r>
        <w:rPr>
          <w:sz w:val="24"/>
        </w:rPr>
        <w:t>J</w:t>
      </w:r>
      <w:r>
        <w:rPr>
          <w:rFonts w:hint="eastAsia"/>
          <w:sz w:val="24"/>
        </w:rPr>
        <w:t>soup</w:t>
      </w:r>
      <w:r>
        <w:rPr>
          <w:rFonts w:hint="eastAsia"/>
          <w:sz w:val="24"/>
        </w:rPr>
        <w:t>抓取</w:t>
      </w:r>
      <w:r>
        <w:rPr>
          <w:sz w:val="24"/>
        </w:rPr>
        <w:t>网页内容。</w:t>
      </w:r>
      <w:r>
        <w:rPr>
          <w:rFonts w:hint="eastAsia"/>
          <w:sz w:val="24"/>
        </w:rPr>
        <w:t>Jsoup</w:t>
      </w:r>
      <w:r>
        <w:rPr>
          <w:sz w:val="24"/>
        </w:rPr>
        <w:t>是</w:t>
      </w:r>
      <w:r>
        <w:rPr>
          <w:rFonts w:hint="eastAsia"/>
          <w:sz w:val="24"/>
        </w:rPr>
        <w:t>一款</w:t>
      </w:r>
      <w:r>
        <w:rPr>
          <w:sz w:val="24"/>
        </w:rPr>
        <w:t>Java</w:t>
      </w:r>
      <w:r>
        <w:rPr>
          <w:sz w:val="24"/>
        </w:rPr>
        <w:t>语言编写的</w:t>
      </w:r>
      <w:r>
        <w:rPr>
          <w:sz w:val="24"/>
        </w:rPr>
        <w:t>HTML</w:t>
      </w:r>
      <w:r>
        <w:rPr>
          <w:sz w:val="24"/>
        </w:rPr>
        <w:t>分析器。可以</w:t>
      </w:r>
      <w:r>
        <w:rPr>
          <w:rFonts w:hint="eastAsia"/>
          <w:sz w:val="24"/>
        </w:rPr>
        <w:t>用来</w:t>
      </w:r>
      <w:r>
        <w:rPr>
          <w:sz w:val="24"/>
        </w:rPr>
        <w:t>解析</w:t>
      </w:r>
      <w:r>
        <w:rPr>
          <w:rFonts w:hint="eastAsia"/>
          <w:sz w:val="24"/>
        </w:rPr>
        <w:t>URL</w:t>
      </w:r>
      <w:r>
        <w:rPr>
          <w:sz w:val="24"/>
        </w:rPr>
        <w:t>地址</w:t>
      </w:r>
      <w:r>
        <w:rPr>
          <w:rFonts w:hint="eastAsia"/>
          <w:sz w:val="24"/>
        </w:rPr>
        <w:t>，</w:t>
      </w:r>
      <w:r>
        <w:rPr>
          <w:sz w:val="24"/>
        </w:rPr>
        <w:t>并提供了较多的</w:t>
      </w:r>
      <w:r>
        <w:rPr>
          <w:sz w:val="24"/>
        </w:rPr>
        <w:t>DOM</w:t>
      </w:r>
      <w:r>
        <w:rPr>
          <w:sz w:val="24"/>
        </w:rPr>
        <w:t>、</w:t>
      </w:r>
      <w:r>
        <w:rPr>
          <w:sz w:val="24"/>
        </w:rPr>
        <w:t>CSS</w:t>
      </w:r>
      <w:r>
        <w:rPr>
          <w:sz w:val="24"/>
        </w:rPr>
        <w:t>以及类似</w:t>
      </w:r>
      <w:r>
        <w:rPr>
          <w:sz w:val="24"/>
        </w:rPr>
        <w:t>JQuery</w:t>
      </w:r>
      <w:r>
        <w:rPr>
          <w:sz w:val="24"/>
        </w:rPr>
        <w:t>的操作方法来提取</w:t>
      </w:r>
      <w:r>
        <w:rPr>
          <w:rFonts w:hint="eastAsia"/>
          <w:sz w:val="24"/>
        </w:rPr>
        <w:t>操作</w:t>
      </w:r>
      <w:r>
        <w:rPr>
          <w:sz w:val="24"/>
        </w:rPr>
        <w:t>数据</w:t>
      </w:r>
      <w:r>
        <w:rPr>
          <w:rFonts w:hint="eastAsia"/>
          <w:sz w:val="24"/>
        </w:rPr>
        <w:t>，</w:t>
      </w:r>
      <w:r>
        <w:rPr>
          <w:sz w:val="24"/>
        </w:rPr>
        <w:t>简单爬虫工具。</w:t>
      </w:r>
      <w:r>
        <w:rPr>
          <w:rFonts w:hint="eastAsia"/>
          <w:sz w:val="24"/>
        </w:rPr>
        <w:t>以收集</w:t>
      </w:r>
      <w:r>
        <w:rPr>
          <w:sz w:val="24"/>
        </w:rPr>
        <w:t>主流网站为种子，</w:t>
      </w:r>
      <w:r>
        <w:rPr>
          <w:rFonts w:hint="eastAsia"/>
          <w:sz w:val="24"/>
        </w:rPr>
        <w:t>通过</w:t>
      </w:r>
      <w:r>
        <w:rPr>
          <w:sz w:val="24"/>
        </w:rPr>
        <w:t>Jsoup</w:t>
      </w:r>
      <w:r>
        <w:rPr>
          <w:rFonts w:hint="eastAsia"/>
          <w:sz w:val="24"/>
        </w:rPr>
        <w:t>抓取</w:t>
      </w:r>
      <w:r>
        <w:rPr>
          <w:sz w:val="24"/>
        </w:rPr>
        <w:t>网页内容，</w:t>
      </w:r>
    </w:p>
    <w:p w:rsidR="00306B79" w:rsidRDefault="00306B79" w:rsidP="00E04D44">
      <w:pPr>
        <w:pStyle w:val="ab"/>
        <w:spacing w:line="400" w:lineRule="exact"/>
        <w:ind w:left="795" w:firstLineChars="0" w:firstLine="0"/>
        <w:rPr>
          <w:rFonts w:ascii="Consolas" w:hAnsi="Consolas" w:cs="Consolas"/>
          <w:color w:val="000000"/>
          <w:kern w:val="0"/>
          <w:sz w:val="20"/>
          <w:szCs w:val="20"/>
        </w:rPr>
      </w:pPr>
      <w:r w:rsidRPr="00B70889">
        <w:rPr>
          <w:rFonts w:ascii="Consolas" w:hAnsi="Consolas" w:cs="Consolas"/>
          <w:color w:val="000000"/>
          <w:kern w:val="0"/>
          <w:sz w:val="20"/>
          <w:szCs w:val="20"/>
          <w:u w:val="single"/>
        </w:rPr>
        <w:t>Document</w:t>
      </w:r>
      <w:r w:rsidRPr="00B70889">
        <w:rPr>
          <w:rFonts w:ascii="Consolas" w:hAnsi="Consolas" w:cs="Consolas"/>
          <w:color w:val="000000"/>
          <w:kern w:val="0"/>
          <w:sz w:val="20"/>
          <w:szCs w:val="20"/>
        </w:rPr>
        <w:t xml:space="preserve"> document = </w:t>
      </w:r>
      <w:proofErr w:type="gramStart"/>
      <w:r w:rsidRPr="00B70889">
        <w:rPr>
          <w:rFonts w:ascii="Consolas" w:hAnsi="Consolas" w:cs="Consolas"/>
          <w:color w:val="000000"/>
          <w:kern w:val="0"/>
          <w:sz w:val="20"/>
          <w:szCs w:val="20"/>
          <w:u w:val="single"/>
        </w:rPr>
        <w:t>Jsoup</w:t>
      </w:r>
      <w:r w:rsidRPr="00B70889">
        <w:rPr>
          <w:rFonts w:ascii="Consolas" w:hAnsi="Consolas" w:cs="Consolas"/>
          <w:color w:val="000000"/>
          <w:kern w:val="0"/>
          <w:sz w:val="20"/>
          <w:szCs w:val="20"/>
        </w:rPr>
        <w:t>.connect(</w:t>
      </w:r>
      <w:proofErr w:type="gramEnd"/>
      <w:r w:rsidRPr="00B70889">
        <w:rPr>
          <w:rFonts w:ascii="Consolas" w:hAnsi="Consolas" w:cs="Consolas"/>
          <w:i/>
          <w:iCs/>
          <w:color w:val="0000C0"/>
          <w:kern w:val="0"/>
          <w:sz w:val="20"/>
          <w:szCs w:val="20"/>
        </w:rPr>
        <w:t>baseurl</w:t>
      </w:r>
      <w:r w:rsidRPr="00B70889">
        <w:rPr>
          <w:rFonts w:ascii="Consolas" w:hAnsi="Consolas" w:cs="Consolas"/>
          <w:color w:val="000000"/>
          <w:kern w:val="0"/>
          <w:sz w:val="20"/>
          <w:szCs w:val="20"/>
        </w:rPr>
        <w:t>).get();</w:t>
      </w:r>
    </w:p>
    <w:p w:rsidR="00306B79" w:rsidRDefault="00306B79" w:rsidP="00E04D44">
      <w:pPr>
        <w:pStyle w:val="ab"/>
        <w:numPr>
          <w:ilvl w:val="0"/>
          <w:numId w:val="19"/>
        </w:numPr>
        <w:spacing w:line="400" w:lineRule="exact"/>
        <w:ind w:firstLineChars="0"/>
        <w:rPr>
          <w:sz w:val="24"/>
        </w:rPr>
      </w:pPr>
      <w:r>
        <w:rPr>
          <w:rFonts w:hint="eastAsia"/>
          <w:sz w:val="24"/>
        </w:rPr>
        <w:t>根据</w:t>
      </w:r>
      <w:r>
        <w:rPr>
          <w:sz w:val="24"/>
        </w:rPr>
        <w:t>网站</w:t>
      </w:r>
      <w:r>
        <w:rPr>
          <w:rFonts w:hint="eastAsia"/>
          <w:sz w:val="24"/>
        </w:rPr>
        <w:t>标题指定</w:t>
      </w:r>
      <w:r>
        <w:rPr>
          <w:sz w:val="24"/>
        </w:rPr>
        <w:t>网页处理方法。</w:t>
      </w:r>
    </w:p>
    <w:p w:rsidR="00306B79" w:rsidRPr="00F2566F" w:rsidRDefault="00306B79" w:rsidP="00E04D44">
      <w:pPr>
        <w:spacing w:line="400" w:lineRule="exact"/>
        <w:ind w:firstLine="420"/>
        <w:rPr>
          <w:sz w:val="24"/>
        </w:rPr>
      </w:pPr>
      <w:r w:rsidRPr="00F2566F">
        <w:rPr>
          <w:rFonts w:hint="eastAsia"/>
          <w:sz w:val="24"/>
        </w:rPr>
        <w:t>根据</w:t>
      </w:r>
      <w:r w:rsidRPr="00F2566F">
        <w:rPr>
          <w:sz w:val="24"/>
        </w:rPr>
        <w:t>网页结构</w:t>
      </w:r>
      <w:r w:rsidRPr="00F2566F">
        <w:rPr>
          <w:rFonts w:hint="eastAsia"/>
          <w:sz w:val="24"/>
        </w:rPr>
        <w:t>以及通过</w:t>
      </w:r>
      <w:r w:rsidRPr="00F2566F">
        <w:rPr>
          <w:sz w:val="24"/>
        </w:rPr>
        <w:t>jsoup</w:t>
      </w:r>
      <w:r w:rsidRPr="00F2566F">
        <w:rPr>
          <w:sz w:val="24"/>
        </w:rPr>
        <w:t>获取的网页</w:t>
      </w:r>
      <w:r w:rsidRPr="00F2566F">
        <w:rPr>
          <w:rFonts w:hint="eastAsia"/>
          <w:sz w:val="24"/>
        </w:rPr>
        <w:t>节点</w:t>
      </w:r>
      <w:r w:rsidRPr="00F2566F">
        <w:rPr>
          <w:sz w:val="24"/>
        </w:rPr>
        <w:t>树，</w:t>
      </w:r>
      <w:r w:rsidRPr="00F2566F">
        <w:rPr>
          <w:rFonts w:hint="eastAsia"/>
          <w:sz w:val="24"/>
        </w:rPr>
        <w:t>通过</w:t>
      </w:r>
      <w:r w:rsidRPr="00F2566F">
        <w:rPr>
          <w:sz w:val="24"/>
        </w:rPr>
        <w:t>对</w:t>
      </w:r>
      <w:r w:rsidRPr="00F2566F">
        <w:rPr>
          <w:sz w:val="24"/>
        </w:rPr>
        <w:t>DOM</w:t>
      </w:r>
      <w:r>
        <w:rPr>
          <w:sz w:val="24"/>
        </w:rPr>
        <w:t>信息</w:t>
      </w:r>
      <w:r>
        <w:rPr>
          <w:rFonts w:hint="eastAsia"/>
          <w:sz w:val="24"/>
        </w:rPr>
        <w:t>树</w:t>
      </w:r>
      <w:r w:rsidRPr="00F2566F">
        <w:rPr>
          <w:sz w:val="24"/>
        </w:rPr>
        <w:t>分析，获取</w:t>
      </w:r>
      <w:r w:rsidRPr="00F2566F">
        <w:rPr>
          <w:rFonts w:hint="eastAsia"/>
          <w:sz w:val="24"/>
        </w:rPr>
        <w:t>以及</w:t>
      </w:r>
      <w:r w:rsidRPr="00F2566F">
        <w:rPr>
          <w:sz w:val="24"/>
        </w:rPr>
        <w:t>标题</w:t>
      </w:r>
      <w:r w:rsidRPr="00F2566F">
        <w:rPr>
          <w:rFonts w:hint="eastAsia"/>
          <w:sz w:val="24"/>
        </w:rPr>
        <w:t>以及</w:t>
      </w:r>
      <w:r w:rsidRPr="00F2566F">
        <w:rPr>
          <w:sz w:val="24"/>
        </w:rPr>
        <w:t>其连接，获取该子节点，</w:t>
      </w:r>
    </w:p>
    <w:p w:rsidR="00306B79" w:rsidRDefault="00306B79" w:rsidP="00306B79">
      <w:pPr>
        <w:spacing w:line="400" w:lineRule="exact"/>
        <w:ind w:firstLine="420"/>
        <w:rPr>
          <w:sz w:val="24"/>
        </w:rPr>
      </w:pPr>
      <w:r w:rsidRPr="00F94E6E">
        <w:rPr>
          <w:sz w:val="24"/>
        </w:rPr>
        <w:t xml:space="preserve">Elements sublinks = </w:t>
      </w:r>
      <w:proofErr w:type="gramStart"/>
      <w:r w:rsidRPr="00F94E6E">
        <w:rPr>
          <w:sz w:val="24"/>
        </w:rPr>
        <w:t>subdocument.select(</w:t>
      </w:r>
      <w:proofErr w:type="gramEnd"/>
      <w:r w:rsidRPr="00F94E6E">
        <w:rPr>
          <w:sz w:val="24"/>
        </w:rPr>
        <w:t>"div.type_list_child");</w:t>
      </w:r>
    </w:p>
    <w:p w:rsidR="00306B79" w:rsidRPr="00F94E6E" w:rsidRDefault="00306B79" w:rsidP="00306B79">
      <w:pPr>
        <w:autoSpaceDE w:val="0"/>
        <w:autoSpaceDN w:val="0"/>
        <w:adjustRightInd w:val="0"/>
        <w:spacing w:line="400" w:lineRule="exact"/>
        <w:jc w:val="left"/>
        <w:rPr>
          <w:sz w:val="24"/>
        </w:rPr>
      </w:pPr>
      <w:r>
        <w:rPr>
          <w:rFonts w:hint="eastAsia"/>
          <w:sz w:val="24"/>
        </w:rPr>
        <w:lastRenderedPageBreak/>
        <w:t>根据二级</w:t>
      </w:r>
      <w:r>
        <w:rPr>
          <w:sz w:val="24"/>
        </w:rPr>
        <w:t>标题结构，获取</w:t>
      </w:r>
      <w:r>
        <w:rPr>
          <w:rFonts w:hint="eastAsia"/>
          <w:sz w:val="24"/>
        </w:rPr>
        <w:t>二级</w:t>
      </w:r>
      <w:r>
        <w:rPr>
          <w:sz w:val="24"/>
        </w:rPr>
        <w:t>标题和连接</w:t>
      </w:r>
      <w:r>
        <w:rPr>
          <w:rFonts w:hint="eastAsia"/>
          <w:sz w:val="24"/>
        </w:rPr>
        <w:t>，</w:t>
      </w:r>
      <w:r w:rsidRPr="00F94E6E">
        <w:rPr>
          <w:sz w:val="24"/>
        </w:rPr>
        <w:t>String hrefString = subelement.</w:t>
      </w:r>
      <w:proofErr w:type="gramStart"/>
      <w:r w:rsidRPr="00F94E6E">
        <w:rPr>
          <w:sz w:val="24"/>
        </w:rPr>
        <w:t>attr(</w:t>
      </w:r>
      <w:proofErr w:type="gramEnd"/>
      <w:r w:rsidRPr="00F94E6E">
        <w:rPr>
          <w:sz w:val="24"/>
        </w:rPr>
        <w:t>"href");</w:t>
      </w:r>
      <w:r w:rsidRPr="00F94E6E">
        <w:rPr>
          <w:sz w:val="24"/>
        </w:rPr>
        <w:tab/>
      </w:r>
      <w:r w:rsidRPr="00F94E6E">
        <w:rPr>
          <w:sz w:val="24"/>
        </w:rPr>
        <w:tab/>
      </w:r>
      <w:r w:rsidRPr="00F94E6E">
        <w:rPr>
          <w:sz w:val="24"/>
        </w:rPr>
        <w:tab/>
      </w:r>
      <w:r w:rsidRPr="00F94E6E">
        <w:rPr>
          <w:sz w:val="24"/>
        </w:rPr>
        <w:tab/>
      </w:r>
      <w:r w:rsidRPr="00F94E6E">
        <w:rPr>
          <w:sz w:val="24"/>
        </w:rPr>
        <w:tab/>
        <w:t>String nameString = subelement.text();</w:t>
      </w:r>
    </w:p>
    <w:p w:rsidR="00306B79" w:rsidRDefault="00306B79" w:rsidP="00306B79">
      <w:pPr>
        <w:autoSpaceDE w:val="0"/>
        <w:autoSpaceDN w:val="0"/>
        <w:adjustRightInd w:val="0"/>
        <w:spacing w:line="400" w:lineRule="exact"/>
        <w:jc w:val="left"/>
        <w:rPr>
          <w:sz w:val="24"/>
        </w:rPr>
      </w:pPr>
      <w:r w:rsidRPr="00A10FB0">
        <w:rPr>
          <w:sz w:val="24"/>
        </w:rPr>
        <w:tab/>
      </w:r>
      <w:r w:rsidRPr="00A10FB0">
        <w:rPr>
          <w:rFonts w:hint="eastAsia"/>
          <w:sz w:val="24"/>
        </w:rPr>
        <w:t>以</w:t>
      </w:r>
      <w:r w:rsidRPr="00A10FB0">
        <w:rPr>
          <w:sz w:val="24"/>
        </w:rPr>
        <w:t>二级标题下连接为初始种子，重复上述内容，</w:t>
      </w:r>
      <w:r>
        <w:rPr>
          <w:rFonts w:hint="eastAsia"/>
          <w:sz w:val="24"/>
        </w:rPr>
        <w:t>获取</w:t>
      </w:r>
      <w:r>
        <w:rPr>
          <w:sz w:val="24"/>
        </w:rPr>
        <w:t>最后分类页面内网页信息</w:t>
      </w:r>
      <w:r>
        <w:rPr>
          <w:rFonts w:hint="eastAsia"/>
          <w:sz w:val="24"/>
        </w:rPr>
        <w:t>，门户</w:t>
      </w:r>
      <w:r>
        <w:rPr>
          <w:sz w:val="24"/>
        </w:rPr>
        <w:t>导航网站</w:t>
      </w:r>
      <w:r>
        <w:rPr>
          <w:rFonts w:hint="eastAsia"/>
          <w:sz w:val="24"/>
        </w:rPr>
        <w:t>各标题</w:t>
      </w:r>
      <w:r>
        <w:rPr>
          <w:sz w:val="24"/>
        </w:rPr>
        <w:t>下</w:t>
      </w:r>
      <w:r>
        <w:rPr>
          <w:rFonts w:hint="eastAsia"/>
          <w:sz w:val="24"/>
        </w:rPr>
        <w:t>页面结构。</w:t>
      </w:r>
      <w:r>
        <w:rPr>
          <w:sz w:val="24"/>
        </w:rPr>
        <w:t>将各</w:t>
      </w:r>
      <w:r>
        <w:rPr>
          <w:rFonts w:hint="eastAsia"/>
          <w:sz w:val="24"/>
        </w:rPr>
        <w:t>网站内收集</w:t>
      </w:r>
      <w:r>
        <w:rPr>
          <w:sz w:val="24"/>
        </w:rPr>
        <w:t>链接加入</w:t>
      </w:r>
      <w:r>
        <w:rPr>
          <w:rFonts w:hint="eastAsia"/>
          <w:sz w:val="24"/>
        </w:rPr>
        <w:t>该</w:t>
      </w:r>
      <w:r>
        <w:rPr>
          <w:rFonts w:hint="eastAsia"/>
          <w:sz w:val="24"/>
        </w:rPr>
        <w:t>URL</w:t>
      </w:r>
      <w:r>
        <w:rPr>
          <w:sz w:val="24"/>
        </w:rPr>
        <w:t>库，</w:t>
      </w:r>
      <w:r>
        <w:rPr>
          <w:rFonts w:hint="eastAsia"/>
          <w:sz w:val="24"/>
        </w:rPr>
        <w:t>完成</w:t>
      </w:r>
      <w:r>
        <w:rPr>
          <w:sz w:val="24"/>
        </w:rPr>
        <w:t>所有</w:t>
      </w:r>
      <w:r>
        <w:rPr>
          <w:rFonts w:hint="eastAsia"/>
          <w:sz w:val="24"/>
        </w:rPr>
        <w:t>收集</w:t>
      </w:r>
      <w:r>
        <w:rPr>
          <w:sz w:val="24"/>
        </w:rPr>
        <w:t>大型网址的</w:t>
      </w:r>
      <w:r>
        <w:rPr>
          <w:rFonts w:hint="eastAsia"/>
          <w:sz w:val="24"/>
        </w:rPr>
        <w:t>分析</w:t>
      </w:r>
      <w:r>
        <w:rPr>
          <w:sz w:val="24"/>
        </w:rPr>
        <w:t>工作</w:t>
      </w:r>
      <w:r>
        <w:rPr>
          <w:rFonts w:hint="eastAsia"/>
          <w:sz w:val="24"/>
        </w:rPr>
        <w:t>，</w:t>
      </w:r>
      <w:r>
        <w:rPr>
          <w:sz w:val="24"/>
        </w:rPr>
        <w:t>之后人工</w:t>
      </w:r>
      <w:r>
        <w:rPr>
          <w:rFonts w:hint="eastAsia"/>
          <w:sz w:val="24"/>
        </w:rPr>
        <w:t>对数据</w:t>
      </w:r>
      <w:r>
        <w:rPr>
          <w:sz w:val="24"/>
        </w:rPr>
        <w:t>进行</w:t>
      </w:r>
      <w:r>
        <w:rPr>
          <w:rFonts w:hint="eastAsia"/>
          <w:sz w:val="24"/>
        </w:rPr>
        <w:t>网址</w:t>
      </w:r>
      <w:r>
        <w:rPr>
          <w:sz w:val="24"/>
        </w:rPr>
        <w:t>标题到自定义标签的映射工作</w:t>
      </w:r>
      <w:r>
        <w:rPr>
          <w:rFonts w:hint="eastAsia"/>
          <w:sz w:val="24"/>
        </w:rPr>
        <w:t>，</w:t>
      </w:r>
      <w:r>
        <w:rPr>
          <w:sz w:val="24"/>
        </w:rPr>
        <w:t>完成</w:t>
      </w:r>
      <w:r>
        <w:rPr>
          <w:sz w:val="24"/>
        </w:rPr>
        <w:t>URL</w:t>
      </w:r>
      <w:r>
        <w:rPr>
          <w:rFonts w:hint="eastAsia"/>
          <w:sz w:val="24"/>
        </w:rPr>
        <w:t>分类</w:t>
      </w:r>
      <w:r>
        <w:rPr>
          <w:sz w:val="24"/>
        </w:rPr>
        <w:t>库的第一步填充。</w:t>
      </w:r>
    </w:p>
    <w:p w:rsidR="00306B79" w:rsidRDefault="00306B79" w:rsidP="00306B79">
      <w:pPr>
        <w:spacing w:line="400" w:lineRule="exact"/>
        <w:ind w:firstLine="420"/>
        <w:rPr>
          <w:sz w:val="24"/>
        </w:rPr>
      </w:pPr>
      <w:r>
        <w:rPr>
          <w:rFonts w:hint="eastAsia"/>
          <w:sz w:val="24"/>
        </w:rPr>
        <w:t>分别</w:t>
      </w:r>
      <w:r>
        <w:rPr>
          <w:sz w:val="24"/>
        </w:rPr>
        <w:t>使用</w:t>
      </w:r>
      <w:r>
        <w:rPr>
          <w:rFonts w:hint="eastAsia"/>
          <w:sz w:val="24"/>
        </w:rPr>
        <w:t>百度</w:t>
      </w:r>
      <w:r>
        <w:rPr>
          <w:sz w:val="24"/>
        </w:rPr>
        <w:t>、谷歌、</w:t>
      </w:r>
      <w:proofErr w:type="gramStart"/>
      <w:r>
        <w:rPr>
          <w:sz w:val="24"/>
        </w:rPr>
        <w:t>好搜等搜索引擎</w:t>
      </w:r>
      <w:proofErr w:type="gramEnd"/>
      <w:r>
        <w:rPr>
          <w:rFonts w:hint="eastAsia"/>
          <w:sz w:val="24"/>
        </w:rPr>
        <w:t>对</w:t>
      </w:r>
      <w:r>
        <w:rPr>
          <w:sz w:val="24"/>
        </w:rPr>
        <w:t>二级</w:t>
      </w:r>
      <w:r>
        <w:rPr>
          <w:rFonts w:hint="eastAsia"/>
          <w:sz w:val="24"/>
        </w:rPr>
        <w:t>标签搜索</w:t>
      </w:r>
      <w:r>
        <w:rPr>
          <w:sz w:val="24"/>
        </w:rPr>
        <w:t>，</w:t>
      </w:r>
      <w:r>
        <w:rPr>
          <w:rFonts w:hint="eastAsia"/>
          <w:sz w:val="24"/>
        </w:rPr>
        <w:t>使用</w:t>
      </w:r>
      <w:r>
        <w:rPr>
          <w:sz w:val="24"/>
        </w:rPr>
        <w:t>jsoup</w:t>
      </w:r>
      <w:r>
        <w:rPr>
          <w:sz w:val="24"/>
        </w:rPr>
        <w:t>工具</w:t>
      </w:r>
      <w:r>
        <w:rPr>
          <w:rFonts w:hint="eastAsia"/>
          <w:sz w:val="24"/>
        </w:rPr>
        <w:t>获取搜索</w:t>
      </w:r>
      <w:r>
        <w:rPr>
          <w:sz w:val="24"/>
        </w:rPr>
        <w:t>结果网页，</w:t>
      </w:r>
      <w:r>
        <w:rPr>
          <w:rFonts w:hint="eastAsia"/>
          <w:sz w:val="24"/>
        </w:rPr>
        <w:t>示例</w:t>
      </w:r>
      <w:r>
        <w:rPr>
          <w:sz w:val="24"/>
        </w:rPr>
        <w:t>：百度</w:t>
      </w:r>
      <w:proofErr w:type="gramStart"/>
      <w:r>
        <w:rPr>
          <w:rFonts w:hint="eastAsia"/>
          <w:sz w:val="24"/>
        </w:rPr>
        <w:t>搜索引擎爬取</w:t>
      </w:r>
      <w:proofErr w:type="gramEnd"/>
      <w:r>
        <w:rPr>
          <w:rFonts w:hint="eastAsia"/>
          <w:sz w:val="24"/>
        </w:rPr>
        <w:t>URL</w:t>
      </w:r>
      <w:r>
        <w:rPr>
          <w:sz w:val="24"/>
        </w:rPr>
        <w:t>为</w:t>
      </w:r>
    </w:p>
    <w:p w:rsidR="00306B79" w:rsidRDefault="00306B79" w:rsidP="00306B79">
      <w:pPr>
        <w:spacing w:line="400" w:lineRule="exact"/>
        <w:rPr>
          <w:sz w:val="24"/>
        </w:rPr>
      </w:pPr>
      <w:r>
        <w:rPr>
          <w:noProof/>
        </w:rPr>
        <w:drawing>
          <wp:inline distT="0" distB="0" distL="0" distR="0" wp14:anchorId="57671CA1" wp14:editId="29C23F94">
            <wp:extent cx="5688330" cy="17843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330" cy="178435"/>
                    </a:xfrm>
                    <a:prstGeom prst="rect">
                      <a:avLst/>
                    </a:prstGeom>
                  </pic:spPr>
                </pic:pic>
              </a:graphicData>
            </a:graphic>
          </wp:inline>
        </w:drawing>
      </w:r>
    </w:p>
    <w:p w:rsidR="00306B79" w:rsidRDefault="00306B79" w:rsidP="00306B79">
      <w:pPr>
        <w:spacing w:line="400" w:lineRule="exact"/>
        <w:ind w:firstLine="420"/>
        <w:rPr>
          <w:sz w:val="24"/>
        </w:rPr>
      </w:pPr>
      <w:r>
        <w:rPr>
          <w:rFonts w:hint="eastAsia"/>
          <w:sz w:val="24"/>
        </w:rPr>
        <w:t>获取</w:t>
      </w:r>
      <w:r>
        <w:rPr>
          <w:sz w:val="24"/>
        </w:rPr>
        <w:t>该页面</w:t>
      </w:r>
      <w:r>
        <w:rPr>
          <w:rFonts w:hint="eastAsia"/>
          <w:sz w:val="24"/>
        </w:rPr>
        <w:t>内容</w:t>
      </w:r>
      <w:r>
        <w:rPr>
          <w:sz w:val="24"/>
        </w:rPr>
        <w:t>，</w:t>
      </w:r>
      <w:r>
        <w:rPr>
          <w:rFonts w:hint="eastAsia"/>
          <w:sz w:val="24"/>
        </w:rPr>
        <w:t>对</w:t>
      </w:r>
      <w:r>
        <w:rPr>
          <w:sz w:val="24"/>
        </w:rPr>
        <w:t>该网页进行数据</w:t>
      </w:r>
      <w:r>
        <w:rPr>
          <w:rFonts w:hint="eastAsia"/>
          <w:sz w:val="24"/>
        </w:rPr>
        <w:t>清洗</w:t>
      </w:r>
      <w:r>
        <w:rPr>
          <w:sz w:val="24"/>
        </w:rPr>
        <w:t>，获取</w:t>
      </w:r>
      <w:r>
        <w:rPr>
          <w:rFonts w:hint="eastAsia"/>
          <w:sz w:val="24"/>
        </w:rPr>
        <w:t>页面</w:t>
      </w:r>
      <w:r>
        <w:rPr>
          <w:sz w:val="24"/>
        </w:rPr>
        <w:t>有效内容。</w:t>
      </w:r>
      <w:r>
        <w:rPr>
          <w:rFonts w:hint="eastAsia"/>
          <w:sz w:val="24"/>
        </w:rPr>
        <w:t>根据</w:t>
      </w:r>
      <w:r>
        <w:rPr>
          <w:sz w:val="24"/>
        </w:rPr>
        <w:t>百度</w:t>
      </w:r>
      <w:r>
        <w:rPr>
          <w:rFonts w:hint="eastAsia"/>
          <w:sz w:val="24"/>
        </w:rPr>
        <w:t>搜索结果</w:t>
      </w:r>
      <w:r>
        <w:rPr>
          <w:sz w:val="24"/>
        </w:rPr>
        <w:t>页面</w:t>
      </w:r>
      <w:r>
        <w:rPr>
          <w:rFonts w:hint="eastAsia"/>
          <w:sz w:val="24"/>
        </w:rPr>
        <w:t>结构</w:t>
      </w:r>
      <w:r>
        <w:rPr>
          <w:sz w:val="24"/>
        </w:rPr>
        <w:t>，</w:t>
      </w:r>
      <w:r>
        <w:rPr>
          <w:rFonts w:hint="eastAsia"/>
          <w:sz w:val="24"/>
        </w:rPr>
        <w:t>提取</w:t>
      </w:r>
      <w:r>
        <w:rPr>
          <w:sz w:val="24"/>
        </w:rPr>
        <w:t>有效节点，</w:t>
      </w:r>
      <w:r>
        <w:rPr>
          <w:rFonts w:hint="eastAsia"/>
          <w:sz w:val="24"/>
        </w:rPr>
        <w:t>最终</w:t>
      </w:r>
      <w:r>
        <w:rPr>
          <w:sz w:val="24"/>
        </w:rPr>
        <w:t>获得</w:t>
      </w:r>
      <w:r>
        <w:rPr>
          <w:rFonts w:hint="eastAsia"/>
          <w:sz w:val="24"/>
        </w:rPr>
        <w:t>前</w:t>
      </w:r>
      <w:r>
        <w:rPr>
          <w:rFonts w:hint="eastAsia"/>
          <w:sz w:val="24"/>
        </w:rPr>
        <w:t>20</w:t>
      </w:r>
      <w:r>
        <w:rPr>
          <w:rFonts w:hint="eastAsia"/>
          <w:sz w:val="24"/>
        </w:rPr>
        <w:t>页</w:t>
      </w:r>
      <w:r>
        <w:rPr>
          <w:sz w:val="24"/>
        </w:rPr>
        <w:t>搜索</w:t>
      </w:r>
      <w:r>
        <w:rPr>
          <w:rFonts w:hint="eastAsia"/>
          <w:sz w:val="24"/>
        </w:rPr>
        <w:t>结果链接</w:t>
      </w:r>
      <w:r>
        <w:rPr>
          <w:sz w:val="24"/>
        </w:rPr>
        <w:t>，</w:t>
      </w:r>
      <w:r>
        <w:rPr>
          <w:rFonts w:hint="eastAsia"/>
          <w:sz w:val="24"/>
        </w:rPr>
        <w:t>由于搜索结果</w:t>
      </w:r>
      <w:r>
        <w:rPr>
          <w:sz w:val="24"/>
        </w:rPr>
        <w:t>一般是根据相关度排列的</w:t>
      </w:r>
      <w:r>
        <w:rPr>
          <w:rFonts w:hint="eastAsia"/>
          <w:sz w:val="24"/>
        </w:rPr>
        <w:t>，取</w:t>
      </w:r>
      <w:r>
        <w:rPr>
          <w:sz w:val="24"/>
        </w:rPr>
        <w:t>前</w:t>
      </w:r>
      <w:r>
        <w:rPr>
          <w:rFonts w:hint="eastAsia"/>
          <w:sz w:val="24"/>
        </w:rPr>
        <w:t>20</w:t>
      </w:r>
      <w:r>
        <w:rPr>
          <w:rFonts w:hint="eastAsia"/>
          <w:sz w:val="24"/>
        </w:rPr>
        <w:t>页</w:t>
      </w:r>
      <w:r>
        <w:rPr>
          <w:sz w:val="24"/>
        </w:rPr>
        <w:t>相关度最高，保证正确</w:t>
      </w:r>
      <w:r>
        <w:rPr>
          <w:rFonts w:hint="eastAsia"/>
          <w:sz w:val="24"/>
        </w:rPr>
        <w:t>性</w:t>
      </w:r>
      <w:r>
        <w:rPr>
          <w:sz w:val="24"/>
        </w:rPr>
        <w:t>。</w:t>
      </w:r>
      <w:r>
        <w:rPr>
          <w:rFonts w:hint="eastAsia"/>
          <w:sz w:val="24"/>
        </w:rPr>
        <w:t>去重，然后</w:t>
      </w:r>
      <w:r>
        <w:rPr>
          <w:sz w:val="24"/>
        </w:rPr>
        <w:t>把</w:t>
      </w:r>
      <w:r>
        <w:rPr>
          <w:sz w:val="24"/>
        </w:rPr>
        <w:t>URL</w:t>
      </w:r>
      <w:r>
        <w:rPr>
          <w:rFonts w:hint="eastAsia"/>
          <w:sz w:val="24"/>
        </w:rPr>
        <w:t>添加</w:t>
      </w:r>
      <w:r>
        <w:rPr>
          <w:sz w:val="24"/>
        </w:rPr>
        <w:t>到对应标题下。</w:t>
      </w:r>
    </w:p>
    <w:p w:rsidR="00306B79" w:rsidRPr="00E676CF" w:rsidRDefault="00306B79" w:rsidP="00306B79">
      <w:pPr>
        <w:spacing w:line="400" w:lineRule="exact"/>
        <w:ind w:firstLine="420"/>
        <w:rPr>
          <w:sz w:val="24"/>
        </w:rPr>
      </w:pPr>
      <w:r>
        <w:rPr>
          <w:rFonts w:hint="eastAsia"/>
          <w:sz w:val="24"/>
        </w:rPr>
        <w:t>第三步根据</w:t>
      </w:r>
      <w:proofErr w:type="gramStart"/>
      <w:r>
        <w:rPr>
          <w:sz w:val="24"/>
        </w:rPr>
        <w:t>现有库对用户</w:t>
      </w:r>
      <w:proofErr w:type="gramEnd"/>
      <w:r>
        <w:rPr>
          <w:sz w:val="24"/>
        </w:rPr>
        <w:t>进行匹配，</w:t>
      </w:r>
      <w:r>
        <w:rPr>
          <w:rFonts w:hint="eastAsia"/>
          <w:sz w:val="24"/>
        </w:rPr>
        <w:t>导出</w:t>
      </w:r>
      <w:r>
        <w:rPr>
          <w:sz w:val="24"/>
        </w:rPr>
        <w:t>ServiceType</w:t>
      </w:r>
      <w:r>
        <w:rPr>
          <w:sz w:val="24"/>
        </w:rPr>
        <w:t>应用类型属于网页类别，并且未</w:t>
      </w:r>
      <w:r>
        <w:rPr>
          <w:rFonts w:hint="eastAsia"/>
          <w:sz w:val="24"/>
        </w:rPr>
        <w:t>成功</w:t>
      </w:r>
      <w:r>
        <w:rPr>
          <w:sz w:val="24"/>
        </w:rPr>
        <w:t>匹配的</w:t>
      </w:r>
      <w:r>
        <w:rPr>
          <w:rFonts w:hint="eastAsia"/>
          <w:sz w:val="24"/>
        </w:rPr>
        <w:t>URL</w:t>
      </w:r>
      <w:r>
        <w:rPr>
          <w:rFonts w:hint="eastAsia"/>
          <w:sz w:val="24"/>
        </w:rPr>
        <w:t>的</w:t>
      </w:r>
      <w:r w:rsidRPr="00187EB2">
        <w:rPr>
          <w:sz w:val="24"/>
        </w:rPr>
        <w:t>DomainName</w:t>
      </w:r>
      <w:r>
        <w:rPr>
          <w:sz w:val="24"/>
        </w:rPr>
        <w:t>域名</w:t>
      </w:r>
      <w:r>
        <w:rPr>
          <w:rFonts w:hint="eastAsia"/>
          <w:sz w:val="24"/>
        </w:rPr>
        <w:t>字段</w:t>
      </w:r>
      <w:r>
        <w:rPr>
          <w:sz w:val="24"/>
        </w:rPr>
        <w:t>值</w:t>
      </w:r>
      <w:r>
        <w:rPr>
          <w:rFonts w:hint="eastAsia"/>
          <w:sz w:val="24"/>
        </w:rPr>
        <w:t>。此处</w:t>
      </w:r>
      <w:r>
        <w:rPr>
          <w:sz w:val="24"/>
        </w:rPr>
        <w:t>使用域名处理</w:t>
      </w:r>
      <w:r>
        <w:rPr>
          <w:rFonts w:hint="eastAsia"/>
          <w:sz w:val="24"/>
        </w:rPr>
        <w:t>是因为</w:t>
      </w:r>
      <w:r>
        <w:rPr>
          <w:sz w:val="24"/>
        </w:rPr>
        <w:t>用户记录</w:t>
      </w:r>
      <w:r>
        <w:rPr>
          <w:rFonts w:hint="eastAsia"/>
          <w:sz w:val="24"/>
        </w:rPr>
        <w:t>量</w:t>
      </w:r>
      <w:r>
        <w:rPr>
          <w:sz w:val="24"/>
        </w:rPr>
        <w:t>太大，如果对所有</w:t>
      </w:r>
      <w:r>
        <w:rPr>
          <w:rFonts w:hint="eastAsia"/>
          <w:sz w:val="24"/>
        </w:rPr>
        <w:t>URL</w:t>
      </w:r>
      <w:r>
        <w:rPr>
          <w:rFonts w:hint="eastAsia"/>
          <w:sz w:val="24"/>
        </w:rPr>
        <w:t>进行</w:t>
      </w:r>
      <w:r>
        <w:rPr>
          <w:sz w:val="24"/>
        </w:rPr>
        <w:t>文本</w:t>
      </w:r>
      <w:r>
        <w:rPr>
          <w:rFonts w:hint="eastAsia"/>
          <w:sz w:val="24"/>
        </w:rPr>
        <w:t>获取</w:t>
      </w:r>
      <w:r>
        <w:rPr>
          <w:sz w:val="24"/>
        </w:rPr>
        <w:t>，</w:t>
      </w:r>
      <w:r>
        <w:rPr>
          <w:rFonts w:hint="eastAsia"/>
          <w:sz w:val="24"/>
        </w:rPr>
        <w:t>文本</w:t>
      </w:r>
      <w:r>
        <w:rPr>
          <w:sz w:val="24"/>
        </w:rPr>
        <w:t>分词处理效率太低，工作量太大，同时电信</w:t>
      </w:r>
      <w:r>
        <w:rPr>
          <w:rFonts w:hint="eastAsia"/>
          <w:sz w:val="24"/>
        </w:rPr>
        <w:t>数据</w:t>
      </w:r>
      <w:r>
        <w:rPr>
          <w:sz w:val="24"/>
        </w:rPr>
        <w:t>内部网络是不支持连接外网的</w:t>
      </w:r>
      <w:r>
        <w:rPr>
          <w:rFonts w:hint="eastAsia"/>
          <w:sz w:val="24"/>
        </w:rPr>
        <w:t>和没有</w:t>
      </w:r>
      <w:r>
        <w:rPr>
          <w:sz w:val="24"/>
        </w:rPr>
        <w:t>大量数据导出</w:t>
      </w:r>
      <w:r>
        <w:rPr>
          <w:rFonts w:hint="eastAsia"/>
          <w:sz w:val="24"/>
        </w:rPr>
        <w:t>权限</w:t>
      </w:r>
      <w:r>
        <w:rPr>
          <w:sz w:val="24"/>
        </w:rPr>
        <w:t>，所以根据域名来做</w:t>
      </w:r>
      <w:r>
        <w:rPr>
          <w:rFonts w:hint="eastAsia"/>
          <w:sz w:val="24"/>
        </w:rPr>
        <w:t>分析</w:t>
      </w:r>
      <w:r>
        <w:rPr>
          <w:sz w:val="24"/>
        </w:rPr>
        <w:t>，</w:t>
      </w:r>
      <w:r>
        <w:rPr>
          <w:rFonts w:hint="eastAsia"/>
          <w:sz w:val="24"/>
        </w:rPr>
        <w:t>可以只</w:t>
      </w:r>
      <w:r>
        <w:rPr>
          <w:sz w:val="24"/>
        </w:rPr>
        <w:t>针对域名进行分类</w:t>
      </w:r>
      <w:r>
        <w:rPr>
          <w:rFonts w:hint="eastAsia"/>
          <w:sz w:val="24"/>
        </w:rPr>
        <w:t>导出</w:t>
      </w:r>
      <w:r>
        <w:rPr>
          <w:sz w:val="24"/>
        </w:rPr>
        <w:t>处理，能</w:t>
      </w:r>
      <w:r>
        <w:rPr>
          <w:rFonts w:hint="eastAsia"/>
          <w:sz w:val="24"/>
        </w:rPr>
        <w:t>解决不能</w:t>
      </w:r>
      <w:r>
        <w:rPr>
          <w:sz w:val="24"/>
        </w:rPr>
        <w:t>数据</w:t>
      </w:r>
      <w:r>
        <w:rPr>
          <w:rFonts w:hint="eastAsia"/>
          <w:sz w:val="24"/>
        </w:rPr>
        <w:t>大量</w:t>
      </w:r>
      <w:r>
        <w:rPr>
          <w:sz w:val="24"/>
        </w:rPr>
        <w:t>导出及不能</w:t>
      </w:r>
      <w:r>
        <w:rPr>
          <w:rFonts w:hint="eastAsia"/>
          <w:sz w:val="24"/>
        </w:rPr>
        <w:t>连接</w:t>
      </w:r>
      <w:r>
        <w:rPr>
          <w:sz w:val="24"/>
        </w:rPr>
        <w:t>外网问题</w:t>
      </w:r>
      <w:r>
        <w:rPr>
          <w:rFonts w:hint="eastAsia"/>
          <w:sz w:val="24"/>
        </w:rPr>
        <w:t>。对于</w:t>
      </w:r>
      <w:r>
        <w:rPr>
          <w:sz w:val="24"/>
        </w:rPr>
        <w:t>未匹配</w:t>
      </w:r>
      <w:r>
        <w:rPr>
          <w:rFonts w:hint="eastAsia"/>
          <w:sz w:val="24"/>
        </w:rPr>
        <w:t>成功</w:t>
      </w:r>
      <w:r>
        <w:rPr>
          <w:sz w:val="24"/>
        </w:rPr>
        <w:t>网站，采取</w:t>
      </w:r>
      <w:proofErr w:type="gramStart"/>
      <w:r>
        <w:rPr>
          <w:rFonts w:hint="eastAsia"/>
          <w:sz w:val="24"/>
        </w:rPr>
        <w:t>二次爬取</w:t>
      </w:r>
      <w:r>
        <w:rPr>
          <w:sz w:val="24"/>
        </w:rPr>
        <w:t>分类</w:t>
      </w:r>
      <w:proofErr w:type="gramEnd"/>
      <w:r>
        <w:rPr>
          <w:sz w:val="24"/>
        </w:rPr>
        <w:t>，根据网页内容</w:t>
      </w:r>
      <w:r>
        <w:rPr>
          <w:sz w:val="24"/>
        </w:rPr>
        <w:t>keywords</w:t>
      </w:r>
      <w:r>
        <w:rPr>
          <w:rFonts w:hint="eastAsia"/>
          <w:sz w:val="24"/>
        </w:rPr>
        <w:t>信息，</w:t>
      </w:r>
      <w:r w:rsidRPr="005C5FAA">
        <w:rPr>
          <w:rFonts w:hint="eastAsia"/>
          <w:sz w:val="24"/>
        </w:rPr>
        <w:t>对关键词</w:t>
      </w:r>
      <w:r w:rsidRPr="005C5FAA">
        <w:rPr>
          <w:sz w:val="24"/>
        </w:rPr>
        <w:t>清理</w:t>
      </w:r>
      <w:r w:rsidRPr="005C5FAA">
        <w:rPr>
          <w:rFonts w:hint="eastAsia"/>
          <w:sz w:val="24"/>
        </w:rPr>
        <w:t>、</w:t>
      </w:r>
      <w:r w:rsidRPr="005C5FAA">
        <w:rPr>
          <w:sz w:val="24"/>
        </w:rPr>
        <w:t>同义词整合</w:t>
      </w:r>
      <w:r w:rsidRPr="005C5FAA">
        <w:rPr>
          <w:rFonts w:hint="eastAsia"/>
          <w:sz w:val="24"/>
        </w:rPr>
        <w:t>，</w:t>
      </w:r>
      <w:r>
        <w:rPr>
          <w:rFonts w:hint="eastAsia"/>
          <w:sz w:val="24"/>
        </w:rPr>
        <w:t>分析</w:t>
      </w:r>
      <w:r>
        <w:rPr>
          <w:sz w:val="24"/>
        </w:rPr>
        <w:t>关键词</w:t>
      </w:r>
      <w:r>
        <w:rPr>
          <w:rFonts w:hint="eastAsia"/>
          <w:sz w:val="24"/>
        </w:rPr>
        <w:t>并</w:t>
      </w:r>
      <w:r w:rsidRPr="005C5FAA">
        <w:rPr>
          <w:rFonts w:hint="eastAsia"/>
          <w:sz w:val="24"/>
        </w:rPr>
        <w:t>分</w:t>
      </w:r>
      <w:r w:rsidRPr="005C5FAA">
        <w:rPr>
          <w:sz w:val="24"/>
        </w:rPr>
        <w:t>类</w:t>
      </w:r>
      <w:r>
        <w:rPr>
          <w:rFonts w:hint="eastAsia"/>
          <w:sz w:val="24"/>
        </w:rPr>
        <w:t>添加</w:t>
      </w:r>
      <w:r>
        <w:rPr>
          <w:sz w:val="24"/>
        </w:rPr>
        <w:t>到</w:t>
      </w:r>
      <w:r>
        <w:rPr>
          <w:rFonts w:hint="eastAsia"/>
          <w:sz w:val="24"/>
        </w:rPr>
        <w:t>标签</w:t>
      </w:r>
      <w:r>
        <w:rPr>
          <w:sz w:val="24"/>
        </w:rPr>
        <w:t>库中</w:t>
      </w:r>
      <w:r>
        <w:rPr>
          <w:rFonts w:hint="eastAsia"/>
          <w:sz w:val="24"/>
        </w:rPr>
        <w:t>。</w:t>
      </w:r>
    </w:p>
    <w:p w:rsidR="00306B79" w:rsidRPr="00DC1DE1" w:rsidRDefault="00306B79" w:rsidP="00306B79">
      <w:pPr>
        <w:pStyle w:val="3"/>
        <w:spacing w:before="240" w:after="120" w:line="400" w:lineRule="exact"/>
        <w:rPr>
          <w:rFonts w:ascii="黑体" w:eastAsia="黑体" w:hAnsi="黑体"/>
          <w:b w:val="0"/>
          <w:sz w:val="26"/>
          <w:szCs w:val="26"/>
        </w:rPr>
      </w:pPr>
      <w:bookmarkStart w:id="82" w:name="_Toc432581614"/>
      <w:r w:rsidRPr="00DC1DE1">
        <w:rPr>
          <w:rFonts w:ascii="黑体" w:eastAsia="黑体" w:hAnsi="黑体"/>
          <w:b w:val="0"/>
          <w:sz w:val="26"/>
          <w:szCs w:val="26"/>
        </w:rPr>
        <w:t>3.3</w:t>
      </w:r>
      <w:r w:rsidRPr="00DC1DE1">
        <w:rPr>
          <w:rFonts w:ascii="黑体" w:eastAsia="黑体" w:hAnsi="黑体" w:hint="eastAsia"/>
          <w:b w:val="0"/>
          <w:sz w:val="26"/>
          <w:szCs w:val="26"/>
        </w:rPr>
        <w:t>.</w:t>
      </w:r>
      <w:r w:rsidRPr="00DC1DE1">
        <w:rPr>
          <w:rFonts w:ascii="黑体" w:eastAsia="黑体" w:hAnsi="黑体"/>
          <w:b w:val="0"/>
          <w:sz w:val="26"/>
          <w:szCs w:val="26"/>
        </w:rPr>
        <w:t>3</w:t>
      </w:r>
      <w:r w:rsidR="007D34C6" w:rsidRPr="00DC1DE1">
        <w:rPr>
          <w:rFonts w:ascii="黑体" w:eastAsia="黑体" w:hAnsi="黑体"/>
          <w:b w:val="0"/>
          <w:sz w:val="26"/>
          <w:szCs w:val="26"/>
        </w:rPr>
        <w:t xml:space="preserve">  </w:t>
      </w:r>
      <w:r w:rsidRPr="00DC1DE1">
        <w:rPr>
          <w:rFonts w:ascii="黑体" w:eastAsia="黑体" w:hAnsi="黑体" w:hint="eastAsia"/>
          <w:b w:val="0"/>
          <w:sz w:val="26"/>
          <w:szCs w:val="26"/>
        </w:rPr>
        <w:t>生成用户访问记录</w:t>
      </w:r>
      <w:r w:rsidRPr="00DC1DE1">
        <w:rPr>
          <w:rFonts w:ascii="黑体" w:eastAsia="黑体" w:hAnsi="黑体"/>
          <w:b w:val="0"/>
          <w:sz w:val="26"/>
          <w:szCs w:val="26"/>
        </w:rPr>
        <w:t>标签</w:t>
      </w:r>
      <w:bookmarkEnd w:id="82"/>
    </w:p>
    <w:p w:rsidR="00306B79" w:rsidRPr="008162DC" w:rsidRDefault="00306B79" w:rsidP="00E04D44">
      <w:pPr>
        <w:spacing w:line="400" w:lineRule="exact"/>
        <w:ind w:firstLine="420"/>
        <w:rPr>
          <w:sz w:val="24"/>
        </w:rPr>
      </w:pPr>
      <w:r w:rsidRPr="008162DC">
        <w:rPr>
          <w:rFonts w:hint="eastAsia"/>
          <w:sz w:val="24"/>
        </w:rPr>
        <w:t>上传</w:t>
      </w:r>
      <w:r w:rsidRPr="008162DC">
        <w:rPr>
          <w:sz w:val="24"/>
        </w:rPr>
        <w:t>标签库</w:t>
      </w:r>
      <w:r w:rsidRPr="008162DC">
        <w:rPr>
          <w:rFonts w:hint="eastAsia"/>
          <w:sz w:val="24"/>
        </w:rPr>
        <w:t>文件</w:t>
      </w:r>
      <w:r w:rsidRPr="008162DC">
        <w:rPr>
          <w:sz w:val="24"/>
        </w:rPr>
        <w:t>到分布式平台</w:t>
      </w:r>
      <w:r w:rsidRPr="008162DC">
        <w:rPr>
          <w:rFonts w:hint="eastAsia"/>
          <w:sz w:val="24"/>
        </w:rPr>
        <w:t>，在</w:t>
      </w:r>
      <w:r w:rsidRPr="008162DC">
        <w:rPr>
          <w:sz w:val="24"/>
        </w:rPr>
        <w:t>Map</w:t>
      </w:r>
      <w:r w:rsidRPr="008162DC">
        <w:rPr>
          <w:rFonts w:hint="eastAsia"/>
          <w:sz w:val="24"/>
        </w:rPr>
        <w:t>Reduce</w:t>
      </w:r>
      <w:r w:rsidRPr="008162DC">
        <w:rPr>
          <w:rFonts w:hint="eastAsia"/>
          <w:sz w:val="24"/>
        </w:rPr>
        <w:t>程序</w:t>
      </w:r>
      <w:r w:rsidRPr="008162DC">
        <w:rPr>
          <w:sz w:val="24"/>
        </w:rPr>
        <w:t>中</w:t>
      </w:r>
      <w:r w:rsidRPr="008162DC">
        <w:rPr>
          <w:rFonts w:hint="eastAsia"/>
          <w:sz w:val="24"/>
        </w:rPr>
        <w:t>读取标签</w:t>
      </w:r>
      <w:r w:rsidRPr="008162DC">
        <w:rPr>
          <w:sz w:val="24"/>
        </w:rPr>
        <w:t>库内容</w:t>
      </w:r>
      <w:r w:rsidRPr="008162DC">
        <w:rPr>
          <w:rFonts w:hint="eastAsia"/>
          <w:sz w:val="24"/>
        </w:rPr>
        <w:t>到</w:t>
      </w:r>
      <w:r w:rsidRPr="008162DC">
        <w:rPr>
          <w:sz w:val="24"/>
        </w:rPr>
        <w:t>内存中</w:t>
      </w:r>
      <w:r>
        <w:rPr>
          <w:rFonts w:hint="eastAsia"/>
          <w:sz w:val="24"/>
        </w:rPr>
        <w:t>，根据</w:t>
      </w:r>
      <w:r>
        <w:rPr>
          <w:sz w:val="24"/>
        </w:rPr>
        <w:t>标签</w:t>
      </w:r>
      <w:proofErr w:type="gramStart"/>
      <w:r>
        <w:rPr>
          <w:sz w:val="24"/>
        </w:rPr>
        <w:t>库数据</w:t>
      </w:r>
      <w:proofErr w:type="gramEnd"/>
      <w:r>
        <w:rPr>
          <w:sz w:val="24"/>
        </w:rPr>
        <w:t>完成</w:t>
      </w:r>
      <w:r>
        <w:rPr>
          <w:rFonts w:hint="eastAsia"/>
          <w:sz w:val="24"/>
        </w:rPr>
        <w:t>用户访问记录</w:t>
      </w:r>
      <w:r>
        <w:rPr>
          <w:sz w:val="24"/>
        </w:rPr>
        <w:t>标签匹配步骤</w:t>
      </w:r>
      <w:r>
        <w:rPr>
          <w:rFonts w:hint="eastAsia"/>
          <w:sz w:val="24"/>
        </w:rPr>
        <w:t>：</w:t>
      </w:r>
    </w:p>
    <w:p w:rsidR="00306B79" w:rsidRDefault="00306B79" w:rsidP="00E04D44">
      <w:pPr>
        <w:pStyle w:val="ab"/>
        <w:numPr>
          <w:ilvl w:val="0"/>
          <w:numId w:val="28"/>
        </w:numPr>
        <w:spacing w:line="400" w:lineRule="exact"/>
        <w:ind w:firstLineChars="0"/>
        <w:rPr>
          <w:sz w:val="24"/>
        </w:rPr>
      </w:pPr>
      <w:r w:rsidRPr="008162DC">
        <w:rPr>
          <w:sz w:val="24"/>
        </w:rPr>
        <w:t>对每条记录</w:t>
      </w:r>
      <w:r w:rsidRPr="008162DC">
        <w:rPr>
          <w:rFonts w:hint="eastAsia"/>
          <w:sz w:val="24"/>
        </w:rPr>
        <w:t>提取</w:t>
      </w:r>
      <w:r w:rsidRPr="008162DC">
        <w:rPr>
          <w:rFonts w:hint="eastAsia"/>
          <w:sz w:val="24"/>
        </w:rPr>
        <w:t>MDN</w:t>
      </w:r>
      <w:r w:rsidRPr="008162DC">
        <w:rPr>
          <w:sz w:val="24"/>
        </w:rPr>
        <w:t>(</w:t>
      </w:r>
      <w:r w:rsidRPr="008162DC">
        <w:rPr>
          <w:rFonts w:hint="eastAsia"/>
          <w:sz w:val="24"/>
        </w:rPr>
        <w:t>用户</w:t>
      </w:r>
      <w:r w:rsidRPr="008162DC">
        <w:rPr>
          <w:sz w:val="24"/>
        </w:rPr>
        <w:t>手机号码</w:t>
      </w:r>
      <w:r w:rsidRPr="008162DC">
        <w:rPr>
          <w:sz w:val="24"/>
        </w:rPr>
        <w:t>)</w:t>
      </w:r>
      <w:r w:rsidRPr="008162DC">
        <w:rPr>
          <w:rFonts w:hint="eastAsia"/>
          <w:sz w:val="24"/>
        </w:rPr>
        <w:t>、</w:t>
      </w:r>
      <w:r w:rsidRPr="008162DC">
        <w:rPr>
          <w:sz w:val="24"/>
        </w:rPr>
        <w:t>ServiceType(</w:t>
      </w:r>
      <w:r w:rsidRPr="008162DC">
        <w:rPr>
          <w:rFonts w:hint="eastAsia"/>
          <w:sz w:val="24"/>
        </w:rPr>
        <w:t>业务</w:t>
      </w:r>
      <w:r w:rsidRPr="008162DC">
        <w:rPr>
          <w:sz w:val="24"/>
        </w:rPr>
        <w:t>应用类型</w:t>
      </w:r>
      <w:r w:rsidRPr="008162DC">
        <w:rPr>
          <w:sz w:val="24"/>
        </w:rPr>
        <w:t>)</w:t>
      </w:r>
      <w:r w:rsidRPr="008162DC">
        <w:rPr>
          <w:rFonts w:hint="eastAsia"/>
          <w:sz w:val="24"/>
        </w:rPr>
        <w:t>、</w:t>
      </w:r>
      <w:r w:rsidRPr="008162DC">
        <w:rPr>
          <w:rFonts w:hint="eastAsia"/>
          <w:sz w:val="24"/>
        </w:rPr>
        <w:t>DestinationURL(</w:t>
      </w:r>
      <w:r w:rsidRPr="008162DC">
        <w:rPr>
          <w:rFonts w:hint="eastAsia"/>
          <w:sz w:val="24"/>
        </w:rPr>
        <w:t>用户</w:t>
      </w:r>
      <w:r w:rsidRPr="008162DC">
        <w:rPr>
          <w:sz w:val="24"/>
        </w:rPr>
        <w:t>访问的目标网站</w:t>
      </w:r>
      <w:r w:rsidRPr="008162DC">
        <w:rPr>
          <w:sz w:val="24"/>
        </w:rPr>
        <w:t>URL</w:t>
      </w:r>
      <w:r w:rsidRPr="008162DC">
        <w:rPr>
          <w:rFonts w:hint="eastAsia"/>
          <w:sz w:val="24"/>
        </w:rPr>
        <w:t>)</w:t>
      </w:r>
      <w:r w:rsidRPr="008162DC">
        <w:rPr>
          <w:rFonts w:hint="eastAsia"/>
          <w:sz w:val="24"/>
        </w:rPr>
        <w:t>、</w:t>
      </w:r>
      <w:r w:rsidRPr="008162DC">
        <w:rPr>
          <w:sz w:val="24"/>
        </w:rPr>
        <w:t>DomainName(</w:t>
      </w:r>
      <w:r w:rsidRPr="008162DC">
        <w:rPr>
          <w:rFonts w:hint="eastAsia"/>
          <w:sz w:val="24"/>
        </w:rPr>
        <w:t>外部</w:t>
      </w:r>
      <w:r w:rsidRPr="008162DC">
        <w:rPr>
          <w:sz w:val="24"/>
        </w:rPr>
        <w:t>网站域名</w:t>
      </w:r>
      <w:r w:rsidRPr="008162DC">
        <w:rPr>
          <w:sz w:val="24"/>
        </w:rPr>
        <w:t>)</w:t>
      </w:r>
      <w:r w:rsidRPr="008162DC">
        <w:rPr>
          <w:rFonts w:hint="eastAsia"/>
          <w:sz w:val="24"/>
        </w:rPr>
        <w:t>四个</w:t>
      </w:r>
      <w:r w:rsidRPr="008162DC">
        <w:rPr>
          <w:sz w:val="24"/>
        </w:rPr>
        <w:t>属性值</w:t>
      </w:r>
      <w:r>
        <w:rPr>
          <w:rFonts w:hint="eastAsia"/>
          <w:sz w:val="24"/>
        </w:rPr>
        <w:t>；</w:t>
      </w:r>
    </w:p>
    <w:p w:rsidR="00306B79" w:rsidRDefault="00306B79" w:rsidP="00E04D44">
      <w:pPr>
        <w:pStyle w:val="ab"/>
        <w:numPr>
          <w:ilvl w:val="0"/>
          <w:numId w:val="28"/>
        </w:numPr>
        <w:spacing w:line="400" w:lineRule="exact"/>
        <w:ind w:firstLineChars="0"/>
        <w:rPr>
          <w:sz w:val="24"/>
        </w:rPr>
      </w:pPr>
      <w:r w:rsidRPr="008162DC">
        <w:rPr>
          <w:rFonts w:hint="eastAsia"/>
          <w:sz w:val="24"/>
        </w:rPr>
        <w:t>根据</w:t>
      </w:r>
      <w:r w:rsidRPr="008162DC">
        <w:rPr>
          <w:sz w:val="24"/>
        </w:rPr>
        <w:t>ServiceType</w:t>
      </w:r>
      <w:r>
        <w:rPr>
          <w:rFonts w:hint="eastAsia"/>
          <w:sz w:val="24"/>
        </w:rPr>
        <w:t>业务</w:t>
      </w:r>
      <w:r>
        <w:rPr>
          <w:sz w:val="24"/>
        </w:rPr>
        <w:t>应用</w:t>
      </w:r>
      <w:r>
        <w:rPr>
          <w:rFonts w:hint="eastAsia"/>
          <w:sz w:val="24"/>
        </w:rPr>
        <w:t>类型</w:t>
      </w:r>
      <w:r w:rsidRPr="008162DC">
        <w:rPr>
          <w:rFonts w:hint="eastAsia"/>
          <w:sz w:val="24"/>
        </w:rPr>
        <w:t>在</w:t>
      </w:r>
      <w:r w:rsidRPr="008162DC">
        <w:rPr>
          <w:sz w:val="24"/>
        </w:rPr>
        <w:t>标签库中获取</w:t>
      </w:r>
      <w:r w:rsidRPr="008162DC">
        <w:rPr>
          <w:rFonts w:hint="eastAsia"/>
          <w:sz w:val="24"/>
        </w:rPr>
        <w:t>特征</w:t>
      </w:r>
      <w:r w:rsidRPr="008162DC">
        <w:rPr>
          <w:sz w:val="24"/>
        </w:rPr>
        <w:t>标签</w:t>
      </w:r>
      <w:r>
        <w:rPr>
          <w:rFonts w:hint="eastAsia"/>
          <w:sz w:val="24"/>
        </w:rPr>
        <w:t>；</w:t>
      </w:r>
    </w:p>
    <w:p w:rsidR="00306B79" w:rsidRDefault="00306B79" w:rsidP="00E04D44">
      <w:pPr>
        <w:pStyle w:val="ab"/>
        <w:numPr>
          <w:ilvl w:val="0"/>
          <w:numId w:val="28"/>
        </w:numPr>
        <w:spacing w:line="400" w:lineRule="exact"/>
        <w:ind w:firstLineChars="0"/>
        <w:rPr>
          <w:sz w:val="24"/>
        </w:rPr>
      </w:pPr>
      <w:r w:rsidRPr="008162DC">
        <w:rPr>
          <w:rFonts w:hint="eastAsia"/>
          <w:sz w:val="24"/>
        </w:rPr>
        <w:t>如果</w:t>
      </w:r>
      <w:r w:rsidRPr="008162DC">
        <w:rPr>
          <w:sz w:val="24"/>
        </w:rPr>
        <w:t>ServiceType</w:t>
      </w:r>
      <w:r>
        <w:rPr>
          <w:rFonts w:hint="eastAsia"/>
          <w:sz w:val="24"/>
        </w:rPr>
        <w:t>为</w:t>
      </w:r>
      <w:r>
        <w:rPr>
          <w:rFonts w:hint="eastAsia"/>
          <w:sz w:val="24"/>
        </w:rPr>
        <w:t>399(</w:t>
      </w:r>
      <w:r>
        <w:rPr>
          <w:rFonts w:hint="eastAsia"/>
          <w:sz w:val="24"/>
        </w:rPr>
        <w:t>网页类型</w:t>
      </w:r>
      <w:r>
        <w:rPr>
          <w:rFonts w:hint="eastAsia"/>
          <w:sz w:val="24"/>
        </w:rPr>
        <w:t>)</w:t>
      </w:r>
      <w:r>
        <w:rPr>
          <w:rFonts w:hint="eastAsia"/>
          <w:sz w:val="24"/>
        </w:rPr>
        <w:t>，</w:t>
      </w:r>
      <w:r>
        <w:rPr>
          <w:sz w:val="24"/>
        </w:rPr>
        <w:t>根据标签库中网址分类进行</w:t>
      </w:r>
      <w:r>
        <w:rPr>
          <w:rFonts w:hint="eastAsia"/>
          <w:sz w:val="24"/>
        </w:rPr>
        <w:t>全</w:t>
      </w:r>
      <w:r>
        <w:rPr>
          <w:sz w:val="24"/>
        </w:rPr>
        <w:t>匹配</w:t>
      </w:r>
      <w:r>
        <w:rPr>
          <w:rFonts w:hint="eastAsia"/>
          <w:sz w:val="24"/>
        </w:rPr>
        <w:t>，</w:t>
      </w:r>
      <w:r>
        <w:rPr>
          <w:sz w:val="24"/>
        </w:rPr>
        <w:t>如果匹配成功，则获取标签</w:t>
      </w:r>
      <w:r>
        <w:rPr>
          <w:rFonts w:hint="eastAsia"/>
          <w:sz w:val="24"/>
        </w:rPr>
        <w:t>；如果</w:t>
      </w:r>
      <w:r>
        <w:rPr>
          <w:sz w:val="24"/>
        </w:rPr>
        <w:t>匹配</w:t>
      </w:r>
      <w:r>
        <w:rPr>
          <w:rFonts w:hint="eastAsia"/>
          <w:sz w:val="24"/>
        </w:rPr>
        <w:t>不成功，</w:t>
      </w:r>
      <w:r>
        <w:rPr>
          <w:sz w:val="24"/>
        </w:rPr>
        <w:t>则</w:t>
      </w:r>
      <w:r>
        <w:rPr>
          <w:rFonts w:hint="eastAsia"/>
          <w:sz w:val="24"/>
        </w:rPr>
        <w:t>对</w:t>
      </w:r>
      <w:r>
        <w:rPr>
          <w:sz w:val="24"/>
        </w:rPr>
        <w:t>其同域名</w:t>
      </w:r>
      <w:r>
        <w:rPr>
          <w:rFonts w:hint="eastAsia"/>
          <w:sz w:val="24"/>
        </w:rPr>
        <w:t>分类</w:t>
      </w:r>
      <w:r>
        <w:rPr>
          <w:sz w:val="24"/>
        </w:rPr>
        <w:t>库中网址进行模糊匹配，成功</w:t>
      </w:r>
      <w:r>
        <w:rPr>
          <w:rFonts w:hint="eastAsia"/>
          <w:sz w:val="24"/>
        </w:rPr>
        <w:t>则</w:t>
      </w:r>
      <w:r>
        <w:rPr>
          <w:sz w:val="24"/>
        </w:rPr>
        <w:t>获取特征标签。</w:t>
      </w:r>
    </w:p>
    <w:p w:rsidR="00306B79" w:rsidRPr="00BB3DFE" w:rsidRDefault="00306B79" w:rsidP="00E04D44">
      <w:pPr>
        <w:pStyle w:val="ab"/>
        <w:numPr>
          <w:ilvl w:val="0"/>
          <w:numId w:val="28"/>
        </w:numPr>
        <w:spacing w:line="400" w:lineRule="exact"/>
        <w:ind w:firstLineChars="0"/>
        <w:rPr>
          <w:sz w:val="24"/>
        </w:rPr>
      </w:pPr>
      <w:r>
        <w:rPr>
          <w:rFonts w:hint="eastAsia"/>
          <w:sz w:val="24"/>
        </w:rPr>
        <w:t>如以上</w:t>
      </w:r>
      <w:r>
        <w:rPr>
          <w:sz w:val="24"/>
        </w:rPr>
        <w:t>未获取</w:t>
      </w:r>
      <w:r>
        <w:rPr>
          <w:rFonts w:hint="eastAsia"/>
          <w:sz w:val="24"/>
        </w:rPr>
        <w:t>特征</w:t>
      </w:r>
      <w:r>
        <w:rPr>
          <w:sz w:val="24"/>
        </w:rPr>
        <w:t>标签，</w:t>
      </w:r>
      <w:r>
        <w:rPr>
          <w:rFonts w:hint="eastAsia"/>
          <w:sz w:val="24"/>
        </w:rPr>
        <w:t>且标签库</w:t>
      </w:r>
      <w:r>
        <w:rPr>
          <w:sz w:val="24"/>
        </w:rPr>
        <w:t>中域名</w:t>
      </w:r>
      <w:r>
        <w:rPr>
          <w:rFonts w:hint="eastAsia"/>
          <w:sz w:val="24"/>
        </w:rPr>
        <w:t>也</w:t>
      </w:r>
      <w:r>
        <w:rPr>
          <w:sz w:val="24"/>
        </w:rPr>
        <w:t>对应标签属性，则获取</w:t>
      </w:r>
      <w:r>
        <w:rPr>
          <w:rFonts w:hint="eastAsia"/>
          <w:sz w:val="24"/>
        </w:rPr>
        <w:t>该</w:t>
      </w:r>
      <w:r>
        <w:rPr>
          <w:sz w:val="24"/>
        </w:rPr>
        <w:t>域名标签，否则忽略该数据。</w:t>
      </w:r>
    </w:p>
    <w:p w:rsidR="00306B79" w:rsidRDefault="00306B79" w:rsidP="00E04D44">
      <w:pPr>
        <w:spacing w:line="400" w:lineRule="exact"/>
        <w:ind w:firstLine="420"/>
        <w:rPr>
          <w:sz w:val="24"/>
        </w:rPr>
      </w:pPr>
      <w:r>
        <w:rPr>
          <w:rFonts w:hint="eastAsia"/>
          <w:sz w:val="24"/>
        </w:rPr>
        <w:t>完成用户</w:t>
      </w:r>
      <w:r>
        <w:rPr>
          <w:sz w:val="24"/>
        </w:rPr>
        <w:t>数据标签匹配后，</w:t>
      </w:r>
      <w:r>
        <w:rPr>
          <w:rFonts w:hint="eastAsia"/>
          <w:sz w:val="24"/>
        </w:rPr>
        <w:t>可统计某</w:t>
      </w:r>
      <w:r>
        <w:rPr>
          <w:sz w:val="24"/>
        </w:rPr>
        <w:t>标签类别</w:t>
      </w:r>
      <w:r>
        <w:rPr>
          <w:rFonts w:hint="eastAsia"/>
          <w:sz w:val="24"/>
        </w:rPr>
        <w:t>下</w:t>
      </w:r>
      <w:r>
        <w:rPr>
          <w:sz w:val="24"/>
        </w:rPr>
        <w:t>用户访问量</w:t>
      </w:r>
      <w:r>
        <w:rPr>
          <w:rFonts w:hint="eastAsia"/>
          <w:sz w:val="24"/>
        </w:rPr>
        <w:t>；不同标签</w:t>
      </w:r>
      <w:r>
        <w:rPr>
          <w:sz w:val="24"/>
        </w:rPr>
        <w:t>类别</w:t>
      </w:r>
      <w:r>
        <w:rPr>
          <w:rFonts w:hint="eastAsia"/>
          <w:sz w:val="24"/>
        </w:rPr>
        <w:t>访问</w:t>
      </w:r>
      <w:r>
        <w:rPr>
          <w:sz w:val="24"/>
        </w:rPr>
        <w:t>量</w:t>
      </w:r>
      <w:r>
        <w:rPr>
          <w:sz w:val="24"/>
        </w:rPr>
        <w:lastRenderedPageBreak/>
        <w:t>对比</w:t>
      </w:r>
      <w:r>
        <w:rPr>
          <w:rFonts w:hint="eastAsia"/>
          <w:sz w:val="24"/>
        </w:rPr>
        <w:t>和</w:t>
      </w:r>
      <w:r>
        <w:rPr>
          <w:sz w:val="24"/>
        </w:rPr>
        <w:t>随时间变化</w:t>
      </w:r>
      <w:r>
        <w:rPr>
          <w:rFonts w:hint="eastAsia"/>
          <w:sz w:val="24"/>
        </w:rPr>
        <w:t>；可对</w:t>
      </w:r>
      <w:r>
        <w:rPr>
          <w:sz w:val="24"/>
        </w:rPr>
        <w:t>用户个人访问兴趣、</w:t>
      </w:r>
      <w:r>
        <w:rPr>
          <w:rFonts w:hint="eastAsia"/>
          <w:sz w:val="24"/>
        </w:rPr>
        <w:t>网站</w:t>
      </w:r>
      <w:r>
        <w:rPr>
          <w:sz w:val="24"/>
        </w:rPr>
        <w:t>访问的时间规律、</w:t>
      </w:r>
      <w:r>
        <w:rPr>
          <w:rFonts w:hint="eastAsia"/>
          <w:sz w:val="24"/>
        </w:rPr>
        <w:t>某用户访问</w:t>
      </w:r>
      <w:r>
        <w:rPr>
          <w:sz w:val="24"/>
        </w:rPr>
        <w:t>兴趣的时间规律、</w:t>
      </w:r>
      <w:r>
        <w:rPr>
          <w:rFonts w:hint="eastAsia"/>
          <w:sz w:val="24"/>
        </w:rPr>
        <w:t>某</w:t>
      </w:r>
      <w:r>
        <w:rPr>
          <w:sz w:val="24"/>
        </w:rPr>
        <w:t>标签</w:t>
      </w:r>
      <w:r>
        <w:rPr>
          <w:rFonts w:hint="eastAsia"/>
          <w:sz w:val="24"/>
        </w:rPr>
        <w:t>类别</w:t>
      </w:r>
      <w:r>
        <w:rPr>
          <w:sz w:val="24"/>
        </w:rPr>
        <w:t>下用户</w:t>
      </w:r>
      <w:r>
        <w:rPr>
          <w:rFonts w:hint="eastAsia"/>
          <w:sz w:val="24"/>
        </w:rPr>
        <w:t>群体</w:t>
      </w:r>
      <w:r>
        <w:rPr>
          <w:sz w:val="24"/>
        </w:rPr>
        <w:t>特征等进行</w:t>
      </w:r>
      <w:r>
        <w:rPr>
          <w:rFonts w:hint="eastAsia"/>
          <w:sz w:val="24"/>
        </w:rPr>
        <w:t>进一步</w:t>
      </w:r>
      <w:r>
        <w:rPr>
          <w:sz w:val="24"/>
        </w:rPr>
        <w:t>的</w:t>
      </w:r>
      <w:r>
        <w:rPr>
          <w:rFonts w:hint="eastAsia"/>
          <w:sz w:val="24"/>
        </w:rPr>
        <w:t>研究</w:t>
      </w:r>
      <w:r>
        <w:rPr>
          <w:sz w:val="24"/>
        </w:rPr>
        <w:t>，从而挖掘</w:t>
      </w:r>
      <w:r>
        <w:rPr>
          <w:rFonts w:hint="eastAsia"/>
          <w:sz w:val="24"/>
        </w:rPr>
        <w:t>出</w:t>
      </w:r>
      <w:r>
        <w:rPr>
          <w:sz w:val="24"/>
        </w:rPr>
        <w:t>用户更深层次的需求</w:t>
      </w:r>
      <w:r>
        <w:rPr>
          <w:rFonts w:hint="eastAsia"/>
          <w:sz w:val="24"/>
        </w:rPr>
        <w:t>。</w:t>
      </w:r>
    </w:p>
    <w:p w:rsidR="00532ACE" w:rsidRDefault="00532ACE" w:rsidP="00532ACE">
      <w:pPr>
        <w:pStyle w:val="2"/>
        <w:spacing w:before="480" w:after="120" w:line="400" w:lineRule="exact"/>
        <w:rPr>
          <w:rFonts w:ascii="黑体" w:eastAsia="黑体" w:hAnsi="黑体"/>
          <w:b w:val="0"/>
          <w:sz w:val="28"/>
          <w:szCs w:val="28"/>
        </w:rPr>
      </w:pPr>
      <w:bookmarkStart w:id="83" w:name="_Toc432581615"/>
      <w:r w:rsidRPr="00D64E80">
        <w:rPr>
          <w:rFonts w:ascii="黑体" w:eastAsia="黑体" w:hAnsi="黑体"/>
          <w:b w:val="0"/>
          <w:sz w:val="28"/>
          <w:szCs w:val="28"/>
        </w:rPr>
        <w:t>3.4</w:t>
      </w:r>
      <w:r w:rsidRPr="006E78C3">
        <w:rPr>
          <w:rFonts w:ascii="黑体" w:eastAsia="黑体" w:hAnsi="黑体" w:hint="eastAsia"/>
          <w:b w:val="0"/>
          <w:sz w:val="28"/>
          <w:szCs w:val="28"/>
        </w:rPr>
        <w:t xml:space="preserve"> </w:t>
      </w:r>
      <w:r w:rsidR="007D34C6">
        <w:rPr>
          <w:rFonts w:ascii="黑体" w:eastAsia="黑体" w:hAnsi="黑体"/>
          <w:b w:val="0"/>
          <w:sz w:val="28"/>
          <w:szCs w:val="28"/>
        </w:rPr>
        <w:t xml:space="preserve"> </w:t>
      </w:r>
      <w:r>
        <w:rPr>
          <w:rFonts w:ascii="黑体" w:eastAsia="黑体" w:hAnsi="黑体" w:hint="eastAsia"/>
          <w:b w:val="0"/>
          <w:sz w:val="28"/>
          <w:szCs w:val="28"/>
        </w:rPr>
        <w:t>数据分析</w:t>
      </w:r>
      <w:r>
        <w:rPr>
          <w:rFonts w:ascii="黑体" w:eastAsia="黑体" w:hAnsi="黑体"/>
          <w:b w:val="0"/>
          <w:sz w:val="28"/>
          <w:szCs w:val="28"/>
        </w:rPr>
        <w:t>方法</w:t>
      </w:r>
      <w:bookmarkEnd w:id="83"/>
    </w:p>
    <w:p w:rsidR="00532ACE" w:rsidRPr="00DC1DE1" w:rsidRDefault="00532ACE" w:rsidP="00532ACE">
      <w:pPr>
        <w:pStyle w:val="3"/>
        <w:spacing w:before="240" w:after="120" w:line="400" w:lineRule="exact"/>
        <w:rPr>
          <w:rFonts w:ascii="黑体" w:eastAsia="黑体" w:hAnsi="黑体"/>
          <w:b w:val="0"/>
          <w:sz w:val="26"/>
          <w:szCs w:val="26"/>
        </w:rPr>
      </w:pPr>
      <w:bookmarkStart w:id="84" w:name="_Toc432581616"/>
      <w:r w:rsidRPr="00DC1DE1">
        <w:rPr>
          <w:rFonts w:ascii="黑体" w:eastAsia="黑体" w:hAnsi="黑体"/>
          <w:b w:val="0"/>
          <w:sz w:val="26"/>
          <w:szCs w:val="26"/>
        </w:rPr>
        <w:t>3.4</w:t>
      </w:r>
      <w:r w:rsidRPr="00DC1DE1">
        <w:rPr>
          <w:rFonts w:ascii="黑体" w:eastAsia="黑体" w:hAnsi="黑体" w:hint="eastAsia"/>
          <w:b w:val="0"/>
          <w:sz w:val="26"/>
          <w:szCs w:val="26"/>
        </w:rPr>
        <w:t>.</w:t>
      </w:r>
      <w:r w:rsidRPr="00DC1DE1">
        <w:rPr>
          <w:rFonts w:ascii="黑体" w:eastAsia="黑体" w:hAnsi="黑体"/>
          <w:b w:val="0"/>
          <w:sz w:val="26"/>
          <w:szCs w:val="26"/>
        </w:rPr>
        <w:t>1</w:t>
      </w:r>
      <w:r w:rsidR="00D64E80" w:rsidRPr="00DC1DE1">
        <w:rPr>
          <w:rFonts w:ascii="黑体" w:eastAsia="黑体" w:hAnsi="黑体"/>
          <w:b w:val="0"/>
          <w:sz w:val="26"/>
          <w:szCs w:val="26"/>
        </w:rPr>
        <w:t xml:space="preserve">  </w:t>
      </w:r>
      <w:r w:rsidRPr="00DC1DE1">
        <w:rPr>
          <w:rFonts w:ascii="黑体" w:eastAsia="黑体" w:hAnsi="黑体" w:hint="eastAsia"/>
          <w:b w:val="0"/>
          <w:sz w:val="26"/>
          <w:szCs w:val="26"/>
        </w:rPr>
        <w:t>时间</w:t>
      </w:r>
      <w:r w:rsidR="00597E7E" w:rsidRPr="00DC1DE1">
        <w:rPr>
          <w:rFonts w:ascii="黑体" w:eastAsia="黑体" w:hAnsi="黑体" w:hint="eastAsia"/>
          <w:b w:val="0"/>
          <w:sz w:val="26"/>
          <w:szCs w:val="26"/>
        </w:rPr>
        <w:t>分析</w:t>
      </w:r>
      <w:bookmarkEnd w:id="84"/>
    </w:p>
    <w:p w:rsidR="00532ACE" w:rsidRPr="00532ACE" w:rsidRDefault="00597E7E" w:rsidP="00E04D44">
      <w:pPr>
        <w:tabs>
          <w:tab w:val="left" w:pos="1891"/>
        </w:tabs>
        <w:spacing w:line="400" w:lineRule="exact"/>
        <w:rPr>
          <w:sz w:val="24"/>
        </w:rPr>
      </w:pPr>
      <w:r>
        <w:rPr>
          <w:rFonts w:hint="eastAsia"/>
          <w:sz w:val="24"/>
        </w:rPr>
        <w:t xml:space="preserve">    </w:t>
      </w:r>
      <w:r>
        <w:rPr>
          <w:rFonts w:hint="eastAsia"/>
          <w:sz w:val="24"/>
        </w:rPr>
        <w:t>对</w:t>
      </w:r>
      <w:r>
        <w:rPr>
          <w:sz w:val="24"/>
        </w:rPr>
        <w:t>时间规律的分析</w:t>
      </w:r>
      <w:r>
        <w:rPr>
          <w:rFonts w:hint="eastAsia"/>
          <w:sz w:val="24"/>
        </w:rPr>
        <w:t>就是</w:t>
      </w:r>
      <w:r w:rsidR="002A2937">
        <w:rPr>
          <w:rFonts w:hint="eastAsia"/>
          <w:sz w:val="24"/>
        </w:rPr>
        <w:t>从时间</w:t>
      </w:r>
      <w:r w:rsidR="002A2937">
        <w:rPr>
          <w:sz w:val="24"/>
        </w:rPr>
        <w:t>序列模型中寻找</w:t>
      </w:r>
      <w:r w:rsidR="002A2937">
        <w:rPr>
          <w:rFonts w:hint="eastAsia"/>
          <w:sz w:val="24"/>
        </w:rPr>
        <w:t>适合</w:t>
      </w:r>
      <w:r w:rsidR="002A2937">
        <w:rPr>
          <w:sz w:val="24"/>
        </w:rPr>
        <w:t>观测数据的模式</w:t>
      </w:r>
      <w:r>
        <w:rPr>
          <w:rFonts w:hint="eastAsia"/>
          <w:sz w:val="24"/>
        </w:rPr>
        <w:t>，</w:t>
      </w:r>
      <w:r w:rsidR="002A2937">
        <w:rPr>
          <w:rFonts w:hint="eastAsia"/>
          <w:sz w:val="24"/>
        </w:rPr>
        <w:t>从而推导</w:t>
      </w:r>
      <w:r w:rsidR="002A2937">
        <w:rPr>
          <w:sz w:val="24"/>
        </w:rPr>
        <w:t>出</w:t>
      </w:r>
      <w:r>
        <w:rPr>
          <w:sz w:val="24"/>
        </w:rPr>
        <w:t>时间序列</w:t>
      </w:r>
      <w:r>
        <w:rPr>
          <w:rFonts w:hint="eastAsia"/>
          <w:sz w:val="24"/>
        </w:rPr>
        <w:t>的</w:t>
      </w:r>
      <w:r>
        <w:rPr>
          <w:sz w:val="24"/>
        </w:rPr>
        <w:t>通项公式或</w:t>
      </w:r>
      <w:r>
        <w:rPr>
          <w:rFonts w:hint="eastAsia"/>
          <w:sz w:val="24"/>
        </w:rPr>
        <w:t>递推公式。在</w:t>
      </w:r>
      <w:r w:rsidR="002A2937">
        <w:rPr>
          <w:rFonts w:hint="eastAsia"/>
          <w:sz w:val="24"/>
        </w:rPr>
        <w:t>分析</w:t>
      </w:r>
      <w:r>
        <w:rPr>
          <w:sz w:val="24"/>
        </w:rPr>
        <w:t>过程中</w:t>
      </w:r>
      <w:r>
        <w:rPr>
          <w:rFonts w:hint="eastAsia"/>
          <w:sz w:val="24"/>
        </w:rPr>
        <w:t>，除了建立第二章</w:t>
      </w:r>
      <w:r>
        <w:rPr>
          <w:sz w:val="24"/>
        </w:rPr>
        <w:t>介绍的时间序列模型</w:t>
      </w:r>
      <w:r>
        <w:rPr>
          <w:rFonts w:hint="eastAsia"/>
          <w:sz w:val="24"/>
        </w:rPr>
        <w:t>，还</w:t>
      </w:r>
      <w:r>
        <w:rPr>
          <w:sz w:val="24"/>
        </w:rPr>
        <w:t>需要一些其他的</w:t>
      </w:r>
      <w:r>
        <w:rPr>
          <w:rFonts w:hint="eastAsia"/>
          <w:sz w:val="24"/>
        </w:rPr>
        <w:t>相关</w:t>
      </w:r>
      <w:r>
        <w:rPr>
          <w:sz w:val="24"/>
        </w:rPr>
        <w:t>基础知识。</w:t>
      </w:r>
    </w:p>
    <w:p w:rsidR="00640388" w:rsidRDefault="002A2937" w:rsidP="00E04D44">
      <w:pPr>
        <w:tabs>
          <w:tab w:val="left" w:pos="1891"/>
        </w:tabs>
        <w:spacing w:line="400" w:lineRule="exact"/>
        <w:ind w:firstLine="480"/>
        <w:rPr>
          <w:sz w:val="24"/>
        </w:rPr>
      </w:pPr>
      <w:r>
        <w:rPr>
          <w:rFonts w:hint="eastAsia"/>
          <w:sz w:val="24"/>
        </w:rPr>
        <w:t>自相关</w:t>
      </w:r>
      <w:r w:rsidR="00640388">
        <w:rPr>
          <w:rFonts w:hint="eastAsia"/>
          <w:sz w:val="24"/>
        </w:rPr>
        <w:t>系数</w:t>
      </w:r>
      <w:r w:rsidR="00640388">
        <w:rPr>
          <w:sz w:val="24"/>
        </w:rPr>
        <w:t>一般用来描述时间序列的</w:t>
      </w:r>
      <w:r w:rsidR="00640388">
        <w:rPr>
          <w:rFonts w:hint="eastAsia"/>
          <w:sz w:val="24"/>
        </w:rPr>
        <w:t>自身</w:t>
      </w:r>
      <w:r w:rsidR="00640388">
        <w:rPr>
          <w:sz w:val="24"/>
        </w:rPr>
        <w:t>相关结构</w:t>
      </w:r>
      <w:r w:rsidR="00640388">
        <w:rPr>
          <w:rFonts w:hint="eastAsia"/>
          <w:sz w:val="24"/>
        </w:rPr>
        <w:t>，</w:t>
      </w:r>
      <w:r w:rsidR="00640388">
        <w:rPr>
          <w:sz w:val="24"/>
        </w:rPr>
        <w:t>用于识别</w:t>
      </w:r>
      <w:r w:rsidR="00640388">
        <w:rPr>
          <w:rFonts w:hint="eastAsia"/>
          <w:sz w:val="24"/>
        </w:rPr>
        <w:t>数据</w:t>
      </w:r>
      <w:r w:rsidR="00640388">
        <w:rPr>
          <w:sz w:val="24"/>
        </w:rPr>
        <w:t>的趋势和季节特征</w:t>
      </w:r>
      <w:r w:rsidR="00640388">
        <w:rPr>
          <w:rFonts w:hint="eastAsia"/>
          <w:sz w:val="24"/>
        </w:rPr>
        <w:t>。自相关</w:t>
      </w:r>
      <w:r w:rsidR="00640388">
        <w:rPr>
          <w:sz w:val="24"/>
        </w:rPr>
        <w:t>系数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00640388">
        <w:rPr>
          <w:sz w:val="24"/>
        </w:rPr>
        <w:t>的公式为</w:t>
      </w:r>
    </w:p>
    <w:p w:rsidR="00532ACE"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r>
          <m:rPr>
            <m:sty m:val="p"/>
          </m:rPr>
          <w:rPr>
            <w:rFonts w:ascii="Cambria Math" w:hAnsi="Cambria Math"/>
            <w:sz w:val="24"/>
          </w:rPr>
          <m:t>=</m:t>
        </m:r>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t</m:t>
                </m:r>
                <m:r>
                  <m:rPr>
                    <m:sty m:val="p"/>
                  </m:rPr>
                  <w:rPr>
                    <w:rFonts w:ascii="Cambria Math" w:hAnsi="Cambria Math"/>
                    <w:sz w:val="24"/>
                  </w:rPr>
                  <m:t>=</m:t>
                </m:r>
                <m:r>
                  <w:rPr>
                    <w:rFonts w:ascii="Cambria Math" w:hAnsi="Cambria Math"/>
                    <w:sz w:val="24"/>
                  </w:rPr>
                  <m:t>k</m:t>
                </m:r>
                <m:r>
                  <m:rPr>
                    <m:sty m:val="p"/>
                  </m:rPr>
                  <w:rPr>
                    <w:rFonts w:ascii="Cambria Math" w:hAnsi="Cambria Math"/>
                    <w:sz w:val="24"/>
                  </w:rPr>
                  <m:t>+1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acc>
                      <m:accPr>
                        <m:chr m:val="̅"/>
                        <m:ctrlPr>
                          <w:rPr>
                            <w:rFonts w:ascii="Cambria Math" w:hAnsi="Cambria Math"/>
                            <w:sz w:val="24"/>
                          </w:rPr>
                        </m:ctrlPr>
                      </m:accPr>
                      <m:e>
                        <m:r>
                          <w:rPr>
                            <w:rFonts w:ascii="Cambria Math" w:hAnsi="Cambria Math"/>
                            <w:sz w:val="24"/>
                          </w:rPr>
                          <m:t>Y</m:t>
                        </m:r>
                      </m:e>
                    </m:acc>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m:t>
                        </m:r>
                        <m:r>
                          <w:rPr>
                            <w:rFonts w:ascii="Cambria Math" w:hAnsi="Cambria Math"/>
                            <w:sz w:val="24"/>
                          </w:rPr>
                          <m:t>k</m:t>
                        </m:r>
                      </m:sub>
                    </m:sSub>
                    <m:r>
                      <m:rPr>
                        <m:sty m:val="p"/>
                      </m:rPr>
                      <w:rPr>
                        <w:rFonts w:ascii="Cambria Math" w:hAnsi="Cambria Math"/>
                        <w:sz w:val="24"/>
                      </w:rPr>
                      <m:t>-</m:t>
                    </m:r>
                    <m:acc>
                      <m:accPr>
                        <m:chr m:val="̅"/>
                        <m:ctrlPr>
                          <w:rPr>
                            <w:rFonts w:ascii="Cambria Math" w:hAnsi="Cambria Math"/>
                            <w:sz w:val="24"/>
                          </w:rPr>
                        </m:ctrlPr>
                      </m:accPr>
                      <m:e>
                        <m:r>
                          <w:rPr>
                            <w:rFonts w:ascii="Cambria Math" w:hAnsi="Cambria Math"/>
                            <w:sz w:val="24"/>
                          </w:rPr>
                          <m:t>Y</m:t>
                        </m:r>
                      </m:e>
                    </m:acc>
                  </m:e>
                </m:d>
              </m:e>
            </m:nary>
          </m:num>
          <m:den>
            <m:nary>
              <m:naryPr>
                <m:chr m:val="∑"/>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n</m:t>
                </m:r>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acc>
                          <m:accPr>
                            <m:chr m:val="̅"/>
                            <m:ctrlPr>
                              <w:rPr>
                                <w:rFonts w:ascii="Cambria Math" w:hAnsi="Cambria Math"/>
                                <w:sz w:val="24"/>
                              </w:rPr>
                            </m:ctrlPr>
                          </m:accPr>
                          <m:e>
                            <m:r>
                              <w:rPr>
                                <w:rFonts w:ascii="Cambria Math" w:hAnsi="Cambria Math"/>
                                <w:sz w:val="24"/>
                              </w:rPr>
                              <m:t>Y</m:t>
                            </m:r>
                          </m:e>
                        </m:acc>
                      </m:e>
                    </m:d>
                  </m:e>
                  <m:sup>
                    <m:r>
                      <m:rPr>
                        <m:sty m:val="p"/>
                      </m:rPr>
                      <w:rPr>
                        <w:rFonts w:ascii="Cambria Math" w:hAnsi="Cambria Math"/>
                        <w:sz w:val="24"/>
                      </w:rPr>
                      <m:t>2</m:t>
                    </m:r>
                  </m:sup>
                </m:sSup>
              </m:e>
            </m:nary>
          </m:den>
        </m:f>
      </m:oMath>
      <w:r w:rsidR="00ED06AE" w:rsidRPr="008123C4">
        <w:rPr>
          <w:sz w:val="24"/>
        </w:rPr>
        <w:t xml:space="preserve">                       (3-1)</w:t>
      </w:r>
    </w:p>
    <w:p w:rsidR="00532ACE" w:rsidRDefault="00B06AA3" w:rsidP="00E04D44">
      <w:pPr>
        <w:spacing w:line="400" w:lineRule="exact"/>
        <w:ind w:firstLineChars="200" w:firstLine="480"/>
        <w:rPr>
          <w:sz w:val="24"/>
        </w:rPr>
      </w:pPr>
      <w:r w:rsidRPr="00B06AA3">
        <w:rPr>
          <w:rFonts w:hint="eastAsia"/>
          <w:sz w:val="24"/>
        </w:rPr>
        <w:t>一般，随着</w:t>
      </w:r>
      <m:oMath>
        <m:r>
          <w:rPr>
            <w:rFonts w:ascii="Cambria Math" w:hAnsi="Cambria Math"/>
            <w:sz w:val="24"/>
          </w:rPr>
          <m:t>k</m:t>
        </m:r>
      </m:oMath>
      <w:r w:rsidRPr="00B06AA3">
        <w:rPr>
          <w:rFonts w:hint="eastAsia"/>
          <w:sz w:val="24"/>
        </w:rPr>
        <w:t>的增加，自相关系数逐渐减少</w:t>
      </w:r>
      <w:r>
        <w:rPr>
          <w:rFonts w:hint="eastAsia"/>
          <w:sz w:val="24"/>
        </w:rPr>
        <w:t>。</w:t>
      </w:r>
      <w:r w:rsidRPr="00B06AA3">
        <w:rPr>
          <w:rFonts w:hint="eastAsia"/>
          <w:sz w:val="24"/>
        </w:rPr>
        <w:t>如果数据序列是随机的，则对于任意</w:t>
      </w:r>
      <m:oMath>
        <m:r>
          <w:rPr>
            <w:rFonts w:ascii="Cambria Math" w:hAnsi="Cambria Math"/>
            <w:sz w:val="24"/>
          </w:rPr>
          <m:t>k</m:t>
        </m:r>
      </m:oMath>
      <w:r w:rsidRPr="00B06AA3">
        <w:rPr>
          <w:rFonts w:hint="eastAsia"/>
          <w:sz w:val="24"/>
        </w:rPr>
        <w:t>的自相关系数均接近于</w:t>
      </w:r>
      <w:r w:rsidRPr="00B06AA3">
        <w:rPr>
          <w:rFonts w:hint="eastAsia"/>
          <w:sz w:val="24"/>
        </w:rPr>
        <w:t>0</w:t>
      </w:r>
      <w:r>
        <w:rPr>
          <w:rFonts w:hint="eastAsia"/>
          <w:sz w:val="24"/>
        </w:rPr>
        <w:t>；</w:t>
      </w:r>
      <w:r w:rsidRPr="00B06AA3">
        <w:rPr>
          <w:rFonts w:hint="eastAsia"/>
          <w:sz w:val="24"/>
        </w:rPr>
        <w:t>如果</w:t>
      </w:r>
      <w:r>
        <w:rPr>
          <w:rFonts w:hint="eastAsia"/>
          <w:sz w:val="24"/>
        </w:rPr>
        <w:t>时间</w:t>
      </w:r>
      <w:r w:rsidRPr="00B06AA3">
        <w:rPr>
          <w:rFonts w:hint="eastAsia"/>
          <w:sz w:val="24"/>
        </w:rPr>
        <w:t>序列存在趋势，则</w:t>
      </w:r>
      <w:r>
        <w:rPr>
          <w:rFonts w:hint="eastAsia"/>
          <w:sz w:val="24"/>
        </w:rPr>
        <w:t>当</w:t>
      </w:r>
      <m:oMath>
        <m:r>
          <w:rPr>
            <w:rFonts w:ascii="Cambria Math" w:hAnsi="Cambria Math"/>
            <w:sz w:val="24"/>
          </w:rPr>
          <m:t>k</m:t>
        </m:r>
      </m:oMath>
      <w:r w:rsidRPr="00B06AA3">
        <w:rPr>
          <w:rFonts w:hint="eastAsia"/>
          <w:sz w:val="24"/>
        </w:rPr>
        <w:t>取</w:t>
      </w:r>
      <w:r w:rsidRPr="00B06AA3">
        <w:rPr>
          <w:rFonts w:hint="eastAsia"/>
          <w:sz w:val="24"/>
        </w:rPr>
        <w:t>1</w:t>
      </w:r>
      <w:r w:rsidRPr="00B06AA3">
        <w:rPr>
          <w:rFonts w:hint="eastAsia"/>
          <w:sz w:val="24"/>
        </w:rPr>
        <w:t>，</w:t>
      </w:r>
      <w:r w:rsidRPr="00B06AA3">
        <w:rPr>
          <w:rFonts w:hint="eastAsia"/>
          <w:sz w:val="24"/>
        </w:rPr>
        <w:t>2</w:t>
      </w:r>
      <w:r w:rsidRPr="00B06AA3">
        <w:rPr>
          <w:rFonts w:hint="eastAsia"/>
          <w:sz w:val="24"/>
        </w:rPr>
        <w:t>等较小</w:t>
      </w:r>
      <w:r>
        <w:rPr>
          <w:rFonts w:hint="eastAsia"/>
          <w:sz w:val="24"/>
        </w:rPr>
        <w:t>的</w:t>
      </w:r>
      <w:r w:rsidRPr="00B06AA3">
        <w:rPr>
          <w:rFonts w:hint="eastAsia"/>
          <w:sz w:val="24"/>
        </w:rPr>
        <w:t>值时</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Pr="00B06AA3">
        <w:rPr>
          <w:rFonts w:hint="eastAsia"/>
          <w:sz w:val="24"/>
        </w:rPr>
        <w:t>显著不</w:t>
      </w:r>
      <w:r>
        <w:rPr>
          <w:rFonts w:hint="eastAsia"/>
          <w:sz w:val="24"/>
        </w:rPr>
        <w:t>为</w:t>
      </w:r>
      <w:r w:rsidRPr="00B06AA3">
        <w:rPr>
          <w:rFonts w:hint="eastAsia"/>
          <w:sz w:val="24"/>
        </w:rPr>
        <w:t>0</w:t>
      </w:r>
      <w:r w:rsidRPr="00B06AA3">
        <w:rPr>
          <w:rFonts w:hint="eastAsia"/>
          <w:sz w:val="24"/>
        </w:rPr>
        <w:t>，且随着</w:t>
      </w:r>
      <m:oMath>
        <m:r>
          <w:rPr>
            <w:rFonts w:ascii="Cambria Math" w:hAnsi="Cambria Math"/>
            <w:sz w:val="24"/>
          </w:rPr>
          <m:t>k</m:t>
        </m:r>
      </m:oMath>
      <w:r w:rsidRPr="00B06AA3">
        <w:rPr>
          <w:rFonts w:hint="eastAsia"/>
          <w:sz w:val="24"/>
        </w:rPr>
        <w:t>的增加逐渐趋于</w:t>
      </w:r>
      <w:r w:rsidRPr="00B06AA3">
        <w:rPr>
          <w:rFonts w:hint="eastAsia"/>
          <w:sz w:val="24"/>
        </w:rPr>
        <w:t>0</w:t>
      </w:r>
      <w:r>
        <w:rPr>
          <w:rFonts w:hint="eastAsia"/>
          <w:sz w:val="24"/>
        </w:rPr>
        <w:t>；</w:t>
      </w:r>
      <w:r>
        <w:rPr>
          <w:sz w:val="24"/>
        </w:rPr>
        <w:t>如果存在季节</w:t>
      </w:r>
      <w:r>
        <w:rPr>
          <w:rFonts w:hint="eastAsia"/>
          <w:sz w:val="24"/>
        </w:rPr>
        <w:t>周期</w:t>
      </w:r>
      <w:r>
        <w:rPr>
          <w:sz w:val="24"/>
        </w:rPr>
        <w:t>，</w:t>
      </w:r>
      <w:r>
        <w:rPr>
          <w:rFonts w:hint="eastAsia"/>
          <w:sz w:val="24"/>
        </w:rPr>
        <w:t>一般</w:t>
      </w:r>
      <w:r>
        <w:rPr>
          <w:sz w:val="24"/>
        </w:rPr>
        <w:t>在</w:t>
      </w:r>
      <m:oMath>
        <m:r>
          <w:rPr>
            <w:rFonts w:ascii="Cambria Math" w:hAnsi="Cambria Math"/>
            <w:sz w:val="24"/>
          </w:rPr>
          <m:t>k</m:t>
        </m:r>
      </m:oMath>
      <w:r>
        <w:rPr>
          <w:rFonts w:hint="eastAsia"/>
          <w:sz w:val="24"/>
        </w:rPr>
        <w:t>取</w:t>
      </w:r>
      <w:r>
        <w:rPr>
          <w:sz w:val="24"/>
        </w:rPr>
        <w:t>周期的倍数值时</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Pr>
          <w:rFonts w:hint="eastAsia"/>
          <w:sz w:val="24"/>
        </w:rPr>
        <w:t>显著</w:t>
      </w:r>
      <w:r>
        <w:rPr>
          <w:sz w:val="24"/>
        </w:rPr>
        <w:t>不为</w:t>
      </w:r>
      <w:r>
        <w:rPr>
          <w:rFonts w:hint="eastAsia"/>
          <w:sz w:val="24"/>
        </w:rPr>
        <w:t>0</w:t>
      </w:r>
      <w:r>
        <w:rPr>
          <w:rFonts w:hint="eastAsia"/>
          <w:sz w:val="24"/>
        </w:rPr>
        <w:t>。</w:t>
      </w:r>
    </w:p>
    <w:p w:rsidR="00ED06AE" w:rsidRDefault="009944E7" w:rsidP="00E04D44">
      <w:pPr>
        <w:spacing w:line="400" w:lineRule="exact"/>
        <w:ind w:firstLine="200"/>
        <w:rPr>
          <w:sz w:val="24"/>
        </w:rPr>
      </w:pPr>
      <w:r>
        <w:rPr>
          <w:rFonts w:hint="eastAsia"/>
          <w:sz w:val="24"/>
        </w:rPr>
        <w:t>如果数据</w:t>
      </w:r>
      <w:r>
        <w:rPr>
          <w:sz w:val="24"/>
        </w:rPr>
        <w:t>序列中存在趋势或季节，则序列不稳定，需</w:t>
      </w:r>
      <w:r w:rsidR="0017443D">
        <w:rPr>
          <w:rFonts w:hint="eastAsia"/>
          <w:sz w:val="24"/>
        </w:rPr>
        <w:t>要</w:t>
      </w:r>
      <w:r>
        <w:rPr>
          <w:sz w:val="24"/>
        </w:rPr>
        <w:t>先进行差分去掉趋势和季节</w:t>
      </w:r>
      <w:r>
        <w:rPr>
          <w:rFonts w:hint="eastAsia"/>
          <w:sz w:val="24"/>
        </w:rPr>
        <w:t>。</w:t>
      </w:r>
      <w:r w:rsidR="0017443D">
        <w:rPr>
          <w:rFonts w:hint="eastAsia"/>
          <w:sz w:val="24"/>
        </w:rPr>
        <w:t>差分</w:t>
      </w:r>
      <w:r w:rsidR="0017443D">
        <w:rPr>
          <w:sz w:val="24"/>
        </w:rPr>
        <w:t>方程是变量</w:t>
      </w:r>
      <w:r w:rsidR="0017443D">
        <w:rPr>
          <w:rFonts w:hint="eastAsia"/>
          <w:sz w:val="24"/>
        </w:rPr>
        <w:t>与</w:t>
      </w:r>
      <w:r w:rsidR="0017443D">
        <w:rPr>
          <w:sz w:val="24"/>
        </w:rPr>
        <w:t>它前期值的</w:t>
      </w:r>
      <w:r w:rsidR="0017443D">
        <w:rPr>
          <w:rFonts w:hint="eastAsia"/>
          <w:sz w:val="24"/>
        </w:rPr>
        <w:t>关系</w:t>
      </w:r>
      <w:r w:rsidR="0017443D">
        <w:rPr>
          <w:sz w:val="24"/>
        </w:rPr>
        <w:t>的表达式。</w:t>
      </w:r>
      <w:r w:rsidR="0017443D">
        <w:rPr>
          <w:rFonts w:hint="eastAsia"/>
          <w:sz w:val="24"/>
        </w:rPr>
        <w:t>间隔</w:t>
      </w:r>
      <w:r w:rsidR="0017443D">
        <w:rPr>
          <w:sz w:val="24"/>
        </w:rPr>
        <w:t>为一期的两个序列值</w:t>
      </w:r>
      <w:r w:rsidR="0017443D">
        <w:rPr>
          <w:rFonts w:hint="eastAsia"/>
          <w:sz w:val="24"/>
        </w:rPr>
        <w:t>之间</w:t>
      </w:r>
      <w:r w:rsidR="0017443D">
        <w:rPr>
          <w:sz w:val="24"/>
        </w:rPr>
        <w:t>的</w:t>
      </w:r>
      <w:r w:rsidR="0017443D">
        <w:rPr>
          <w:rFonts w:hint="eastAsia"/>
          <w:sz w:val="24"/>
        </w:rPr>
        <w:t>减法</w:t>
      </w:r>
      <w:r w:rsidR="0017443D">
        <w:rPr>
          <w:sz w:val="24"/>
        </w:rPr>
        <w:t>运算</w:t>
      </w:r>
      <w:r w:rsidR="0023310D">
        <w:rPr>
          <w:rFonts w:hint="eastAsia"/>
          <w:sz w:val="24"/>
        </w:rPr>
        <w:t>称</w:t>
      </w:r>
      <w:r w:rsidR="0017443D">
        <w:rPr>
          <w:sz w:val="24"/>
        </w:rPr>
        <w:t>为</w:t>
      </w:r>
      <w:r w:rsidR="0017443D">
        <w:rPr>
          <w:rFonts w:hint="eastAsia"/>
          <w:sz w:val="24"/>
        </w:rPr>
        <w:t>一阶</w:t>
      </w:r>
      <w:r w:rsidR="0017443D">
        <w:rPr>
          <w:sz w:val="24"/>
        </w:rPr>
        <w:t>差分</w:t>
      </w:r>
      <w:r w:rsidR="0017443D">
        <w:rPr>
          <w:rFonts w:hint="eastAsia"/>
          <w:sz w:val="24"/>
        </w:rPr>
        <w:t>，即</w:t>
      </w:r>
    </w:p>
    <w:p w:rsidR="00ED06AE" w:rsidRPr="008123C4" w:rsidRDefault="009944E7" w:rsidP="00DA573F">
      <w:pPr>
        <w:wordWrap w:val="0"/>
        <w:spacing w:before="120" w:after="120"/>
        <w:ind w:firstLine="482"/>
        <w:jc w:val="right"/>
        <w:rPr>
          <w:sz w:val="24"/>
        </w:rPr>
      </w:pP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oMath>
      <w:r w:rsidR="00ED06AE" w:rsidRPr="008123C4">
        <w:rPr>
          <w:sz w:val="24"/>
        </w:rPr>
        <w:t xml:space="preserve">                          (3-2)</w:t>
      </w:r>
    </w:p>
    <w:p w:rsidR="00ED06AE" w:rsidRDefault="0023310D" w:rsidP="00ED06AE">
      <w:pPr>
        <w:spacing w:line="400" w:lineRule="exact"/>
        <w:rPr>
          <w:sz w:val="24"/>
        </w:rPr>
      </w:pPr>
      <w:r>
        <w:rPr>
          <w:sz w:val="24"/>
        </w:rPr>
        <w:t>去除趋势一般需要进行一阶差分</w:t>
      </w:r>
      <w:r w:rsidR="0017443D">
        <w:rPr>
          <w:rFonts w:hint="eastAsia"/>
          <w:sz w:val="24"/>
        </w:rPr>
        <w:t>。</w:t>
      </w:r>
      <w:r>
        <w:rPr>
          <w:rFonts w:hint="eastAsia"/>
          <w:sz w:val="24"/>
        </w:rPr>
        <w:t>当</w:t>
      </w:r>
      <w:r>
        <w:rPr>
          <w:sz w:val="24"/>
        </w:rPr>
        <w:t>序列存在季节周期</w:t>
      </w:r>
      <m:oMath>
        <m:r>
          <w:rPr>
            <w:rFonts w:ascii="Cambria Math" w:hAnsi="Cambria Math"/>
            <w:sz w:val="24"/>
          </w:rPr>
          <m:t>s</m:t>
        </m:r>
      </m:oMath>
      <w:r>
        <w:rPr>
          <w:rFonts w:hint="eastAsia"/>
          <w:sz w:val="24"/>
        </w:rPr>
        <w:t>时</w:t>
      </w:r>
      <w:r>
        <w:rPr>
          <w:sz w:val="24"/>
        </w:rPr>
        <w:t>，需要进行</w:t>
      </w:r>
      <w:r>
        <w:rPr>
          <w:rFonts w:hint="eastAsia"/>
          <w:sz w:val="24"/>
        </w:rPr>
        <w:t>间隔</w:t>
      </w:r>
      <w:r>
        <w:rPr>
          <w:sz w:val="24"/>
        </w:rPr>
        <w:t>为</w:t>
      </w:r>
      <m:oMath>
        <m:r>
          <w:rPr>
            <w:rFonts w:ascii="Cambria Math" w:hAnsi="Cambria Math"/>
            <w:sz w:val="24"/>
          </w:rPr>
          <m:t>s</m:t>
        </m:r>
      </m:oMath>
      <w:r>
        <w:rPr>
          <w:rFonts w:hint="eastAsia"/>
          <w:sz w:val="24"/>
        </w:rPr>
        <w:t>期</w:t>
      </w:r>
      <w:r>
        <w:rPr>
          <w:sz w:val="24"/>
        </w:rPr>
        <w:t>的两个序列值进行减法运算，即</w:t>
      </w:r>
    </w:p>
    <w:p w:rsidR="00DB258C"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s</m:t>
                </m:r>
              </m:sub>
            </m:sSub>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m:t>
            </m:r>
            <m:r>
              <w:rPr>
                <w:rFonts w:ascii="Cambria Math" w:hAnsi="Cambria Math"/>
                <w:sz w:val="24"/>
              </w:rPr>
              <m:t>s</m:t>
            </m:r>
          </m:sub>
        </m:sSub>
      </m:oMath>
      <w:r w:rsidR="00ED06AE" w:rsidRPr="008123C4">
        <w:rPr>
          <w:sz w:val="24"/>
        </w:rPr>
        <w:t xml:space="preserve">                         (3-3)</w:t>
      </w:r>
    </w:p>
    <w:p w:rsidR="00ED06AE" w:rsidRDefault="004F0832" w:rsidP="004F0832">
      <w:pPr>
        <w:spacing w:line="400" w:lineRule="exact"/>
        <w:ind w:firstLine="570"/>
        <w:rPr>
          <w:sz w:val="24"/>
        </w:rPr>
      </w:pPr>
      <w:r>
        <w:rPr>
          <w:rFonts w:hint="eastAsia"/>
          <w:sz w:val="24"/>
        </w:rPr>
        <w:t>包含季节</w:t>
      </w:r>
      <w:r>
        <w:rPr>
          <w:sz w:val="24"/>
        </w:rPr>
        <w:t>的时间序列</w:t>
      </w:r>
      <w:r>
        <w:rPr>
          <w:rFonts w:hint="eastAsia"/>
          <w:sz w:val="24"/>
        </w:rPr>
        <w:t>一般包含</w:t>
      </w:r>
      <w:r>
        <w:rPr>
          <w:sz w:val="24"/>
        </w:rPr>
        <w:t>趋势</w:t>
      </w:r>
      <w:r>
        <w:rPr>
          <w:rFonts w:hint="eastAsia"/>
          <w:sz w:val="24"/>
        </w:rPr>
        <w:t>T</w:t>
      </w:r>
      <w:r>
        <w:rPr>
          <w:rFonts w:hint="eastAsia"/>
          <w:sz w:val="24"/>
        </w:rPr>
        <w:t>、</w:t>
      </w:r>
      <w:r>
        <w:rPr>
          <w:sz w:val="24"/>
        </w:rPr>
        <w:t>季节</w:t>
      </w:r>
      <w:r>
        <w:rPr>
          <w:rFonts w:hint="eastAsia"/>
          <w:sz w:val="24"/>
        </w:rPr>
        <w:t>S</w:t>
      </w:r>
      <w:r>
        <w:rPr>
          <w:sz w:val="24"/>
        </w:rPr>
        <w:t>和不规则因素</w:t>
      </w:r>
      <w:r>
        <w:rPr>
          <w:rFonts w:hint="eastAsia"/>
          <w:sz w:val="24"/>
        </w:rPr>
        <w:t>I</w:t>
      </w:r>
      <w:r>
        <w:rPr>
          <w:sz w:val="24"/>
        </w:rPr>
        <w:t>，建立时间序列模型的过程</w:t>
      </w:r>
      <w:r>
        <w:rPr>
          <w:rFonts w:hint="eastAsia"/>
          <w:sz w:val="24"/>
        </w:rPr>
        <w:t>就是</w:t>
      </w:r>
      <w:r>
        <w:rPr>
          <w:sz w:val="24"/>
        </w:rPr>
        <w:t>寻找趋势</w:t>
      </w:r>
      <w:r>
        <w:rPr>
          <w:rFonts w:hint="eastAsia"/>
          <w:sz w:val="24"/>
        </w:rPr>
        <w:t>、</w:t>
      </w:r>
      <w:r>
        <w:rPr>
          <w:sz w:val="24"/>
        </w:rPr>
        <w:t>季节因子的过程，</w:t>
      </w:r>
      <w:r>
        <w:rPr>
          <w:rFonts w:hint="eastAsia"/>
          <w:sz w:val="24"/>
        </w:rPr>
        <w:t>就</w:t>
      </w:r>
      <w:r>
        <w:rPr>
          <w:sz w:val="24"/>
        </w:rPr>
        <w:t>需要对</w:t>
      </w:r>
      <w:r>
        <w:rPr>
          <w:rFonts w:hint="eastAsia"/>
          <w:sz w:val="24"/>
        </w:rPr>
        <w:t>时间</w:t>
      </w:r>
      <w:r>
        <w:rPr>
          <w:sz w:val="24"/>
        </w:rPr>
        <w:t>序列进行分解</w:t>
      </w:r>
      <w:r>
        <w:rPr>
          <w:rFonts w:hint="eastAsia"/>
          <w:sz w:val="24"/>
        </w:rPr>
        <w:t>。</w:t>
      </w:r>
      <w:r>
        <w:rPr>
          <w:sz w:val="24"/>
        </w:rPr>
        <w:t>时间</w:t>
      </w:r>
      <w:r>
        <w:rPr>
          <w:rFonts w:hint="eastAsia"/>
          <w:sz w:val="24"/>
        </w:rPr>
        <w:t>序列分解</w:t>
      </w:r>
      <w:r>
        <w:rPr>
          <w:sz w:val="24"/>
        </w:rPr>
        <w:t>的方法</w:t>
      </w:r>
      <w:r>
        <w:rPr>
          <w:rFonts w:hint="eastAsia"/>
          <w:sz w:val="24"/>
        </w:rPr>
        <w:t>一般</w:t>
      </w:r>
      <w:r>
        <w:rPr>
          <w:sz w:val="24"/>
        </w:rPr>
        <w:t>有</w:t>
      </w:r>
      <w:r>
        <w:rPr>
          <w:rFonts w:hint="eastAsia"/>
          <w:sz w:val="24"/>
        </w:rPr>
        <w:t>加法</w:t>
      </w:r>
      <w:r>
        <w:rPr>
          <w:sz w:val="24"/>
        </w:rPr>
        <w:t>模型和乘法模型。</w:t>
      </w:r>
      <w:r>
        <w:rPr>
          <w:rFonts w:hint="eastAsia"/>
          <w:sz w:val="24"/>
        </w:rPr>
        <w:t>加法</w:t>
      </w:r>
      <w:r>
        <w:rPr>
          <w:sz w:val="24"/>
        </w:rPr>
        <w:t>模型就是三种因素相加</w:t>
      </w:r>
      <w:r>
        <w:rPr>
          <w:rFonts w:hint="eastAsia"/>
          <w:sz w:val="24"/>
        </w:rPr>
        <w:t>，</w:t>
      </w:r>
      <w:r>
        <w:rPr>
          <w:sz w:val="24"/>
        </w:rPr>
        <w:t>即</w:t>
      </w:r>
    </w:p>
    <w:p w:rsidR="004F0832"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t</m:t>
            </m:r>
          </m:sub>
        </m:sSub>
      </m:oMath>
      <w:r w:rsidR="00ED06AE" w:rsidRPr="008123C4">
        <w:rPr>
          <w:sz w:val="24"/>
        </w:rPr>
        <w:t xml:space="preserve">                         (3-4)</w:t>
      </w:r>
    </w:p>
    <w:p w:rsidR="00ED06AE" w:rsidRDefault="009F0169" w:rsidP="009F0169">
      <w:pPr>
        <w:spacing w:line="400" w:lineRule="exact"/>
        <w:rPr>
          <w:sz w:val="24"/>
        </w:rPr>
      </w:pPr>
      <w:r>
        <w:rPr>
          <w:rFonts w:hint="eastAsia"/>
          <w:sz w:val="24"/>
        </w:rPr>
        <w:t>乘法</w:t>
      </w:r>
      <w:r>
        <w:rPr>
          <w:sz w:val="24"/>
        </w:rPr>
        <w:t>模型是三种因素相乘，即</w:t>
      </w:r>
    </w:p>
    <w:p w:rsidR="009F0169"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t</m:t>
            </m:r>
          </m:sub>
        </m:sSub>
      </m:oMath>
      <w:r w:rsidR="00ED06AE" w:rsidRPr="008123C4">
        <w:rPr>
          <w:sz w:val="24"/>
        </w:rPr>
        <w:t xml:space="preserve">                         (3-5)</w:t>
      </w:r>
    </w:p>
    <w:p w:rsidR="00A97428" w:rsidRPr="00DC1DE1" w:rsidRDefault="00A97428" w:rsidP="00A97428">
      <w:pPr>
        <w:pStyle w:val="3"/>
        <w:spacing w:before="240" w:after="120" w:line="400" w:lineRule="exact"/>
        <w:rPr>
          <w:rFonts w:ascii="黑体" w:eastAsia="黑体" w:hAnsi="黑体"/>
          <w:b w:val="0"/>
          <w:sz w:val="26"/>
          <w:szCs w:val="26"/>
        </w:rPr>
      </w:pPr>
      <w:bookmarkStart w:id="85" w:name="_Toc432581617"/>
      <w:r w:rsidRPr="00DC1DE1">
        <w:rPr>
          <w:rFonts w:ascii="黑体" w:eastAsia="黑体" w:hAnsi="黑体"/>
          <w:b w:val="0"/>
          <w:sz w:val="26"/>
          <w:szCs w:val="26"/>
        </w:rPr>
        <w:lastRenderedPageBreak/>
        <w:t>3.4</w:t>
      </w:r>
      <w:r w:rsidRPr="00DC1DE1">
        <w:rPr>
          <w:rFonts w:ascii="黑体" w:eastAsia="黑体" w:hAnsi="黑体" w:hint="eastAsia"/>
          <w:b w:val="0"/>
          <w:sz w:val="26"/>
          <w:szCs w:val="26"/>
        </w:rPr>
        <w:t>.</w:t>
      </w:r>
      <w:r w:rsidRPr="00DC1DE1">
        <w:rPr>
          <w:rFonts w:ascii="黑体" w:eastAsia="黑体" w:hAnsi="黑体"/>
          <w:b w:val="0"/>
          <w:sz w:val="26"/>
          <w:szCs w:val="26"/>
        </w:rPr>
        <w:t>2</w:t>
      </w:r>
      <w:r w:rsidR="00D64E80" w:rsidRPr="00DC1DE1">
        <w:rPr>
          <w:rFonts w:ascii="黑体" w:eastAsia="黑体" w:hAnsi="黑体"/>
          <w:b w:val="0"/>
          <w:sz w:val="26"/>
          <w:szCs w:val="26"/>
        </w:rPr>
        <w:t xml:space="preserve">  </w:t>
      </w:r>
      <w:proofErr w:type="gramStart"/>
      <w:r w:rsidRPr="00DC1DE1">
        <w:rPr>
          <w:rFonts w:ascii="黑体" w:eastAsia="黑体" w:hAnsi="黑体" w:hint="eastAsia"/>
          <w:b w:val="0"/>
          <w:sz w:val="26"/>
          <w:szCs w:val="26"/>
        </w:rPr>
        <w:t>幂</w:t>
      </w:r>
      <w:proofErr w:type="gramEnd"/>
      <w:r w:rsidRPr="00DC1DE1">
        <w:rPr>
          <w:rFonts w:ascii="黑体" w:eastAsia="黑体" w:hAnsi="黑体" w:hint="eastAsia"/>
          <w:b w:val="0"/>
          <w:sz w:val="26"/>
          <w:szCs w:val="26"/>
        </w:rPr>
        <w:t>定律</w:t>
      </w:r>
      <w:bookmarkEnd w:id="85"/>
    </w:p>
    <w:p w:rsidR="00A97428" w:rsidRDefault="00984DBF" w:rsidP="00E04D44">
      <w:pPr>
        <w:spacing w:line="400" w:lineRule="exact"/>
        <w:ind w:firstLine="482"/>
        <w:rPr>
          <w:kern w:val="0"/>
          <w:sz w:val="24"/>
        </w:rPr>
      </w:pPr>
      <w:r>
        <w:rPr>
          <w:rFonts w:hint="eastAsia"/>
          <w:sz w:val="24"/>
        </w:rPr>
        <w:t>市场</w:t>
      </w:r>
      <w:r>
        <w:rPr>
          <w:sz w:val="24"/>
        </w:rPr>
        <w:t>竞争结构</w:t>
      </w:r>
      <w:r>
        <w:rPr>
          <w:rFonts w:hint="eastAsia"/>
          <w:sz w:val="24"/>
        </w:rPr>
        <w:t>研究</w:t>
      </w:r>
      <w:r>
        <w:rPr>
          <w:sz w:val="24"/>
        </w:rPr>
        <w:t>建立在</w:t>
      </w:r>
      <w:r w:rsidRPr="00CD4CFF">
        <w:rPr>
          <w:rFonts w:hint="eastAsia"/>
          <w:kern w:val="0"/>
          <w:sz w:val="24"/>
        </w:rPr>
        <w:t>一元非线性回归模型</w:t>
      </w:r>
      <w:r>
        <w:rPr>
          <w:rFonts w:hint="eastAsia"/>
          <w:kern w:val="0"/>
          <w:sz w:val="24"/>
        </w:rPr>
        <w:t>幂函数的基础上，分析</w:t>
      </w:r>
      <w:r>
        <w:rPr>
          <w:kern w:val="0"/>
          <w:sz w:val="24"/>
        </w:rPr>
        <w:t>方法和过程如下：</w:t>
      </w:r>
    </w:p>
    <w:p w:rsidR="00984DBF" w:rsidRDefault="00984DBF" w:rsidP="00E04D44">
      <w:pPr>
        <w:spacing w:line="400" w:lineRule="exact"/>
        <w:ind w:firstLine="482"/>
        <w:rPr>
          <w:sz w:val="24"/>
        </w:rPr>
      </w:pPr>
      <w:r w:rsidRPr="00984DBF">
        <w:rPr>
          <w:sz w:val="24"/>
        </w:rPr>
        <w:t>1</w:t>
      </w:r>
      <w:r w:rsidRPr="00984DBF">
        <w:rPr>
          <w:sz w:val="24"/>
        </w:rPr>
        <w:t>、参数估计</w:t>
      </w:r>
    </w:p>
    <w:p w:rsidR="00ED06AE" w:rsidRPr="00ED06AE" w:rsidRDefault="00E81D5F" w:rsidP="00E04D44">
      <w:pPr>
        <w:spacing w:line="400" w:lineRule="exact"/>
        <w:ind w:firstLine="482"/>
        <w:rPr>
          <w:sz w:val="24"/>
        </w:rPr>
      </w:pPr>
      <w:r>
        <w:rPr>
          <w:rFonts w:hint="eastAsia"/>
          <w:sz w:val="24"/>
        </w:rPr>
        <w:t>当</w:t>
      </w:r>
      <w:r>
        <w:rPr>
          <w:sz w:val="24"/>
        </w:rPr>
        <w:t>对一个自变量和因变量之间的非线性关系进行研究时通常采用</w:t>
      </w:r>
      <w:r>
        <w:rPr>
          <w:rFonts w:hint="eastAsia"/>
          <w:sz w:val="24"/>
        </w:rPr>
        <w:t>一元非线性</w:t>
      </w:r>
      <w:r>
        <w:rPr>
          <w:sz w:val="24"/>
        </w:rPr>
        <w:t>回归</w:t>
      </w:r>
      <w:r w:rsidRPr="00ED06AE">
        <w:rPr>
          <w:sz w:val="24"/>
        </w:rPr>
        <w:t>模型，表达式为</w:t>
      </w:r>
    </w:p>
    <w:p w:rsidR="00ED06AE" w:rsidRPr="008123C4" w:rsidRDefault="00E81D5F" w:rsidP="00DA573F">
      <w:pPr>
        <w:wordWrap w:val="0"/>
        <w:spacing w:before="120" w:after="120"/>
        <w:ind w:firstLine="482"/>
        <w:jc w:val="right"/>
        <w:rPr>
          <w:sz w:val="24"/>
        </w:rPr>
      </w:pPr>
      <m:oMath>
        <m:r>
          <w:rPr>
            <w:rFonts w:ascii="Cambria Math" w:hAnsi="Cambria Math"/>
            <w:sz w:val="24"/>
          </w:rPr>
          <m:t>Y</m:t>
        </m:r>
        <m:r>
          <m:rPr>
            <m:sty m:val="p"/>
          </m:rPr>
          <w:rPr>
            <w:rFonts w:ascii="Cambria Math" w:hAnsi="Cambria Math"/>
            <w:sz w:val="24"/>
          </w:rPr>
          <m:t>=</m:t>
        </m:r>
        <m:r>
          <w:rPr>
            <w:rFonts w:ascii="Cambria Math" w:hAnsi="Cambria Math"/>
            <w:sz w:val="24"/>
          </w:rPr>
          <m:t>f</m:t>
        </m:r>
        <m:d>
          <m:dPr>
            <m:ctrlPr>
              <w:rPr>
                <w:rFonts w:ascii="Cambria Math" w:hAnsi="Cambria Math"/>
                <w:sz w:val="24"/>
              </w:rPr>
            </m:ctrlPr>
          </m:dPr>
          <m:e>
            <m:r>
              <w:rPr>
                <w:rFonts w:ascii="Cambria Math" w:hAnsi="Cambria Math"/>
                <w:sz w:val="24"/>
              </w:rPr>
              <m:t>X</m:t>
            </m:r>
            <m:r>
              <m:rPr>
                <m:sty m:val="p"/>
              </m:rPr>
              <w:rPr>
                <w:rFonts w:ascii="Cambria Math" w:hAnsi="Cambria Math"/>
                <w:sz w:val="24"/>
              </w:rPr>
              <m:t>,β</m:t>
            </m:r>
          </m:e>
        </m:d>
        <m:r>
          <m:rPr>
            <m:sty m:val="p"/>
          </m:rPr>
          <w:rPr>
            <w:rFonts w:ascii="Cambria Math" w:hAnsi="Cambria Math"/>
            <w:sz w:val="24"/>
          </w:rPr>
          <m:t>+</m:t>
        </m:r>
        <m:r>
          <w:rPr>
            <w:rFonts w:ascii="Cambria Math" w:hAnsi="Cambria Math"/>
            <w:sz w:val="24"/>
          </w:rPr>
          <m:t>ε</m:t>
        </m:r>
      </m:oMath>
      <w:r w:rsidR="00ED06AE" w:rsidRPr="008123C4">
        <w:rPr>
          <w:sz w:val="24"/>
        </w:rPr>
        <w:t xml:space="preserve">                             (3-6)</w:t>
      </w:r>
    </w:p>
    <w:p w:rsidR="00ED06AE" w:rsidRPr="00ED06AE" w:rsidRDefault="00E81D5F" w:rsidP="00ED06AE">
      <w:pPr>
        <w:spacing w:line="400" w:lineRule="exact"/>
        <w:rPr>
          <w:sz w:val="24"/>
        </w:rPr>
      </w:pPr>
      <w:r w:rsidRPr="00ED06AE">
        <w:rPr>
          <w:sz w:val="24"/>
        </w:rPr>
        <w:t>其中</w:t>
      </w:r>
      <m:oMath>
        <m:r>
          <w:rPr>
            <w:rFonts w:ascii="Cambria Math" w:hAnsi="Cambria Math"/>
            <w:sz w:val="24"/>
          </w:rPr>
          <m:t>X</m:t>
        </m:r>
        <m:r>
          <m:rPr>
            <m:sty m:val="p"/>
          </m:rPr>
          <w:rPr>
            <w:rFonts w:ascii="Cambria Math" w:hAnsi="Cambria Math" w:hint="eastAsia"/>
            <w:sz w:val="24"/>
          </w:rPr>
          <m:t>、</m:t>
        </m:r>
        <m:r>
          <w:rPr>
            <w:rFonts w:ascii="Cambria Math" w:hAnsi="Cambria Math"/>
            <w:sz w:val="24"/>
          </w:rPr>
          <m:t>Y</m:t>
        </m:r>
      </m:oMath>
      <w:r w:rsidRPr="00ED06AE">
        <w:rPr>
          <w:rFonts w:hint="eastAsia"/>
          <w:sz w:val="24"/>
        </w:rPr>
        <w:t>分别</w:t>
      </w:r>
      <w:r w:rsidRPr="00ED06AE">
        <w:rPr>
          <w:sz w:val="24"/>
        </w:rPr>
        <w:t>为自变量与因变量，</w:t>
      </w:r>
      <m:oMath>
        <m:r>
          <m:rPr>
            <m:sty m:val="p"/>
          </m:rPr>
          <w:rPr>
            <w:rFonts w:ascii="Cambria Math" w:hAnsi="Cambria Math"/>
            <w:sz w:val="24"/>
          </w:rPr>
          <m:t>β</m:t>
        </m:r>
      </m:oMath>
      <w:r w:rsidRPr="00ED06AE">
        <w:rPr>
          <w:rFonts w:hint="eastAsia"/>
          <w:sz w:val="24"/>
        </w:rPr>
        <w:t>为</w:t>
      </w:r>
      <w:r w:rsidRPr="00ED06AE">
        <w:rPr>
          <w:sz w:val="24"/>
        </w:rPr>
        <w:t>参数，</w:t>
      </w:r>
      <m:oMath>
        <m:r>
          <w:rPr>
            <w:rFonts w:ascii="Cambria Math" w:hAnsi="Cambria Math"/>
            <w:sz w:val="24"/>
          </w:rPr>
          <m:t>ε</m:t>
        </m:r>
      </m:oMath>
      <w:r w:rsidRPr="00ED06AE">
        <w:rPr>
          <w:rFonts w:hint="eastAsia"/>
          <w:sz w:val="24"/>
        </w:rPr>
        <w:t>为</w:t>
      </w:r>
      <w:r w:rsidRPr="00ED06AE">
        <w:rPr>
          <w:sz w:val="24"/>
        </w:rPr>
        <w:t>随机变量。</w:t>
      </w:r>
      <w:r w:rsidRPr="00ED06AE">
        <w:rPr>
          <w:rFonts w:hint="eastAsia"/>
          <w:sz w:val="24"/>
        </w:rPr>
        <w:t>本文</w:t>
      </w:r>
      <w:r w:rsidRPr="00ED06AE">
        <w:rPr>
          <w:sz w:val="24"/>
        </w:rPr>
        <w:t>对</w:t>
      </w:r>
      <w:r w:rsidRPr="00ED06AE">
        <w:rPr>
          <w:rFonts w:hint="eastAsia"/>
          <w:sz w:val="24"/>
        </w:rPr>
        <w:t>市场</w:t>
      </w:r>
      <w:r w:rsidRPr="00ED06AE">
        <w:rPr>
          <w:sz w:val="24"/>
        </w:rPr>
        <w:t>竞争结构</w:t>
      </w:r>
      <w:r w:rsidRPr="00ED06AE">
        <w:rPr>
          <w:rFonts w:hint="eastAsia"/>
          <w:sz w:val="24"/>
        </w:rPr>
        <w:t>进行</w:t>
      </w:r>
      <w:r w:rsidRPr="00ED06AE">
        <w:rPr>
          <w:sz w:val="24"/>
        </w:rPr>
        <w:t>研究，采用的是</w:t>
      </w:r>
      <w:r w:rsidRPr="00ED06AE">
        <w:rPr>
          <w:rFonts w:hint="eastAsia"/>
          <w:sz w:val="24"/>
        </w:rPr>
        <w:t>一元非线性</w:t>
      </w:r>
      <w:r w:rsidRPr="00ED06AE">
        <w:rPr>
          <w:sz w:val="24"/>
        </w:rPr>
        <w:t>函数中的幂函数</w:t>
      </w:r>
      <w:r w:rsidRPr="00ED06AE">
        <w:rPr>
          <w:rFonts w:hint="eastAsia"/>
          <w:sz w:val="24"/>
        </w:rPr>
        <w:t>，</w:t>
      </w:r>
      <w:r w:rsidRPr="00ED06AE">
        <w:rPr>
          <w:sz w:val="24"/>
        </w:rPr>
        <w:t>表达式为</w:t>
      </w:r>
    </w:p>
    <w:p w:rsidR="00A97428" w:rsidRPr="008123C4" w:rsidRDefault="00E81D5F" w:rsidP="00DA573F">
      <w:pPr>
        <w:wordWrap w:val="0"/>
        <w:spacing w:before="120" w:after="120"/>
        <w:ind w:firstLine="482"/>
        <w:jc w:val="right"/>
        <w:rPr>
          <w:sz w:val="24"/>
        </w:rPr>
      </w:pPr>
      <m:oMath>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1</m:t>
            </m:r>
          </m:sub>
        </m:sSub>
        <m:sSup>
          <m:sSupPr>
            <m:ctrlPr>
              <w:rPr>
                <w:rFonts w:ascii="Cambria Math" w:hAnsi="Cambria Math"/>
                <w:sz w:val="24"/>
              </w:rPr>
            </m:ctrlPr>
          </m:sSupPr>
          <m:e>
            <m:r>
              <w:rPr>
                <w:rFonts w:ascii="Cambria Math" w:hAnsi="Cambria Math"/>
                <w:sz w:val="24"/>
              </w:rPr>
              <m:t>X</m:t>
            </m:r>
          </m:e>
          <m:sup>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2</m:t>
                </m:r>
              </m:sub>
            </m:sSub>
          </m:sup>
        </m:sSup>
      </m:oMath>
      <w:r w:rsidR="00ED06AE" w:rsidRPr="008123C4">
        <w:rPr>
          <w:sz w:val="24"/>
        </w:rPr>
        <w:t xml:space="preserve">                                (3-7)</w:t>
      </w:r>
    </w:p>
    <w:p w:rsidR="00ED06AE" w:rsidRPr="00ED06AE" w:rsidRDefault="00C5609E" w:rsidP="00C5609E">
      <w:pPr>
        <w:spacing w:line="400" w:lineRule="exact"/>
        <w:ind w:firstLine="480"/>
        <w:rPr>
          <w:sz w:val="24"/>
        </w:rPr>
      </w:pPr>
      <w:r w:rsidRPr="00ED06AE">
        <w:rPr>
          <w:rFonts w:hint="eastAsia"/>
          <w:sz w:val="24"/>
        </w:rPr>
        <w:t>因为</w:t>
      </w:r>
      <w:r w:rsidRPr="00ED06AE">
        <w:rPr>
          <w:sz w:val="24"/>
        </w:rPr>
        <w:t>幂函数可以通过</w:t>
      </w:r>
      <w:r w:rsidRPr="00ED06AE">
        <w:rPr>
          <w:rFonts w:hint="eastAsia"/>
          <w:sz w:val="24"/>
        </w:rPr>
        <w:t>简单</w:t>
      </w:r>
      <w:r w:rsidRPr="00ED06AE">
        <w:rPr>
          <w:sz w:val="24"/>
        </w:rPr>
        <w:t>的变换变为一元线性模型，所以</w:t>
      </w:r>
      <w:r w:rsidRPr="00ED06AE">
        <w:rPr>
          <w:rFonts w:hint="eastAsia"/>
          <w:sz w:val="24"/>
        </w:rPr>
        <w:t>为了</w:t>
      </w:r>
      <w:r w:rsidRPr="00ED06AE">
        <w:rPr>
          <w:sz w:val="24"/>
        </w:rPr>
        <w:t>更简单的对参数的模型进行估计，首先将幂函数回归模型做一元线性变换处理，处理方式为等式两边同时取对数</w:t>
      </w:r>
      <w:r w:rsidRPr="00ED06AE">
        <w:rPr>
          <w:rFonts w:hint="eastAsia"/>
          <w:sz w:val="24"/>
        </w:rPr>
        <w:t>，式子</w:t>
      </w:r>
      <w:r w:rsidRPr="00ED06AE">
        <w:rPr>
          <w:sz w:val="24"/>
        </w:rPr>
        <w:t>变为</w:t>
      </w:r>
    </w:p>
    <w:p w:rsidR="00ED06AE" w:rsidRPr="008123C4" w:rsidRDefault="00C5609E" w:rsidP="00DA573F">
      <w:pPr>
        <w:wordWrap w:val="0"/>
        <w:spacing w:before="120" w:after="120"/>
        <w:ind w:firstLine="482"/>
        <w:jc w:val="right"/>
        <w:rPr>
          <w:sz w:val="24"/>
        </w:rPr>
      </w:pPr>
      <m:oMath>
        <m:r>
          <m:rPr>
            <m:sty m:val="p"/>
          </m:rPr>
          <w:rPr>
            <w:rFonts w:ascii="Cambria Math" w:hAnsi="Cambria Math"/>
            <w:sz w:val="24"/>
          </w:rPr>
          <m:t>ln</m:t>
        </m:r>
        <m:r>
          <w:rPr>
            <w:rFonts w:ascii="Cambria Math" w:hAnsi="Cambria Math"/>
            <w:sz w:val="24"/>
          </w:rPr>
          <m:t>Y</m:t>
        </m:r>
        <m:r>
          <m:rPr>
            <m:sty m:val="p"/>
          </m:rPr>
          <w:rPr>
            <w:rFonts w:ascii="Cambria Math" w:hAnsi="Cambria Math"/>
            <w:sz w:val="24"/>
          </w:rPr>
          <m:t>=ln</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2</m:t>
            </m:r>
          </m:sub>
        </m:sSub>
        <m:r>
          <m:rPr>
            <m:sty m:val="p"/>
          </m:rPr>
          <w:rPr>
            <w:rFonts w:ascii="Cambria Math" w:hAnsi="Cambria Math"/>
            <w:sz w:val="24"/>
          </w:rPr>
          <m:t>ln</m:t>
        </m:r>
        <m:r>
          <w:rPr>
            <w:rFonts w:ascii="Cambria Math" w:hAnsi="Cambria Math"/>
            <w:sz w:val="24"/>
          </w:rPr>
          <m:t>X</m:t>
        </m:r>
      </m:oMath>
      <w:r w:rsidR="00ED06AE" w:rsidRPr="008123C4">
        <w:rPr>
          <w:sz w:val="24"/>
        </w:rPr>
        <w:t xml:space="preserve">                            (3-8)</w:t>
      </w:r>
    </w:p>
    <w:p w:rsidR="00ED06AE" w:rsidRDefault="00C5609E" w:rsidP="00ED06AE">
      <w:pPr>
        <w:spacing w:line="400" w:lineRule="exact"/>
        <w:ind w:firstLineChars="200" w:firstLine="480"/>
        <w:rPr>
          <w:sz w:val="24"/>
        </w:rPr>
      </w:pPr>
      <w:r w:rsidRPr="00ED06AE">
        <w:rPr>
          <w:rFonts w:hint="eastAsia"/>
          <w:sz w:val="24"/>
        </w:rPr>
        <w:t>令</w:t>
      </w:r>
      <w:r w:rsidRPr="00ED06AE">
        <w:rPr>
          <w:rFonts w:hint="eastAsia"/>
          <w:sz w:val="24"/>
        </w:rPr>
        <w:t>Y=</w:t>
      </w:r>
      <m:oMath>
        <m:r>
          <m:rPr>
            <m:sty m:val="p"/>
          </m:rPr>
          <w:rPr>
            <w:rFonts w:ascii="Cambria Math" w:hAnsi="Cambria Math"/>
            <w:sz w:val="24"/>
          </w:rPr>
          <m:t>ln</m:t>
        </m:r>
        <m:r>
          <w:rPr>
            <w:rFonts w:ascii="Cambria Math" w:hAnsi="Cambria Math"/>
            <w:sz w:val="24"/>
          </w:rPr>
          <m:t>Y</m:t>
        </m:r>
      </m:oMath>
      <w:r w:rsidRPr="00ED06AE">
        <w:rPr>
          <w:rFonts w:hint="eastAsia"/>
          <w:sz w:val="24"/>
        </w:rPr>
        <w:t>，</w:t>
      </w:r>
      <w:r w:rsidRPr="00ED06AE">
        <w:rPr>
          <w:rFonts w:hint="eastAsia"/>
          <w:sz w:val="24"/>
        </w:rPr>
        <w:t>A=</w:t>
      </w:r>
      <m:oMath>
        <m:r>
          <m:rPr>
            <m:sty m:val="p"/>
          </m:rPr>
          <w:rPr>
            <w:rFonts w:ascii="Cambria Math" w:hAnsi="Cambria Math"/>
            <w:sz w:val="24"/>
          </w:rPr>
          <m:t xml:space="preserve"> ln</m:t>
        </m:r>
        <m:sSub>
          <m:sSubPr>
            <m:ctrlPr>
              <w:rPr>
                <w:rFonts w:ascii="Cambria Math" w:hAnsi="Cambria Math"/>
                <w:i/>
                <w:sz w:val="24"/>
              </w:rPr>
            </m:ctrlPr>
          </m:sSubPr>
          <m:e>
            <m:r>
              <m:rPr>
                <m:sty m:val="p"/>
              </m:rPr>
              <w:rPr>
                <w:rFonts w:ascii="Cambria Math" w:hAnsi="Cambria Math"/>
                <w:sz w:val="24"/>
              </w:rPr>
              <m:t>β</m:t>
            </m:r>
          </m:e>
          <m:sub>
            <m:r>
              <w:rPr>
                <w:rFonts w:ascii="Cambria Math" w:hAnsi="Cambria Math"/>
                <w:sz w:val="24"/>
              </w:rPr>
              <m:t>1</m:t>
            </m:r>
          </m:sub>
        </m:sSub>
      </m:oMath>
      <w:r w:rsidRPr="00ED06AE">
        <w:rPr>
          <w:rFonts w:hint="eastAsia"/>
          <w:sz w:val="24"/>
        </w:rPr>
        <w:t>，</w:t>
      </w:r>
      <w:r w:rsidRPr="00ED06AE">
        <w:rPr>
          <w:rFonts w:hint="eastAsia"/>
          <w:sz w:val="24"/>
        </w:rPr>
        <w:t>B=</w:t>
      </w:r>
      <m:oMath>
        <m:sSub>
          <m:sSubPr>
            <m:ctrlPr>
              <w:rPr>
                <w:rFonts w:ascii="Cambria Math" w:hAnsi="Cambria Math"/>
                <w:i/>
                <w:sz w:val="24"/>
              </w:rPr>
            </m:ctrlPr>
          </m:sSubPr>
          <m:e>
            <m:r>
              <m:rPr>
                <m:sty m:val="p"/>
              </m:rPr>
              <w:rPr>
                <w:rFonts w:ascii="Cambria Math" w:hAnsi="Cambria Math"/>
                <w:sz w:val="24"/>
              </w:rPr>
              <m:t>β</m:t>
            </m:r>
          </m:e>
          <m:sub>
            <m:r>
              <w:rPr>
                <w:rFonts w:ascii="Cambria Math" w:hAnsi="Cambria Math"/>
                <w:sz w:val="24"/>
              </w:rPr>
              <m:t>2</m:t>
            </m:r>
          </m:sub>
        </m:sSub>
      </m:oMath>
      <w:r w:rsidRPr="00ED06AE">
        <w:rPr>
          <w:rFonts w:hint="eastAsia"/>
          <w:sz w:val="24"/>
        </w:rPr>
        <w:t>，</w:t>
      </w:r>
      <w:r w:rsidRPr="00ED06AE">
        <w:rPr>
          <w:rFonts w:hint="eastAsia"/>
          <w:sz w:val="24"/>
        </w:rPr>
        <w:t>X=</w:t>
      </w:r>
      <m:oMath>
        <m:r>
          <m:rPr>
            <m:sty m:val="p"/>
          </m:rPr>
          <w:rPr>
            <w:rFonts w:ascii="Cambria Math" w:hAnsi="Cambria Math"/>
            <w:sz w:val="24"/>
          </w:rPr>
          <m:t xml:space="preserve"> ln</m:t>
        </m:r>
        <m:r>
          <w:rPr>
            <w:rFonts w:ascii="Cambria Math" w:hAnsi="Cambria Math"/>
            <w:sz w:val="24"/>
          </w:rPr>
          <m:t>X</m:t>
        </m:r>
      </m:oMath>
      <w:r w:rsidRPr="00ED06AE">
        <w:rPr>
          <w:rFonts w:hint="eastAsia"/>
          <w:sz w:val="24"/>
        </w:rPr>
        <w:t>，</w:t>
      </w:r>
      <w:r w:rsidRPr="00ED06AE">
        <w:rPr>
          <w:sz w:val="24"/>
        </w:rPr>
        <w:t>幂函数</w:t>
      </w:r>
      <w:r w:rsidRPr="00ED06AE">
        <w:rPr>
          <w:rFonts w:hint="eastAsia"/>
          <w:sz w:val="24"/>
        </w:rPr>
        <w:t>就转化为</w:t>
      </w:r>
      <w:r w:rsidRPr="00ED06AE">
        <w:rPr>
          <w:sz w:val="24"/>
        </w:rPr>
        <w:t>一元线性函数</w:t>
      </w:r>
    </w:p>
    <w:p w:rsidR="00ED06AE" w:rsidRPr="008123C4" w:rsidRDefault="00C5609E" w:rsidP="00DA573F">
      <w:pPr>
        <w:wordWrap w:val="0"/>
        <w:spacing w:before="120" w:after="120"/>
        <w:ind w:firstLine="482"/>
        <w:jc w:val="right"/>
        <w:rPr>
          <w:sz w:val="24"/>
        </w:rPr>
      </w:pPr>
      <m:oMath>
        <m:r>
          <m:rPr>
            <m:sty m:val="p"/>
          </m:rPr>
          <w:rPr>
            <w:rFonts w:ascii="Cambria Math" w:hAnsi="Cambria Math"/>
            <w:sz w:val="24"/>
          </w:rPr>
          <m:t>Y=A+BX+δ</m:t>
        </m:r>
      </m:oMath>
      <w:r w:rsidRPr="008123C4">
        <w:rPr>
          <w:sz w:val="24"/>
        </w:rPr>
        <w:t xml:space="preserve"> </w:t>
      </w:r>
      <w:r w:rsidR="00ED06AE" w:rsidRPr="008123C4">
        <w:rPr>
          <w:sz w:val="24"/>
        </w:rPr>
        <w:t xml:space="preserve">                            (3-9)</w:t>
      </w:r>
    </w:p>
    <w:p w:rsidR="00C5609E" w:rsidRPr="00ED06AE" w:rsidRDefault="00C5609E" w:rsidP="00ED06AE">
      <w:pPr>
        <w:spacing w:line="400" w:lineRule="exact"/>
        <w:rPr>
          <w:sz w:val="24"/>
        </w:rPr>
      </w:pPr>
      <w:r w:rsidRPr="00ED06AE">
        <w:rPr>
          <w:sz w:val="24"/>
        </w:rPr>
        <w:t>其中</w:t>
      </w:r>
      <m:oMath>
        <m:r>
          <m:rPr>
            <m:sty m:val="p"/>
          </m:rPr>
          <w:rPr>
            <w:rFonts w:ascii="Cambria Math" w:hAnsi="Cambria Math"/>
            <w:sz w:val="24"/>
          </w:rPr>
          <m:t>δ</m:t>
        </m:r>
      </m:oMath>
      <w:r w:rsidRPr="00ED06AE">
        <w:rPr>
          <w:rFonts w:hint="eastAsia"/>
          <w:sz w:val="24"/>
        </w:rPr>
        <w:t>为</w:t>
      </w:r>
      <w:r w:rsidRPr="00ED06AE">
        <w:rPr>
          <w:sz w:val="24"/>
        </w:rPr>
        <w:t>误差。</w:t>
      </w:r>
    </w:p>
    <w:p w:rsidR="00C5609E" w:rsidRPr="00ED06AE" w:rsidRDefault="00C5609E" w:rsidP="00C5609E">
      <w:pPr>
        <w:spacing w:line="400" w:lineRule="exact"/>
        <w:ind w:firstLine="480"/>
        <w:rPr>
          <w:sz w:val="24"/>
        </w:rPr>
      </w:pPr>
      <w:r w:rsidRPr="00ED06AE">
        <w:rPr>
          <w:sz w:val="24"/>
        </w:rPr>
        <w:t>接着用最小二乘法对参数</w:t>
      </w:r>
      <w:r w:rsidR="009352BF" w:rsidRPr="00ED06AE">
        <w:rPr>
          <w:rFonts w:hint="eastAsia"/>
          <w:sz w:val="24"/>
        </w:rPr>
        <w:t>A</w:t>
      </w:r>
      <w:r w:rsidR="009352BF" w:rsidRPr="00ED06AE">
        <w:rPr>
          <w:rFonts w:hint="eastAsia"/>
          <w:sz w:val="24"/>
        </w:rPr>
        <w:t>和</w:t>
      </w:r>
      <w:r w:rsidR="009352BF" w:rsidRPr="00ED06AE">
        <w:rPr>
          <w:rFonts w:hint="eastAsia"/>
          <w:sz w:val="24"/>
        </w:rPr>
        <w:t>B</w:t>
      </w:r>
      <w:r w:rsidRPr="00ED06AE">
        <w:rPr>
          <w:sz w:val="24"/>
        </w:rPr>
        <w:t>进行估计</w:t>
      </w:r>
      <w:r w:rsidRPr="00ED06AE">
        <w:rPr>
          <w:rFonts w:hint="eastAsia"/>
          <w:sz w:val="24"/>
        </w:rPr>
        <w:t>，</w:t>
      </w:r>
      <w:r w:rsidR="009352BF" w:rsidRPr="00ED06AE">
        <w:rPr>
          <w:rFonts w:hint="eastAsia"/>
          <w:sz w:val="24"/>
        </w:rPr>
        <w:t>最小</w:t>
      </w:r>
      <w:r w:rsidR="009352BF" w:rsidRPr="00ED06AE">
        <w:rPr>
          <w:sz w:val="24"/>
        </w:rPr>
        <w:t>二乘法准则</w:t>
      </w:r>
      <m:oMath>
        <m:func>
          <m:funcPr>
            <m:ctrlPr>
              <w:rPr>
                <w:rFonts w:ascii="Cambria Math" w:hAnsi="Cambria Math"/>
                <w:sz w:val="24"/>
              </w:rPr>
            </m:ctrlPr>
          </m:funcPr>
          <m:fName>
            <m:r>
              <m:rPr>
                <m:sty m:val="p"/>
              </m:rPr>
              <w:rPr>
                <w:rFonts w:ascii="Cambria Math" w:hAnsi="Cambria Math"/>
                <w:sz w:val="24"/>
              </w:rPr>
              <m:t>min</m:t>
            </m:r>
          </m:fName>
          <m:e>
            <m:nary>
              <m:naryPr>
                <m:chr m:val="∑"/>
                <m:limLoc m:val="undOvr"/>
                <m:subHide m:val="1"/>
                <m:supHide m:val="1"/>
                <m:ctrlPr>
                  <w:rPr>
                    <w:rFonts w:ascii="Cambria Math" w:hAnsi="Cambria Math"/>
                    <w:sz w:val="24"/>
                  </w:rPr>
                </m:ctrlPr>
              </m:naryPr>
              <m:sub/>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acc>
                          <m:accPr>
                            <m:ctrlPr>
                              <w:rPr>
                                <w:rFonts w:ascii="Cambria Math" w:hAnsi="Cambria Math"/>
                                <w:sz w:val="24"/>
                              </w:rPr>
                            </m:ctrlPr>
                          </m:accPr>
                          <m:e>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e>
                        </m:acc>
                      </m:e>
                    </m:d>
                  </m:e>
                  <m:sup>
                    <m:r>
                      <m:rPr>
                        <m:sty m:val="p"/>
                      </m:rPr>
                      <w:rPr>
                        <w:rFonts w:ascii="Cambria Math" w:hAnsi="Cambria Math"/>
                        <w:sz w:val="24"/>
                      </w:rPr>
                      <m:t>2</m:t>
                    </m:r>
                  </m:sup>
                </m:sSup>
              </m:e>
            </m:nary>
          </m:e>
        </m:func>
      </m:oMath>
      <w:r w:rsidR="009352BF" w:rsidRPr="00ED06AE">
        <w:rPr>
          <w:rFonts w:hint="eastAsia"/>
          <w:sz w:val="24"/>
        </w:rPr>
        <w:t>中</w:t>
      </w:r>
      <w:r w:rsidR="009352BF" w:rsidRPr="00ED06AE">
        <w:rPr>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oMath>
      <w:r w:rsidR="00BD753B" w:rsidRPr="00ED06AE">
        <w:rPr>
          <w:rFonts w:hint="eastAsia"/>
          <w:sz w:val="24"/>
        </w:rPr>
        <w:t>、</w:t>
      </w:r>
      <m:oMath>
        <m:acc>
          <m:accPr>
            <m:ctrlPr>
              <w:rPr>
                <w:rFonts w:ascii="Cambria Math" w:hAnsi="Cambria Math"/>
                <w:sz w:val="24"/>
              </w:rPr>
            </m:ctrlPr>
          </m:accPr>
          <m:e>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e>
        </m:acc>
      </m:oMath>
      <w:r w:rsidR="00BD753B" w:rsidRPr="00ED06AE">
        <w:rPr>
          <w:rFonts w:hint="eastAsia"/>
          <w:sz w:val="24"/>
        </w:rPr>
        <w:t>分别为</w:t>
      </w:r>
      <w:r w:rsidR="00BD753B" w:rsidRPr="00ED06AE">
        <w:rPr>
          <w:sz w:val="24"/>
        </w:rPr>
        <w:t>第</w:t>
      </w:r>
      <m:oMath>
        <m:r>
          <w:rPr>
            <w:rFonts w:ascii="Cambria Math" w:hAnsi="Cambria Math"/>
            <w:sz w:val="24"/>
          </w:rPr>
          <m:t>i</m:t>
        </m:r>
      </m:oMath>
      <w:r w:rsidR="00BD753B" w:rsidRPr="00ED06AE">
        <w:rPr>
          <w:rFonts w:hint="eastAsia"/>
          <w:sz w:val="24"/>
        </w:rPr>
        <w:t>次</w:t>
      </w:r>
      <w:r w:rsidR="00BD753B" w:rsidRPr="00ED06AE">
        <w:rPr>
          <w:sz w:val="24"/>
        </w:rPr>
        <w:t>观测中</w:t>
      </w:r>
      <w:r w:rsidR="00BD753B" w:rsidRPr="00ED06AE">
        <w:rPr>
          <w:rFonts w:hint="eastAsia"/>
          <w:sz w:val="24"/>
        </w:rPr>
        <w:t>因变量</w:t>
      </w:r>
      <w:r w:rsidR="00BD753B" w:rsidRPr="00ED06AE">
        <w:rPr>
          <w:sz w:val="24"/>
        </w:rPr>
        <w:t>的观测值和估计值。</w:t>
      </w:r>
      <w:r w:rsidR="00BD753B" w:rsidRPr="00ED06AE">
        <w:rPr>
          <w:rFonts w:hint="eastAsia"/>
          <w:sz w:val="24"/>
        </w:rPr>
        <w:t>回归</w:t>
      </w:r>
      <w:r w:rsidR="00BD753B" w:rsidRPr="00ED06AE">
        <w:rPr>
          <w:sz w:val="24"/>
        </w:rPr>
        <w:t>方程的参数</w:t>
      </w:r>
      <w:r w:rsidR="00BD753B" w:rsidRPr="00ED06AE">
        <w:rPr>
          <w:rFonts w:hint="eastAsia"/>
          <w:sz w:val="24"/>
        </w:rPr>
        <w:t>A</w:t>
      </w:r>
      <w:r w:rsidR="00BD753B" w:rsidRPr="00ED06AE">
        <w:rPr>
          <w:rFonts w:hint="eastAsia"/>
          <w:sz w:val="24"/>
        </w:rPr>
        <w:t>、</w:t>
      </w:r>
      <w:r w:rsidR="00BD753B" w:rsidRPr="00ED06AE">
        <w:rPr>
          <w:rFonts w:hint="eastAsia"/>
          <w:sz w:val="24"/>
        </w:rPr>
        <w:t>B</w:t>
      </w:r>
      <w:r w:rsidR="00BD753B" w:rsidRPr="00ED06AE">
        <w:rPr>
          <w:rFonts w:hint="eastAsia"/>
          <w:sz w:val="24"/>
        </w:rPr>
        <w:t>的</w:t>
      </w:r>
      <w:r w:rsidR="00BD753B" w:rsidRPr="00ED06AE">
        <w:rPr>
          <w:sz w:val="24"/>
        </w:rPr>
        <w:t>估计公式为：</w:t>
      </w:r>
    </w:p>
    <w:p w:rsidR="00BD753B" w:rsidRPr="008123C4" w:rsidRDefault="00BD753B" w:rsidP="00DA573F">
      <w:pPr>
        <w:wordWrap w:val="0"/>
        <w:spacing w:before="120" w:after="120"/>
        <w:ind w:firstLine="482"/>
        <w:jc w:val="right"/>
        <w:rPr>
          <w:sz w:val="24"/>
        </w:rPr>
      </w:pPr>
      <w:r w:rsidRPr="008123C4">
        <w:rPr>
          <w:sz w:val="24"/>
        </w:rPr>
        <w:t>A=</w:t>
      </w:r>
      <m:oMath>
        <m:f>
          <m:fPr>
            <m:ctrlPr>
              <w:rPr>
                <w:rFonts w:ascii="Cambria Math" w:hAnsi="Cambria Math"/>
                <w:sz w:val="24"/>
              </w:rPr>
            </m:ctrlPr>
          </m:fPr>
          <m:num>
            <m:nary>
              <m:naryPr>
                <m:chr m:val="∑"/>
                <m:limLoc m:val="undOvr"/>
                <m:subHide m:val="1"/>
                <m:supHide m:val="1"/>
                <m:ctrlPr>
                  <w:rPr>
                    <w:rFonts w:ascii="Cambria Math" w:hAnsi="Cambria Math"/>
                    <w:sz w:val="24"/>
                  </w:rPr>
                </m:ctrlPr>
              </m:naryPr>
              <m:sub/>
              <m:sup/>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e>
                </m:d>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num>
          <m:den>
            <m:nary>
              <m:naryPr>
                <m:chr m:val="∑"/>
                <m:limLoc m:val="undOvr"/>
                <m:subHide m:val="1"/>
                <m:supHide m:val="1"/>
                <m:ctrlPr>
                  <w:rPr>
                    <w:rFonts w:ascii="Cambria Math" w:hAnsi="Cambria Math"/>
                    <w:sz w:val="24"/>
                  </w:rPr>
                </m:ctrlPr>
              </m:naryPr>
              <m:sub/>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e>
                    </m:d>
                  </m:e>
                  <m:sup>
                    <m:r>
                      <m:rPr>
                        <m:sty m:val="p"/>
                      </m:rPr>
                      <w:rPr>
                        <w:rFonts w:ascii="Cambria Math" w:hAnsi="Cambria Math"/>
                        <w:sz w:val="24"/>
                      </w:rPr>
                      <m:t>2</m:t>
                    </m:r>
                  </m:sup>
                </m:sSup>
              </m:e>
            </m:nary>
          </m:den>
        </m:f>
      </m:oMath>
      <w:r w:rsidR="00A7237F" w:rsidRPr="008123C4">
        <w:rPr>
          <w:sz w:val="24"/>
        </w:rPr>
        <w:t xml:space="preserve">     </w:t>
      </w:r>
      <w:r w:rsidR="008123C4">
        <w:rPr>
          <w:sz w:val="24"/>
        </w:rPr>
        <w:t xml:space="preserve">       </w:t>
      </w:r>
      <w:r w:rsidR="00A7237F" w:rsidRPr="008123C4">
        <w:rPr>
          <w:sz w:val="24"/>
        </w:rPr>
        <w:t xml:space="preserve">                (3-10)</w:t>
      </w:r>
    </w:p>
    <w:p w:rsidR="00BD753B" w:rsidRPr="008123C4" w:rsidRDefault="00BD753B" w:rsidP="00DA573F">
      <w:pPr>
        <w:wordWrap w:val="0"/>
        <w:spacing w:before="120" w:after="120"/>
        <w:ind w:firstLine="482"/>
        <w:jc w:val="right"/>
        <w:rPr>
          <w:sz w:val="24"/>
        </w:rPr>
      </w:pPr>
      <w:r w:rsidRPr="008123C4">
        <w:rPr>
          <w:sz w:val="24"/>
        </w:rPr>
        <w:t>B=</w:t>
      </w:r>
      <m:oMath>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-A</m:t>
        </m:r>
        <m:acc>
          <m:accPr>
            <m:chr m:val="̅"/>
            <m:ctrlPr>
              <w:rPr>
                <w:rFonts w:ascii="Cambria Math" w:hAnsi="Cambria Math"/>
                <w:sz w:val="24"/>
              </w:rPr>
            </m:ctrlPr>
          </m:accPr>
          <m:e>
            <m:r>
              <m:rPr>
                <m:sty m:val="p"/>
              </m:rPr>
              <w:rPr>
                <w:rFonts w:ascii="Cambria Math" w:hAnsi="Cambria Math"/>
                <w:sz w:val="24"/>
              </w:rPr>
              <m:t>x</m:t>
            </m:r>
          </m:e>
        </m:acc>
      </m:oMath>
      <w:r w:rsidR="00A7237F" w:rsidRPr="008123C4">
        <w:rPr>
          <w:sz w:val="24"/>
        </w:rPr>
        <w:t xml:space="preserve">                              (3-11)</w:t>
      </w:r>
    </w:p>
    <w:p w:rsidR="00C5609E" w:rsidRDefault="00BD753B" w:rsidP="00BD753B">
      <w:pPr>
        <w:spacing w:line="400" w:lineRule="exact"/>
        <w:rPr>
          <w:sz w:val="24"/>
        </w:rPr>
      </w:pPr>
      <w:r w:rsidRPr="00BD753B">
        <w:rPr>
          <w:rFonts w:hint="eastAsia"/>
          <w:sz w:val="24"/>
        </w:rPr>
        <w:t>其中</w:t>
      </w:r>
      <w:r w:rsidRPr="00BD753B">
        <w:rPr>
          <w:sz w:val="24"/>
        </w:rPr>
        <w:t>，</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BD753B">
        <w:rPr>
          <w:rFonts w:hint="eastAsia"/>
          <w:sz w:val="24"/>
        </w:rPr>
        <w:t>为</w:t>
      </w:r>
      <w:r w:rsidRPr="00BD753B">
        <w:rPr>
          <w:sz w:val="24"/>
        </w:rPr>
        <w:t>第</w:t>
      </w:r>
      <m:oMath>
        <m:r>
          <w:rPr>
            <w:rFonts w:ascii="Cambria Math" w:hAnsi="Cambria Math"/>
            <w:sz w:val="24"/>
          </w:rPr>
          <m:t>i</m:t>
        </m:r>
      </m:oMath>
      <w:r w:rsidRPr="00BD753B">
        <w:rPr>
          <w:rFonts w:hint="eastAsia"/>
          <w:sz w:val="24"/>
        </w:rPr>
        <w:t>次</w:t>
      </w:r>
      <w:r w:rsidRPr="00BD753B">
        <w:rPr>
          <w:sz w:val="24"/>
        </w:rPr>
        <w:t>观测中</w:t>
      </w:r>
      <w:r w:rsidRPr="00BD753B">
        <w:rPr>
          <w:rFonts w:hint="eastAsia"/>
          <w:sz w:val="24"/>
        </w:rPr>
        <w:t>因变量</w:t>
      </w:r>
      <w:r w:rsidRPr="00BD753B">
        <w:rPr>
          <w:sz w:val="24"/>
        </w:rPr>
        <w:t>的观测值，</w:t>
      </w:r>
      <m:oMath>
        <m:acc>
          <m:accPr>
            <m:chr m:val="̅"/>
            <m:ctrlPr>
              <w:rPr>
                <w:rFonts w:ascii="Cambria Math" w:hAnsi="Cambria Math"/>
                <w:sz w:val="24"/>
              </w:rPr>
            </m:ctrlPr>
          </m:accPr>
          <m:e>
            <m:r>
              <m:rPr>
                <m:sty m:val="p"/>
              </m:rPr>
              <w:rPr>
                <w:rFonts w:ascii="Cambria Math" w:hAnsi="Cambria Math"/>
                <w:sz w:val="24"/>
              </w:rPr>
              <m:t>x</m:t>
            </m:r>
          </m:e>
        </m:acc>
      </m:oMath>
      <w:r w:rsidRPr="00BD753B">
        <w:rPr>
          <w:rFonts w:hint="eastAsia"/>
          <w:sz w:val="24"/>
        </w:rPr>
        <w:t>、</w:t>
      </w:r>
      <m:oMath>
        <m:acc>
          <m:accPr>
            <m:chr m:val="̅"/>
            <m:ctrlPr>
              <w:rPr>
                <w:rFonts w:ascii="Cambria Math" w:hAnsi="Cambria Math"/>
                <w:sz w:val="24"/>
              </w:rPr>
            </m:ctrlPr>
          </m:accPr>
          <m:e>
            <m:r>
              <m:rPr>
                <m:sty m:val="p"/>
              </m:rPr>
              <w:rPr>
                <w:rFonts w:ascii="Cambria Math" w:hAnsi="Cambria Math"/>
                <w:sz w:val="24"/>
              </w:rPr>
              <m:t>y</m:t>
            </m:r>
          </m:e>
        </m:acc>
      </m:oMath>
      <w:r w:rsidRPr="00BD753B">
        <w:rPr>
          <w:rFonts w:hint="eastAsia"/>
          <w:sz w:val="24"/>
        </w:rPr>
        <w:t>分别</w:t>
      </w:r>
      <w:r w:rsidRPr="00BD753B">
        <w:rPr>
          <w:sz w:val="24"/>
        </w:rPr>
        <w:t>表示</w:t>
      </w:r>
      <w:r w:rsidR="008B4E79">
        <w:rPr>
          <w:rFonts w:hint="eastAsia"/>
          <w:sz w:val="24"/>
        </w:rPr>
        <w:t>自变量</w:t>
      </w:r>
      <w:r w:rsidR="008B4E79">
        <w:rPr>
          <w:sz w:val="24"/>
        </w:rPr>
        <w:t>与因变量的样本</w:t>
      </w:r>
      <w:r w:rsidR="008B4E79">
        <w:rPr>
          <w:rFonts w:hint="eastAsia"/>
          <w:sz w:val="24"/>
        </w:rPr>
        <w:t>平均值</w:t>
      </w:r>
      <w:r w:rsidR="008B4E79">
        <w:rPr>
          <w:sz w:val="24"/>
        </w:rPr>
        <w:t>。</w:t>
      </w:r>
    </w:p>
    <w:p w:rsidR="008B4E79" w:rsidRDefault="008B4E79" w:rsidP="008B4E79">
      <w:pPr>
        <w:spacing w:line="400" w:lineRule="exact"/>
        <w:ind w:firstLine="480"/>
        <w:rPr>
          <w:sz w:val="24"/>
        </w:rPr>
      </w:pPr>
      <w:r>
        <w:rPr>
          <w:rFonts w:hint="eastAsia"/>
          <w:sz w:val="24"/>
        </w:rPr>
        <w:t>2</w:t>
      </w:r>
      <w:r>
        <w:rPr>
          <w:rFonts w:hint="eastAsia"/>
          <w:sz w:val="24"/>
        </w:rPr>
        <w:t>、</w:t>
      </w:r>
      <w:r>
        <w:rPr>
          <w:sz w:val="24"/>
        </w:rPr>
        <w:t>假设检验</w:t>
      </w:r>
    </w:p>
    <w:p w:rsidR="008B4E79" w:rsidRDefault="008B4E79" w:rsidP="008B4E79">
      <w:pPr>
        <w:spacing w:line="400" w:lineRule="exact"/>
        <w:ind w:firstLine="480"/>
        <w:rPr>
          <w:sz w:val="24"/>
        </w:rPr>
      </w:pPr>
      <w:r>
        <w:rPr>
          <w:rFonts w:hint="eastAsia"/>
          <w:sz w:val="24"/>
        </w:rPr>
        <w:t>得到</w:t>
      </w:r>
      <w:r>
        <w:rPr>
          <w:sz w:val="24"/>
        </w:rPr>
        <w:t>模型的参数估计值后，需要将参数代入模型进行显著性检验。</w:t>
      </w:r>
      <w:r w:rsidR="003564CC">
        <w:rPr>
          <w:rFonts w:hint="eastAsia"/>
          <w:sz w:val="24"/>
        </w:rPr>
        <w:t>显著性</w:t>
      </w:r>
      <w:r w:rsidR="003564CC">
        <w:rPr>
          <w:sz w:val="24"/>
        </w:rPr>
        <w:t>检验用来判定在统计意义上</w:t>
      </w:r>
      <w:r w:rsidR="003564CC">
        <w:rPr>
          <w:rFonts w:hint="eastAsia"/>
          <w:sz w:val="24"/>
        </w:rPr>
        <w:t>变量之间</w:t>
      </w:r>
      <w:r w:rsidR="003564CC">
        <w:rPr>
          <w:sz w:val="24"/>
        </w:rPr>
        <w:t>的</w:t>
      </w:r>
      <w:r w:rsidR="003564CC">
        <w:rPr>
          <w:rFonts w:hint="eastAsia"/>
          <w:sz w:val="24"/>
        </w:rPr>
        <w:t>回归</w:t>
      </w:r>
      <w:r w:rsidR="003564CC">
        <w:rPr>
          <w:sz w:val="24"/>
        </w:rPr>
        <w:t>关系的是否具有显著性</w:t>
      </w:r>
      <w:r w:rsidR="003564CC">
        <w:rPr>
          <w:rFonts w:hint="eastAsia"/>
          <w:sz w:val="24"/>
        </w:rPr>
        <w:t>。</w:t>
      </w:r>
      <w:r w:rsidR="003564CC">
        <w:rPr>
          <w:sz w:val="24"/>
        </w:rPr>
        <w:t>显著性</w:t>
      </w:r>
      <w:r w:rsidR="003564CC">
        <w:rPr>
          <w:rFonts w:hint="eastAsia"/>
          <w:sz w:val="24"/>
        </w:rPr>
        <w:t>检验</w:t>
      </w:r>
      <w:r w:rsidR="003564CC">
        <w:rPr>
          <w:sz w:val="24"/>
        </w:rPr>
        <w:t>包含两个方面，一个是</w:t>
      </w:r>
      <w:r w:rsidR="003564CC">
        <w:rPr>
          <w:rFonts w:hint="eastAsia"/>
          <w:sz w:val="24"/>
        </w:rPr>
        <w:t>判断</w:t>
      </w:r>
      <w:r w:rsidR="003564CC">
        <w:rPr>
          <w:sz w:val="24"/>
        </w:rPr>
        <w:t>因变量与自变量的显著关系，</w:t>
      </w:r>
      <w:r w:rsidR="003564CC">
        <w:rPr>
          <w:rFonts w:hint="eastAsia"/>
          <w:sz w:val="24"/>
        </w:rPr>
        <w:t>用</w:t>
      </w:r>
      <w:r w:rsidR="003564CC">
        <w:rPr>
          <w:rFonts w:hint="eastAsia"/>
          <w:sz w:val="24"/>
        </w:rPr>
        <w:t>F</w:t>
      </w:r>
      <w:r w:rsidR="003564CC">
        <w:rPr>
          <w:rFonts w:hint="eastAsia"/>
          <w:sz w:val="24"/>
        </w:rPr>
        <w:t>检验</w:t>
      </w:r>
      <w:r w:rsidR="003564CC">
        <w:rPr>
          <w:sz w:val="24"/>
        </w:rPr>
        <w:t>针对整个方程进行判断；另外一个是在确定方程总体具有显著关系后，</w:t>
      </w:r>
      <w:r w:rsidR="003564CC">
        <w:rPr>
          <w:rFonts w:hint="eastAsia"/>
          <w:sz w:val="24"/>
        </w:rPr>
        <w:t>判断</w:t>
      </w:r>
      <w:r w:rsidR="003564CC">
        <w:rPr>
          <w:sz w:val="24"/>
        </w:rPr>
        <w:t>方程中每个单个自变量是否显著，用</w:t>
      </w:r>
      <w:r w:rsidR="003564CC">
        <w:rPr>
          <w:sz w:val="24"/>
        </w:rPr>
        <w:t>t</w:t>
      </w:r>
      <w:r w:rsidR="003564CC">
        <w:rPr>
          <w:sz w:val="24"/>
        </w:rPr>
        <w:t>检验进行</w:t>
      </w:r>
      <w:r w:rsidR="003564CC">
        <w:rPr>
          <w:rFonts w:hint="eastAsia"/>
          <w:sz w:val="24"/>
        </w:rPr>
        <w:t>判断</w:t>
      </w:r>
      <w:r w:rsidR="003564CC">
        <w:rPr>
          <w:sz w:val="24"/>
        </w:rPr>
        <w:t>。</w:t>
      </w:r>
    </w:p>
    <w:p w:rsidR="003564CC" w:rsidRDefault="003564CC" w:rsidP="008B4E79">
      <w:pPr>
        <w:spacing w:line="400" w:lineRule="exact"/>
        <w:ind w:firstLine="480"/>
        <w:rPr>
          <w:sz w:val="24"/>
        </w:rPr>
      </w:pPr>
      <w:r>
        <w:rPr>
          <w:rFonts w:hint="eastAsia"/>
          <w:sz w:val="24"/>
        </w:rPr>
        <w:t>用于</w:t>
      </w:r>
      <w:r>
        <w:rPr>
          <w:sz w:val="24"/>
        </w:rPr>
        <w:t>判断整体</w:t>
      </w:r>
      <w:r w:rsidR="00A749FB">
        <w:rPr>
          <w:rFonts w:hint="eastAsia"/>
          <w:sz w:val="24"/>
        </w:rPr>
        <w:t>是否</w:t>
      </w:r>
      <w:r>
        <w:rPr>
          <w:sz w:val="24"/>
        </w:rPr>
        <w:t>显著的</w:t>
      </w:r>
      <w:r>
        <w:rPr>
          <w:rFonts w:hint="eastAsia"/>
          <w:sz w:val="24"/>
        </w:rPr>
        <w:t>F</w:t>
      </w:r>
      <w:r>
        <w:rPr>
          <w:rFonts w:hint="eastAsia"/>
          <w:sz w:val="24"/>
        </w:rPr>
        <w:t>检验为</w:t>
      </w:r>
      <w:r>
        <w:rPr>
          <w:sz w:val="24"/>
        </w:rPr>
        <w:t>：</w:t>
      </w:r>
    </w:p>
    <w:p w:rsidR="008A1015" w:rsidRPr="008123C4" w:rsidRDefault="00AF2E22" w:rsidP="00DA573F">
      <w:pPr>
        <w:wordWrap w:val="0"/>
        <w:spacing w:before="120" w:after="120"/>
        <w:ind w:firstLine="482"/>
        <w:jc w:val="right"/>
        <w:rPr>
          <w:sz w:val="24"/>
        </w:rPr>
      </w:pPr>
      <m:oMathPara>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β</m:t>
              </m:r>
            </m:e>
            <m:sub>
              <m:r>
                <m:rPr>
                  <m:sty m:val="p"/>
                </m:rPr>
                <w:rPr>
                  <w:rFonts w:ascii="Cambria Math" w:hAnsi="Cambria Math"/>
                  <w:sz w:val="24"/>
                </w:rPr>
                <m:t>p</m:t>
              </m:r>
            </m:sub>
          </m:sSub>
          <m:r>
            <m:rPr>
              <m:sty m:val="p"/>
            </m:rPr>
            <w:rPr>
              <w:rFonts w:ascii="Cambria Math" w:hAnsi="Cambria Math"/>
              <w:sz w:val="24"/>
            </w:rPr>
            <m:t>=0</m:t>
          </m:r>
        </m:oMath>
      </m:oMathPara>
    </w:p>
    <w:p w:rsidR="003564CC" w:rsidRPr="008123C4" w:rsidRDefault="00AF2E22" w:rsidP="00DA573F">
      <w:pPr>
        <w:wordWrap w:val="0"/>
        <w:spacing w:before="120" w:after="120"/>
        <w:ind w:firstLine="482"/>
        <w:jc w:val="right"/>
        <w:rPr>
          <w:sz w:val="24"/>
        </w:rPr>
      </w:pPr>
      <m:oMathPara>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a</m:t>
              </m:r>
            </m:sub>
          </m:sSub>
          <m:r>
            <m:rPr>
              <m:sty m:val="p"/>
            </m:rPr>
            <w:rPr>
              <w:rFonts w:ascii="Cambria Math" w:hAnsi="Cambria Math"/>
              <w:sz w:val="24"/>
            </w:rPr>
            <m:t>：至少有一个参数不等于零</m:t>
          </m:r>
        </m:oMath>
      </m:oMathPara>
    </w:p>
    <w:p w:rsidR="003564CC" w:rsidRPr="008A1015" w:rsidRDefault="008A1015" w:rsidP="003564CC">
      <w:pPr>
        <w:spacing w:line="400" w:lineRule="exact"/>
        <w:rPr>
          <w:sz w:val="24"/>
        </w:rPr>
      </w:pPr>
      <w:r w:rsidRPr="008A1015">
        <w:rPr>
          <w:rFonts w:hint="eastAsia"/>
          <w:sz w:val="24"/>
        </w:rPr>
        <w:t>原假设</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oMath>
      <w:r w:rsidRPr="008A1015">
        <w:rPr>
          <w:rFonts w:hint="eastAsia"/>
          <w:sz w:val="24"/>
        </w:rPr>
        <w:t>如果</w:t>
      </w:r>
      <w:r w:rsidRPr="008A1015">
        <w:rPr>
          <w:sz w:val="24"/>
        </w:rPr>
        <w:t>被</w:t>
      </w:r>
      <w:r w:rsidRPr="008A1015">
        <w:rPr>
          <w:rFonts w:hint="eastAsia"/>
          <w:sz w:val="24"/>
        </w:rPr>
        <w:t>拒绝</w:t>
      </w:r>
      <w:r w:rsidRPr="008A1015">
        <w:rPr>
          <w:sz w:val="24"/>
        </w:rPr>
        <w:t>，说明至少有一个参数不为</w:t>
      </w:r>
      <w:r w:rsidRPr="008A1015">
        <w:rPr>
          <w:rFonts w:hint="eastAsia"/>
          <w:sz w:val="24"/>
        </w:rPr>
        <w:t>0</w:t>
      </w:r>
      <w:r w:rsidRPr="008A1015">
        <w:rPr>
          <w:rFonts w:hint="eastAsia"/>
          <w:sz w:val="24"/>
        </w:rPr>
        <w:t>，因变量</w:t>
      </w:r>
      <w:r w:rsidRPr="008A1015">
        <w:rPr>
          <w:sz w:val="24"/>
        </w:rPr>
        <w:t>与所有自变量之间在总体上</w:t>
      </w:r>
      <w:r w:rsidRPr="008A1015">
        <w:rPr>
          <w:rFonts w:hint="eastAsia"/>
          <w:sz w:val="24"/>
        </w:rPr>
        <w:t>呈</w:t>
      </w:r>
      <w:r w:rsidRPr="008A1015">
        <w:rPr>
          <w:sz w:val="24"/>
        </w:rPr>
        <w:t>显著关系</w:t>
      </w:r>
      <w:r w:rsidRPr="008A1015">
        <w:rPr>
          <w:rFonts w:hint="eastAsia"/>
          <w:sz w:val="24"/>
        </w:rPr>
        <w:t>；</w:t>
      </w:r>
      <w:r w:rsidRPr="008A1015">
        <w:rPr>
          <w:sz w:val="24"/>
        </w:rPr>
        <w:t>如果原假设</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oMath>
      <w:r>
        <w:rPr>
          <w:rFonts w:hint="eastAsia"/>
          <w:sz w:val="24"/>
        </w:rPr>
        <w:t>没有</w:t>
      </w:r>
      <w:r>
        <w:rPr>
          <w:sz w:val="24"/>
        </w:rPr>
        <w:t>被拒绝，说明方程整体上不存在显著关系。</w:t>
      </w:r>
    </w:p>
    <w:p w:rsidR="008A1015" w:rsidRDefault="008A1015" w:rsidP="008A1015">
      <w:pPr>
        <w:spacing w:line="400" w:lineRule="exact"/>
        <w:ind w:firstLine="480"/>
        <w:rPr>
          <w:sz w:val="24"/>
        </w:rPr>
      </w:pPr>
      <w:r>
        <w:rPr>
          <w:rFonts w:hint="eastAsia"/>
          <w:sz w:val="24"/>
        </w:rPr>
        <w:t>检验</w:t>
      </w:r>
      <w:r>
        <w:rPr>
          <w:sz w:val="24"/>
        </w:rPr>
        <w:t>的统计量为</w:t>
      </w:r>
    </w:p>
    <w:p w:rsidR="008B4E79" w:rsidRPr="008123C4" w:rsidRDefault="008A1015" w:rsidP="00DA573F">
      <w:pPr>
        <w:wordWrap w:val="0"/>
        <w:spacing w:before="120" w:after="120"/>
        <w:ind w:firstLine="482"/>
        <w:jc w:val="right"/>
        <w:rPr>
          <w:sz w:val="24"/>
        </w:rPr>
      </w:pPr>
      <m:oMath>
        <m:r>
          <m:rPr>
            <m:sty m:val="p"/>
          </m:rPr>
          <w:rPr>
            <w:rFonts w:ascii="Cambria Math" w:hAnsi="Cambria Math"/>
            <w:sz w:val="24"/>
          </w:rPr>
          <m:t>F=</m:t>
        </m:r>
        <m:f>
          <m:fPr>
            <m:ctrlPr>
              <w:rPr>
                <w:rFonts w:ascii="Cambria Math" w:hAnsi="Cambria Math"/>
                <w:sz w:val="24"/>
              </w:rPr>
            </m:ctrlPr>
          </m:fPr>
          <m:num>
            <m:r>
              <m:rPr>
                <m:sty m:val="p"/>
              </m:rPr>
              <w:rPr>
                <w:rFonts w:ascii="Cambria Math" w:hAnsi="Cambria Math"/>
                <w:sz w:val="24"/>
              </w:rPr>
              <m:t>MSR</m:t>
            </m:r>
          </m:num>
          <m:den>
            <m:r>
              <m:rPr>
                <m:sty m:val="p"/>
              </m:rPr>
              <w:rPr>
                <w:rFonts w:ascii="Cambria Math" w:hAnsi="Cambria Math"/>
                <w:sz w:val="24"/>
              </w:rPr>
              <m:t>MSE</m:t>
            </m:r>
          </m:den>
        </m:f>
      </m:oMath>
      <w:r w:rsidR="00A7237F" w:rsidRPr="008123C4">
        <w:rPr>
          <w:sz w:val="24"/>
        </w:rPr>
        <w:t xml:space="preserve">                              (3-12)</w:t>
      </w:r>
    </w:p>
    <w:p w:rsidR="00A7237F" w:rsidRDefault="008A1015" w:rsidP="009F0169">
      <w:pPr>
        <w:spacing w:line="400" w:lineRule="exact"/>
        <w:rPr>
          <w:sz w:val="24"/>
        </w:rPr>
      </w:pPr>
      <w:r w:rsidRPr="008A1015">
        <w:rPr>
          <w:rFonts w:hint="eastAsia"/>
          <w:sz w:val="24"/>
        </w:rPr>
        <w:t>其中</w:t>
      </w:r>
      <w:r w:rsidRPr="008A1015">
        <w:rPr>
          <w:sz w:val="24"/>
        </w:rPr>
        <w:t>，</w:t>
      </w:r>
      <m:oMath>
        <m:r>
          <m:rPr>
            <m:sty m:val="p"/>
          </m:rPr>
          <w:rPr>
            <w:rFonts w:ascii="Cambria Math" w:hAnsi="Cambria Math"/>
            <w:sz w:val="24"/>
          </w:rPr>
          <m:t>MSR</m:t>
        </m:r>
      </m:oMath>
      <w:r w:rsidRPr="008A1015">
        <w:rPr>
          <w:rFonts w:hint="eastAsia"/>
          <w:sz w:val="24"/>
        </w:rPr>
        <w:t>为</w:t>
      </w:r>
      <w:r w:rsidRPr="008A1015">
        <w:rPr>
          <w:sz w:val="24"/>
        </w:rPr>
        <w:t>回归的均方，</w:t>
      </w:r>
      <m:oMath>
        <m:r>
          <m:rPr>
            <m:sty m:val="p"/>
          </m:rPr>
          <w:rPr>
            <w:rFonts w:ascii="Cambria Math" w:hAnsi="Cambria Math"/>
            <w:sz w:val="24"/>
          </w:rPr>
          <m:t>MSE</m:t>
        </m:r>
      </m:oMath>
      <w:r w:rsidRPr="008A1015">
        <w:rPr>
          <w:rFonts w:hint="eastAsia"/>
          <w:sz w:val="24"/>
        </w:rPr>
        <w:t>为</w:t>
      </w:r>
      <w:r w:rsidRPr="008A1015">
        <w:rPr>
          <w:sz w:val="24"/>
        </w:rPr>
        <w:t>误差的均方</w:t>
      </w:r>
      <w:r w:rsidRPr="008A1015">
        <w:rPr>
          <w:rFonts w:hint="eastAsia"/>
          <w:sz w:val="24"/>
        </w:rPr>
        <w:t>，</w:t>
      </w:r>
    </w:p>
    <w:p w:rsidR="00A7237F" w:rsidRPr="008123C4" w:rsidRDefault="00A7237F" w:rsidP="00DA573F">
      <w:pPr>
        <w:wordWrap w:val="0"/>
        <w:spacing w:before="120" w:after="120"/>
        <w:ind w:firstLine="482"/>
        <w:jc w:val="right"/>
        <w:rPr>
          <w:sz w:val="24"/>
        </w:rPr>
      </w:pPr>
      <m:oMath>
        <m:r>
          <m:rPr>
            <m:sty m:val="p"/>
          </m:rPr>
          <w:rPr>
            <w:rFonts w:ascii="Cambria Math" w:hAnsi="Cambria Math"/>
            <w:sz w:val="24"/>
          </w:rPr>
          <m:t>MSR=</m:t>
        </m:r>
        <m:f>
          <m:fPr>
            <m:ctrlPr>
              <w:rPr>
                <w:rFonts w:ascii="Cambria Math" w:hAnsi="Cambria Math"/>
                <w:sz w:val="24"/>
              </w:rPr>
            </m:ctrlPr>
          </m:fPr>
          <m:num>
            <m:r>
              <m:rPr>
                <m:sty m:val="p"/>
              </m:rPr>
              <w:rPr>
                <w:rFonts w:ascii="Cambria Math" w:hAnsi="Cambria Math"/>
                <w:sz w:val="24"/>
              </w:rPr>
              <m:t>SSR</m:t>
            </m:r>
          </m:num>
          <m:den>
            <m:r>
              <m:rPr>
                <m:sty m:val="p"/>
              </m:rPr>
              <w:rPr>
                <w:rFonts w:ascii="Cambria Math" w:hAnsi="Cambria Math"/>
                <w:sz w:val="24"/>
              </w:rPr>
              <m:t>p</m:t>
            </m:r>
          </m:den>
        </m:f>
      </m:oMath>
      <w:r w:rsidRPr="008123C4">
        <w:rPr>
          <w:sz w:val="24"/>
        </w:rPr>
        <w:t xml:space="preserve">                             (3-13)</w:t>
      </w:r>
    </w:p>
    <w:p w:rsidR="00A7237F" w:rsidRPr="008123C4" w:rsidRDefault="00A7237F" w:rsidP="00DA573F">
      <w:pPr>
        <w:wordWrap w:val="0"/>
        <w:spacing w:before="120" w:after="120"/>
        <w:ind w:firstLine="482"/>
        <w:jc w:val="right"/>
        <w:rPr>
          <w:sz w:val="24"/>
        </w:rPr>
      </w:pPr>
      <m:oMath>
        <m:r>
          <m:rPr>
            <m:sty m:val="p"/>
          </m:rPr>
          <w:rPr>
            <w:rFonts w:ascii="Cambria Math" w:hAnsi="Cambria Math"/>
            <w:sz w:val="24"/>
          </w:rPr>
          <m:t>MSE=</m:t>
        </m:r>
        <m:f>
          <m:fPr>
            <m:ctrlPr>
              <w:rPr>
                <w:rFonts w:ascii="Cambria Math" w:hAnsi="Cambria Math"/>
                <w:sz w:val="24"/>
              </w:rPr>
            </m:ctrlPr>
          </m:fPr>
          <m:num>
            <m:r>
              <m:rPr>
                <m:sty m:val="p"/>
              </m:rPr>
              <w:rPr>
                <w:rFonts w:ascii="Cambria Math" w:hAnsi="Cambria Math"/>
                <w:sz w:val="24"/>
              </w:rPr>
              <m:t>SSE</m:t>
            </m:r>
          </m:num>
          <m:den>
            <m:r>
              <m:rPr>
                <m:sty m:val="p"/>
              </m:rPr>
              <w:rPr>
                <w:rFonts w:ascii="Cambria Math" w:hAnsi="Cambria Math"/>
                <w:sz w:val="24"/>
              </w:rPr>
              <m:t>n-p-1</m:t>
            </m:r>
          </m:den>
        </m:f>
      </m:oMath>
      <w:r w:rsidRPr="008123C4">
        <w:rPr>
          <w:sz w:val="24"/>
        </w:rPr>
        <w:t xml:space="preserve">                            (3-14)</w:t>
      </w:r>
    </w:p>
    <w:p w:rsidR="00A97428" w:rsidRDefault="008A1015" w:rsidP="009F0169">
      <w:pPr>
        <w:spacing w:line="400" w:lineRule="exact"/>
        <w:rPr>
          <w:sz w:val="24"/>
        </w:rPr>
      </w:pPr>
      <w:r w:rsidRPr="008A1015">
        <w:rPr>
          <w:rFonts w:hint="eastAsia"/>
          <w:sz w:val="24"/>
        </w:rPr>
        <w:t>式子</w:t>
      </w:r>
      <w:r w:rsidRPr="008A1015">
        <w:rPr>
          <w:sz w:val="24"/>
        </w:rPr>
        <w:t>中的</w:t>
      </w:r>
      <m:oMath>
        <m:r>
          <m:rPr>
            <m:sty m:val="p"/>
          </m:rPr>
          <w:rPr>
            <w:rFonts w:ascii="Cambria Math" w:hAnsi="Cambria Math"/>
            <w:sz w:val="24"/>
          </w:rPr>
          <m:t>n-p-1</m:t>
        </m:r>
      </m:oMath>
      <w:r w:rsidRPr="008A1015">
        <w:rPr>
          <w:rFonts w:hint="eastAsia"/>
          <w:sz w:val="24"/>
        </w:rPr>
        <w:t>表示</w:t>
      </w:r>
      <w:r w:rsidRPr="008A1015">
        <w:rPr>
          <w:sz w:val="24"/>
        </w:rPr>
        <w:t>自由度</w:t>
      </w:r>
      <w:r>
        <w:rPr>
          <w:rFonts w:hint="eastAsia"/>
          <w:sz w:val="24"/>
        </w:rPr>
        <w:t>，</w:t>
      </w:r>
      <w:r w:rsidRPr="008A1015">
        <w:rPr>
          <w:rFonts w:hint="eastAsia"/>
          <w:sz w:val="24"/>
        </w:rPr>
        <w:t>SSR</w:t>
      </w:r>
      <w:r>
        <w:rPr>
          <w:rFonts w:hint="eastAsia"/>
          <w:sz w:val="24"/>
        </w:rPr>
        <w:t>为</w:t>
      </w:r>
      <w:r w:rsidRPr="008A1015">
        <w:rPr>
          <w:rFonts w:hint="eastAsia"/>
          <w:sz w:val="24"/>
        </w:rPr>
        <w:t>总的平方和，</w:t>
      </w:r>
      <w:r w:rsidRPr="008A1015">
        <w:rPr>
          <w:rFonts w:hint="eastAsia"/>
          <w:sz w:val="24"/>
        </w:rPr>
        <w:t>SSE</w:t>
      </w:r>
      <w:r>
        <w:rPr>
          <w:rFonts w:hint="eastAsia"/>
          <w:sz w:val="24"/>
        </w:rPr>
        <w:t>为</w:t>
      </w:r>
      <w:r w:rsidRPr="008A1015">
        <w:rPr>
          <w:rFonts w:hint="eastAsia"/>
          <w:sz w:val="24"/>
        </w:rPr>
        <w:t>误差平方</w:t>
      </w:r>
      <w:r>
        <w:rPr>
          <w:rFonts w:hint="eastAsia"/>
          <w:sz w:val="24"/>
        </w:rPr>
        <w:t>和</w:t>
      </w:r>
      <w:r>
        <w:rPr>
          <w:sz w:val="24"/>
        </w:rPr>
        <w:t>。</w:t>
      </w:r>
      <w:r w:rsidR="00A749FB" w:rsidRPr="008A1015">
        <w:rPr>
          <w:rFonts w:hint="eastAsia"/>
          <w:sz w:val="24"/>
        </w:rPr>
        <w:t>SSR</w:t>
      </w:r>
      <w:r w:rsidR="00A749FB">
        <w:rPr>
          <w:rFonts w:hint="eastAsia"/>
          <w:sz w:val="24"/>
        </w:rPr>
        <w:t>和</w:t>
      </w:r>
      <w:r w:rsidR="00A749FB">
        <w:rPr>
          <w:rFonts w:hint="eastAsia"/>
          <w:sz w:val="24"/>
        </w:rPr>
        <w:t>SSE</w:t>
      </w:r>
      <w:r w:rsidR="00A749FB">
        <w:rPr>
          <w:rFonts w:hint="eastAsia"/>
          <w:sz w:val="24"/>
        </w:rPr>
        <w:t>的</w:t>
      </w:r>
      <w:r w:rsidR="00A749FB">
        <w:rPr>
          <w:sz w:val="24"/>
        </w:rPr>
        <w:t>公式为</w:t>
      </w:r>
    </w:p>
    <w:p w:rsidR="00A749FB" w:rsidRPr="008123C4" w:rsidRDefault="00A749FB" w:rsidP="00DA573F">
      <w:pPr>
        <w:wordWrap w:val="0"/>
        <w:spacing w:before="120" w:after="120"/>
        <w:ind w:firstLine="482"/>
        <w:jc w:val="right"/>
        <w:rPr>
          <w:sz w:val="24"/>
        </w:rPr>
      </w:pPr>
      <m:oMath>
        <m:r>
          <m:rPr>
            <m:sty m:val="p"/>
          </m:rPr>
          <w:rPr>
            <w:rFonts w:ascii="Cambria Math" w:hAnsi="Cambria Math"/>
            <w:sz w:val="24"/>
          </w:rPr>
          <m:t>SSR=</m:t>
        </m:r>
        <m:nary>
          <m:naryPr>
            <m:chr m:val="∑"/>
            <m:limLoc m:val="undOvr"/>
            <m:subHide m:val="1"/>
            <m:supHide m:val="1"/>
            <m:ctrlPr>
              <w:rPr>
                <w:rFonts w:ascii="Cambria Math" w:hAnsi="Cambria Math"/>
                <w:sz w:val="24"/>
              </w:rPr>
            </m:ctrlPr>
          </m:naryPr>
          <m:sub/>
          <m:sup/>
          <m:e>
            <m:sSup>
              <m:sSupPr>
                <m:ctrlPr>
                  <w:rPr>
                    <w:rFonts w:ascii="Cambria Math" w:hAnsi="Cambria Math"/>
                    <w:sz w:val="24"/>
                  </w:rPr>
                </m:ctrlPr>
              </m:sSupPr>
              <m:e>
                <m:r>
                  <m:rPr>
                    <m:sty m:val="p"/>
                  </m:rPr>
                  <w:rPr>
                    <w:rFonts w:ascii="Cambria Math" w:hAnsi="Cambria Math"/>
                    <w:sz w:val="24"/>
                  </w:rPr>
                  <m:t>(</m:t>
                </m:r>
                <m:acc>
                  <m:accPr>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e>
                </m:acc>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e>
              <m:sup>
                <m:r>
                  <m:rPr>
                    <m:sty m:val="p"/>
                  </m:rPr>
                  <w:rPr>
                    <w:rFonts w:ascii="Cambria Math" w:hAnsi="Cambria Math"/>
                    <w:sz w:val="24"/>
                  </w:rPr>
                  <m:t>2</m:t>
                </m:r>
              </m:sup>
            </m:sSup>
          </m:e>
        </m:nary>
      </m:oMath>
      <w:r w:rsidR="00A7237F" w:rsidRPr="008123C4">
        <w:rPr>
          <w:sz w:val="24"/>
        </w:rPr>
        <w:t xml:space="preserve">                          (3-15)</w:t>
      </w:r>
    </w:p>
    <w:p w:rsidR="00A749FB" w:rsidRPr="008123C4" w:rsidRDefault="00A749FB" w:rsidP="00DA573F">
      <w:pPr>
        <w:wordWrap w:val="0"/>
        <w:spacing w:before="120" w:after="120"/>
        <w:ind w:firstLine="482"/>
        <w:jc w:val="right"/>
        <w:rPr>
          <w:sz w:val="24"/>
        </w:rPr>
      </w:pPr>
      <m:oMath>
        <m:r>
          <m:rPr>
            <m:sty m:val="p"/>
          </m:rPr>
          <w:rPr>
            <w:rFonts w:ascii="Cambria Math" w:hAnsi="Cambria Math"/>
            <w:sz w:val="24"/>
          </w:rPr>
          <m:t>SSE=</m:t>
        </m:r>
        <m:nary>
          <m:naryPr>
            <m:chr m:val="∑"/>
            <m:limLoc m:val="undOvr"/>
            <m:subHide m:val="1"/>
            <m:supHide m:val="1"/>
            <m:ctrlPr>
              <w:rPr>
                <w:rFonts w:ascii="Cambria Math" w:hAnsi="Cambria Math"/>
                <w:sz w:val="24"/>
              </w:rPr>
            </m:ctrlPr>
          </m:naryPr>
          <m:sub/>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r>
                      <m:rPr>
                        <m:sty m:val="p"/>
                      </m:rPr>
                      <w:rPr>
                        <w:rFonts w:ascii="Cambria Math" w:hAnsi="Cambria Math"/>
                        <w:sz w:val="24"/>
                      </w:rPr>
                      <m:t>-</m:t>
                    </m:r>
                    <m:acc>
                      <m:accPr>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e>
                    </m:acc>
                  </m:e>
                </m:d>
              </m:e>
              <m:sup>
                <m:r>
                  <m:rPr>
                    <m:sty m:val="p"/>
                  </m:rPr>
                  <w:rPr>
                    <w:rFonts w:ascii="Cambria Math" w:hAnsi="Cambria Math"/>
                    <w:sz w:val="24"/>
                  </w:rPr>
                  <m:t>2</m:t>
                </m:r>
              </m:sup>
            </m:sSup>
          </m:e>
        </m:nary>
      </m:oMath>
      <w:r w:rsidR="00A7237F" w:rsidRPr="008123C4">
        <w:rPr>
          <w:sz w:val="24"/>
        </w:rPr>
        <w:t xml:space="preserve">                          (3-16)</w:t>
      </w:r>
    </w:p>
    <w:p w:rsidR="00A7237F" w:rsidRDefault="00A749FB" w:rsidP="009F0169">
      <w:pPr>
        <w:spacing w:line="400" w:lineRule="exact"/>
        <w:rPr>
          <w:sz w:val="24"/>
        </w:rPr>
      </w:pPr>
      <w:r w:rsidRPr="00A749FB">
        <w:rPr>
          <w:rFonts w:hint="eastAsia"/>
          <w:sz w:val="24"/>
        </w:rPr>
        <w:t>总</w:t>
      </w:r>
      <w:r w:rsidRPr="00A749FB">
        <w:rPr>
          <w:sz w:val="24"/>
        </w:rPr>
        <w:t>平方和</w:t>
      </w:r>
    </w:p>
    <w:p w:rsidR="00A749FB" w:rsidRPr="008123C4" w:rsidRDefault="00A749FB" w:rsidP="00DA573F">
      <w:pPr>
        <w:wordWrap w:val="0"/>
        <w:spacing w:before="120" w:after="120"/>
        <w:ind w:firstLine="482"/>
        <w:jc w:val="right"/>
        <w:rPr>
          <w:sz w:val="24"/>
        </w:rPr>
      </w:pPr>
      <m:oMath>
        <m:r>
          <m:rPr>
            <m:sty m:val="p"/>
          </m:rPr>
          <w:rPr>
            <w:rFonts w:ascii="Cambria Math" w:hAnsi="Cambria Math"/>
            <w:sz w:val="24"/>
          </w:rPr>
          <m:t>SST=SSR+SSE=</m:t>
        </m:r>
        <m:nary>
          <m:naryPr>
            <m:chr m:val="∑"/>
            <m:limLoc m:val="undOvr"/>
            <m:subHide m:val="1"/>
            <m:supHide m:val="1"/>
            <m:ctrlPr>
              <w:rPr>
                <w:rFonts w:ascii="Cambria Math" w:hAnsi="Cambria Math"/>
                <w:sz w:val="24"/>
              </w:rPr>
            </m:ctrlPr>
          </m:naryPr>
          <m:sub/>
          <m:sup/>
          <m:e>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e>
                  <m:sub>
                    <m:r>
                      <m:rPr>
                        <m:sty m:val="p"/>
                      </m:rP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e>
              <m:sup>
                <m:r>
                  <m:rPr>
                    <m:sty m:val="p"/>
                  </m:rPr>
                  <w:rPr>
                    <w:rFonts w:ascii="Cambria Math" w:hAnsi="Cambria Math"/>
                    <w:sz w:val="24"/>
                  </w:rPr>
                  <m:t>2</m:t>
                </m:r>
              </m:sup>
            </m:sSup>
          </m:e>
        </m:nary>
      </m:oMath>
      <w:r w:rsidR="00A7237F" w:rsidRPr="008123C4">
        <w:rPr>
          <w:sz w:val="24"/>
        </w:rPr>
        <w:t xml:space="preserve">                    (3-17)</w:t>
      </w:r>
    </w:p>
    <w:p w:rsidR="00A749FB" w:rsidRDefault="00A749FB" w:rsidP="00A749FB">
      <w:pPr>
        <w:spacing w:line="400" w:lineRule="exact"/>
        <w:ind w:firstLineChars="200" w:firstLine="480"/>
        <w:rPr>
          <w:sz w:val="24"/>
        </w:rPr>
      </w:pPr>
      <w:r>
        <w:rPr>
          <w:rFonts w:hint="eastAsia"/>
          <w:sz w:val="24"/>
        </w:rPr>
        <w:t>如果统计量</w:t>
      </w:r>
      <w:r>
        <w:rPr>
          <w:rFonts w:hint="eastAsia"/>
          <w:sz w:val="24"/>
        </w:rPr>
        <w:t>F</w:t>
      </w:r>
      <w:r>
        <w:rPr>
          <w:rFonts w:hint="eastAsia"/>
          <w:sz w:val="24"/>
        </w:rPr>
        <w:t>值</w:t>
      </w:r>
      <w:r>
        <w:rPr>
          <w:sz w:val="24"/>
        </w:rPr>
        <w:t>足够大，按照临界值法</w:t>
      </w:r>
      <m:oMath>
        <m:r>
          <m:rPr>
            <m:sty m:val="p"/>
          </m:rPr>
          <w:rPr>
            <w:rFonts w:ascii="Cambria Math" w:hAnsi="Cambria Math"/>
            <w:sz w:val="24"/>
          </w:rPr>
          <m:t>F≥</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α</m:t>
            </m:r>
          </m:sub>
        </m:sSub>
      </m:oMath>
      <w:r w:rsidRPr="00A749FB">
        <w:rPr>
          <w:rFonts w:hint="eastAsia"/>
          <w:sz w:val="24"/>
        </w:rPr>
        <w:t>，</w:t>
      </w:r>
      <w:r w:rsidRPr="00A749FB">
        <w:rPr>
          <w:sz w:val="24"/>
        </w:rPr>
        <w:t>则拒绝原假设</w:t>
      </w:r>
      <w:r>
        <w:rPr>
          <w:rFonts w:hint="eastAsia"/>
          <w:sz w:val="24"/>
        </w:rPr>
        <w:t>，</w:t>
      </w:r>
      <w:proofErr w:type="gramStart"/>
      <w:r>
        <w:rPr>
          <w:sz w:val="24"/>
        </w:rPr>
        <w:t>即回归</w:t>
      </w:r>
      <w:proofErr w:type="gramEnd"/>
      <w:r>
        <w:rPr>
          <w:sz w:val="24"/>
        </w:rPr>
        <w:t>模型</w:t>
      </w:r>
      <w:r>
        <w:rPr>
          <w:rFonts w:hint="eastAsia"/>
          <w:sz w:val="24"/>
        </w:rPr>
        <w:t>在</w:t>
      </w:r>
      <w:r>
        <w:rPr>
          <w:sz w:val="24"/>
        </w:rPr>
        <w:t>统计意义上</w:t>
      </w:r>
      <w:r>
        <w:rPr>
          <w:rFonts w:hint="eastAsia"/>
          <w:sz w:val="24"/>
        </w:rPr>
        <w:t>是显著</w:t>
      </w:r>
      <w:r>
        <w:rPr>
          <w:sz w:val="24"/>
        </w:rPr>
        <w:t>的</w:t>
      </w:r>
      <w:r>
        <w:rPr>
          <w:rFonts w:hint="eastAsia"/>
          <w:sz w:val="24"/>
        </w:rPr>
        <w:t>；</w:t>
      </w:r>
      <w:r>
        <w:rPr>
          <w:sz w:val="24"/>
        </w:rPr>
        <w:t>否则接受原假设，</w:t>
      </w:r>
      <w:proofErr w:type="gramStart"/>
      <w:r>
        <w:rPr>
          <w:sz w:val="24"/>
        </w:rPr>
        <w:t>即回归</w:t>
      </w:r>
      <w:proofErr w:type="gramEnd"/>
      <w:r>
        <w:rPr>
          <w:sz w:val="24"/>
        </w:rPr>
        <w:t>模型没有意义。</w:t>
      </w:r>
      <w:r>
        <w:rPr>
          <w:rFonts w:hint="eastAsia"/>
          <w:sz w:val="24"/>
        </w:rPr>
        <w:t>在</w:t>
      </w:r>
      <w:r>
        <w:rPr>
          <w:sz w:val="24"/>
        </w:rPr>
        <w:t>统计</w:t>
      </w:r>
      <w:r>
        <w:rPr>
          <w:rFonts w:hint="eastAsia"/>
          <w:sz w:val="24"/>
        </w:rPr>
        <w:t>软件</w:t>
      </w:r>
      <w:r>
        <w:rPr>
          <w:sz w:val="24"/>
        </w:rPr>
        <w:t>中，</w:t>
      </w:r>
      <w:r>
        <w:rPr>
          <w:rFonts w:hint="eastAsia"/>
          <w:sz w:val="24"/>
        </w:rPr>
        <w:t>F</w:t>
      </w:r>
      <w:r>
        <w:rPr>
          <w:rFonts w:hint="eastAsia"/>
          <w:sz w:val="24"/>
        </w:rPr>
        <w:t>检验</w:t>
      </w:r>
      <w:r>
        <w:rPr>
          <w:sz w:val="24"/>
        </w:rPr>
        <w:t>的结果通常会通过</w:t>
      </w:r>
      <w:r>
        <w:rPr>
          <w:rFonts w:hint="eastAsia"/>
          <w:sz w:val="24"/>
        </w:rPr>
        <w:t>P</w:t>
      </w:r>
      <w:r>
        <w:rPr>
          <w:rFonts w:hint="eastAsia"/>
          <w:sz w:val="24"/>
        </w:rPr>
        <w:t>值</w:t>
      </w:r>
      <w:r>
        <w:rPr>
          <w:sz w:val="24"/>
        </w:rPr>
        <w:t>法表示，一般当</w:t>
      </w:r>
      <w:r>
        <w:rPr>
          <w:rFonts w:hint="eastAsia"/>
          <w:sz w:val="24"/>
        </w:rPr>
        <w:t>P</w:t>
      </w:r>
      <w:r>
        <w:rPr>
          <w:rFonts w:hint="eastAsia"/>
          <w:sz w:val="24"/>
        </w:rPr>
        <w:t>值</w:t>
      </w:r>
      <w:r>
        <w:rPr>
          <w:sz w:val="24"/>
        </w:rPr>
        <w:t>小于</w:t>
      </w:r>
      <w:r>
        <w:rPr>
          <w:rFonts w:hint="eastAsia"/>
          <w:sz w:val="24"/>
        </w:rPr>
        <w:t>0.05</w:t>
      </w:r>
      <w:r>
        <w:rPr>
          <w:rFonts w:hint="eastAsia"/>
          <w:sz w:val="24"/>
        </w:rPr>
        <w:t>时</w:t>
      </w:r>
      <w:r>
        <w:rPr>
          <w:sz w:val="24"/>
        </w:rPr>
        <w:t>拒绝原假设，回归模型是显著的，即模型成立。</w:t>
      </w:r>
    </w:p>
    <w:p w:rsidR="007A2815" w:rsidRDefault="007A2815" w:rsidP="00CC10FF">
      <w:pPr>
        <w:spacing w:line="400" w:lineRule="exact"/>
        <w:ind w:firstLine="480"/>
      </w:pPr>
      <w:r>
        <w:rPr>
          <w:rFonts w:hint="eastAsia"/>
          <w:sz w:val="24"/>
        </w:rPr>
        <w:t>F</w:t>
      </w:r>
      <w:r>
        <w:rPr>
          <w:rFonts w:hint="eastAsia"/>
          <w:sz w:val="24"/>
        </w:rPr>
        <w:t>检验</w:t>
      </w:r>
      <w:r>
        <w:rPr>
          <w:sz w:val="24"/>
        </w:rPr>
        <w:t>通过后，使用</w:t>
      </w:r>
      <w:r>
        <w:rPr>
          <w:sz w:val="24"/>
        </w:rPr>
        <w:t>t</w:t>
      </w:r>
      <w:r>
        <w:rPr>
          <w:sz w:val="24"/>
        </w:rPr>
        <w:t>检验用来判定每个变量中单个参数的</w:t>
      </w:r>
      <w:r>
        <w:rPr>
          <w:rFonts w:hint="eastAsia"/>
          <w:sz w:val="24"/>
        </w:rPr>
        <w:t>显著性</w:t>
      </w:r>
      <w:r>
        <w:rPr>
          <w:sz w:val="24"/>
        </w:rPr>
        <w:t>。</w:t>
      </w:r>
      <w:r w:rsidR="00CC10FF">
        <w:rPr>
          <w:rFonts w:hint="eastAsia"/>
          <w:sz w:val="24"/>
        </w:rPr>
        <w:t>对于</w:t>
      </w:r>
      <w:r w:rsidR="00CC10FF">
        <w:rPr>
          <w:sz w:val="24"/>
        </w:rPr>
        <w:t>任</w:t>
      </w:r>
      <w:proofErr w:type="gramStart"/>
      <w:r w:rsidR="00CC10FF">
        <w:rPr>
          <w:rFonts w:hint="eastAsia"/>
          <w:sz w:val="24"/>
        </w:rPr>
        <w:t>一</w:t>
      </w:r>
      <w:proofErr w:type="gramEnd"/>
      <w:r w:rsidR="00CC10FF">
        <w:rPr>
          <w:sz w:val="24"/>
        </w:rPr>
        <w:t>参数</w:t>
      </w:r>
      <m:oMath>
        <m:sSub>
          <m:sSubPr>
            <m:ctrlPr>
              <w:rPr>
                <w:rFonts w:ascii="Cambria Math" w:hAnsi="Cambria Math"/>
              </w:rPr>
            </m:ctrlPr>
          </m:sSubPr>
          <m:e>
            <m:r>
              <m:rPr>
                <m:sty m:val="p"/>
              </m:rPr>
              <w:rPr>
                <w:rFonts w:ascii="Cambria Math" w:hAnsi="Cambria Math"/>
              </w:rPr>
              <m:t>β</m:t>
            </m:r>
          </m:e>
          <m:sub>
            <m:r>
              <w:rPr>
                <w:rFonts w:ascii="Cambria Math" w:hAnsi="Cambria Math"/>
              </w:rPr>
              <m:t>i</m:t>
            </m:r>
          </m:sub>
        </m:sSub>
      </m:oMath>
      <w:r w:rsidR="00CC10FF">
        <w:rPr>
          <w:rFonts w:hint="eastAsia"/>
        </w:rPr>
        <w:t>，</w:t>
      </w:r>
    </w:p>
    <w:p w:rsidR="00CC10FF" w:rsidRPr="008123C4" w:rsidRDefault="00AF2E22" w:rsidP="00DA573F">
      <w:pPr>
        <w:wordWrap w:val="0"/>
        <w:spacing w:before="120" w:after="120"/>
        <w:ind w:firstLine="482"/>
        <w:jc w:val="right"/>
        <w:rPr>
          <w:sz w:val="24"/>
        </w:rPr>
      </w:pPr>
      <m:oMathPara>
        <m:oMathParaPr>
          <m:jc m:val="center"/>
        </m:oMathPara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β</m:t>
              </m:r>
            </m:e>
            <m:sub>
              <m:r>
                <w:rPr>
                  <w:rFonts w:ascii="Cambria Math" w:hAnsi="Cambria Math"/>
                  <w:sz w:val="24"/>
                </w:rPr>
                <m:t>i</m:t>
              </m:r>
            </m:sub>
          </m:sSub>
          <m:r>
            <m:rPr>
              <m:sty m:val="p"/>
            </m:rPr>
            <w:rPr>
              <w:rFonts w:ascii="Cambria Math" w:hAnsi="Cambria Math"/>
              <w:sz w:val="24"/>
            </w:rPr>
            <m:t>=0</m:t>
          </m:r>
        </m:oMath>
      </m:oMathPara>
    </w:p>
    <w:p w:rsidR="00CC10FF" w:rsidRPr="008123C4" w:rsidRDefault="00AF2E22" w:rsidP="00DA573F">
      <w:pPr>
        <w:wordWrap w:val="0"/>
        <w:spacing w:before="120" w:after="120"/>
        <w:ind w:firstLine="482"/>
        <w:jc w:val="right"/>
        <w:rPr>
          <w:sz w:val="24"/>
        </w:rPr>
      </w:pPr>
      <m:oMathPara>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a</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β</m:t>
              </m:r>
            </m:e>
            <m:sub>
              <m:r>
                <w:rPr>
                  <w:rFonts w:ascii="Cambria Math" w:hAnsi="Cambria Math"/>
                  <w:sz w:val="24"/>
                </w:rPr>
                <m:t>i</m:t>
              </m:r>
            </m:sub>
          </m:sSub>
          <m:r>
            <m:rPr>
              <m:sty m:val="p"/>
            </m:rPr>
            <w:rPr>
              <w:rFonts w:ascii="Cambria Math" w:hAnsi="Cambria Math"/>
              <w:sz w:val="24"/>
            </w:rPr>
            <m:t>≠0</m:t>
          </m:r>
        </m:oMath>
      </m:oMathPara>
    </w:p>
    <w:p w:rsidR="00CC10FF" w:rsidRPr="00CC10FF" w:rsidRDefault="00CC10FF" w:rsidP="00CC10FF">
      <w:pPr>
        <w:spacing w:line="400" w:lineRule="exact"/>
        <w:rPr>
          <w:sz w:val="24"/>
        </w:rPr>
      </w:pPr>
      <w:r w:rsidRPr="00CC10FF">
        <w:rPr>
          <w:rFonts w:hint="eastAsia"/>
          <w:sz w:val="24"/>
        </w:rPr>
        <w:t>检验</w:t>
      </w:r>
      <w:r w:rsidRPr="00CC10FF">
        <w:rPr>
          <w:sz w:val="24"/>
        </w:rPr>
        <w:t>的统计量</w:t>
      </w:r>
      <w:r w:rsidRPr="00CC10FF">
        <w:rPr>
          <w:sz w:val="24"/>
        </w:rPr>
        <w:t>t</w:t>
      </w:r>
      <w:r w:rsidRPr="00CC10FF">
        <w:rPr>
          <w:sz w:val="24"/>
        </w:rPr>
        <w:t>为</w:t>
      </w:r>
    </w:p>
    <w:p w:rsidR="00CC10FF" w:rsidRPr="008123C4" w:rsidRDefault="00CC10FF" w:rsidP="00DA573F">
      <w:pPr>
        <w:wordWrap w:val="0"/>
        <w:spacing w:before="120" w:after="120"/>
        <w:ind w:firstLine="482"/>
        <w:jc w:val="right"/>
        <w:rPr>
          <w:sz w:val="24"/>
        </w:rPr>
      </w:pPr>
      <m:oMath>
        <m:r>
          <m:rPr>
            <m:sty m:val="p"/>
          </m:rPr>
          <w:rPr>
            <w:rFonts w:ascii="Cambria Math" w:hAnsi="Cambria Math"/>
            <w:sz w:val="24"/>
          </w:rPr>
          <m:t>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i</m:t>
                </m:r>
              </m:sub>
            </m:sSub>
          </m:num>
          <m:den>
            <m:sSub>
              <m:sSubPr>
                <m:ctrlPr>
                  <w:rPr>
                    <w:rFonts w:ascii="Cambria Math" w:hAnsi="Cambria Math"/>
                    <w:sz w:val="24"/>
                  </w:rPr>
                </m:ctrlPr>
              </m:sSubPr>
              <m:e>
                <m:r>
                  <m:rPr>
                    <m:sty m:val="p"/>
                  </m:rPr>
                  <w:rPr>
                    <w:rFonts w:ascii="Cambria Math" w:hAnsi="Cambria Math"/>
                    <w:sz w:val="24"/>
                  </w:rPr>
                  <m:t>s</m:t>
                </m:r>
              </m:e>
              <m:sub>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i</m:t>
                    </m:r>
                  </m:sub>
                </m:sSub>
              </m:sub>
            </m:sSub>
          </m:den>
        </m:f>
      </m:oMath>
      <w:r w:rsidR="00A7237F" w:rsidRPr="008123C4">
        <w:rPr>
          <w:sz w:val="24"/>
        </w:rPr>
        <w:t xml:space="preserve">                             (3-18)</w:t>
      </w:r>
    </w:p>
    <w:p w:rsidR="004F0832" w:rsidRDefault="00CC10FF" w:rsidP="00CC10FF">
      <w:pPr>
        <w:spacing w:line="400" w:lineRule="exact"/>
        <w:rPr>
          <w:sz w:val="24"/>
        </w:rPr>
      </w:pPr>
      <w:r w:rsidRPr="00CC10FF">
        <w:rPr>
          <w:rFonts w:hint="eastAsia"/>
          <w:sz w:val="24"/>
        </w:rPr>
        <w:t>其中</w:t>
      </w:r>
      <m:oMath>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i</m:t>
            </m:r>
          </m:sub>
        </m:sSub>
      </m:oMath>
      <w:r w:rsidRPr="00CC10FF">
        <w:rPr>
          <w:rFonts w:hint="eastAsia"/>
          <w:sz w:val="24"/>
        </w:rPr>
        <w:t>为</w:t>
      </w:r>
      <w:r w:rsidRPr="00CC10FF">
        <w:rPr>
          <w:sz w:val="24"/>
        </w:rPr>
        <w:t>各个变量参数的最小二乘估计值，</w:t>
      </w:r>
      <m:oMath>
        <m:sSub>
          <m:sSubPr>
            <m:ctrlPr>
              <w:rPr>
                <w:rFonts w:ascii="Cambria Math" w:hAnsi="Cambria Math"/>
                <w:sz w:val="24"/>
              </w:rPr>
            </m:ctrlPr>
          </m:sSubPr>
          <m:e>
            <m:r>
              <m:rPr>
                <m:sty m:val="p"/>
              </m:rPr>
              <w:rPr>
                <w:rFonts w:ascii="Cambria Math" w:hAnsi="Cambria Math"/>
                <w:sz w:val="24"/>
              </w:rPr>
              <m:t>s</m:t>
            </m:r>
          </m:e>
          <m:sub>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i</m:t>
                </m:r>
              </m:sub>
            </m:sSub>
          </m:sub>
        </m:sSub>
      </m:oMath>
      <w:r w:rsidRPr="00CC10FF">
        <w:rPr>
          <w:rFonts w:hint="eastAsia"/>
          <w:sz w:val="24"/>
        </w:rPr>
        <w:t>是</w:t>
      </w:r>
      <m:oMath>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i</m:t>
            </m:r>
          </m:sub>
        </m:sSub>
      </m:oMath>
      <w:r w:rsidRPr="00CC10FF">
        <w:rPr>
          <w:rFonts w:hint="eastAsia"/>
          <w:sz w:val="24"/>
        </w:rPr>
        <w:t>的</w:t>
      </w:r>
      <w:r w:rsidRPr="00CC10FF">
        <w:rPr>
          <w:sz w:val="24"/>
        </w:rPr>
        <w:t>估计标准差</w:t>
      </w:r>
      <w:r w:rsidRPr="00CC10FF">
        <w:rPr>
          <w:rFonts w:hint="eastAsia"/>
          <w:sz w:val="24"/>
        </w:rPr>
        <w:t>。</w:t>
      </w:r>
      <w:r w:rsidRPr="00CC10FF">
        <w:rPr>
          <w:sz w:val="24"/>
        </w:rPr>
        <w:t>如果</w:t>
      </w:r>
      <m:oMath>
        <m:r>
          <m:rPr>
            <m:sty m:val="p"/>
          </m:rPr>
          <w:rPr>
            <w:rFonts w:ascii="Cambria Math" w:hAnsi="Cambria Math"/>
            <w:sz w:val="24"/>
          </w:rPr>
          <m:t>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α/2</m:t>
            </m:r>
          </m:sub>
        </m:sSub>
        <m:r>
          <m:rPr>
            <m:sty m:val="p"/>
          </m:rPr>
          <w:rPr>
            <w:rFonts w:ascii="Cambria Math" w:hAnsi="Cambria Math"/>
            <w:sz w:val="24"/>
          </w:rPr>
          <m:t>或者</m:t>
        </m:r>
        <m:r>
          <m:rPr>
            <m:sty m:val="p"/>
          </m:rPr>
          <w:rPr>
            <w:rFonts w:ascii="Cambria Math" w:hAnsi="Cambria Math"/>
            <w:sz w:val="24"/>
          </w:rPr>
          <m:t>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α/2</m:t>
            </m:r>
          </m:sub>
        </m:sSub>
      </m:oMath>
      <w:r>
        <w:rPr>
          <w:rFonts w:hint="eastAsia"/>
          <w:sz w:val="24"/>
        </w:rPr>
        <w:t>，</w:t>
      </w:r>
      <w:r w:rsidRPr="00CC10FF">
        <w:rPr>
          <w:rFonts w:hint="eastAsia"/>
          <w:sz w:val="24"/>
        </w:rPr>
        <w:t>拒绝</w:t>
      </w:r>
      <w:r w:rsidRPr="00CC10FF">
        <w:rPr>
          <w:sz w:val="24"/>
        </w:rPr>
        <w:t>原假设</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oMath>
      <w:r w:rsidRPr="00CC10FF">
        <w:rPr>
          <w:rFonts w:hint="eastAsia"/>
          <w:sz w:val="24"/>
        </w:rPr>
        <w:t>，</w:t>
      </w:r>
      <w:r w:rsidRPr="00CC10FF">
        <w:rPr>
          <w:sz w:val="24"/>
        </w:rPr>
        <w:t>即该变量的参数</w:t>
      </w:r>
      <w:r>
        <w:rPr>
          <w:rFonts w:hint="eastAsia"/>
          <w:sz w:val="24"/>
        </w:rPr>
        <w:t>在</w:t>
      </w:r>
      <w:r>
        <w:rPr>
          <w:sz w:val="24"/>
        </w:rPr>
        <w:t>统计意义上显著；否则接受</w:t>
      </w:r>
      <w:r w:rsidRPr="00CC10FF">
        <w:rPr>
          <w:sz w:val="24"/>
        </w:rPr>
        <w:t>原假设</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0</m:t>
            </m:r>
          </m:sub>
        </m:sSub>
      </m:oMath>
      <w:r w:rsidRPr="00CC10FF">
        <w:rPr>
          <w:rFonts w:hint="eastAsia"/>
          <w:sz w:val="24"/>
        </w:rPr>
        <w:t>，</w:t>
      </w:r>
      <w:r>
        <w:rPr>
          <w:rFonts w:hint="eastAsia"/>
          <w:sz w:val="24"/>
        </w:rPr>
        <w:t>即</w:t>
      </w:r>
      <w:r>
        <w:rPr>
          <w:sz w:val="24"/>
        </w:rPr>
        <w:t>该变量的参数不具有统计意义。</w:t>
      </w:r>
    </w:p>
    <w:p w:rsidR="00CC10FF" w:rsidRDefault="00CC10FF" w:rsidP="00CC10FF">
      <w:pPr>
        <w:spacing w:line="400" w:lineRule="exact"/>
        <w:ind w:firstLine="480"/>
        <w:rPr>
          <w:sz w:val="24"/>
        </w:rPr>
      </w:pPr>
      <w:r>
        <w:rPr>
          <w:rFonts w:hint="eastAsia"/>
          <w:sz w:val="24"/>
        </w:rPr>
        <w:lastRenderedPageBreak/>
        <w:t>3</w:t>
      </w:r>
      <w:r>
        <w:rPr>
          <w:rFonts w:hint="eastAsia"/>
          <w:sz w:val="24"/>
        </w:rPr>
        <w:t>、拟合</w:t>
      </w:r>
      <w:r>
        <w:rPr>
          <w:sz w:val="24"/>
        </w:rPr>
        <w:t>优度</w:t>
      </w:r>
      <w:r>
        <w:rPr>
          <w:rFonts w:hint="eastAsia"/>
          <w:sz w:val="24"/>
        </w:rPr>
        <w:t>判定</w:t>
      </w:r>
    </w:p>
    <w:p w:rsidR="00CC10FF" w:rsidRDefault="004E60A4" w:rsidP="00CC10FF">
      <w:pPr>
        <w:spacing w:line="400" w:lineRule="exact"/>
        <w:ind w:firstLine="480"/>
        <w:rPr>
          <w:sz w:val="24"/>
        </w:rPr>
      </w:pPr>
      <w:r>
        <w:rPr>
          <w:rFonts w:hint="eastAsia"/>
          <w:sz w:val="24"/>
        </w:rPr>
        <w:t>做完假设</w:t>
      </w:r>
      <w:r>
        <w:rPr>
          <w:sz w:val="24"/>
        </w:rPr>
        <w:t>检验后，要判断回归方程的拟合优度</w:t>
      </w:r>
      <w:r>
        <w:rPr>
          <w:rFonts w:hint="eastAsia"/>
          <w:sz w:val="24"/>
        </w:rPr>
        <w:t>。</w:t>
      </w:r>
      <w:r>
        <w:rPr>
          <w:sz w:val="24"/>
        </w:rPr>
        <w:t>拟合</w:t>
      </w:r>
      <w:r>
        <w:rPr>
          <w:rFonts w:hint="eastAsia"/>
          <w:sz w:val="24"/>
        </w:rPr>
        <w:t>优度</w:t>
      </w:r>
      <w:r>
        <w:rPr>
          <w:sz w:val="24"/>
        </w:rPr>
        <w:t>是用来</w:t>
      </w:r>
      <w:r>
        <w:rPr>
          <w:rFonts w:hint="eastAsia"/>
          <w:sz w:val="24"/>
        </w:rPr>
        <w:t>判断</w:t>
      </w:r>
      <w:r>
        <w:rPr>
          <w:sz w:val="24"/>
        </w:rPr>
        <w:t>回归模型与观测值</w:t>
      </w:r>
      <w:r>
        <w:rPr>
          <w:rFonts w:hint="eastAsia"/>
          <w:sz w:val="24"/>
        </w:rPr>
        <w:t>拟合</w:t>
      </w:r>
      <w:r>
        <w:rPr>
          <w:sz w:val="24"/>
        </w:rPr>
        <w:t>程度，拟合程度越大越好。拟合程度</w:t>
      </w:r>
      <w:r>
        <w:rPr>
          <w:rFonts w:hint="eastAsia"/>
          <w:sz w:val="24"/>
        </w:rPr>
        <w:t>可以</w:t>
      </w:r>
      <w:r>
        <w:rPr>
          <w:sz w:val="24"/>
        </w:rPr>
        <w:t>用</w:t>
      </w:r>
      <w:r w:rsidR="00113E4D">
        <w:rPr>
          <w:rFonts w:hint="eastAsia"/>
          <w:sz w:val="24"/>
        </w:rPr>
        <w:t>可决</w:t>
      </w:r>
      <w:r>
        <w:rPr>
          <w:sz w:val="24"/>
        </w:rPr>
        <w:t>系数</w:t>
      </w:r>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oMath>
      <w:r>
        <w:rPr>
          <w:rFonts w:hint="eastAsia"/>
          <w:sz w:val="24"/>
        </w:rPr>
        <w:t>来</w:t>
      </w:r>
      <w:r>
        <w:rPr>
          <w:sz w:val="24"/>
        </w:rPr>
        <w:t>度量</w:t>
      </w:r>
      <w:r>
        <w:rPr>
          <w:rFonts w:hint="eastAsia"/>
          <w:sz w:val="24"/>
        </w:rPr>
        <w:t>，</w:t>
      </w:r>
      <w:r>
        <w:rPr>
          <w:sz w:val="24"/>
        </w:rPr>
        <w:t>公式为</w:t>
      </w:r>
    </w:p>
    <w:p w:rsidR="004E60A4" w:rsidRPr="008123C4" w:rsidRDefault="00AF2E22" w:rsidP="00DA573F">
      <w:pPr>
        <w:wordWrap w:val="0"/>
        <w:spacing w:before="120" w:after="120"/>
        <w:ind w:firstLine="482"/>
        <w:jc w:val="right"/>
        <w:rPr>
          <w:sz w:val="24"/>
        </w:rPr>
      </w:pPr>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SSR</m:t>
            </m:r>
          </m:num>
          <m:den>
            <m:r>
              <m:rPr>
                <m:sty m:val="p"/>
              </m:rPr>
              <w:rPr>
                <w:rFonts w:ascii="Cambria Math" w:hAnsi="Cambria Math"/>
                <w:sz w:val="24"/>
              </w:rPr>
              <m:t>SST</m:t>
            </m:r>
          </m:den>
        </m:f>
        <m:r>
          <m:rPr>
            <m:sty m:val="p"/>
          </m:rPr>
          <w:rPr>
            <w:rFonts w:ascii="Cambria Math" w:hAnsi="Cambria Math"/>
            <w:sz w:val="24"/>
          </w:rPr>
          <m:t>=1-</m:t>
        </m:r>
        <m:f>
          <m:fPr>
            <m:ctrlPr>
              <w:rPr>
                <w:rFonts w:ascii="Cambria Math" w:hAnsi="Cambria Math"/>
                <w:sz w:val="24"/>
              </w:rPr>
            </m:ctrlPr>
          </m:fPr>
          <m:num>
            <m:r>
              <m:rPr>
                <m:sty m:val="p"/>
              </m:rPr>
              <w:rPr>
                <w:rFonts w:ascii="Cambria Math" w:hAnsi="Cambria Math"/>
                <w:sz w:val="24"/>
              </w:rPr>
              <m:t>SSE</m:t>
            </m:r>
          </m:num>
          <m:den>
            <m:r>
              <m:rPr>
                <m:sty m:val="p"/>
              </m:rPr>
              <w:rPr>
                <w:rFonts w:ascii="Cambria Math" w:hAnsi="Cambria Math"/>
                <w:sz w:val="24"/>
              </w:rPr>
              <m:t>SST</m:t>
            </m:r>
          </m:den>
        </m:f>
      </m:oMath>
      <w:r w:rsidR="00A7237F" w:rsidRPr="008123C4">
        <w:rPr>
          <w:sz w:val="24"/>
        </w:rPr>
        <w:t xml:space="preserve">                        (3-19)</w:t>
      </w:r>
    </w:p>
    <w:p w:rsidR="004E60A4" w:rsidRDefault="00AF2E22" w:rsidP="004E60A4">
      <w:pPr>
        <w:spacing w:line="400" w:lineRule="exact"/>
        <w:rPr>
          <w:sz w:val="24"/>
        </w:rPr>
      </w:pPr>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oMath>
      <w:r w:rsidR="004E60A4">
        <w:rPr>
          <w:rFonts w:hint="eastAsia"/>
          <w:sz w:val="24"/>
        </w:rPr>
        <w:t>的</w:t>
      </w:r>
      <w:r w:rsidR="004E60A4">
        <w:rPr>
          <w:sz w:val="24"/>
        </w:rPr>
        <w:t>取值范围</w:t>
      </w:r>
      <w:r w:rsidR="004E60A4">
        <w:rPr>
          <w:rFonts w:hint="eastAsia"/>
          <w:sz w:val="24"/>
        </w:rPr>
        <w:t>为</w:t>
      </w:r>
      <w:r w:rsidR="004E60A4">
        <w:rPr>
          <w:rFonts w:hint="eastAsia"/>
          <w:sz w:val="24"/>
        </w:rPr>
        <w:t>0</w:t>
      </w:r>
      <w:r w:rsidR="004E60A4">
        <w:rPr>
          <w:rFonts w:hint="eastAsia"/>
          <w:sz w:val="24"/>
        </w:rPr>
        <w:t>到</w:t>
      </w:r>
      <w:r w:rsidR="004E60A4">
        <w:rPr>
          <w:rFonts w:hint="eastAsia"/>
          <w:sz w:val="24"/>
        </w:rPr>
        <w:t>1</w:t>
      </w:r>
      <w:r w:rsidR="004E60A4">
        <w:rPr>
          <w:rFonts w:hint="eastAsia"/>
          <w:sz w:val="24"/>
        </w:rPr>
        <w:t>，</w:t>
      </w:r>
      <w:r w:rsidR="004E60A4">
        <w:rPr>
          <w:sz w:val="24"/>
        </w:rPr>
        <w:t>越接近</w:t>
      </w:r>
      <w:r w:rsidR="004E60A4">
        <w:rPr>
          <w:rFonts w:hint="eastAsia"/>
          <w:sz w:val="24"/>
        </w:rPr>
        <w:t>1</w:t>
      </w:r>
      <w:r w:rsidR="004E60A4">
        <w:rPr>
          <w:rFonts w:hint="eastAsia"/>
          <w:sz w:val="24"/>
        </w:rPr>
        <w:t>说明</w:t>
      </w:r>
      <w:r w:rsidR="004E60A4">
        <w:rPr>
          <w:sz w:val="24"/>
        </w:rPr>
        <w:t>回归方程的拟合程度</w:t>
      </w:r>
      <w:r w:rsidR="004E60A4">
        <w:rPr>
          <w:rFonts w:hint="eastAsia"/>
          <w:sz w:val="24"/>
        </w:rPr>
        <w:t>越好</w:t>
      </w:r>
      <w:r w:rsidR="004E60A4">
        <w:rPr>
          <w:sz w:val="24"/>
        </w:rPr>
        <w:t>，反之则越差。</w:t>
      </w:r>
    </w:p>
    <w:p w:rsidR="00113E4D" w:rsidRPr="00113E4D" w:rsidRDefault="004E60A4" w:rsidP="00113E4D">
      <w:pPr>
        <w:spacing w:line="400" w:lineRule="exact"/>
        <w:ind w:firstLine="480"/>
        <w:rPr>
          <w:sz w:val="24"/>
        </w:rPr>
      </w:pPr>
      <w:r w:rsidRPr="00113E4D">
        <w:rPr>
          <w:rFonts w:hint="eastAsia"/>
          <w:sz w:val="24"/>
        </w:rPr>
        <w:t>为了</w:t>
      </w:r>
      <w:r w:rsidRPr="00113E4D">
        <w:rPr>
          <w:sz w:val="24"/>
        </w:rPr>
        <w:t>避免自变量数量对</w:t>
      </w:r>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oMath>
      <w:r w:rsidRPr="00113E4D">
        <w:rPr>
          <w:rFonts w:hint="eastAsia"/>
          <w:sz w:val="24"/>
        </w:rPr>
        <w:t>的</w:t>
      </w:r>
      <w:r w:rsidRPr="00113E4D">
        <w:rPr>
          <w:sz w:val="24"/>
        </w:rPr>
        <w:t>影响，还需要</w:t>
      </w:r>
      <m:oMath>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adj</m:t>
                </m:r>
              </m:sub>
            </m:sSub>
          </m:e>
          <m:sup>
            <m:r>
              <m:rPr>
                <m:sty m:val="p"/>
              </m:rPr>
              <w:rPr>
                <w:rFonts w:ascii="Cambria Math" w:hAnsi="Cambria Math"/>
                <w:sz w:val="24"/>
              </w:rPr>
              <m:t>2</m:t>
            </m:r>
          </m:sup>
        </m:sSup>
      </m:oMath>
      <w:r w:rsidR="00113E4D" w:rsidRPr="00113E4D">
        <w:rPr>
          <w:rFonts w:hint="eastAsia"/>
          <w:sz w:val="24"/>
        </w:rPr>
        <w:t>来</w:t>
      </w:r>
      <w:r w:rsidR="00113E4D" w:rsidRPr="00113E4D">
        <w:rPr>
          <w:sz w:val="24"/>
        </w:rPr>
        <w:t>同时进行衡量</w:t>
      </w:r>
      <w:r w:rsidR="00113E4D">
        <w:rPr>
          <w:rFonts w:hint="eastAsia"/>
          <w:sz w:val="24"/>
        </w:rPr>
        <w:t>，</w:t>
      </w:r>
      <m:oMath>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oMath>
      <w:r w:rsidR="00113E4D">
        <w:rPr>
          <w:rFonts w:hint="eastAsia"/>
          <w:sz w:val="24"/>
        </w:rPr>
        <w:t>与</w:t>
      </w:r>
      <m:oMath>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adj</m:t>
                </m:r>
              </m:sub>
            </m:sSub>
          </m:e>
          <m:sup>
            <m:r>
              <m:rPr>
                <m:sty m:val="p"/>
              </m:rPr>
              <w:rPr>
                <w:rFonts w:ascii="Cambria Math" w:hAnsi="Cambria Math"/>
                <w:sz w:val="24"/>
              </w:rPr>
              <m:t>2</m:t>
            </m:r>
          </m:sup>
        </m:sSup>
      </m:oMath>
      <w:r w:rsidR="00113E4D">
        <w:rPr>
          <w:rFonts w:hint="eastAsia"/>
          <w:sz w:val="24"/>
        </w:rPr>
        <w:t>越</w:t>
      </w:r>
      <w:r w:rsidR="00113E4D">
        <w:rPr>
          <w:sz w:val="24"/>
        </w:rPr>
        <w:t>接近</w:t>
      </w:r>
      <w:r w:rsidR="00113E4D" w:rsidRPr="00113E4D">
        <w:rPr>
          <w:sz w:val="24"/>
        </w:rPr>
        <w:t>时表明拟合程度越好，</w:t>
      </w:r>
    </w:p>
    <w:p w:rsidR="004E60A4" w:rsidRPr="008123C4" w:rsidRDefault="00AF2E22" w:rsidP="00DA573F">
      <w:pPr>
        <w:wordWrap w:val="0"/>
        <w:spacing w:before="120" w:after="120"/>
        <w:ind w:firstLine="482"/>
        <w:jc w:val="right"/>
        <w:rPr>
          <w:sz w:val="24"/>
        </w:rPr>
      </w:pPr>
      <m:oMath>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adj</m:t>
                </m:r>
              </m:sub>
            </m:sSub>
          </m:e>
          <m:sup>
            <m:r>
              <m:rPr>
                <m:sty m:val="p"/>
              </m:rPr>
              <w:rPr>
                <w:rFonts w:ascii="Cambria Math" w:hAnsi="Cambria Math"/>
                <w:sz w:val="24"/>
              </w:rPr>
              <m:t>2</m:t>
            </m:r>
          </m:sup>
        </m:sSup>
        <m:r>
          <m:rPr>
            <m:sty m:val="p"/>
          </m:rPr>
          <w:rPr>
            <w:rFonts w:ascii="Cambria Math" w:hAnsi="Cambria Math"/>
            <w:sz w:val="24"/>
          </w:rPr>
          <m:t>=1-</m:t>
        </m:r>
        <m:f>
          <m:fPr>
            <m:ctrlPr>
              <w:rPr>
                <w:rFonts w:ascii="Cambria Math" w:hAnsi="Cambria Math"/>
                <w:sz w:val="24"/>
              </w:rPr>
            </m:ctrlPr>
          </m:fPr>
          <m:num>
            <m:r>
              <m:rPr>
                <m:sty m:val="p"/>
              </m:rPr>
              <w:rPr>
                <w:rFonts w:ascii="Cambria Math" w:hAnsi="Cambria Math"/>
                <w:sz w:val="24"/>
              </w:rPr>
              <m:t>SSE/(n-p)</m:t>
            </m:r>
          </m:num>
          <m:den>
            <m:r>
              <m:rPr>
                <m:sty m:val="p"/>
              </m:rPr>
              <w:rPr>
                <w:rFonts w:ascii="Cambria Math" w:hAnsi="Cambria Math"/>
                <w:sz w:val="24"/>
              </w:rPr>
              <m:t>SST/(n-1)</m:t>
            </m:r>
          </m:den>
        </m:f>
      </m:oMath>
      <w:r w:rsidR="00A7237F" w:rsidRPr="008123C4">
        <w:rPr>
          <w:sz w:val="24"/>
        </w:rPr>
        <w:t xml:space="preserve">                       (3-20)</w:t>
      </w:r>
    </w:p>
    <w:p w:rsidR="00113E4D" w:rsidRDefault="00113E4D" w:rsidP="00113E4D">
      <w:pPr>
        <w:spacing w:line="400" w:lineRule="exact"/>
        <w:ind w:firstLine="480"/>
        <w:rPr>
          <w:sz w:val="24"/>
        </w:rPr>
      </w:pPr>
      <w:r>
        <w:rPr>
          <w:rFonts w:hint="eastAsia"/>
          <w:sz w:val="24"/>
        </w:rPr>
        <w:t>还有</w:t>
      </w:r>
      <w:r>
        <w:rPr>
          <w:sz w:val="24"/>
        </w:rPr>
        <w:t>一个指标也用来判断回归模型的拟合优度，这个指标为估计</w:t>
      </w:r>
      <w:r>
        <w:rPr>
          <w:rFonts w:hint="eastAsia"/>
          <w:sz w:val="24"/>
        </w:rPr>
        <w:t>值</w:t>
      </w:r>
      <w:r>
        <w:rPr>
          <w:sz w:val="24"/>
        </w:rPr>
        <w:t>的标准误差，用</w:t>
      </w:r>
      <w:r>
        <w:rPr>
          <w:sz w:val="24"/>
        </w:rPr>
        <w:t>s</w:t>
      </w:r>
      <w:r>
        <w:rPr>
          <w:sz w:val="24"/>
        </w:rPr>
        <w:t>表示，</w:t>
      </w:r>
    </w:p>
    <w:p w:rsidR="00CC10FF" w:rsidRPr="008123C4" w:rsidRDefault="00113E4D" w:rsidP="00DA573F">
      <w:pPr>
        <w:wordWrap w:val="0"/>
        <w:spacing w:before="120" w:after="120"/>
        <w:ind w:firstLine="482"/>
        <w:jc w:val="right"/>
        <w:rPr>
          <w:sz w:val="24"/>
        </w:rPr>
      </w:pPr>
      <m:oMath>
        <m:r>
          <m:rPr>
            <m:sty m:val="p"/>
          </m:rPr>
          <w:rPr>
            <w:rFonts w:ascii="Cambria Math" w:hAnsi="Cambria Math"/>
            <w:sz w:val="24"/>
          </w:rPr>
          <m:t>s=</m:t>
        </m:r>
        <m:rad>
          <m:radPr>
            <m:degHide m:val="1"/>
            <m:ctrlPr>
              <w:rPr>
                <w:rFonts w:ascii="Cambria Math" w:hAnsi="Cambria Math"/>
                <w:sz w:val="24"/>
              </w:rPr>
            </m:ctrlPr>
          </m:radPr>
          <m:deg/>
          <m:e>
            <m:r>
              <m:rPr>
                <m:sty m:val="p"/>
              </m:rPr>
              <w:rPr>
                <w:rFonts w:ascii="Cambria Math" w:hAnsi="Cambria Math"/>
                <w:sz w:val="24"/>
              </w:rPr>
              <m:t>MSE</m:t>
            </m:r>
          </m:e>
        </m:rad>
        <m:r>
          <m:rPr>
            <m:sty m:val="p"/>
          </m:rP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m:rPr>
                    <m:sty m:val="p"/>
                  </m:rPr>
                  <w:rPr>
                    <w:rFonts w:ascii="Cambria Math" w:hAnsi="Cambria Math"/>
                    <w:sz w:val="24"/>
                  </w:rPr>
                  <m:t>SSE</m:t>
                </m:r>
              </m:num>
              <m:den>
                <m:r>
                  <m:rPr>
                    <m:sty m:val="p"/>
                  </m:rPr>
                  <w:rPr>
                    <w:rFonts w:ascii="Cambria Math" w:hAnsi="Cambria Math"/>
                    <w:sz w:val="24"/>
                  </w:rPr>
                  <m:t>n-2</m:t>
                </m:r>
              </m:den>
            </m:f>
          </m:e>
        </m:rad>
      </m:oMath>
      <w:r w:rsidR="00A7237F" w:rsidRPr="008123C4">
        <w:rPr>
          <w:sz w:val="24"/>
        </w:rPr>
        <w:t xml:space="preserve">                         (3-21)</w:t>
      </w:r>
    </w:p>
    <w:p w:rsidR="00113E4D" w:rsidRDefault="00113E4D" w:rsidP="00113E4D">
      <w:pPr>
        <w:rPr>
          <w:sz w:val="24"/>
        </w:rPr>
      </w:pPr>
      <w:r>
        <w:rPr>
          <w:rFonts w:hint="eastAsia"/>
          <w:sz w:val="24"/>
        </w:rPr>
        <w:t>s</w:t>
      </w:r>
      <w:r>
        <w:rPr>
          <w:sz w:val="24"/>
        </w:rPr>
        <w:t>用来衡量观察值相对与估计值</w:t>
      </w:r>
      <w:r>
        <w:rPr>
          <w:rFonts w:hint="eastAsia"/>
          <w:sz w:val="24"/>
        </w:rPr>
        <w:t>回归线</w:t>
      </w:r>
      <w:r>
        <w:rPr>
          <w:sz w:val="24"/>
        </w:rPr>
        <w:t>的变异程度，值越小越好。</w:t>
      </w:r>
    </w:p>
    <w:p w:rsidR="00C34B26" w:rsidRPr="00DC1DE1" w:rsidRDefault="00C34B26" w:rsidP="00C34B26">
      <w:pPr>
        <w:pStyle w:val="3"/>
        <w:spacing w:before="240" w:after="120" w:line="400" w:lineRule="exact"/>
        <w:rPr>
          <w:rFonts w:ascii="黑体" w:eastAsia="黑体" w:hAnsi="黑体"/>
          <w:b w:val="0"/>
          <w:sz w:val="26"/>
          <w:szCs w:val="26"/>
        </w:rPr>
      </w:pPr>
      <w:bookmarkStart w:id="86" w:name="_Toc432581618"/>
      <w:r w:rsidRPr="00DC1DE1">
        <w:rPr>
          <w:rFonts w:ascii="黑体" w:eastAsia="黑体" w:hAnsi="黑体"/>
          <w:b w:val="0"/>
          <w:sz w:val="26"/>
          <w:szCs w:val="26"/>
        </w:rPr>
        <w:t>3.4</w:t>
      </w:r>
      <w:r w:rsidRPr="00DC1DE1">
        <w:rPr>
          <w:rFonts w:ascii="黑体" w:eastAsia="黑体" w:hAnsi="黑体" w:hint="eastAsia"/>
          <w:b w:val="0"/>
          <w:sz w:val="26"/>
          <w:szCs w:val="26"/>
        </w:rPr>
        <w:t>.</w:t>
      </w:r>
      <w:r w:rsidR="00D64E80" w:rsidRPr="00DC1DE1">
        <w:rPr>
          <w:rFonts w:ascii="黑体" w:eastAsia="黑体" w:hAnsi="黑体"/>
          <w:b w:val="0"/>
          <w:sz w:val="26"/>
          <w:szCs w:val="26"/>
        </w:rPr>
        <w:t xml:space="preserve">3  </w:t>
      </w:r>
      <w:r w:rsidRPr="00DC1DE1">
        <w:rPr>
          <w:rFonts w:ascii="黑体" w:eastAsia="黑体" w:hAnsi="黑体"/>
          <w:b w:val="0"/>
          <w:sz w:val="26"/>
          <w:szCs w:val="26"/>
        </w:rPr>
        <w:t>Phantom</w:t>
      </w:r>
      <w:r w:rsidRPr="00DC1DE1">
        <w:rPr>
          <w:rFonts w:ascii="黑体" w:eastAsia="黑体" w:hAnsi="黑体" w:hint="eastAsia"/>
          <w:b w:val="0"/>
          <w:sz w:val="26"/>
          <w:szCs w:val="26"/>
        </w:rPr>
        <w:t>联合聚类</w:t>
      </w:r>
      <w:r w:rsidRPr="00DC1DE1">
        <w:rPr>
          <w:rFonts w:ascii="黑体" w:eastAsia="黑体" w:hAnsi="黑体"/>
          <w:b w:val="0"/>
          <w:sz w:val="26"/>
          <w:szCs w:val="26"/>
        </w:rPr>
        <w:t>算法</w:t>
      </w:r>
      <w:bookmarkEnd w:id="86"/>
    </w:p>
    <w:p w:rsidR="00C34B26" w:rsidRDefault="009D2708" w:rsidP="00E04D44">
      <w:pPr>
        <w:spacing w:line="400" w:lineRule="exact"/>
        <w:ind w:firstLine="480"/>
        <w:rPr>
          <w:sz w:val="24"/>
        </w:rPr>
      </w:pPr>
      <w:r>
        <w:rPr>
          <w:rFonts w:hint="eastAsia"/>
          <w:sz w:val="24"/>
        </w:rPr>
        <w:t>本文</w:t>
      </w:r>
      <w:r>
        <w:rPr>
          <w:sz w:val="24"/>
        </w:rPr>
        <w:t>在</w:t>
      </w:r>
      <w:r>
        <w:rPr>
          <w:rFonts w:hint="eastAsia"/>
          <w:sz w:val="24"/>
        </w:rPr>
        <w:t>对</w:t>
      </w:r>
      <w:r>
        <w:rPr>
          <w:sz w:val="24"/>
        </w:rPr>
        <w:t>用户兴趣偏好进行研究时，</w:t>
      </w:r>
      <w:r>
        <w:rPr>
          <w:rFonts w:hint="eastAsia"/>
          <w:sz w:val="24"/>
        </w:rPr>
        <w:t>使用的</w:t>
      </w:r>
      <w:r>
        <w:rPr>
          <w:sz w:val="24"/>
        </w:rPr>
        <w:t>是用户的网页浏览</w:t>
      </w:r>
      <w:r>
        <w:rPr>
          <w:rFonts w:hint="eastAsia"/>
          <w:sz w:val="24"/>
        </w:rPr>
        <w:t>数据。</w:t>
      </w:r>
      <w:r w:rsidR="00DD01C5">
        <w:rPr>
          <w:rFonts w:hint="eastAsia"/>
          <w:sz w:val="24"/>
        </w:rPr>
        <w:t>用户</w:t>
      </w:r>
      <w:r w:rsidR="00DD01C5">
        <w:rPr>
          <w:sz w:val="24"/>
        </w:rPr>
        <w:t>对网页的浏览行为</w:t>
      </w:r>
      <w:r w:rsidR="00DD01C5">
        <w:rPr>
          <w:rFonts w:hint="eastAsia"/>
          <w:sz w:val="24"/>
        </w:rPr>
        <w:t>能</w:t>
      </w:r>
      <w:r w:rsidR="00DD01C5">
        <w:rPr>
          <w:sz w:val="24"/>
        </w:rPr>
        <w:t>够反映出用户的兴趣偏好，对</w:t>
      </w:r>
      <w:r w:rsidR="00DD01C5">
        <w:rPr>
          <w:rFonts w:hint="eastAsia"/>
          <w:sz w:val="24"/>
        </w:rPr>
        <w:t>实现个性化</w:t>
      </w:r>
      <w:r w:rsidR="00DD01C5">
        <w:rPr>
          <w:sz w:val="24"/>
        </w:rPr>
        <w:t>推荐、精准营销</w:t>
      </w:r>
      <w:r w:rsidR="00DD01C5">
        <w:rPr>
          <w:rFonts w:hint="eastAsia"/>
          <w:sz w:val="24"/>
        </w:rPr>
        <w:t>至关重要</w:t>
      </w:r>
      <w:r w:rsidR="00DD01C5">
        <w:rPr>
          <w:sz w:val="24"/>
        </w:rPr>
        <w:t>。</w:t>
      </w:r>
      <w:r w:rsidR="00DD01C5" w:rsidRPr="00DD01C5">
        <w:rPr>
          <w:sz w:val="24"/>
        </w:rPr>
        <w:t>Keralapura</w:t>
      </w:r>
      <w:r w:rsidR="00DD01C5" w:rsidRPr="00DD01C5">
        <w:rPr>
          <w:rFonts w:hint="eastAsia"/>
          <w:sz w:val="24"/>
        </w:rPr>
        <w:t>等</w:t>
      </w:r>
      <w:r w:rsidR="00DD01C5" w:rsidRPr="00DD01C5">
        <w:rPr>
          <w:sz w:val="24"/>
        </w:rPr>
        <w:t>人</w:t>
      </w:r>
      <w:r w:rsidR="00DD01C5" w:rsidRPr="00DD01C5">
        <w:rPr>
          <w:rFonts w:hint="eastAsia"/>
          <w:sz w:val="24"/>
        </w:rPr>
        <w:t>在</w:t>
      </w:r>
      <w:r w:rsidR="00DD01C5" w:rsidRPr="00DD01C5">
        <w:rPr>
          <w:sz w:val="24"/>
        </w:rPr>
        <w:t>研究</w:t>
      </w:r>
      <w:r w:rsidR="00DD01C5">
        <w:rPr>
          <w:rFonts w:hint="eastAsia"/>
          <w:sz w:val="24"/>
        </w:rPr>
        <w:t>3G</w:t>
      </w:r>
      <w:r w:rsidR="00DD01C5">
        <w:rPr>
          <w:rFonts w:hint="eastAsia"/>
          <w:sz w:val="24"/>
        </w:rPr>
        <w:t>用户</w:t>
      </w:r>
      <w:r w:rsidR="00DD01C5">
        <w:rPr>
          <w:sz w:val="24"/>
        </w:rPr>
        <w:t>的网络行为时</w:t>
      </w:r>
      <w:r w:rsidR="00DD01C5">
        <w:rPr>
          <w:rFonts w:hint="eastAsia"/>
          <w:sz w:val="24"/>
        </w:rPr>
        <w:t>提到</w:t>
      </w:r>
      <w:r w:rsidR="00DD01C5" w:rsidRPr="00DD01C5">
        <w:rPr>
          <w:rFonts w:hint="eastAsia"/>
          <w:sz w:val="24"/>
        </w:rPr>
        <w:t>用户和他们浏览的网站是相互影响的，即用户决定了他们浏览的网站，网站反过来也会决定用户</w:t>
      </w:r>
      <w:r w:rsidR="00DD01C5">
        <w:rPr>
          <w:rFonts w:hint="eastAsia"/>
          <w:sz w:val="24"/>
        </w:rPr>
        <w:t>，</w:t>
      </w:r>
      <w:r w:rsidR="00DD01C5" w:rsidRPr="00DD01C5">
        <w:rPr>
          <w:rFonts w:hint="eastAsia"/>
          <w:sz w:val="24"/>
        </w:rPr>
        <w:t>所以</w:t>
      </w:r>
      <w:r w:rsidR="00DD01C5">
        <w:rPr>
          <w:rFonts w:hint="eastAsia"/>
          <w:sz w:val="24"/>
        </w:rPr>
        <w:t>在</w:t>
      </w:r>
      <w:r w:rsidR="00DD01C5" w:rsidRPr="00DD01C5">
        <w:rPr>
          <w:rFonts w:hint="eastAsia"/>
          <w:sz w:val="24"/>
        </w:rPr>
        <w:t>挖掘移动互联网用户浏览习惯的问题建模为联合聚类问题</w:t>
      </w:r>
      <w:r w:rsidR="00DD01C5" w:rsidRPr="00DD01C5">
        <w:rPr>
          <w:rFonts w:hint="eastAsia"/>
          <w:sz w:val="24"/>
          <w:vertAlign w:val="superscript"/>
        </w:rPr>
        <w:t>[34</w:t>
      </w:r>
      <w:r w:rsidR="00DD01C5" w:rsidRPr="00DD01C5">
        <w:rPr>
          <w:sz w:val="24"/>
          <w:vertAlign w:val="superscript"/>
        </w:rPr>
        <w:t>]</w:t>
      </w:r>
      <w:r w:rsidR="00DD01C5" w:rsidRPr="00DD01C5">
        <w:rPr>
          <w:rFonts w:hint="eastAsia"/>
          <w:sz w:val="24"/>
        </w:rPr>
        <w:t>。通过一个矩阵来存储用户和网站信息，以每个用户为一行，每个网站为一列，矩阵中元素表示相应用户访问相应网站的次数。联合聚类最终的目的不仅仅是要分组相似的行和列，而且要将大</w:t>
      </w:r>
      <w:r w:rsidR="00DD01C5">
        <w:rPr>
          <w:rFonts w:hint="eastAsia"/>
          <w:sz w:val="24"/>
        </w:rPr>
        <w:t>矩阵分割成许多子矩阵（子簇），每个子矩阵都反映出一定的聚合属性，</w:t>
      </w:r>
      <w:r w:rsidR="00DD01C5">
        <w:rPr>
          <w:sz w:val="24"/>
        </w:rPr>
        <w:t>并提出了</w:t>
      </w:r>
      <w:r w:rsidRPr="009D2708">
        <w:rPr>
          <w:rFonts w:hint="eastAsia"/>
          <w:sz w:val="24"/>
        </w:rPr>
        <w:t>Phantom</w:t>
      </w:r>
      <w:r w:rsidRPr="009D2708">
        <w:rPr>
          <w:rFonts w:hint="eastAsia"/>
          <w:sz w:val="24"/>
        </w:rPr>
        <w:t>联合聚类算法</w:t>
      </w:r>
      <w:r w:rsidR="00DD01C5">
        <w:rPr>
          <w:rFonts w:hint="eastAsia"/>
          <w:sz w:val="24"/>
        </w:rPr>
        <w:t>。</w:t>
      </w:r>
    </w:p>
    <w:p w:rsidR="00E865B7" w:rsidRPr="00E865B7" w:rsidRDefault="00DD01C5" w:rsidP="00E04D44">
      <w:pPr>
        <w:spacing w:line="400" w:lineRule="exact"/>
        <w:rPr>
          <w:sz w:val="24"/>
        </w:rPr>
      </w:pPr>
      <w:r>
        <w:rPr>
          <w:rFonts w:hint="eastAsia"/>
          <w:sz w:val="24"/>
        </w:rPr>
        <w:t xml:space="preserve">    </w:t>
      </w:r>
      <w:r w:rsidR="00E865B7">
        <w:rPr>
          <w:rFonts w:hint="eastAsia"/>
          <w:sz w:val="24"/>
        </w:rPr>
        <w:t>在</w:t>
      </w:r>
      <w:r w:rsidR="00E865B7">
        <w:rPr>
          <w:sz w:val="24"/>
        </w:rPr>
        <w:t>这之前，</w:t>
      </w:r>
      <w:r w:rsidR="00E865B7" w:rsidRPr="00E865B7">
        <w:rPr>
          <w:rFonts w:hint="eastAsia"/>
          <w:sz w:val="24"/>
        </w:rPr>
        <w:t>将矩阵分割的联合聚类算法有</w:t>
      </w:r>
      <w:r w:rsidR="00E865B7" w:rsidRPr="00E865B7">
        <w:rPr>
          <w:sz w:val="24"/>
        </w:rPr>
        <w:t>Dhillon</w:t>
      </w:r>
      <w:r w:rsidR="00E865B7" w:rsidRPr="00E865B7">
        <w:rPr>
          <w:rFonts w:hint="eastAsia"/>
          <w:sz w:val="24"/>
        </w:rPr>
        <w:t>提出的</w:t>
      </w:r>
      <w:r w:rsidR="00E865B7" w:rsidRPr="00E865B7">
        <w:rPr>
          <w:rFonts w:hint="eastAsia"/>
          <w:sz w:val="24"/>
        </w:rPr>
        <w:t>Spectral Graph Partitioning</w:t>
      </w:r>
      <w:r w:rsidR="00E865B7" w:rsidRPr="00E865B7">
        <w:rPr>
          <w:rFonts w:hint="eastAsia"/>
          <w:sz w:val="24"/>
        </w:rPr>
        <w:t>算法，其主要解决的是文档和单词的联合聚类问题。文中建立了一个以每个单词为一行，每个文档为一列的矩阵，矩阵元素为对应单词在对应文档中出现的次数，并将聚类问题转化为一个二分图的划分问题，最终通过</w:t>
      </w:r>
      <w:r w:rsidR="00E865B7" w:rsidRPr="00E865B7">
        <w:rPr>
          <w:rFonts w:hint="eastAsia"/>
          <w:sz w:val="24"/>
        </w:rPr>
        <w:t>Spectral Graph Partitioning</w:t>
      </w:r>
      <w:r w:rsidR="00E865B7" w:rsidRPr="00E865B7">
        <w:rPr>
          <w:rFonts w:hint="eastAsia"/>
          <w:sz w:val="24"/>
        </w:rPr>
        <w:t>算法将</w:t>
      </w:r>
      <w:r w:rsidR="00E865B7" w:rsidRPr="00E865B7">
        <w:rPr>
          <w:rFonts w:hint="eastAsia"/>
          <w:sz w:val="24"/>
        </w:rPr>
        <w:t>NP</w:t>
      </w:r>
      <w:r w:rsidR="00E865B7" w:rsidRPr="00E865B7">
        <w:rPr>
          <w:rFonts w:hint="eastAsia"/>
          <w:sz w:val="24"/>
        </w:rPr>
        <w:t>完全图的划分问题转化为求矩阵的奇异向量问题</w:t>
      </w:r>
      <w:r w:rsidR="00E865B7" w:rsidRPr="00DD01C5">
        <w:rPr>
          <w:rFonts w:hint="eastAsia"/>
          <w:sz w:val="24"/>
          <w:vertAlign w:val="superscript"/>
        </w:rPr>
        <w:t>[3</w:t>
      </w:r>
      <w:r w:rsidR="00E865B7">
        <w:rPr>
          <w:sz w:val="24"/>
          <w:vertAlign w:val="superscript"/>
        </w:rPr>
        <w:t>5</w:t>
      </w:r>
      <w:r w:rsidR="00E865B7" w:rsidRPr="00DD01C5">
        <w:rPr>
          <w:sz w:val="24"/>
          <w:vertAlign w:val="superscript"/>
        </w:rPr>
        <w:t>]</w:t>
      </w:r>
      <w:r w:rsidR="00E865B7" w:rsidRPr="00E865B7">
        <w:rPr>
          <w:rFonts w:hint="eastAsia"/>
          <w:sz w:val="24"/>
        </w:rPr>
        <w:t>。</w:t>
      </w:r>
    </w:p>
    <w:p w:rsidR="00E865B7" w:rsidRPr="00E865B7" w:rsidRDefault="00E865B7" w:rsidP="00E04D44">
      <w:pPr>
        <w:spacing w:line="400" w:lineRule="exact"/>
        <w:ind w:firstLineChars="200" w:firstLine="480"/>
        <w:rPr>
          <w:sz w:val="24"/>
        </w:rPr>
      </w:pPr>
      <w:r w:rsidRPr="00E865B7">
        <w:rPr>
          <w:rFonts w:hint="eastAsia"/>
          <w:sz w:val="24"/>
        </w:rPr>
        <w:t>Spectral Graph Partitioning</w:t>
      </w:r>
      <w:r w:rsidRPr="00E865B7">
        <w:rPr>
          <w:rFonts w:hint="eastAsia"/>
          <w:sz w:val="24"/>
        </w:rPr>
        <w:t>算法解决文档和单词的联合聚类问题产生了不错的效果，但是在用户网站联合聚类问题却存在一些问题：用户分析时可能会有百万甚至千万的用户和网站，形成矩阵后，计算机由于内存和处理器的限制无法处理；算法要输入聚类产生的簇的数量，但实际操作中很难判断该数量；算法最终结果中，矩阵的一行或</w:t>
      </w:r>
      <w:r w:rsidRPr="00E865B7">
        <w:rPr>
          <w:rFonts w:hint="eastAsia"/>
          <w:sz w:val="24"/>
        </w:rPr>
        <w:lastRenderedPageBreak/>
        <w:t>一列只能属于一个簇，但在现实中一个给定的行或列可以属于一个或多个簇。</w:t>
      </w:r>
    </w:p>
    <w:p w:rsidR="00C34B26" w:rsidRPr="00E865B7" w:rsidRDefault="00E865B7" w:rsidP="00E865B7">
      <w:pPr>
        <w:spacing w:line="400" w:lineRule="exact"/>
        <w:ind w:firstLineChars="200" w:firstLine="480"/>
        <w:rPr>
          <w:sz w:val="24"/>
        </w:rPr>
      </w:pPr>
      <w:r w:rsidRPr="009D2708">
        <w:rPr>
          <w:rFonts w:hint="eastAsia"/>
          <w:sz w:val="24"/>
        </w:rPr>
        <w:t>Phantom</w:t>
      </w:r>
      <w:r w:rsidRPr="009D2708">
        <w:rPr>
          <w:rFonts w:hint="eastAsia"/>
          <w:sz w:val="24"/>
        </w:rPr>
        <w:t>算法</w:t>
      </w:r>
      <w:r>
        <w:rPr>
          <w:rFonts w:hint="eastAsia"/>
          <w:sz w:val="24"/>
        </w:rPr>
        <w:t>通过对</w:t>
      </w:r>
      <w:r w:rsidRPr="00E865B7">
        <w:rPr>
          <w:rFonts w:hint="eastAsia"/>
          <w:sz w:val="24"/>
        </w:rPr>
        <w:t>Spectral Graph Partitioning</w:t>
      </w:r>
      <w:r w:rsidRPr="00E865B7">
        <w:rPr>
          <w:rFonts w:hint="eastAsia"/>
          <w:sz w:val="24"/>
        </w:rPr>
        <w:t>算法</w:t>
      </w:r>
      <w:r>
        <w:rPr>
          <w:rFonts w:hint="eastAsia"/>
          <w:sz w:val="24"/>
        </w:rPr>
        <w:t>进行了</w:t>
      </w:r>
      <w:r>
        <w:rPr>
          <w:sz w:val="24"/>
        </w:rPr>
        <w:t>一系列改进，</w:t>
      </w:r>
      <w:r w:rsidRPr="00E865B7">
        <w:rPr>
          <w:rFonts w:hint="eastAsia"/>
          <w:sz w:val="24"/>
        </w:rPr>
        <w:t>提出并发展了一个扩展的联合聚类算法</w:t>
      </w:r>
      <w:r w:rsidRPr="00E865B7">
        <w:rPr>
          <w:rFonts w:hint="eastAsia"/>
          <w:sz w:val="24"/>
        </w:rPr>
        <w:t>Phantom</w:t>
      </w:r>
      <w:r w:rsidRPr="00E865B7">
        <w:rPr>
          <w:rFonts w:hint="eastAsia"/>
          <w:sz w:val="24"/>
        </w:rPr>
        <w:t>。</w:t>
      </w:r>
      <w:r w:rsidRPr="00E865B7">
        <w:rPr>
          <w:rFonts w:hint="eastAsia"/>
          <w:sz w:val="24"/>
        </w:rPr>
        <w:t>Phantom</w:t>
      </w:r>
      <w:r w:rsidRPr="00E865B7">
        <w:rPr>
          <w:rFonts w:hint="eastAsia"/>
          <w:sz w:val="24"/>
        </w:rPr>
        <w:t>算法通过使用</w:t>
      </w:r>
      <w:r>
        <w:rPr>
          <w:rFonts w:hint="eastAsia"/>
          <w:sz w:val="24"/>
        </w:rPr>
        <w:t>沙漏</w:t>
      </w:r>
      <w:r>
        <w:rPr>
          <w:sz w:val="24"/>
        </w:rPr>
        <w:t>模型</w:t>
      </w:r>
      <w:r w:rsidRPr="00E865B7">
        <w:rPr>
          <w:rFonts w:hint="eastAsia"/>
          <w:sz w:val="24"/>
        </w:rPr>
        <w:t>，首先降低了输入数据的规模，在更低规模的数据分别执行一个迭代的改进</w:t>
      </w:r>
      <w:r>
        <w:rPr>
          <w:rFonts w:hint="eastAsia"/>
          <w:sz w:val="24"/>
        </w:rPr>
        <w:t>的自顶而下</w:t>
      </w:r>
      <w:r>
        <w:rPr>
          <w:sz w:val="24"/>
        </w:rPr>
        <w:t>的层次聚类算法</w:t>
      </w:r>
      <w:r w:rsidRPr="00E865B7">
        <w:rPr>
          <w:rFonts w:hint="eastAsia"/>
          <w:sz w:val="24"/>
        </w:rPr>
        <w:t>后，再按原始信息将矩阵规模扩展作进一步分析。另外</w:t>
      </w:r>
      <w:r w:rsidRPr="00E865B7">
        <w:rPr>
          <w:rFonts w:hint="eastAsia"/>
          <w:sz w:val="24"/>
        </w:rPr>
        <w:t>Phantom</w:t>
      </w:r>
      <w:r w:rsidRPr="00E865B7">
        <w:rPr>
          <w:rFonts w:hint="eastAsia"/>
          <w:sz w:val="24"/>
        </w:rPr>
        <w:t>算法提出了</w:t>
      </w:r>
      <w:r w:rsidRPr="00E865B7">
        <w:rPr>
          <w:rFonts w:hint="eastAsia"/>
          <w:sz w:val="24"/>
        </w:rPr>
        <w:t>Soft Co-Clustering</w:t>
      </w:r>
      <w:r w:rsidRPr="00E865B7">
        <w:rPr>
          <w:rFonts w:hint="eastAsia"/>
          <w:sz w:val="24"/>
        </w:rPr>
        <w:t>，使同一行或列可以同时属于两个簇。</w:t>
      </w:r>
    </w:p>
    <w:p w:rsidR="00C34B26" w:rsidRDefault="006B4882" w:rsidP="00DD01C5">
      <w:pPr>
        <w:spacing w:line="400" w:lineRule="exact"/>
        <w:rPr>
          <w:sz w:val="24"/>
        </w:rPr>
      </w:pPr>
      <w:r>
        <w:rPr>
          <w:rFonts w:hint="eastAsia"/>
          <w:sz w:val="24"/>
        </w:rPr>
        <w:t xml:space="preserve">    </w:t>
      </w:r>
      <w:r>
        <w:rPr>
          <w:rFonts w:hint="eastAsia"/>
          <w:sz w:val="24"/>
        </w:rPr>
        <w:t>本文对</w:t>
      </w:r>
      <w:r>
        <w:rPr>
          <w:sz w:val="24"/>
        </w:rPr>
        <w:t>用户进行</w:t>
      </w:r>
      <w:r>
        <w:rPr>
          <w:rFonts w:hint="eastAsia"/>
          <w:sz w:val="24"/>
        </w:rPr>
        <w:t>市场</w:t>
      </w:r>
      <w:r>
        <w:rPr>
          <w:sz w:val="24"/>
        </w:rPr>
        <w:t>细分时</w:t>
      </w:r>
      <w:r w:rsidR="00F12F34">
        <w:rPr>
          <w:rFonts w:hint="eastAsia"/>
          <w:sz w:val="24"/>
        </w:rPr>
        <w:t>选择</w:t>
      </w:r>
      <w:r w:rsidRPr="009D2708">
        <w:rPr>
          <w:rFonts w:hint="eastAsia"/>
          <w:sz w:val="24"/>
        </w:rPr>
        <w:t>Phantom</w:t>
      </w:r>
      <w:r>
        <w:rPr>
          <w:rFonts w:hint="eastAsia"/>
          <w:sz w:val="24"/>
        </w:rPr>
        <w:t>联合</w:t>
      </w:r>
      <w:r>
        <w:rPr>
          <w:sz w:val="24"/>
        </w:rPr>
        <w:t>聚类算法</w:t>
      </w:r>
      <w:r>
        <w:rPr>
          <w:rFonts w:hint="eastAsia"/>
          <w:sz w:val="24"/>
        </w:rPr>
        <w:t>对</w:t>
      </w:r>
      <w:r>
        <w:rPr>
          <w:sz w:val="24"/>
        </w:rPr>
        <w:t>用户进行聚类，</w:t>
      </w:r>
      <w:r w:rsidR="00F12F34">
        <w:rPr>
          <w:rFonts w:hint="eastAsia"/>
          <w:sz w:val="24"/>
        </w:rPr>
        <w:t>并将</w:t>
      </w:r>
      <w:r w:rsidR="00F12F34">
        <w:rPr>
          <w:sz w:val="24"/>
        </w:rPr>
        <w:t>上述</w:t>
      </w:r>
      <w:r w:rsidR="00F12F34">
        <w:rPr>
          <w:rFonts w:hint="eastAsia"/>
          <w:sz w:val="24"/>
        </w:rPr>
        <w:t>不同</w:t>
      </w:r>
      <w:r w:rsidR="00F12F34">
        <w:rPr>
          <w:sz w:val="24"/>
        </w:rPr>
        <w:t>算法的</w:t>
      </w:r>
      <w:r w:rsidR="00F12F34">
        <w:rPr>
          <w:rFonts w:hint="eastAsia"/>
          <w:sz w:val="24"/>
        </w:rPr>
        <w:t>聚类</w:t>
      </w:r>
      <w:r w:rsidR="00F12F34">
        <w:rPr>
          <w:sz w:val="24"/>
        </w:rPr>
        <w:t>结果进行比较，</w:t>
      </w:r>
      <w:r w:rsidR="00F12F34">
        <w:rPr>
          <w:rFonts w:hint="eastAsia"/>
          <w:sz w:val="24"/>
        </w:rPr>
        <w:t>证实</w:t>
      </w:r>
      <w:r w:rsidR="00F12F34">
        <w:rPr>
          <w:sz w:val="24"/>
        </w:rPr>
        <w:t>了</w:t>
      </w:r>
      <w:r w:rsidR="00F12F34" w:rsidRPr="00F12F34">
        <w:rPr>
          <w:rFonts w:hint="eastAsia"/>
          <w:sz w:val="24"/>
        </w:rPr>
        <w:t>Phantom</w:t>
      </w:r>
      <w:r w:rsidR="00F12F34">
        <w:rPr>
          <w:rFonts w:hint="eastAsia"/>
          <w:sz w:val="24"/>
        </w:rPr>
        <w:t>算法的</w:t>
      </w:r>
      <w:r w:rsidR="00F12F34" w:rsidRPr="00F12F34">
        <w:rPr>
          <w:rFonts w:hint="eastAsia"/>
          <w:sz w:val="24"/>
        </w:rPr>
        <w:t>Soft Co-Clustering</w:t>
      </w:r>
      <w:r w:rsidR="00F12F34">
        <w:rPr>
          <w:rFonts w:hint="eastAsia"/>
          <w:sz w:val="24"/>
        </w:rPr>
        <w:t>为</w:t>
      </w:r>
      <w:r w:rsidR="00F12F34">
        <w:rPr>
          <w:sz w:val="24"/>
        </w:rPr>
        <w:t>最优</w:t>
      </w:r>
      <w:r w:rsidR="00F12F34">
        <w:rPr>
          <w:rFonts w:hint="eastAsia"/>
          <w:sz w:val="24"/>
        </w:rPr>
        <w:t>，在</w:t>
      </w:r>
      <w:r w:rsidR="00F12F34">
        <w:rPr>
          <w:sz w:val="24"/>
        </w:rPr>
        <w:t>细节上对算法进行了</w:t>
      </w:r>
      <w:r w:rsidR="00F12F34">
        <w:rPr>
          <w:rFonts w:hint="eastAsia"/>
          <w:sz w:val="24"/>
        </w:rPr>
        <w:t>小幅</w:t>
      </w:r>
      <w:r w:rsidR="00F12F34">
        <w:rPr>
          <w:sz w:val="24"/>
        </w:rPr>
        <w:t>改进，应用在</w:t>
      </w:r>
      <w:r w:rsidR="00F12F34">
        <w:rPr>
          <w:rFonts w:hint="eastAsia"/>
          <w:sz w:val="24"/>
        </w:rPr>
        <w:t>电信</w:t>
      </w:r>
      <w:r w:rsidR="00F12F34">
        <w:rPr>
          <w:sz w:val="24"/>
        </w:rPr>
        <w:t>用户</w:t>
      </w:r>
      <w:r w:rsidR="00F12F34">
        <w:rPr>
          <w:rFonts w:hint="eastAsia"/>
          <w:sz w:val="24"/>
        </w:rPr>
        <w:t>的</w:t>
      </w:r>
      <w:r w:rsidR="00F12F34">
        <w:rPr>
          <w:sz w:val="24"/>
        </w:rPr>
        <w:t>市场细分中。</w:t>
      </w:r>
    </w:p>
    <w:p w:rsidR="00C34B26" w:rsidRDefault="00C34B26" w:rsidP="00DD01C5">
      <w:pPr>
        <w:spacing w:line="400" w:lineRule="exact"/>
        <w:rPr>
          <w:sz w:val="24"/>
        </w:rPr>
      </w:pPr>
    </w:p>
    <w:bookmarkEnd w:id="76"/>
    <w:p w:rsidR="0068200C" w:rsidRDefault="0068200C">
      <w:pPr>
        <w:widowControl/>
        <w:jc w:val="left"/>
        <w:rPr>
          <w:sz w:val="24"/>
        </w:rPr>
      </w:pPr>
      <w:r>
        <w:rPr>
          <w:sz w:val="24"/>
        </w:rPr>
        <w:br w:type="page"/>
      </w:r>
    </w:p>
    <w:p w:rsidR="00BA355A" w:rsidRPr="00CC10FF" w:rsidRDefault="00BA355A" w:rsidP="007F58A8">
      <w:pPr>
        <w:widowControl/>
        <w:jc w:val="left"/>
        <w:rPr>
          <w:sz w:val="24"/>
        </w:rPr>
      </w:pPr>
    </w:p>
    <w:p w:rsidR="00260ED5" w:rsidRPr="00BB5371" w:rsidRDefault="00260ED5" w:rsidP="00D64E80">
      <w:pPr>
        <w:pStyle w:val="1"/>
        <w:spacing w:before="480" w:after="360" w:line="240" w:lineRule="auto"/>
        <w:jc w:val="center"/>
        <w:rPr>
          <w:rFonts w:ascii="黑体" w:eastAsia="黑体" w:hAnsi="黑体"/>
          <w:b w:val="0"/>
          <w:sz w:val="32"/>
          <w:szCs w:val="32"/>
        </w:rPr>
      </w:pPr>
      <w:bookmarkStart w:id="87" w:name="_Toc416119738"/>
      <w:bookmarkStart w:id="88" w:name="_Toc432581619"/>
      <w:r w:rsidRPr="00BB5371">
        <w:rPr>
          <w:rFonts w:ascii="黑体" w:eastAsia="黑体" w:hAnsi="黑体" w:hint="eastAsia"/>
          <w:b w:val="0"/>
          <w:sz w:val="32"/>
          <w:szCs w:val="32"/>
        </w:rPr>
        <w:t>第</w:t>
      </w:r>
      <w:r w:rsidRPr="00D64E80">
        <w:rPr>
          <w:rFonts w:ascii="黑体" w:eastAsia="黑体" w:hAnsi="黑体" w:hint="eastAsia"/>
          <w:b w:val="0"/>
          <w:sz w:val="32"/>
          <w:szCs w:val="32"/>
        </w:rPr>
        <w:t>四</w:t>
      </w:r>
      <w:r w:rsidRPr="00BB5371">
        <w:rPr>
          <w:rFonts w:ascii="黑体" w:eastAsia="黑体" w:hAnsi="黑体" w:hint="eastAsia"/>
          <w:b w:val="0"/>
          <w:sz w:val="32"/>
          <w:szCs w:val="32"/>
        </w:rPr>
        <w:t xml:space="preserve">章 </w:t>
      </w:r>
      <w:r>
        <w:rPr>
          <w:rFonts w:ascii="黑体" w:eastAsia="黑体" w:hAnsi="黑体" w:hint="eastAsia"/>
          <w:b w:val="0"/>
          <w:sz w:val="32"/>
          <w:szCs w:val="32"/>
        </w:rPr>
        <w:t xml:space="preserve"> </w:t>
      </w:r>
      <w:bookmarkEnd w:id="87"/>
      <w:r w:rsidR="00646472">
        <w:rPr>
          <w:rFonts w:ascii="黑体" w:eastAsia="黑体" w:hAnsi="黑体" w:hint="eastAsia"/>
          <w:b w:val="0"/>
          <w:sz w:val="32"/>
          <w:szCs w:val="32"/>
        </w:rPr>
        <w:t>用户</w:t>
      </w:r>
      <w:r w:rsidR="00646472">
        <w:rPr>
          <w:rFonts w:ascii="黑体" w:eastAsia="黑体" w:hAnsi="黑体"/>
          <w:b w:val="0"/>
          <w:sz w:val="32"/>
          <w:szCs w:val="32"/>
        </w:rPr>
        <w:t>访问</w:t>
      </w:r>
      <w:r w:rsidR="005F4FCA">
        <w:rPr>
          <w:rFonts w:ascii="黑体" w:eastAsia="黑体" w:hAnsi="黑体" w:hint="eastAsia"/>
          <w:b w:val="0"/>
          <w:sz w:val="32"/>
          <w:szCs w:val="32"/>
        </w:rPr>
        <w:t>时间规律</w:t>
      </w:r>
      <w:r w:rsidR="005F4FCA">
        <w:rPr>
          <w:rFonts w:ascii="黑体" w:eastAsia="黑体" w:hAnsi="黑体"/>
          <w:b w:val="0"/>
          <w:sz w:val="32"/>
          <w:szCs w:val="32"/>
        </w:rPr>
        <w:t>分析</w:t>
      </w:r>
      <w:bookmarkEnd w:id="88"/>
    </w:p>
    <w:p w:rsidR="00FB7894" w:rsidRPr="006E78C3" w:rsidRDefault="00FB7894" w:rsidP="00FB7894">
      <w:pPr>
        <w:pStyle w:val="2"/>
        <w:spacing w:before="480" w:after="120" w:line="400" w:lineRule="exact"/>
        <w:rPr>
          <w:rFonts w:ascii="黑体" w:eastAsia="黑体" w:hAnsi="黑体"/>
          <w:b w:val="0"/>
          <w:sz w:val="28"/>
          <w:szCs w:val="28"/>
        </w:rPr>
      </w:pPr>
      <w:bookmarkStart w:id="89" w:name="_Toc432581620"/>
      <w:r w:rsidRPr="00D64E80">
        <w:rPr>
          <w:rFonts w:ascii="黑体" w:eastAsia="黑体" w:hAnsi="黑体"/>
          <w:b w:val="0"/>
          <w:sz w:val="28"/>
          <w:szCs w:val="28"/>
        </w:rPr>
        <w:t>4.</w:t>
      </w:r>
      <w:r w:rsidR="005F4FCA" w:rsidRPr="00D64E80">
        <w:rPr>
          <w:rFonts w:ascii="黑体" w:eastAsia="黑体" w:hAnsi="黑体"/>
          <w:b w:val="0"/>
          <w:sz w:val="28"/>
          <w:szCs w:val="28"/>
        </w:rPr>
        <w:t>1</w:t>
      </w:r>
      <w:r w:rsidRPr="006E78C3">
        <w:rPr>
          <w:rFonts w:ascii="黑体" w:eastAsia="黑体" w:hAnsi="黑体" w:hint="eastAsia"/>
          <w:b w:val="0"/>
          <w:sz w:val="28"/>
          <w:szCs w:val="28"/>
        </w:rPr>
        <w:t xml:space="preserve"> </w:t>
      </w:r>
      <w:r>
        <w:rPr>
          <w:rFonts w:ascii="黑体" w:eastAsia="黑体" w:hAnsi="黑体" w:hint="eastAsia"/>
          <w:b w:val="0"/>
          <w:sz w:val="28"/>
          <w:szCs w:val="28"/>
        </w:rPr>
        <w:t xml:space="preserve"> 用户访问</w:t>
      </w:r>
      <w:r w:rsidR="005F4FCA">
        <w:rPr>
          <w:rFonts w:ascii="黑体" w:eastAsia="黑体" w:hAnsi="黑体" w:hint="eastAsia"/>
          <w:b w:val="0"/>
          <w:sz w:val="28"/>
          <w:szCs w:val="28"/>
        </w:rPr>
        <w:t>时间</w:t>
      </w:r>
      <w:r w:rsidR="005F4FCA">
        <w:rPr>
          <w:rFonts w:ascii="黑体" w:eastAsia="黑体" w:hAnsi="黑体"/>
          <w:b w:val="0"/>
          <w:sz w:val="28"/>
          <w:szCs w:val="28"/>
        </w:rPr>
        <w:t>序列介绍</w:t>
      </w:r>
      <w:bookmarkEnd w:id="89"/>
    </w:p>
    <w:p w:rsidR="000F20C9" w:rsidRDefault="008828EE" w:rsidP="00E04D44">
      <w:pPr>
        <w:tabs>
          <w:tab w:val="left" w:pos="1891"/>
        </w:tabs>
        <w:spacing w:line="400" w:lineRule="exact"/>
        <w:ind w:firstLine="482"/>
        <w:rPr>
          <w:sz w:val="24"/>
        </w:rPr>
      </w:pPr>
      <w:r>
        <w:rPr>
          <w:rFonts w:hint="eastAsia"/>
          <w:sz w:val="24"/>
        </w:rPr>
        <w:t>用户访问时间指的是用户访问网络即上网的时间，研究其特性，发现用户访问网络的时间规律对运营商获取特定时间内的目标用户、提高精准营销的命中率等意义非凡。</w:t>
      </w:r>
    </w:p>
    <w:p w:rsidR="00FB7894" w:rsidRDefault="000F20C9" w:rsidP="00E04D44">
      <w:pPr>
        <w:tabs>
          <w:tab w:val="left" w:pos="1891"/>
        </w:tabs>
        <w:spacing w:line="400" w:lineRule="exact"/>
        <w:ind w:firstLine="482"/>
        <w:rPr>
          <w:sz w:val="24"/>
        </w:rPr>
      </w:pPr>
      <w:r>
        <w:rPr>
          <w:rFonts w:hint="eastAsia"/>
          <w:sz w:val="24"/>
        </w:rPr>
        <w:t>为观察用户的访问规律，将所有用户</w:t>
      </w:r>
      <w:r w:rsidR="00D72388">
        <w:rPr>
          <w:rFonts w:hint="eastAsia"/>
          <w:sz w:val="24"/>
        </w:rPr>
        <w:t>每天的</w:t>
      </w:r>
      <w:r>
        <w:rPr>
          <w:rFonts w:hint="eastAsia"/>
          <w:sz w:val="24"/>
        </w:rPr>
        <w:t>数据</w:t>
      </w:r>
      <w:r w:rsidR="00D72388">
        <w:rPr>
          <w:rFonts w:hint="eastAsia"/>
          <w:sz w:val="24"/>
        </w:rPr>
        <w:t>划分成</w:t>
      </w:r>
      <w:r w:rsidR="00D72388">
        <w:rPr>
          <w:rFonts w:hint="eastAsia"/>
          <w:sz w:val="24"/>
        </w:rPr>
        <w:t>24</w:t>
      </w:r>
      <w:r w:rsidR="00D72388">
        <w:rPr>
          <w:rFonts w:hint="eastAsia"/>
          <w:sz w:val="24"/>
        </w:rPr>
        <w:t>个</w:t>
      </w:r>
      <w:r w:rsidR="000443EB">
        <w:rPr>
          <w:rFonts w:hint="eastAsia"/>
          <w:sz w:val="24"/>
        </w:rPr>
        <w:t>小时</w:t>
      </w:r>
      <w:r w:rsidR="00D72388">
        <w:rPr>
          <w:rFonts w:hint="eastAsia"/>
          <w:sz w:val="24"/>
        </w:rPr>
        <w:t>时段</w:t>
      </w:r>
      <w:r w:rsidR="007F64DF">
        <w:rPr>
          <w:rFonts w:hint="eastAsia"/>
          <w:sz w:val="24"/>
        </w:rPr>
        <w:t>，</w:t>
      </w:r>
      <w:r w:rsidR="00D72388">
        <w:rPr>
          <w:rFonts w:hint="eastAsia"/>
          <w:sz w:val="24"/>
        </w:rPr>
        <w:t>按照用户上网开始的时间，即移动</w:t>
      </w:r>
      <w:r w:rsidR="00D72388">
        <w:rPr>
          <w:rFonts w:hint="eastAsia"/>
          <w:sz w:val="24"/>
        </w:rPr>
        <w:t>DPI</w:t>
      </w:r>
      <w:r w:rsidR="00D72388">
        <w:rPr>
          <w:rFonts w:hint="eastAsia"/>
          <w:sz w:val="24"/>
        </w:rPr>
        <w:t>数据中</w:t>
      </w:r>
      <w:r w:rsidR="00D72388" w:rsidRPr="00D72388">
        <w:rPr>
          <w:sz w:val="24"/>
        </w:rPr>
        <w:t>StartTime</w:t>
      </w:r>
      <w:r w:rsidR="00ED032C">
        <w:rPr>
          <w:rFonts w:hint="eastAsia"/>
          <w:sz w:val="24"/>
        </w:rPr>
        <w:t>属性</w:t>
      </w:r>
      <w:r w:rsidR="00D72388">
        <w:rPr>
          <w:rFonts w:hint="eastAsia"/>
          <w:sz w:val="24"/>
        </w:rPr>
        <w:t>字段进行时间标注，按照表</w:t>
      </w:r>
      <w:r w:rsidR="00D72388">
        <w:rPr>
          <w:rFonts w:hint="eastAsia"/>
          <w:sz w:val="24"/>
        </w:rPr>
        <w:t>4.1</w:t>
      </w:r>
      <w:r w:rsidR="00D72388">
        <w:rPr>
          <w:rFonts w:hint="eastAsia"/>
          <w:sz w:val="24"/>
        </w:rPr>
        <w:t>进行时段划分。每个时段包含起始时间的数据，但不包含时段结束时间的数据，如时段</w:t>
      </w:r>
      <w:r w:rsidR="00D72388" w:rsidRPr="00D72388">
        <w:rPr>
          <w:sz w:val="24"/>
        </w:rPr>
        <w:t>[0:00,1:00)</w:t>
      </w:r>
      <w:r w:rsidR="00D72388">
        <w:rPr>
          <w:rFonts w:hint="eastAsia"/>
          <w:sz w:val="24"/>
        </w:rPr>
        <w:t>中，</w:t>
      </w:r>
      <w:r w:rsidR="00D72388" w:rsidRPr="00D72388">
        <w:rPr>
          <w:sz w:val="24"/>
        </w:rPr>
        <w:t>0:00</w:t>
      </w:r>
      <w:r w:rsidR="00D72388">
        <w:rPr>
          <w:rFonts w:hint="eastAsia"/>
          <w:sz w:val="24"/>
        </w:rPr>
        <w:t>点的数据算在时段</w:t>
      </w:r>
      <w:r w:rsidR="00D72388">
        <w:rPr>
          <w:rFonts w:hint="eastAsia"/>
          <w:sz w:val="24"/>
        </w:rPr>
        <w:t>0</w:t>
      </w:r>
      <w:r w:rsidR="00D72388">
        <w:rPr>
          <w:rFonts w:hint="eastAsia"/>
          <w:sz w:val="24"/>
        </w:rPr>
        <w:t>中，</w:t>
      </w:r>
      <w:r w:rsidR="00D72388" w:rsidRPr="00D72388">
        <w:rPr>
          <w:sz w:val="24"/>
        </w:rPr>
        <w:t>1:00</w:t>
      </w:r>
      <w:r w:rsidR="00D72388">
        <w:rPr>
          <w:rFonts w:hint="eastAsia"/>
          <w:sz w:val="24"/>
        </w:rPr>
        <w:t>点的数据算在下一个时段</w:t>
      </w:r>
      <w:r w:rsidR="00D72388">
        <w:rPr>
          <w:rFonts w:hint="eastAsia"/>
          <w:sz w:val="24"/>
        </w:rPr>
        <w:t>1</w:t>
      </w:r>
      <w:r w:rsidR="00D72388">
        <w:rPr>
          <w:rFonts w:hint="eastAsia"/>
          <w:sz w:val="24"/>
        </w:rPr>
        <w:t>中。</w:t>
      </w:r>
    </w:p>
    <w:p w:rsidR="007F64DF" w:rsidRPr="007B7812" w:rsidRDefault="00D72388"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表4.1 </w:t>
      </w:r>
      <w:r w:rsidR="008711A4">
        <w:rPr>
          <w:rFonts w:ascii="宋体" w:hAnsi="宋体"/>
          <w:sz w:val="22"/>
          <w:szCs w:val="22"/>
        </w:rPr>
        <w:t xml:space="preserve"> </w:t>
      </w:r>
      <w:r w:rsidRPr="007B7812">
        <w:rPr>
          <w:rFonts w:ascii="宋体" w:hAnsi="宋体" w:hint="eastAsia"/>
          <w:sz w:val="22"/>
          <w:szCs w:val="22"/>
        </w:rPr>
        <w:t>时段划分</w:t>
      </w:r>
    </w:p>
    <w:tbl>
      <w:tblPr>
        <w:tblW w:w="5827" w:type="dxa"/>
        <w:jc w:val="center"/>
        <w:tblLook w:val="04A0" w:firstRow="1" w:lastRow="0" w:firstColumn="1" w:lastColumn="0" w:noHBand="0" w:noVBand="1"/>
      </w:tblPr>
      <w:tblGrid>
        <w:gridCol w:w="1660"/>
        <w:gridCol w:w="1190"/>
        <w:gridCol w:w="1646"/>
        <w:gridCol w:w="1331"/>
      </w:tblGrid>
      <w:tr w:rsidR="00D72388" w:rsidRPr="008711A4" w:rsidTr="00D72388">
        <w:trPr>
          <w:trHeight w:val="270"/>
          <w:jc w:val="center"/>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时段</w:t>
            </w:r>
          </w:p>
        </w:tc>
        <w:tc>
          <w:tcPr>
            <w:tcW w:w="1190" w:type="dxa"/>
            <w:tcBorders>
              <w:top w:val="single" w:sz="8" w:space="0" w:color="auto"/>
              <w:left w:val="nil"/>
              <w:bottom w:val="single" w:sz="4" w:space="0" w:color="auto"/>
              <w:right w:val="nil"/>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时段名称</w:t>
            </w:r>
          </w:p>
        </w:tc>
        <w:tc>
          <w:tcPr>
            <w:tcW w:w="164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时段</w:t>
            </w:r>
          </w:p>
        </w:tc>
        <w:tc>
          <w:tcPr>
            <w:tcW w:w="1331" w:type="dxa"/>
            <w:tcBorders>
              <w:top w:val="single" w:sz="8" w:space="0" w:color="auto"/>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时段名称</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[0:00,1:00)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0</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[12:00,13:00)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12</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[1:00,2:00)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[13:00,14:00)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13</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[2:00,3:00)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[14:00,15:00)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14</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[3:00,4:00)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[15:00,16:00)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15</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[4:00,5:00)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[16:00,17:00)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16</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[5:00,6:00)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[17:00,18:00)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17</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[6:00,7:00)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[18:00,19:00)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18</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[7:00,8:00)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[19:00,20:00)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19</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[8:00,9:00)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[20:00,21:00)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20</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[9:00,10:00)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[21:00,22:00)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21</w:t>
            </w:r>
          </w:p>
        </w:tc>
      </w:tr>
      <w:tr w:rsidR="00D72388" w:rsidRPr="008711A4" w:rsidTr="00D72388">
        <w:trPr>
          <w:trHeight w:val="270"/>
          <w:jc w:val="center"/>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[10:00,11:00)</w:t>
            </w:r>
          </w:p>
        </w:tc>
        <w:tc>
          <w:tcPr>
            <w:tcW w:w="1190" w:type="dxa"/>
            <w:tcBorders>
              <w:top w:val="nil"/>
              <w:left w:val="nil"/>
              <w:bottom w:val="single" w:sz="4"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1646" w:type="dxa"/>
            <w:tcBorders>
              <w:top w:val="nil"/>
              <w:left w:val="single" w:sz="8" w:space="0" w:color="auto"/>
              <w:bottom w:val="single" w:sz="4"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[22:00,23:00)</w:t>
            </w:r>
          </w:p>
        </w:tc>
        <w:tc>
          <w:tcPr>
            <w:tcW w:w="1331" w:type="dxa"/>
            <w:tcBorders>
              <w:top w:val="nil"/>
              <w:left w:val="nil"/>
              <w:bottom w:val="single" w:sz="4"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22</w:t>
            </w:r>
          </w:p>
        </w:tc>
      </w:tr>
      <w:tr w:rsidR="00D72388" w:rsidRPr="008711A4" w:rsidTr="00D72388">
        <w:trPr>
          <w:trHeight w:val="285"/>
          <w:jc w:val="center"/>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[11:00,12:00)</w:t>
            </w:r>
          </w:p>
        </w:tc>
        <w:tc>
          <w:tcPr>
            <w:tcW w:w="1190" w:type="dxa"/>
            <w:tcBorders>
              <w:top w:val="nil"/>
              <w:left w:val="nil"/>
              <w:bottom w:val="single" w:sz="8" w:space="0" w:color="auto"/>
              <w:right w:val="nil"/>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11</w:t>
            </w:r>
          </w:p>
        </w:tc>
        <w:tc>
          <w:tcPr>
            <w:tcW w:w="1646" w:type="dxa"/>
            <w:tcBorders>
              <w:top w:val="nil"/>
              <w:left w:val="single" w:sz="8" w:space="0" w:color="auto"/>
              <w:bottom w:val="single" w:sz="8" w:space="0" w:color="auto"/>
              <w:right w:val="single" w:sz="4" w:space="0" w:color="auto"/>
            </w:tcBorders>
            <w:shd w:val="clear" w:color="auto" w:fill="auto"/>
            <w:noWrap/>
            <w:vAlign w:val="bottom"/>
            <w:hideMark/>
          </w:tcPr>
          <w:p w:rsidR="00D72388" w:rsidRPr="008711A4" w:rsidRDefault="00D72388" w:rsidP="00D7238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[23:00,24:00)</w:t>
            </w:r>
          </w:p>
        </w:tc>
        <w:tc>
          <w:tcPr>
            <w:tcW w:w="1331" w:type="dxa"/>
            <w:tcBorders>
              <w:top w:val="nil"/>
              <w:left w:val="nil"/>
              <w:bottom w:val="single" w:sz="8" w:space="0" w:color="auto"/>
              <w:right w:val="single" w:sz="8" w:space="0" w:color="auto"/>
            </w:tcBorders>
            <w:shd w:val="clear" w:color="auto" w:fill="auto"/>
            <w:noWrap/>
            <w:vAlign w:val="bottom"/>
            <w:hideMark/>
          </w:tcPr>
          <w:p w:rsidR="00D72388" w:rsidRPr="008711A4" w:rsidRDefault="00D72388" w:rsidP="00D72388">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23</w:t>
            </w:r>
          </w:p>
        </w:tc>
      </w:tr>
    </w:tbl>
    <w:p w:rsidR="007F64DF" w:rsidRDefault="00EF06E7" w:rsidP="007F64DF">
      <w:pPr>
        <w:tabs>
          <w:tab w:val="left" w:pos="1891"/>
        </w:tabs>
        <w:spacing w:line="400" w:lineRule="exact"/>
        <w:rPr>
          <w:sz w:val="24"/>
        </w:rPr>
      </w:pPr>
      <w:r>
        <w:rPr>
          <w:rFonts w:hint="eastAsia"/>
          <w:sz w:val="24"/>
        </w:rPr>
        <w:t xml:space="preserve">    </w:t>
      </w:r>
      <w:r>
        <w:rPr>
          <w:rFonts w:hint="eastAsia"/>
          <w:sz w:val="24"/>
        </w:rPr>
        <w:t>统计各个时段</w:t>
      </w:r>
      <w:r w:rsidR="00570B75">
        <w:rPr>
          <w:rFonts w:hint="eastAsia"/>
          <w:sz w:val="24"/>
        </w:rPr>
        <w:t>所有</w:t>
      </w:r>
      <w:r>
        <w:rPr>
          <w:rFonts w:hint="eastAsia"/>
          <w:sz w:val="24"/>
        </w:rPr>
        <w:t>用户的访问数据，</w:t>
      </w:r>
      <w:r w:rsidR="006905C7">
        <w:rPr>
          <w:rFonts w:hint="eastAsia"/>
          <w:sz w:val="24"/>
        </w:rPr>
        <w:t>共统计了</w:t>
      </w:r>
      <w:r w:rsidR="006905C7">
        <w:rPr>
          <w:rFonts w:hint="eastAsia"/>
          <w:sz w:val="24"/>
        </w:rPr>
        <w:t>3</w:t>
      </w:r>
      <w:r w:rsidR="00C06449">
        <w:rPr>
          <w:rFonts w:hint="eastAsia"/>
          <w:sz w:val="24"/>
        </w:rPr>
        <w:t>5</w:t>
      </w:r>
      <w:r w:rsidR="006905C7">
        <w:rPr>
          <w:rFonts w:hint="eastAsia"/>
          <w:sz w:val="24"/>
        </w:rPr>
        <w:t>天的数据，</w:t>
      </w:r>
      <w:r w:rsidR="00570B75">
        <w:rPr>
          <w:rFonts w:hint="eastAsia"/>
          <w:sz w:val="24"/>
        </w:rPr>
        <w:t>部分数据如表</w:t>
      </w:r>
      <w:r w:rsidR="00570B75">
        <w:rPr>
          <w:rFonts w:hint="eastAsia"/>
          <w:sz w:val="24"/>
        </w:rPr>
        <w:t>4.</w:t>
      </w:r>
      <w:r w:rsidR="005F4FCA">
        <w:rPr>
          <w:sz w:val="24"/>
        </w:rPr>
        <w:t>1</w:t>
      </w:r>
      <w:r w:rsidR="00570B75">
        <w:rPr>
          <w:rFonts w:hint="eastAsia"/>
          <w:sz w:val="24"/>
        </w:rPr>
        <w:t>所示，为避免泄露实际数据，表中数据</w:t>
      </w:r>
      <w:r w:rsidR="00CE0DFD">
        <w:rPr>
          <w:rFonts w:hint="eastAsia"/>
          <w:sz w:val="24"/>
        </w:rPr>
        <w:t>已乘同一参数，不影响规律探索。</w:t>
      </w:r>
    </w:p>
    <w:p w:rsidR="007F64DF" w:rsidRPr="007B7812" w:rsidRDefault="006905C7"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表4.2 </w:t>
      </w:r>
      <w:r w:rsidR="008711A4">
        <w:rPr>
          <w:rFonts w:ascii="宋体" w:hAnsi="宋体"/>
          <w:sz w:val="22"/>
          <w:szCs w:val="22"/>
        </w:rPr>
        <w:t xml:space="preserve"> </w:t>
      </w:r>
      <w:r w:rsidRPr="007B7812">
        <w:rPr>
          <w:rFonts w:ascii="宋体" w:hAnsi="宋体" w:hint="eastAsia"/>
          <w:sz w:val="22"/>
          <w:szCs w:val="22"/>
        </w:rPr>
        <w:t>用户访问量统计表</w:t>
      </w:r>
    </w:p>
    <w:tbl>
      <w:tblPr>
        <w:tblW w:w="5260" w:type="dxa"/>
        <w:jc w:val="center"/>
        <w:tblLook w:val="04A0" w:firstRow="1" w:lastRow="0" w:firstColumn="1" w:lastColumn="0" w:noHBand="0" w:noVBand="1"/>
      </w:tblPr>
      <w:tblGrid>
        <w:gridCol w:w="1620"/>
        <w:gridCol w:w="1080"/>
        <w:gridCol w:w="1480"/>
        <w:gridCol w:w="1080"/>
      </w:tblGrid>
      <w:tr w:rsidR="006905C7" w:rsidRPr="008711A4" w:rsidTr="006905C7">
        <w:trPr>
          <w:trHeight w:val="270"/>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905C7" w:rsidRPr="008711A4" w:rsidRDefault="006905C7" w:rsidP="006905C7">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时间</w:t>
            </w:r>
          </w:p>
        </w:tc>
        <w:tc>
          <w:tcPr>
            <w:tcW w:w="1080" w:type="dxa"/>
            <w:tcBorders>
              <w:top w:val="single" w:sz="8" w:space="0" w:color="auto"/>
              <w:left w:val="nil"/>
              <w:bottom w:val="single" w:sz="4" w:space="0" w:color="auto"/>
              <w:right w:val="nil"/>
            </w:tcBorders>
            <w:shd w:val="clear" w:color="auto" w:fill="auto"/>
            <w:noWrap/>
            <w:vAlign w:val="bottom"/>
            <w:hideMark/>
          </w:tcPr>
          <w:p w:rsidR="006905C7" w:rsidRPr="008711A4" w:rsidRDefault="006905C7" w:rsidP="006905C7">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访问量</w:t>
            </w:r>
          </w:p>
        </w:tc>
        <w:tc>
          <w:tcPr>
            <w:tcW w:w="14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905C7" w:rsidRPr="008711A4" w:rsidRDefault="006905C7" w:rsidP="006905C7">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时间</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访问量</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2015062412</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15561</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2015062823</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19112</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2015062413</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18752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2015062900</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17086</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2015062414</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19270</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2015062901</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16520</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2015062415</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18698</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2015062902</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15618</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2015062416</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19136</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2015062903</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15065</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lastRenderedPageBreak/>
              <w:t>2015062417</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16832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2015062904</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13117</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2015062418</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15585</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2015062905</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6467</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2015062419</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14535</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2015062906</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10474</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2015062420</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16562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2015062907</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20840</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2015062421</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16637</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2015062908</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15544</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2015062422</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16835</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2015062909</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15936</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2015062423</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20354</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2015062910</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18002</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2015062500</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21113</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2015062911</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22157</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2015062501</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21382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2015062912</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22522</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2015062502</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21851</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2015062913</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20084</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2015062503</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17386</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2015062914</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21651</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2015062504</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7868</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2015062915</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22293</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2015062505</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7971</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2015062916</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18411</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2015062506</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2343</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2015062917</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18008</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2015062507</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7103</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2015062918</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18844</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2015062508</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12664</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2015062919</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21784</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2015062509</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17678</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2015062920</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23387</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2015062510</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22152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2015062921</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25203</w:t>
            </w:r>
          </w:p>
        </w:tc>
      </w:tr>
      <w:tr w:rsidR="006905C7" w:rsidRPr="008711A4" w:rsidTr="006905C7">
        <w:trPr>
          <w:trHeight w:val="27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2015062511</w:t>
            </w:r>
          </w:p>
        </w:tc>
        <w:tc>
          <w:tcPr>
            <w:tcW w:w="1080" w:type="dxa"/>
            <w:tcBorders>
              <w:top w:val="nil"/>
              <w:left w:val="nil"/>
              <w:bottom w:val="single" w:sz="4"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23512</w:t>
            </w:r>
          </w:p>
        </w:tc>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2015062922</w:t>
            </w:r>
          </w:p>
        </w:tc>
        <w:tc>
          <w:tcPr>
            <w:tcW w:w="1080" w:type="dxa"/>
            <w:tcBorders>
              <w:top w:val="nil"/>
              <w:left w:val="nil"/>
              <w:bottom w:val="single" w:sz="4"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21766</w:t>
            </w:r>
          </w:p>
        </w:tc>
      </w:tr>
      <w:tr w:rsidR="006905C7" w:rsidRPr="008711A4" w:rsidTr="006905C7">
        <w:trPr>
          <w:trHeight w:val="285"/>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2015062512</w:t>
            </w:r>
          </w:p>
        </w:tc>
        <w:tc>
          <w:tcPr>
            <w:tcW w:w="1080" w:type="dxa"/>
            <w:tcBorders>
              <w:top w:val="nil"/>
              <w:left w:val="nil"/>
              <w:bottom w:val="single" w:sz="8" w:space="0" w:color="auto"/>
              <w:right w:val="nil"/>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23246</w:t>
            </w:r>
          </w:p>
        </w:tc>
        <w:tc>
          <w:tcPr>
            <w:tcW w:w="1480" w:type="dxa"/>
            <w:tcBorders>
              <w:top w:val="nil"/>
              <w:left w:val="single" w:sz="8" w:space="0" w:color="auto"/>
              <w:bottom w:val="single" w:sz="8" w:space="0" w:color="auto"/>
              <w:right w:val="single" w:sz="4"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2015062923</w:t>
            </w:r>
          </w:p>
        </w:tc>
        <w:tc>
          <w:tcPr>
            <w:tcW w:w="1080" w:type="dxa"/>
            <w:tcBorders>
              <w:top w:val="nil"/>
              <w:left w:val="nil"/>
              <w:bottom w:val="single" w:sz="8" w:space="0" w:color="auto"/>
              <w:right w:val="single" w:sz="8" w:space="0" w:color="auto"/>
            </w:tcBorders>
            <w:shd w:val="clear" w:color="auto" w:fill="auto"/>
            <w:noWrap/>
            <w:vAlign w:val="bottom"/>
            <w:hideMark/>
          </w:tcPr>
          <w:p w:rsidR="006905C7" w:rsidRPr="008711A4" w:rsidRDefault="006905C7" w:rsidP="006905C7">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22520</w:t>
            </w:r>
          </w:p>
        </w:tc>
      </w:tr>
    </w:tbl>
    <w:p w:rsidR="0032093D" w:rsidRDefault="0032093D" w:rsidP="005942E7">
      <w:pPr>
        <w:autoSpaceDE w:val="0"/>
        <w:autoSpaceDN w:val="0"/>
        <w:adjustRightInd w:val="0"/>
        <w:jc w:val="left"/>
        <w:rPr>
          <w:kern w:val="0"/>
          <w:sz w:val="24"/>
        </w:rPr>
      </w:pPr>
      <w:r>
        <w:rPr>
          <w:rFonts w:hint="eastAsia"/>
          <w:kern w:val="0"/>
          <w:sz w:val="24"/>
        </w:rPr>
        <w:t xml:space="preserve">    </w:t>
      </w:r>
    </w:p>
    <w:p w:rsidR="0032093D" w:rsidRDefault="0032093D" w:rsidP="0032093D">
      <w:pPr>
        <w:autoSpaceDE w:val="0"/>
        <w:autoSpaceDN w:val="0"/>
        <w:adjustRightInd w:val="0"/>
        <w:ind w:firstLineChars="200" w:firstLine="480"/>
        <w:jc w:val="left"/>
        <w:rPr>
          <w:kern w:val="0"/>
          <w:sz w:val="24"/>
        </w:rPr>
      </w:pPr>
      <w:r>
        <w:rPr>
          <w:rFonts w:hint="eastAsia"/>
          <w:kern w:val="0"/>
          <w:sz w:val="24"/>
        </w:rPr>
        <w:t>将</w:t>
      </w:r>
      <w:r>
        <w:rPr>
          <w:kern w:val="0"/>
          <w:sz w:val="24"/>
        </w:rPr>
        <w:t>用户访问量的时间</w:t>
      </w:r>
      <w:r>
        <w:rPr>
          <w:rFonts w:hint="eastAsia"/>
          <w:kern w:val="0"/>
          <w:sz w:val="24"/>
        </w:rPr>
        <w:t>序列</w:t>
      </w:r>
      <w:r>
        <w:rPr>
          <w:kern w:val="0"/>
          <w:sz w:val="24"/>
        </w:rPr>
        <w:t>画成时间序列图，如</w:t>
      </w:r>
      <w:r>
        <w:rPr>
          <w:rFonts w:hint="eastAsia"/>
          <w:kern w:val="0"/>
          <w:sz w:val="24"/>
        </w:rPr>
        <w:t>图</w:t>
      </w:r>
      <w:r>
        <w:rPr>
          <w:rFonts w:hint="eastAsia"/>
          <w:kern w:val="0"/>
          <w:sz w:val="24"/>
        </w:rPr>
        <w:t>4.1</w:t>
      </w:r>
      <w:r>
        <w:rPr>
          <w:rFonts w:hint="eastAsia"/>
          <w:kern w:val="0"/>
          <w:sz w:val="24"/>
        </w:rPr>
        <w:t>所示</w:t>
      </w:r>
    </w:p>
    <w:p w:rsidR="00AF5A8C" w:rsidRDefault="004404DA" w:rsidP="00094A0B">
      <w:pPr>
        <w:widowControl/>
        <w:jc w:val="left"/>
        <w:rPr>
          <w:kern w:val="0"/>
          <w:sz w:val="24"/>
        </w:rPr>
        <w:sectPr w:rsidR="00AF5A8C" w:rsidSect="00D064C6">
          <w:footerReference w:type="default" r:id="rId3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pPr>
      <w:r>
        <w:rPr>
          <w:rFonts w:hint="eastAsia"/>
          <w:kern w:val="0"/>
          <w:sz w:val="24"/>
        </w:rPr>
        <w:t xml:space="preserve"> </w:t>
      </w:r>
    </w:p>
    <w:p w:rsidR="00AF5A8C" w:rsidRDefault="004404DA" w:rsidP="00AF5A8C">
      <w:pPr>
        <w:widowControl/>
        <w:jc w:val="center"/>
        <w:rPr>
          <w:kern w:val="0"/>
          <w:sz w:val="24"/>
        </w:rPr>
      </w:pPr>
      <w:r>
        <w:rPr>
          <w:rFonts w:hint="eastAsia"/>
          <w:kern w:val="0"/>
          <w:sz w:val="24"/>
        </w:rPr>
        <w:lastRenderedPageBreak/>
        <w:t xml:space="preserve"> </w:t>
      </w:r>
      <w:r w:rsidR="00502A60">
        <w:rPr>
          <w:noProof/>
          <w:kern w:val="0"/>
          <w:sz w:val="24"/>
        </w:rPr>
        <w:drawing>
          <wp:inline distT="0" distB="0" distL="0" distR="0">
            <wp:extent cx="8486775" cy="5417016"/>
            <wp:effectExtent l="0" t="0" r="0" b="0"/>
            <wp:docPr id="24" name="图片 24" descr="C:\Users\Administrator\Desktop\用户访问量的时间序列图 sp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istrator\Desktop\用户访问量的时间序列图 sp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98608" cy="5424569"/>
                    </a:xfrm>
                    <a:prstGeom prst="rect">
                      <a:avLst/>
                    </a:prstGeom>
                    <a:noFill/>
                    <a:ln>
                      <a:noFill/>
                    </a:ln>
                  </pic:spPr>
                </pic:pic>
              </a:graphicData>
            </a:graphic>
          </wp:inline>
        </w:drawing>
      </w:r>
    </w:p>
    <w:p w:rsidR="00AF5A8C" w:rsidRPr="00F9337B" w:rsidRDefault="00AF5A8C" w:rsidP="00F9337B">
      <w:pPr>
        <w:spacing w:before="120" w:after="240"/>
        <w:jc w:val="center"/>
        <w:rPr>
          <w:sz w:val="22"/>
          <w:szCs w:val="22"/>
        </w:rPr>
        <w:sectPr w:rsidR="00AF5A8C" w:rsidRPr="00F9337B" w:rsidSect="00667874">
          <w:footnotePr>
            <w:numFmt w:val="decimalEnclosedCircleChinese"/>
            <w:numRestart w:val="eachPage"/>
          </w:footnotePr>
          <w:pgSz w:w="16838" w:h="11906" w:orient="landscape" w:code="9"/>
          <w:pgMar w:top="1474" w:right="1701" w:bottom="1474" w:left="1418" w:header="1134" w:footer="992" w:gutter="0"/>
          <w:cols w:space="425"/>
          <w:docGrid w:linePitch="312"/>
        </w:sectPr>
      </w:pPr>
      <w:r w:rsidRPr="00F9337B">
        <w:rPr>
          <w:rFonts w:hint="eastAsia"/>
          <w:sz w:val="22"/>
          <w:szCs w:val="22"/>
        </w:rPr>
        <w:t>图</w:t>
      </w:r>
      <w:r w:rsidRPr="00F9337B">
        <w:rPr>
          <w:rFonts w:hint="eastAsia"/>
          <w:sz w:val="22"/>
          <w:szCs w:val="22"/>
        </w:rPr>
        <w:t xml:space="preserve">4.1 </w:t>
      </w:r>
      <w:r w:rsidR="00003FE0">
        <w:rPr>
          <w:sz w:val="22"/>
          <w:szCs w:val="22"/>
        </w:rPr>
        <w:t xml:space="preserve"> </w:t>
      </w:r>
      <w:r w:rsidRPr="00F9337B">
        <w:rPr>
          <w:rFonts w:hint="eastAsia"/>
          <w:sz w:val="22"/>
          <w:szCs w:val="22"/>
        </w:rPr>
        <w:t>用户</w:t>
      </w:r>
      <w:r w:rsidRPr="00F9337B">
        <w:rPr>
          <w:sz w:val="22"/>
          <w:szCs w:val="22"/>
        </w:rPr>
        <w:t>访问量的时间序列图</w:t>
      </w:r>
    </w:p>
    <w:p w:rsidR="005942E7" w:rsidRPr="0032093D" w:rsidRDefault="005942E7" w:rsidP="00AF5A8C">
      <w:pPr>
        <w:autoSpaceDE w:val="0"/>
        <w:autoSpaceDN w:val="0"/>
        <w:adjustRightInd w:val="0"/>
        <w:jc w:val="left"/>
        <w:rPr>
          <w:kern w:val="0"/>
          <w:sz w:val="24"/>
        </w:rPr>
      </w:pPr>
    </w:p>
    <w:p w:rsidR="005942E7" w:rsidRDefault="00D77D83" w:rsidP="004D6683">
      <w:pPr>
        <w:autoSpaceDE w:val="0"/>
        <w:autoSpaceDN w:val="0"/>
        <w:adjustRightInd w:val="0"/>
        <w:spacing w:line="400" w:lineRule="atLeast"/>
        <w:ind w:firstLine="480"/>
        <w:jc w:val="left"/>
        <w:rPr>
          <w:kern w:val="0"/>
          <w:sz w:val="24"/>
        </w:rPr>
      </w:pPr>
      <w:r>
        <w:rPr>
          <w:rFonts w:hint="eastAsia"/>
          <w:kern w:val="0"/>
          <w:sz w:val="24"/>
        </w:rPr>
        <w:t>由于移动</w:t>
      </w:r>
      <w:r>
        <w:rPr>
          <w:rFonts w:hint="eastAsia"/>
          <w:kern w:val="0"/>
          <w:sz w:val="24"/>
        </w:rPr>
        <w:t>DPI</w:t>
      </w:r>
      <w:r>
        <w:rPr>
          <w:rFonts w:hint="eastAsia"/>
          <w:kern w:val="0"/>
          <w:sz w:val="24"/>
        </w:rPr>
        <w:t>数据量大，</w:t>
      </w:r>
      <w:r w:rsidR="00D837A3">
        <w:rPr>
          <w:rFonts w:hint="eastAsia"/>
          <w:kern w:val="0"/>
          <w:sz w:val="24"/>
        </w:rPr>
        <w:t>原始</w:t>
      </w:r>
      <w:r>
        <w:rPr>
          <w:rFonts w:hint="eastAsia"/>
          <w:kern w:val="0"/>
          <w:sz w:val="24"/>
        </w:rPr>
        <w:t>数据在接收、</w:t>
      </w:r>
      <w:r w:rsidR="00D837A3">
        <w:rPr>
          <w:rFonts w:hint="eastAsia"/>
          <w:kern w:val="0"/>
          <w:sz w:val="24"/>
        </w:rPr>
        <w:t>传输、</w:t>
      </w:r>
      <w:r>
        <w:rPr>
          <w:rFonts w:hint="eastAsia"/>
          <w:kern w:val="0"/>
          <w:sz w:val="24"/>
        </w:rPr>
        <w:t>上传</w:t>
      </w:r>
      <w:r w:rsidR="00D837A3">
        <w:rPr>
          <w:rFonts w:hint="eastAsia"/>
          <w:kern w:val="0"/>
          <w:sz w:val="24"/>
        </w:rPr>
        <w:t>到平台的</w:t>
      </w:r>
      <w:r>
        <w:rPr>
          <w:rFonts w:hint="eastAsia"/>
          <w:kern w:val="0"/>
          <w:sz w:val="24"/>
        </w:rPr>
        <w:t>过程中存在一些丢包现象，</w:t>
      </w:r>
      <w:r w:rsidR="00D837A3">
        <w:rPr>
          <w:rFonts w:hint="eastAsia"/>
          <w:kern w:val="0"/>
          <w:sz w:val="24"/>
        </w:rPr>
        <w:t>所以</w:t>
      </w:r>
      <w:r>
        <w:rPr>
          <w:rFonts w:hint="eastAsia"/>
          <w:kern w:val="0"/>
          <w:sz w:val="24"/>
        </w:rPr>
        <w:t>统计的数据中包含异常值，</w:t>
      </w:r>
      <w:r w:rsidR="00766138">
        <w:rPr>
          <w:rFonts w:hint="eastAsia"/>
          <w:kern w:val="0"/>
          <w:sz w:val="24"/>
        </w:rPr>
        <w:t>图</w:t>
      </w:r>
      <w:r w:rsidR="004D6683">
        <w:rPr>
          <w:rFonts w:hint="eastAsia"/>
          <w:kern w:val="0"/>
          <w:sz w:val="24"/>
        </w:rPr>
        <w:t>4.</w:t>
      </w:r>
      <w:r w:rsidR="00666F77">
        <w:rPr>
          <w:kern w:val="0"/>
          <w:sz w:val="24"/>
        </w:rPr>
        <w:t>1</w:t>
      </w:r>
      <w:r w:rsidR="00766138">
        <w:rPr>
          <w:rFonts w:hint="eastAsia"/>
          <w:kern w:val="0"/>
          <w:sz w:val="24"/>
        </w:rPr>
        <w:t>中可看到个别数值小的离群点，在后面建立时间序列模型中也特别注意了异常值的存在</w:t>
      </w:r>
      <w:r>
        <w:rPr>
          <w:rFonts w:hint="eastAsia"/>
          <w:kern w:val="0"/>
          <w:sz w:val="24"/>
        </w:rPr>
        <w:t>。</w:t>
      </w:r>
    </w:p>
    <w:p w:rsidR="00757178" w:rsidRPr="006E78C3" w:rsidRDefault="00757178" w:rsidP="00757178">
      <w:pPr>
        <w:pStyle w:val="2"/>
        <w:spacing w:before="480" w:after="120" w:line="400" w:lineRule="exact"/>
        <w:rPr>
          <w:rFonts w:ascii="黑体" w:eastAsia="黑体" w:hAnsi="黑体"/>
          <w:b w:val="0"/>
          <w:sz w:val="28"/>
          <w:szCs w:val="28"/>
        </w:rPr>
      </w:pPr>
      <w:bookmarkStart w:id="90" w:name="_Toc432581621"/>
      <w:r w:rsidRPr="00D64E80">
        <w:rPr>
          <w:rFonts w:ascii="黑体" w:eastAsia="黑体" w:hAnsi="黑体"/>
          <w:b w:val="0"/>
          <w:sz w:val="28"/>
          <w:szCs w:val="28"/>
        </w:rPr>
        <w:t>4.</w:t>
      </w:r>
      <w:r w:rsidR="00AC55C1" w:rsidRPr="00D64E80">
        <w:rPr>
          <w:rFonts w:ascii="黑体" w:eastAsia="黑体" w:hAnsi="黑体"/>
          <w:b w:val="0"/>
          <w:sz w:val="28"/>
          <w:szCs w:val="28"/>
        </w:rPr>
        <w:t>2</w:t>
      </w:r>
      <w:r w:rsidR="00D64E80">
        <w:rPr>
          <w:rFonts w:ascii="黑体" w:eastAsia="黑体" w:hAnsi="黑体"/>
          <w:b w:val="0"/>
          <w:sz w:val="28"/>
          <w:szCs w:val="28"/>
        </w:rPr>
        <w:t xml:space="preserve">  </w:t>
      </w:r>
      <w:r w:rsidR="00104784">
        <w:rPr>
          <w:rFonts w:ascii="黑体" w:eastAsia="黑体" w:hAnsi="黑体" w:hint="eastAsia"/>
          <w:b w:val="0"/>
          <w:sz w:val="28"/>
          <w:szCs w:val="28"/>
        </w:rPr>
        <w:t>日访问规律</w:t>
      </w:r>
      <w:r w:rsidR="00104784">
        <w:rPr>
          <w:rFonts w:ascii="黑体" w:eastAsia="黑体" w:hAnsi="黑体"/>
          <w:b w:val="0"/>
          <w:sz w:val="28"/>
          <w:szCs w:val="28"/>
        </w:rPr>
        <w:t>分析</w:t>
      </w:r>
      <w:bookmarkEnd w:id="90"/>
    </w:p>
    <w:p w:rsidR="00AC55C1" w:rsidRDefault="00AC55C1" w:rsidP="00E04D44">
      <w:pPr>
        <w:autoSpaceDE w:val="0"/>
        <w:autoSpaceDN w:val="0"/>
        <w:adjustRightInd w:val="0"/>
        <w:spacing w:line="400" w:lineRule="exact"/>
        <w:ind w:firstLine="482"/>
        <w:jc w:val="left"/>
        <w:rPr>
          <w:kern w:val="0"/>
          <w:sz w:val="24"/>
        </w:rPr>
      </w:pPr>
      <w:r>
        <w:rPr>
          <w:rFonts w:hint="eastAsia"/>
          <w:kern w:val="0"/>
          <w:sz w:val="24"/>
        </w:rPr>
        <w:t>由于</w:t>
      </w:r>
      <w:r>
        <w:rPr>
          <w:kern w:val="0"/>
          <w:sz w:val="24"/>
        </w:rPr>
        <w:t>图</w:t>
      </w:r>
      <w:r>
        <w:rPr>
          <w:rFonts w:hint="eastAsia"/>
          <w:kern w:val="0"/>
          <w:sz w:val="24"/>
        </w:rPr>
        <w:t>4.1</w:t>
      </w:r>
      <w:r>
        <w:rPr>
          <w:rFonts w:hint="eastAsia"/>
          <w:kern w:val="0"/>
          <w:sz w:val="24"/>
        </w:rPr>
        <w:t>数据</w:t>
      </w:r>
      <w:r>
        <w:rPr>
          <w:kern w:val="0"/>
          <w:sz w:val="24"/>
        </w:rPr>
        <w:t>值太多，</w:t>
      </w:r>
      <w:r>
        <w:rPr>
          <w:rFonts w:hint="eastAsia"/>
          <w:kern w:val="0"/>
          <w:sz w:val="24"/>
        </w:rPr>
        <w:t>图中</w:t>
      </w:r>
      <w:r>
        <w:rPr>
          <w:kern w:val="0"/>
          <w:sz w:val="24"/>
        </w:rPr>
        <w:t>无法肉眼观察到规律，所以把每天的</w:t>
      </w:r>
      <w:r>
        <w:rPr>
          <w:rFonts w:hint="eastAsia"/>
          <w:kern w:val="0"/>
          <w:sz w:val="24"/>
        </w:rPr>
        <w:t>访问量</w:t>
      </w:r>
      <w:r>
        <w:rPr>
          <w:kern w:val="0"/>
          <w:sz w:val="24"/>
        </w:rPr>
        <w:t>进行加和汇总，组成</w:t>
      </w:r>
      <w:r>
        <w:rPr>
          <w:rFonts w:hint="eastAsia"/>
          <w:kern w:val="0"/>
          <w:sz w:val="24"/>
        </w:rPr>
        <w:t>35</w:t>
      </w:r>
      <w:r>
        <w:rPr>
          <w:rFonts w:hint="eastAsia"/>
          <w:kern w:val="0"/>
          <w:sz w:val="24"/>
        </w:rPr>
        <w:t>个</w:t>
      </w:r>
      <w:r w:rsidR="00E206FB">
        <w:rPr>
          <w:kern w:val="0"/>
          <w:sz w:val="24"/>
        </w:rPr>
        <w:t>以天为粒度的时间序列，</w:t>
      </w:r>
      <w:r w:rsidR="00E206FB">
        <w:rPr>
          <w:rFonts w:hint="eastAsia"/>
          <w:kern w:val="0"/>
          <w:sz w:val="24"/>
        </w:rPr>
        <w:t>分析日访问量</w:t>
      </w:r>
      <w:r>
        <w:rPr>
          <w:kern w:val="0"/>
          <w:sz w:val="24"/>
        </w:rPr>
        <w:t>是否有规律</w:t>
      </w:r>
      <w:r w:rsidR="006B7BE7">
        <w:rPr>
          <w:rFonts w:hint="eastAsia"/>
          <w:kern w:val="0"/>
          <w:sz w:val="24"/>
        </w:rPr>
        <w:t>，工作日</w:t>
      </w:r>
      <w:r w:rsidR="006B7BE7">
        <w:rPr>
          <w:kern w:val="0"/>
          <w:sz w:val="24"/>
        </w:rPr>
        <w:t>与周末是否有差异</w:t>
      </w:r>
      <w:r>
        <w:rPr>
          <w:kern w:val="0"/>
          <w:sz w:val="24"/>
        </w:rPr>
        <w:t>。</w:t>
      </w:r>
    </w:p>
    <w:p w:rsidR="00AC55C1" w:rsidRDefault="00D837A3" w:rsidP="00E04D44">
      <w:pPr>
        <w:autoSpaceDE w:val="0"/>
        <w:autoSpaceDN w:val="0"/>
        <w:adjustRightInd w:val="0"/>
        <w:spacing w:line="400" w:lineRule="exact"/>
        <w:ind w:firstLine="482"/>
        <w:jc w:val="left"/>
        <w:rPr>
          <w:kern w:val="0"/>
          <w:sz w:val="24"/>
        </w:rPr>
      </w:pPr>
      <w:r>
        <w:rPr>
          <w:rFonts w:hint="eastAsia"/>
          <w:kern w:val="0"/>
          <w:sz w:val="24"/>
        </w:rPr>
        <w:t>寻找用户</w:t>
      </w:r>
      <w:r w:rsidR="00E206FB">
        <w:rPr>
          <w:rFonts w:hint="eastAsia"/>
          <w:kern w:val="0"/>
          <w:sz w:val="24"/>
        </w:rPr>
        <w:t>日</w:t>
      </w:r>
      <w:r>
        <w:rPr>
          <w:rFonts w:hint="eastAsia"/>
          <w:kern w:val="0"/>
          <w:sz w:val="24"/>
        </w:rPr>
        <w:t>访问量的规律性，</w:t>
      </w:r>
      <w:r w:rsidR="00757178">
        <w:rPr>
          <w:rFonts w:hint="eastAsia"/>
          <w:kern w:val="0"/>
          <w:sz w:val="24"/>
        </w:rPr>
        <w:t>首先寻找其周期性，</w:t>
      </w:r>
      <w:r w:rsidR="00666F77">
        <w:rPr>
          <w:rFonts w:hint="eastAsia"/>
          <w:kern w:val="0"/>
          <w:sz w:val="24"/>
        </w:rPr>
        <w:t>对时间</w:t>
      </w:r>
      <w:r w:rsidR="00666F77">
        <w:rPr>
          <w:kern w:val="0"/>
          <w:sz w:val="24"/>
        </w:rPr>
        <w:t>序列</w:t>
      </w:r>
      <w:r>
        <w:rPr>
          <w:rFonts w:hint="eastAsia"/>
          <w:kern w:val="0"/>
          <w:sz w:val="24"/>
        </w:rPr>
        <w:t>做自相关分析。时间序列的自相关分析是为了了解不同间隔的观察值之间的相关程度，</w:t>
      </w:r>
      <w:r w:rsidR="00AC55C1">
        <w:rPr>
          <w:rFonts w:hint="eastAsia"/>
          <w:kern w:val="0"/>
          <w:sz w:val="24"/>
        </w:rPr>
        <w:t>根据自相关函数图进行研究分析访问量的相关性，可观察访问量在不同的时间是否存在周期性及趋势，以</w:t>
      </w:r>
      <w:r w:rsidR="00AC55C1">
        <w:rPr>
          <w:kern w:val="0"/>
          <w:sz w:val="24"/>
        </w:rPr>
        <w:t>天为粒度的</w:t>
      </w:r>
      <w:r w:rsidR="00AC55C1">
        <w:rPr>
          <w:rFonts w:hint="eastAsia"/>
          <w:kern w:val="0"/>
          <w:sz w:val="24"/>
        </w:rPr>
        <w:t>时间序列自相关</w:t>
      </w:r>
      <w:r w:rsidR="00AC55C1">
        <w:rPr>
          <w:kern w:val="0"/>
          <w:sz w:val="24"/>
        </w:rPr>
        <w:t>如图</w:t>
      </w:r>
      <w:r w:rsidR="00AC55C1">
        <w:rPr>
          <w:rFonts w:hint="eastAsia"/>
          <w:kern w:val="0"/>
          <w:sz w:val="24"/>
        </w:rPr>
        <w:t>4.2</w:t>
      </w:r>
      <w:r w:rsidR="00AC55C1">
        <w:rPr>
          <w:rFonts w:hint="eastAsia"/>
          <w:kern w:val="0"/>
          <w:sz w:val="24"/>
        </w:rPr>
        <w:t>所示</w:t>
      </w:r>
      <w:r w:rsidR="00AC55C1">
        <w:rPr>
          <w:kern w:val="0"/>
          <w:sz w:val="24"/>
        </w:rPr>
        <w:t>。</w:t>
      </w:r>
    </w:p>
    <w:p w:rsidR="00AC55C1" w:rsidRDefault="00AC55C1" w:rsidP="004F4DCE">
      <w:pPr>
        <w:autoSpaceDE w:val="0"/>
        <w:autoSpaceDN w:val="0"/>
        <w:adjustRightInd w:val="0"/>
        <w:spacing w:line="400" w:lineRule="atLeast"/>
        <w:jc w:val="center"/>
        <w:rPr>
          <w:kern w:val="0"/>
          <w:sz w:val="24"/>
        </w:rPr>
      </w:pPr>
      <w:r w:rsidRPr="00AC55C1">
        <w:rPr>
          <w:noProof/>
          <w:kern w:val="0"/>
          <w:sz w:val="24"/>
        </w:rPr>
        <w:drawing>
          <wp:inline distT="0" distB="0" distL="0" distR="0">
            <wp:extent cx="5591175" cy="3286125"/>
            <wp:effectExtent l="0" t="0" r="9525" b="9525"/>
            <wp:docPr id="33" name="图片 33" descr="C:\Users\Administrator\Desktop\以天为粒度访问量自相关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istrator\Desktop\以天为粒度访问量自相关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3286125"/>
                    </a:xfrm>
                    <a:prstGeom prst="rect">
                      <a:avLst/>
                    </a:prstGeom>
                    <a:noFill/>
                    <a:ln>
                      <a:noFill/>
                    </a:ln>
                  </pic:spPr>
                </pic:pic>
              </a:graphicData>
            </a:graphic>
          </wp:inline>
        </w:drawing>
      </w:r>
    </w:p>
    <w:p w:rsidR="00AC55C1" w:rsidRPr="00F9337B" w:rsidRDefault="00AC55C1" w:rsidP="00F9337B">
      <w:pPr>
        <w:spacing w:before="120" w:after="240"/>
        <w:jc w:val="center"/>
        <w:rPr>
          <w:sz w:val="22"/>
          <w:szCs w:val="22"/>
        </w:rPr>
      </w:pPr>
      <w:r w:rsidRPr="00F9337B">
        <w:rPr>
          <w:rFonts w:hint="eastAsia"/>
          <w:sz w:val="22"/>
          <w:szCs w:val="22"/>
        </w:rPr>
        <w:t>图</w:t>
      </w:r>
      <w:r w:rsidRPr="00F9337B">
        <w:rPr>
          <w:rFonts w:hint="eastAsia"/>
          <w:sz w:val="22"/>
          <w:szCs w:val="22"/>
        </w:rPr>
        <w:t>4.2</w:t>
      </w:r>
      <w:r w:rsidRPr="00F9337B">
        <w:rPr>
          <w:sz w:val="22"/>
          <w:szCs w:val="22"/>
        </w:rPr>
        <w:t xml:space="preserve"> </w:t>
      </w:r>
      <w:r w:rsidR="00003FE0">
        <w:rPr>
          <w:sz w:val="22"/>
          <w:szCs w:val="22"/>
        </w:rPr>
        <w:t xml:space="preserve"> </w:t>
      </w:r>
      <w:r w:rsidR="00E206FB" w:rsidRPr="00F9337B">
        <w:rPr>
          <w:rFonts w:hint="eastAsia"/>
          <w:sz w:val="22"/>
          <w:szCs w:val="22"/>
        </w:rPr>
        <w:t>日访问量</w:t>
      </w:r>
      <w:r w:rsidRPr="00F9337B">
        <w:rPr>
          <w:sz w:val="22"/>
          <w:szCs w:val="22"/>
        </w:rPr>
        <w:t>的自相关函数图</w:t>
      </w:r>
    </w:p>
    <w:p w:rsidR="00AC55C1" w:rsidRDefault="00AC55C1" w:rsidP="00E04D44">
      <w:pPr>
        <w:autoSpaceDE w:val="0"/>
        <w:autoSpaceDN w:val="0"/>
        <w:adjustRightInd w:val="0"/>
        <w:spacing w:line="400" w:lineRule="exact"/>
        <w:ind w:firstLine="482"/>
        <w:jc w:val="left"/>
        <w:rPr>
          <w:kern w:val="0"/>
          <w:sz w:val="24"/>
        </w:rPr>
      </w:pPr>
      <w:r>
        <w:rPr>
          <w:rFonts w:hint="eastAsia"/>
          <w:kern w:val="0"/>
          <w:sz w:val="24"/>
        </w:rPr>
        <w:t>从图</w:t>
      </w:r>
      <w:r w:rsidR="00D127AB">
        <w:rPr>
          <w:rFonts w:hint="eastAsia"/>
          <w:kern w:val="0"/>
          <w:sz w:val="24"/>
        </w:rPr>
        <w:t>4.2</w:t>
      </w:r>
      <w:r>
        <w:rPr>
          <w:rFonts w:hint="eastAsia"/>
          <w:kern w:val="0"/>
          <w:sz w:val="24"/>
        </w:rPr>
        <w:t>中</w:t>
      </w:r>
      <w:r>
        <w:rPr>
          <w:kern w:val="0"/>
          <w:sz w:val="24"/>
        </w:rPr>
        <w:t>可以明显看出</w:t>
      </w:r>
      <w:r>
        <w:rPr>
          <w:rFonts w:hint="eastAsia"/>
          <w:kern w:val="0"/>
          <w:sz w:val="24"/>
        </w:rPr>
        <w:t>时间序列</w:t>
      </w:r>
      <w:r>
        <w:rPr>
          <w:kern w:val="0"/>
          <w:sz w:val="24"/>
        </w:rPr>
        <w:t>存在明显的趋势，在第</w:t>
      </w:r>
      <w:r>
        <w:rPr>
          <w:rFonts w:hint="eastAsia"/>
          <w:kern w:val="0"/>
          <w:sz w:val="24"/>
        </w:rPr>
        <w:t>7</w:t>
      </w:r>
      <w:r>
        <w:rPr>
          <w:rFonts w:hint="eastAsia"/>
          <w:kern w:val="0"/>
          <w:sz w:val="24"/>
        </w:rPr>
        <w:t>天</w:t>
      </w:r>
      <w:r>
        <w:rPr>
          <w:kern w:val="0"/>
          <w:sz w:val="24"/>
        </w:rPr>
        <w:t>和第</w:t>
      </w:r>
      <w:r>
        <w:rPr>
          <w:rFonts w:hint="eastAsia"/>
          <w:kern w:val="0"/>
          <w:sz w:val="24"/>
        </w:rPr>
        <w:t>14</w:t>
      </w:r>
      <w:r>
        <w:rPr>
          <w:rFonts w:hint="eastAsia"/>
          <w:kern w:val="0"/>
          <w:sz w:val="24"/>
        </w:rPr>
        <w:t>天时自相关</w:t>
      </w:r>
      <w:r>
        <w:rPr>
          <w:kern w:val="0"/>
          <w:sz w:val="24"/>
        </w:rPr>
        <w:t>系数显著不为</w:t>
      </w:r>
      <w:r>
        <w:rPr>
          <w:rFonts w:hint="eastAsia"/>
          <w:kern w:val="0"/>
          <w:sz w:val="24"/>
        </w:rPr>
        <w:t>0</w:t>
      </w:r>
      <w:r>
        <w:rPr>
          <w:rFonts w:hint="eastAsia"/>
          <w:kern w:val="0"/>
          <w:sz w:val="24"/>
        </w:rPr>
        <w:t>，</w:t>
      </w:r>
      <w:r>
        <w:rPr>
          <w:kern w:val="0"/>
          <w:sz w:val="24"/>
        </w:rPr>
        <w:t>说明周期为</w:t>
      </w:r>
      <w:r>
        <w:rPr>
          <w:rFonts w:hint="eastAsia"/>
          <w:kern w:val="0"/>
          <w:sz w:val="24"/>
        </w:rPr>
        <w:t>7</w:t>
      </w:r>
      <w:r>
        <w:rPr>
          <w:rFonts w:hint="eastAsia"/>
          <w:kern w:val="0"/>
          <w:sz w:val="24"/>
        </w:rPr>
        <w:t>，</w:t>
      </w:r>
      <w:r>
        <w:rPr>
          <w:kern w:val="0"/>
          <w:sz w:val="24"/>
        </w:rPr>
        <w:t>即</w:t>
      </w:r>
      <w:r>
        <w:rPr>
          <w:rFonts w:hint="eastAsia"/>
          <w:kern w:val="0"/>
          <w:sz w:val="24"/>
        </w:rPr>
        <w:t>7</w:t>
      </w:r>
      <w:r>
        <w:rPr>
          <w:rFonts w:hint="eastAsia"/>
          <w:kern w:val="0"/>
          <w:sz w:val="24"/>
        </w:rPr>
        <w:t>天</w:t>
      </w:r>
      <w:r>
        <w:rPr>
          <w:kern w:val="0"/>
          <w:sz w:val="24"/>
        </w:rPr>
        <w:t>（</w:t>
      </w:r>
      <w:r>
        <w:rPr>
          <w:rFonts w:hint="eastAsia"/>
          <w:kern w:val="0"/>
          <w:sz w:val="24"/>
        </w:rPr>
        <w:t>一个星期</w:t>
      </w:r>
      <w:r>
        <w:rPr>
          <w:kern w:val="0"/>
          <w:sz w:val="24"/>
        </w:rPr>
        <w:t>）</w:t>
      </w:r>
      <w:r>
        <w:rPr>
          <w:rFonts w:hint="eastAsia"/>
          <w:kern w:val="0"/>
          <w:sz w:val="24"/>
        </w:rPr>
        <w:t>为</w:t>
      </w:r>
      <w:r>
        <w:rPr>
          <w:kern w:val="0"/>
          <w:sz w:val="24"/>
        </w:rPr>
        <w:t>周期。</w:t>
      </w:r>
      <w:r w:rsidR="004F4DCE">
        <w:rPr>
          <w:rFonts w:hint="eastAsia"/>
          <w:kern w:val="0"/>
          <w:sz w:val="24"/>
        </w:rPr>
        <w:t>下面</w:t>
      </w:r>
      <w:r w:rsidR="004F4DCE">
        <w:rPr>
          <w:kern w:val="0"/>
          <w:sz w:val="24"/>
        </w:rPr>
        <w:t>研究每个周期</w:t>
      </w:r>
      <w:r w:rsidR="004F4DCE">
        <w:rPr>
          <w:rFonts w:hint="eastAsia"/>
          <w:kern w:val="0"/>
          <w:sz w:val="24"/>
        </w:rPr>
        <w:t>内</w:t>
      </w:r>
      <w:r w:rsidR="004F4DCE">
        <w:rPr>
          <w:kern w:val="0"/>
          <w:sz w:val="24"/>
        </w:rPr>
        <w:t>用户访问量的变化，将数据按照星期几分为</w:t>
      </w:r>
      <w:r w:rsidR="004F4DCE">
        <w:rPr>
          <w:rFonts w:hint="eastAsia"/>
          <w:kern w:val="0"/>
          <w:sz w:val="24"/>
        </w:rPr>
        <w:t>7</w:t>
      </w:r>
      <w:r w:rsidR="004F4DCE">
        <w:rPr>
          <w:rFonts w:hint="eastAsia"/>
          <w:kern w:val="0"/>
          <w:sz w:val="24"/>
        </w:rPr>
        <w:t>组</w:t>
      </w:r>
      <w:r w:rsidR="004F4DCE">
        <w:rPr>
          <w:kern w:val="0"/>
          <w:sz w:val="24"/>
        </w:rPr>
        <w:t>，</w:t>
      </w:r>
      <w:r w:rsidR="006B7BE7">
        <w:rPr>
          <w:rFonts w:hint="eastAsia"/>
          <w:sz w:val="24"/>
        </w:rPr>
        <w:t>第</w:t>
      </w:r>
      <w:r w:rsidR="006B7BE7">
        <w:rPr>
          <w:rFonts w:hint="eastAsia"/>
          <w:sz w:val="24"/>
        </w:rPr>
        <w:t>1</w:t>
      </w:r>
      <w:r w:rsidR="006B7BE7">
        <w:rPr>
          <w:rFonts w:hint="eastAsia"/>
          <w:sz w:val="24"/>
        </w:rPr>
        <w:t>组到第</w:t>
      </w:r>
      <w:r w:rsidR="006B7BE7">
        <w:rPr>
          <w:rFonts w:hint="eastAsia"/>
          <w:sz w:val="24"/>
        </w:rPr>
        <w:t>7</w:t>
      </w:r>
      <w:r w:rsidR="006B7BE7">
        <w:rPr>
          <w:rFonts w:hint="eastAsia"/>
          <w:sz w:val="24"/>
        </w:rPr>
        <w:t>组分别为周日到周六，</w:t>
      </w:r>
      <w:r w:rsidR="004F4DCE">
        <w:rPr>
          <w:rFonts w:hint="eastAsia"/>
          <w:kern w:val="0"/>
          <w:sz w:val="24"/>
        </w:rPr>
        <w:t>统计</w:t>
      </w:r>
      <w:r w:rsidR="004F4DCE">
        <w:rPr>
          <w:kern w:val="0"/>
          <w:sz w:val="24"/>
        </w:rPr>
        <w:t>每组数据的</w:t>
      </w:r>
      <w:r w:rsidR="004F4DCE">
        <w:rPr>
          <w:rFonts w:hint="eastAsia"/>
          <w:kern w:val="0"/>
          <w:sz w:val="24"/>
        </w:rPr>
        <w:t>最大</w:t>
      </w:r>
      <w:r w:rsidR="004F4DCE">
        <w:rPr>
          <w:kern w:val="0"/>
          <w:sz w:val="24"/>
        </w:rPr>
        <w:t>、最小、四分位</w:t>
      </w:r>
      <w:r w:rsidR="004F4DCE">
        <w:rPr>
          <w:rFonts w:hint="eastAsia"/>
          <w:kern w:val="0"/>
          <w:sz w:val="24"/>
        </w:rPr>
        <w:t>、</w:t>
      </w:r>
      <w:r w:rsidR="004F4DCE">
        <w:rPr>
          <w:kern w:val="0"/>
          <w:sz w:val="24"/>
        </w:rPr>
        <w:t>异常值等数据，画成箱图</w:t>
      </w:r>
      <w:r w:rsidR="004F4DCE">
        <w:rPr>
          <w:rFonts w:hint="eastAsia"/>
          <w:kern w:val="0"/>
          <w:sz w:val="24"/>
        </w:rPr>
        <w:t>表示</w:t>
      </w:r>
      <w:r w:rsidR="004F4DCE">
        <w:rPr>
          <w:kern w:val="0"/>
          <w:sz w:val="24"/>
        </w:rPr>
        <w:t>，如图</w:t>
      </w:r>
      <w:r w:rsidR="004F4DCE">
        <w:rPr>
          <w:rFonts w:hint="eastAsia"/>
          <w:kern w:val="0"/>
          <w:sz w:val="24"/>
        </w:rPr>
        <w:t>4.3</w:t>
      </w:r>
      <w:r w:rsidR="004F4DCE">
        <w:rPr>
          <w:rFonts w:hint="eastAsia"/>
          <w:kern w:val="0"/>
          <w:sz w:val="24"/>
        </w:rPr>
        <w:t>所示</w:t>
      </w:r>
      <w:r w:rsidR="004F4DCE">
        <w:rPr>
          <w:kern w:val="0"/>
          <w:sz w:val="24"/>
        </w:rPr>
        <w:t>。</w:t>
      </w:r>
    </w:p>
    <w:p w:rsidR="004F4DCE" w:rsidRPr="004F4DCE" w:rsidRDefault="004F4DCE" w:rsidP="004F4DCE">
      <w:pPr>
        <w:autoSpaceDE w:val="0"/>
        <w:autoSpaceDN w:val="0"/>
        <w:adjustRightInd w:val="0"/>
        <w:spacing w:line="400" w:lineRule="atLeast"/>
        <w:jc w:val="center"/>
        <w:rPr>
          <w:kern w:val="0"/>
          <w:sz w:val="24"/>
        </w:rPr>
      </w:pPr>
      <w:r>
        <w:rPr>
          <w:noProof/>
          <w:kern w:val="0"/>
          <w:sz w:val="24"/>
        </w:rPr>
        <w:lastRenderedPageBreak/>
        <w:drawing>
          <wp:inline distT="0" distB="0" distL="0" distR="0">
            <wp:extent cx="5770800" cy="3927600"/>
            <wp:effectExtent l="0" t="0" r="1905" b="0"/>
            <wp:docPr id="34" name="图片 34" descr="C:\Users\Administrator\Desktop\星期访问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ministrator\Desktop\星期访问量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00" cy="3927600"/>
                    </a:xfrm>
                    <a:prstGeom prst="rect">
                      <a:avLst/>
                    </a:prstGeom>
                    <a:noFill/>
                    <a:ln>
                      <a:noFill/>
                    </a:ln>
                  </pic:spPr>
                </pic:pic>
              </a:graphicData>
            </a:graphic>
          </wp:inline>
        </w:drawing>
      </w:r>
    </w:p>
    <w:p w:rsidR="004F4DCE" w:rsidRPr="00F9337B" w:rsidRDefault="004F4DCE" w:rsidP="00F9337B">
      <w:pPr>
        <w:spacing w:before="120" w:after="240"/>
        <w:jc w:val="center"/>
        <w:rPr>
          <w:sz w:val="22"/>
          <w:szCs w:val="22"/>
        </w:rPr>
      </w:pPr>
      <w:r w:rsidRPr="00F9337B">
        <w:rPr>
          <w:rFonts w:hint="eastAsia"/>
          <w:sz w:val="22"/>
          <w:szCs w:val="22"/>
        </w:rPr>
        <w:t>图</w:t>
      </w:r>
      <w:r w:rsidR="00003FE0">
        <w:rPr>
          <w:rFonts w:hint="eastAsia"/>
          <w:sz w:val="22"/>
          <w:szCs w:val="22"/>
        </w:rPr>
        <w:t xml:space="preserve">4.3  </w:t>
      </w:r>
      <w:r w:rsidRPr="00F9337B">
        <w:rPr>
          <w:rFonts w:hint="eastAsia"/>
          <w:sz w:val="22"/>
          <w:szCs w:val="22"/>
        </w:rPr>
        <w:t>访问量</w:t>
      </w:r>
      <w:r w:rsidRPr="00F9337B">
        <w:rPr>
          <w:sz w:val="22"/>
          <w:szCs w:val="22"/>
        </w:rPr>
        <w:t>-</w:t>
      </w:r>
      <w:r w:rsidRPr="00F9337B">
        <w:rPr>
          <w:sz w:val="22"/>
          <w:szCs w:val="22"/>
        </w:rPr>
        <w:t>星期几</w:t>
      </w:r>
      <w:r w:rsidRPr="00F9337B">
        <w:rPr>
          <w:rFonts w:hint="eastAsia"/>
          <w:sz w:val="22"/>
          <w:szCs w:val="22"/>
        </w:rPr>
        <w:t>描述统计图</w:t>
      </w:r>
    </w:p>
    <w:p w:rsidR="004F4DCE" w:rsidRDefault="006B7BE7" w:rsidP="00E04D44">
      <w:pPr>
        <w:autoSpaceDE w:val="0"/>
        <w:autoSpaceDN w:val="0"/>
        <w:adjustRightInd w:val="0"/>
        <w:spacing w:line="400" w:lineRule="exact"/>
        <w:ind w:firstLine="482"/>
        <w:jc w:val="left"/>
        <w:rPr>
          <w:kern w:val="0"/>
          <w:sz w:val="24"/>
        </w:rPr>
      </w:pPr>
      <w:r>
        <w:rPr>
          <w:rFonts w:hint="eastAsia"/>
          <w:kern w:val="0"/>
          <w:sz w:val="24"/>
        </w:rPr>
        <w:t>图</w:t>
      </w:r>
      <w:r>
        <w:rPr>
          <w:rFonts w:hint="eastAsia"/>
          <w:kern w:val="0"/>
          <w:sz w:val="24"/>
        </w:rPr>
        <w:t>4</w:t>
      </w:r>
      <w:r>
        <w:rPr>
          <w:kern w:val="0"/>
          <w:sz w:val="24"/>
        </w:rPr>
        <w:t>.3</w:t>
      </w:r>
      <w:r>
        <w:rPr>
          <w:rFonts w:hint="eastAsia"/>
          <w:kern w:val="0"/>
          <w:sz w:val="24"/>
        </w:rPr>
        <w:t>中从每天访问量</w:t>
      </w:r>
      <w:r>
        <w:rPr>
          <w:kern w:val="0"/>
          <w:sz w:val="24"/>
        </w:rPr>
        <w:t>从</w:t>
      </w:r>
      <w:r>
        <w:rPr>
          <w:rFonts w:hint="eastAsia"/>
          <w:kern w:val="0"/>
          <w:sz w:val="24"/>
        </w:rPr>
        <w:t>上到下分别是最大值、上四分位数、中位数、下四分位数和极小值，星型表示极端的异常值。由于原始数据整体存在一些数据丢失，异常值可能多于图中所标出的点，所以</w:t>
      </w:r>
      <w:r>
        <w:rPr>
          <w:kern w:val="0"/>
          <w:sz w:val="24"/>
        </w:rPr>
        <w:t>主要</w:t>
      </w:r>
      <w:r>
        <w:rPr>
          <w:rFonts w:hint="eastAsia"/>
          <w:kern w:val="0"/>
          <w:sz w:val="24"/>
        </w:rPr>
        <w:t>针对</w:t>
      </w:r>
      <w:r>
        <w:rPr>
          <w:kern w:val="0"/>
          <w:sz w:val="24"/>
        </w:rPr>
        <w:t>中位数和四分位的数值进行讨论。</w:t>
      </w:r>
    </w:p>
    <w:p w:rsidR="00777FAA" w:rsidRPr="00284CE9" w:rsidRDefault="00777FAA" w:rsidP="00E04D44">
      <w:pPr>
        <w:autoSpaceDE w:val="0"/>
        <w:autoSpaceDN w:val="0"/>
        <w:adjustRightInd w:val="0"/>
        <w:spacing w:line="400" w:lineRule="exact"/>
        <w:ind w:firstLine="482"/>
        <w:jc w:val="left"/>
        <w:rPr>
          <w:kern w:val="0"/>
          <w:sz w:val="24"/>
        </w:rPr>
      </w:pPr>
      <w:r>
        <w:rPr>
          <w:rFonts w:hint="eastAsia"/>
          <w:kern w:val="0"/>
          <w:sz w:val="24"/>
        </w:rPr>
        <w:t>首先</w:t>
      </w:r>
      <w:r>
        <w:rPr>
          <w:kern w:val="0"/>
          <w:sz w:val="24"/>
        </w:rPr>
        <w:t>观察工作日和周末</w:t>
      </w:r>
      <w:r>
        <w:rPr>
          <w:rFonts w:hint="eastAsia"/>
          <w:kern w:val="0"/>
          <w:sz w:val="24"/>
        </w:rPr>
        <w:t>访问量</w:t>
      </w:r>
      <w:r>
        <w:rPr>
          <w:kern w:val="0"/>
          <w:sz w:val="24"/>
        </w:rPr>
        <w:t>的差异。</w:t>
      </w:r>
      <w:r>
        <w:rPr>
          <w:rFonts w:hint="eastAsia"/>
          <w:kern w:val="0"/>
          <w:sz w:val="24"/>
        </w:rPr>
        <w:t>图中</w:t>
      </w:r>
      <w:r>
        <w:rPr>
          <w:rFonts w:hint="eastAsia"/>
          <w:kern w:val="0"/>
          <w:sz w:val="24"/>
        </w:rPr>
        <w:t>DAY1</w:t>
      </w:r>
      <w:r>
        <w:rPr>
          <w:rFonts w:hint="eastAsia"/>
          <w:kern w:val="0"/>
          <w:sz w:val="24"/>
        </w:rPr>
        <w:t>、</w:t>
      </w:r>
      <w:r>
        <w:rPr>
          <w:rFonts w:hint="eastAsia"/>
          <w:kern w:val="0"/>
          <w:sz w:val="24"/>
        </w:rPr>
        <w:t>DYA7</w:t>
      </w:r>
      <w:r>
        <w:rPr>
          <w:rFonts w:hint="eastAsia"/>
          <w:kern w:val="0"/>
          <w:sz w:val="24"/>
        </w:rPr>
        <w:t>对应着周日和周六，其他</w:t>
      </w:r>
      <w:r>
        <w:rPr>
          <w:kern w:val="0"/>
          <w:sz w:val="24"/>
        </w:rPr>
        <w:t>几天为工作日，</w:t>
      </w:r>
      <w:r>
        <w:rPr>
          <w:rFonts w:hint="eastAsia"/>
          <w:kern w:val="0"/>
          <w:sz w:val="24"/>
        </w:rPr>
        <w:t>DAY1</w:t>
      </w:r>
      <w:r>
        <w:rPr>
          <w:rFonts w:hint="eastAsia"/>
          <w:kern w:val="0"/>
          <w:sz w:val="24"/>
        </w:rPr>
        <w:t>、</w:t>
      </w:r>
      <w:r>
        <w:rPr>
          <w:rFonts w:hint="eastAsia"/>
          <w:kern w:val="0"/>
          <w:sz w:val="24"/>
        </w:rPr>
        <w:t>DYA7</w:t>
      </w:r>
      <w:r>
        <w:rPr>
          <w:rFonts w:hint="eastAsia"/>
          <w:kern w:val="0"/>
          <w:sz w:val="24"/>
        </w:rPr>
        <w:t>的数据相比工作日</w:t>
      </w:r>
      <w:r>
        <w:rPr>
          <w:kern w:val="0"/>
          <w:sz w:val="24"/>
        </w:rPr>
        <w:t>的</w:t>
      </w:r>
      <w:r>
        <w:rPr>
          <w:rFonts w:hint="eastAsia"/>
          <w:kern w:val="0"/>
          <w:sz w:val="24"/>
        </w:rPr>
        <w:t>数据处在</w:t>
      </w:r>
      <w:r>
        <w:rPr>
          <w:kern w:val="0"/>
          <w:sz w:val="24"/>
        </w:rPr>
        <w:t>较低水平</w:t>
      </w:r>
      <w:r>
        <w:rPr>
          <w:rFonts w:hint="eastAsia"/>
          <w:kern w:val="0"/>
          <w:sz w:val="24"/>
        </w:rPr>
        <w:t>，周末的访问量要比工作日的平均访问量要少。按照思维惯式，周末用户的移动互联网访问量应该增加才是，但实际是反而减少了。究其原因，一</w:t>
      </w:r>
      <w:r>
        <w:rPr>
          <w:kern w:val="0"/>
          <w:sz w:val="24"/>
        </w:rPr>
        <w:t>是数据统计的为用户的流量上网访问量，</w:t>
      </w:r>
      <w:r>
        <w:rPr>
          <w:rFonts w:hint="eastAsia"/>
          <w:kern w:val="0"/>
          <w:sz w:val="24"/>
        </w:rPr>
        <w:t>通过</w:t>
      </w:r>
      <w:r>
        <w:rPr>
          <w:rFonts w:hint="eastAsia"/>
          <w:kern w:val="0"/>
          <w:sz w:val="24"/>
        </w:rPr>
        <w:t>WIFI</w:t>
      </w:r>
      <w:r>
        <w:rPr>
          <w:rFonts w:hint="eastAsia"/>
          <w:kern w:val="0"/>
          <w:sz w:val="24"/>
        </w:rPr>
        <w:t>访问</w:t>
      </w:r>
      <w:r>
        <w:rPr>
          <w:kern w:val="0"/>
          <w:sz w:val="24"/>
        </w:rPr>
        <w:t>网络的</w:t>
      </w:r>
      <w:r>
        <w:rPr>
          <w:rFonts w:hint="eastAsia"/>
          <w:kern w:val="0"/>
          <w:sz w:val="24"/>
        </w:rPr>
        <w:t>数据</w:t>
      </w:r>
      <w:r>
        <w:rPr>
          <w:kern w:val="0"/>
          <w:sz w:val="24"/>
        </w:rPr>
        <w:t>不在其中，</w:t>
      </w:r>
      <w:r>
        <w:rPr>
          <w:rFonts w:hint="eastAsia"/>
          <w:kern w:val="0"/>
          <w:sz w:val="24"/>
        </w:rPr>
        <w:t>如果</w:t>
      </w:r>
      <w:r>
        <w:rPr>
          <w:kern w:val="0"/>
          <w:sz w:val="24"/>
        </w:rPr>
        <w:t>用户周末在家休息，很有可能使用</w:t>
      </w:r>
      <w:r>
        <w:rPr>
          <w:rFonts w:hint="eastAsia"/>
          <w:kern w:val="0"/>
          <w:sz w:val="24"/>
        </w:rPr>
        <w:t>WIFI</w:t>
      </w:r>
      <w:r>
        <w:rPr>
          <w:rFonts w:hint="eastAsia"/>
          <w:kern w:val="0"/>
          <w:sz w:val="24"/>
        </w:rPr>
        <w:t>连接</w:t>
      </w:r>
      <w:r>
        <w:rPr>
          <w:kern w:val="0"/>
          <w:sz w:val="24"/>
        </w:rPr>
        <w:t>互联网</w:t>
      </w:r>
      <w:r>
        <w:rPr>
          <w:rFonts w:hint="eastAsia"/>
          <w:kern w:val="0"/>
          <w:sz w:val="24"/>
        </w:rPr>
        <w:t>或者</w:t>
      </w:r>
      <w:r>
        <w:rPr>
          <w:kern w:val="0"/>
          <w:sz w:val="24"/>
        </w:rPr>
        <w:t>使用电脑进行上网活动；二是</w:t>
      </w:r>
      <w:r>
        <w:rPr>
          <w:rFonts w:hint="eastAsia"/>
          <w:kern w:val="0"/>
          <w:sz w:val="24"/>
        </w:rPr>
        <w:t>周末是人们休息放松的时间，空闲时间长，娱乐活动比工作日丰富，不仅仅局限于移动互联网中，这个时间很多人会聚会、出游、看电影等进行各种工作日难以实现的娱乐活动，现实中的社交多了，互联网中的社交媒体使用的就少了。</w:t>
      </w:r>
    </w:p>
    <w:p w:rsidR="006B7BE7" w:rsidRDefault="00777FAA" w:rsidP="00E04D44">
      <w:pPr>
        <w:autoSpaceDE w:val="0"/>
        <w:autoSpaceDN w:val="0"/>
        <w:adjustRightInd w:val="0"/>
        <w:spacing w:line="400" w:lineRule="exact"/>
        <w:ind w:firstLine="482"/>
        <w:jc w:val="left"/>
        <w:rPr>
          <w:kern w:val="0"/>
          <w:sz w:val="24"/>
        </w:rPr>
      </w:pPr>
      <w:r>
        <w:rPr>
          <w:rFonts w:hint="eastAsia"/>
          <w:sz w:val="24"/>
        </w:rPr>
        <w:t>工作日的</w:t>
      </w:r>
      <w:r>
        <w:rPr>
          <w:sz w:val="24"/>
        </w:rPr>
        <w:t>几天数据中</w:t>
      </w:r>
      <w:r>
        <w:rPr>
          <w:rFonts w:hint="eastAsia"/>
          <w:sz w:val="24"/>
        </w:rPr>
        <w:t>，</w:t>
      </w:r>
      <w:r>
        <w:rPr>
          <w:rFonts w:hint="eastAsia"/>
          <w:kern w:val="0"/>
          <w:sz w:val="24"/>
        </w:rPr>
        <w:t>DAY</w:t>
      </w:r>
      <w:r>
        <w:rPr>
          <w:kern w:val="0"/>
          <w:sz w:val="24"/>
        </w:rPr>
        <w:t>2</w:t>
      </w:r>
      <w:r>
        <w:rPr>
          <w:rFonts w:hint="eastAsia"/>
          <w:kern w:val="0"/>
          <w:sz w:val="24"/>
        </w:rPr>
        <w:t>、</w:t>
      </w:r>
      <w:r>
        <w:rPr>
          <w:rFonts w:hint="eastAsia"/>
          <w:kern w:val="0"/>
          <w:sz w:val="24"/>
        </w:rPr>
        <w:t>DAY</w:t>
      </w:r>
      <w:r>
        <w:rPr>
          <w:kern w:val="0"/>
          <w:sz w:val="24"/>
        </w:rPr>
        <w:t>6</w:t>
      </w:r>
      <w:r>
        <w:rPr>
          <w:rFonts w:hint="eastAsia"/>
          <w:kern w:val="0"/>
          <w:sz w:val="24"/>
        </w:rPr>
        <w:t>比其他组的数据值要</w:t>
      </w:r>
      <w:r w:rsidR="00A2062B">
        <w:rPr>
          <w:rFonts w:hint="eastAsia"/>
          <w:kern w:val="0"/>
          <w:sz w:val="24"/>
        </w:rPr>
        <w:t>大</w:t>
      </w:r>
      <w:r>
        <w:rPr>
          <w:rFonts w:hint="eastAsia"/>
          <w:kern w:val="0"/>
          <w:sz w:val="24"/>
        </w:rPr>
        <w:t>，</w:t>
      </w:r>
      <w:r w:rsidR="00A2062B">
        <w:rPr>
          <w:rFonts w:hint="eastAsia"/>
          <w:kern w:val="0"/>
          <w:sz w:val="24"/>
        </w:rPr>
        <w:t>这两天</w:t>
      </w:r>
      <w:r w:rsidR="00A2062B">
        <w:rPr>
          <w:kern w:val="0"/>
          <w:sz w:val="24"/>
        </w:rPr>
        <w:t>一个为周一，一个为周五；</w:t>
      </w:r>
      <w:r w:rsidR="00A2062B">
        <w:rPr>
          <w:rFonts w:hint="eastAsia"/>
          <w:kern w:val="0"/>
          <w:sz w:val="24"/>
        </w:rPr>
        <w:t>访问</w:t>
      </w:r>
      <w:r w:rsidR="00A2062B">
        <w:rPr>
          <w:kern w:val="0"/>
          <w:sz w:val="24"/>
        </w:rPr>
        <w:t>量最少的为</w:t>
      </w:r>
      <w:r w:rsidR="00A2062B">
        <w:rPr>
          <w:rFonts w:hint="eastAsia"/>
          <w:kern w:val="0"/>
          <w:sz w:val="24"/>
        </w:rPr>
        <w:t>DAY</w:t>
      </w:r>
      <w:r w:rsidR="00A2062B">
        <w:rPr>
          <w:kern w:val="0"/>
          <w:sz w:val="24"/>
        </w:rPr>
        <w:t>4</w:t>
      </w:r>
      <w:r w:rsidR="00A2062B">
        <w:rPr>
          <w:rFonts w:hint="eastAsia"/>
          <w:kern w:val="0"/>
          <w:sz w:val="24"/>
        </w:rPr>
        <w:t>，</w:t>
      </w:r>
      <w:r w:rsidR="00A2062B">
        <w:rPr>
          <w:kern w:val="0"/>
          <w:sz w:val="24"/>
        </w:rPr>
        <w:t>对应周三</w:t>
      </w:r>
      <w:r w:rsidR="00A2062B">
        <w:rPr>
          <w:rFonts w:hint="eastAsia"/>
          <w:kern w:val="0"/>
          <w:sz w:val="24"/>
        </w:rPr>
        <w:t>；其余</w:t>
      </w:r>
      <w:r w:rsidR="00A2062B">
        <w:rPr>
          <w:kern w:val="0"/>
          <w:sz w:val="24"/>
        </w:rPr>
        <w:t>两天周二和周四</w:t>
      </w:r>
      <w:r w:rsidR="00A2062B">
        <w:rPr>
          <w:rFonts w:hint="eastAsia"/>
          <w:kern w:val="0"/>
          <w:sz w:val="24"/>
        </w:rPr>
        <w:t>处在</w:t>
      </w:r>
      <w:r w:rsidR="00A2062B">
        <w:rPr>
          <w:kern w:val="0"/>
          <w:sz w:val="24"/>
        </w:rPr>
        <w:t>中间水平。</w:t>
      </w:r>
      <w:r w:rsidR="00A2062B">
        <w:rPr>
          <w:rFonts w:hint="eastAsia"/>
          <w:kern w:val="0"/>
          <w:sz w:val="24"/>
        </w:rPr>
        <w:t>周五的</w:t>
      </w:r>
      <w:r w:rsidR="00A2062B">
        <w:rPr>
          <w:kern w:val="0"/>
          <w:sz w:val="24"/>
        </w:rPr>
        <w:t>到来预示着周末马上要来到，周五晚上的第二天为周末，</w:t>
      </w:r>
      <w:r w:rsidR="00A2062B">
        <w:rPr>
          <w:rFonts w:hint="eastAsia"/>
          <w:kern w:val="0"/>
          <w:sz w:val="24"/>
        </w:rPr>
        <w:t>大多数</w:t>
      </w:r>
      <w:r w:rsidR="00A2062B">
        <w:rPr>
          <w:kern w:val="0"/>
          <w:sz w:val="24"/>
        </w:rPr>
        <w:t>用户不用上班</w:t>
      </w:r>
      <w:r w:rsidR="00A2062B">
        <w:rPr>
          <w:rFonts w:hint="eastAsia"/>
          <w:kern w:val="0"/>
          <w:sz w:val="24"/>
        </w:rPr>
        <w:t>，</w:t>
      </w:r>
      <w:r w:rsidR="00A2062B">
        <w:rPr>
          <w:kern w:val="0"/>
          <w:sz w:val="24"/>
        </w:rPr>
        <w:t>所以周五的访问量要比其他工作日多一些。周一</w:t>
      </w:r>
      <w:r w:rsidR="00A2062B">
        <w:rPr>
          <w:rFonts w:hint="eastAsia"/>
          <w:kern w:val="0"/>
          <w:sz w:val="24"/>
        </w:rPr>
        <w:t>的</w:t>
      </w:r>
      <w:r w:rsidR="00A2062B">
        <w:rPr>
          <w:kern w:val="0"/>
          <w:sz w:val="24"/>
        </w:rPr>
        <w:t>访问量</w:t>
      </w:r>
      <w:r w:rsidR="00A2062B">
        <w:rPr>
          <w:rFonts w:hint="eastAsia"/>
          <w:kern w:val="0"/>
          <w:sz w:val="24"/>
        </w:rPr>
        <w:t>较</w:t>
      </w:r>
      <w:r w:rsidR="00A2062B">
        <w:rPr>
          <w:kern w:val="0"/>
          <w:sz w:val="24"/>
        </w:rPr>
        <w:t>其他</w:t>
      </w:r>
      <w:r w:rsidR="00A2062B">
        <w:rPr>
          <w:rFonts w:hint="eastAsia"/>
          <w:kern w:val="0"/>
          <w:sz w:val="24"/>
        </w:rPr>
        <w:t>几天</w:t>
      </w:r>
      <w:r w:rsidR="00A2062B">
        <w:rPr>
          <w:kern w:val="0"/>
          <w:sz w:val="24"/>
        </w:rPr>
        <w:t>也属于比较多的，</w:t>
      </w:r>
      <w:r>
        <w:rPr>
          <w:rFonts w:hint="eastAsia"/>
          <w:kern w:val="0"/>
          <w:sz w:val="24"/>
        </w:rPr>
        <w:t>周一属于开始工作的第一天，访问量竟</w:t>
      </w:r>
      <w:r w:rsidR="00A2062B">
        <w:rPr>
          <w:rFonts w:hint="eastAsia"/>
          <w:kern w:val="0"/>
          <w:sz w:val="24"/>
        </w:rPr>
        <w:t>比周末的多一些</w:t>
      </w:r>
      <w:r>
        <w:rPr>
          <w:rFonts w:hint="eastAsia"/>
          <w:kern w:val="0"/>
          <w:sz w:val="24"/>
        </w:rPr>
        <w:t>。说明周一作为工作的第一天，</w:t>
      </w:r>
      <w:r>
        <w:rPr>
          <w:rFonts w:hint="eastAsia"/>
          <w:kern w:val="0"/>
          <w:sz w:val="24"/>
        </w:rPr>
        <w:lastRenderedPageBreak/>
        <w:t>很多人还没从周末的休闲状态中走出来，工作状态差些，并充分利用碎片化的空闲时间进行上网填充一天的生活。</w:t>
      </w:r>
      <w:r w:rsidR="00C152A7">
        <w:rPr>
          <w:rFonts w:hint="eastAsia"/>
          <w:kern w:val="0"/>
          <w:sz w:val="24"/>
        </w:rPr>
        <w:t>周三</w:t>
      </w:r>
      <w:r w:rsidR="00C152A7">
        <w:rPr>
          <w:kern w:val="0"/>
          <w:sz w:val="24"/>
        </w:rPr>
        <w:t>的访问量</w:t>
      </w:r>
      <w:r w:rsidR="00C152A7">
        <w:rPr>
          <w:rFonts w:hint="eastAsia"/>
          <w:kern w:val="0"/>
          <w:sz w:val="24"/>
        </w:rPr>
        <w:t>为</w:t>
      </w:r>
      <w:r w:rsidR="00C152A7">
        <w:rPr>
          <w:kern w:val="0"/>
          <w:sz w:val="24"/>
        </w:rPr>
        <w:t>一周访问量的最低值，这天刚好处在</w:t>
      </w:r>
      <w:r w:rsidR="00C152A7">
        <w:rPr>
          <w:rFonts w:hint="eastAsia"/>
          <w:kern w:val="0"/>
          <w:sz w:val="24"/>
        </w:rPr>
        <w:t>工作日</w:t>
      </w:r>
      <w:r w:rsidR="00C152A7">
        <w:rPr>
          <w:kern w:val="0"/>
          <w:sz w:val="24"/>
        </w:rPr>
        <w:t>的</w:t>
      </w:r>
      <w:r w:rsidR="00C152A7">
        <w:rPr>
          <w:rFonts w:hint="eastAsia"/>
          <w:kern w:val="0"/>
          <w:sz w:val="24"/>
        </w:rPr>
        <w:t>中间</w:t>
      </w:r>
      <w:r w:rsidR="00C152A7">
        <w:rPr>
          <w:kern w:val="0"/>
          <w:sz w:val="24"/>
        </w:rPr>
        <w:t>，</w:t>
      </w:r>
      <w:r w:rsidR="00266E6E">
        <w:rPr>
          <w:rFonts w:hint="eastAsia"/>
          <w:kern w:val="0"/>
          <w:sz w:val="24"/>
        </w:rPr>
        <w:t>工作</w:t>
      </w:r>
      <w:r w:rsidR="00266E6E">
        <w:rPr>
          <w:kern w:val="0"/>
          <w:sz w:val="24"/>
        </w:rPr>
        <w:t>状态达到最佳，</w:t>
      </w:r>
      <w:r w:rsidR="00266E6E">
        <w:rPr>
          <w:rFonts w:hint="eastAsia"/>
          <w:kern w:val="0"/>
          <w:sz w:val="24"/>
        </w:rPr>
        <w:t>期间</w:t>
      </w:r>
      <w:r w:rsidR="00266E6E">
        <w:rPr>
          <w:kern w:val="0"/>
          <w:sz w:val="24"/>
        </w:rPr>
        <w:t>开小差上网情况就比较少，又因</w:t>
      </w:r>
      <w:r w:rsidR="00C152A7">
        <w:rPr>
          <w:rFonts w:hint="eastAsia"/>
          <w:kern w:val="0"/>
          <w:sz w:val="24"/>
        </w:rPr>
        <w:t>距离</w:t>
      </w:r>
      <w:r w:rsidR="00C152A7">
        <w:rPr>
          <w:kern w:val="0"/>
          <w:sz w:val="24"/>
        </w:rPr>
        <w:t>周末前不着村后不着店，</w:t>
      </w:r>
      <w:r w:rsidR="00266E6E">
        <w:rPr>
          <w:rFonts w:hint="eastAsia"/>
          <w:kern w:val="0"/>
          <w:sz w:val="24"/>
        </w:rPr>
        <w:t>上班</w:t>
      </w:r>
      <w:r w:rsidR="00266E6E">
        <w:rPr>
          <w:kern w:val="0"/>
          <w:sz w:val="24"/>
        </w:rPr>
        <w:t>加班后</w:t>
      </w:r>
      <w:r w:rsidR="00C152A7">
        <w:rPr>
          <w:kern w:val="0"/>
          <w:sz w:val="24"/>
        </w:rPr>
        <w:t>的人们</w:t>
      </w:r>
      <w:r w:rsidR="00C152A7">
        <w:rPr>
          <w:rFonts w:hint="eastAsia"/>
          <w:kern w:val="0"/>
          <w:sz w:val="24"/>
        </w:rPr>
        <w:t>往往身心</w:t>
      </w:r>
      <w:r w:rsidR="00C152A7">
        <w:rPr>
          <w:kern w:val="0"/>
          <w:sz w:val="24"/>
        </w:rPr>
        <w:t>比较疲惫，</w:t>
      </w:r>
      <w:r w:rsidR="00266E6E">
        <w:rPr>
          <w:kern w:val="0"/>
          <w:sz w:val="24"/>
        </w:rPr>
        <w:t>选择休息，而进行的上网娱乐休闲就少一些。</w:t>
      </w:r>
      <w:r w:rsidR="00AF548E">
        <w:rPr>
          <w:rFonts w:hint="eastAsia"/>
          <w:kern w:val="0"/>
          <w:sz w:val="24"/>
        </w:rPr>
        <w:t>将</w:t>
      </w:r>
      <w:r w:rsidR="00AF548E">
        <w:rPr>
          <w:kern w:val="0"/>
          <w:sz w:val="24"/>
        </w:rPr>
        <w:t>每天访问量及特征总结如表</w:t>
      </w:r>
      <w:r w:rsidR="00AF548E">
        <w:rPr>
          <w:rFonts w:hint="eastAsia"/>
          <w:kern w:val="0"/>
          <w:sz w:val="24"/>
        </w:rPr>
        <w:t>4.3</w:t>
      </w:r>
      <w:r w:rsidR="00AF548E">
        <w:rPr>
          <w:rFonts w:hint="eastAsia"/>
          <w:kern w:val="0"/>
          <w:sz w:val="24"/>
        </w:rPr>
        <w:t>。</w:t>
      </w:r>
    </w:p>
    <w:p w:rsidR="00AF548E" w:rsidRPr="007B7812" w:rsidRDefault="00AF548E" w:rsidP="007B7812">
      <w:pPr>
        <w:spacing w:before="240" w:after="120"/>
        <w:ind w:firstLine="437"/>
        <w:jc w:val="center"/>
        <w:rPr>
          <w:rFonts w:ascii="宋体" w:hAnsi="宋体"/>
          <w:sz w:val="22"/>
          <w:szCs w:val="22"/>
        </w:rPr>
      </w:pPr>
      <w:r w:rsidRPr="007B7812">
        <w:rPr>
          <w:rFonts w:ascii="宋体" w:hAnsi="宋体" w:hint="eastAsia"/>
          <w:sz w:val="22"/>
          <w:szCs w:val="22"/>
        </w:rPr>
        <w:t xml:space="preserve">4.3 </w:t>
      </w:r>
      <w:r w:rsidR="008711A4">
        <w:rPr>
          <w:rFonts w:ascii="宋体" w:hAnsi="宋体"/>
          <w:sz w:val="22"/>
          <w:szCs w:val="22"/>
        </w:rPr>
        <w:t xml:space="preserve"> </w:t>
      </w:r>
      <w:r w:rsidRPr="007B7812">
        <w:rPr>
          <w:rFonts w:ascii="宋体" w:hAnsi="宋体"/>
          <w:sz w:val="22"/>
          <w:szCs w:val="22"/>
        </w:rPr>
        <w:t>用户</w:t>
      </w:r>
      <w:r w:rsidRPr="007B7812">
        <w:rPr>
          <w:rFonts w:ascii="宋体" w:hAnsi="宋体" w:hint="eastAsia"/>
          <w:sz w:val="22"/>
          <w:szCs w:val="22"/>
        </w:rPr>
        <w:t>每周</w:t>
      </w:r>
      <w:r w:rsidRPr="007B7812">
        <w:rPr>
          <w:rFonts w:ascii="宋体" w:hAnsi="宋体"/>
          <w:sz w:val="22"/>
          <w:szCs w:val="22"/>
        </w:rPr>
        <w:t>访问量差异表</w:t>
      </w:r>
    </w:p>
    <w:tbl>
      <w:tblPr>
        <w:tblW w:w="8969" w:type="dxa"/>
        <w:jc w:val="center"/>
        <w:tblLook w:val="04A0" w:firstRow="1" w:lastRow="0" w:firstColumn="1" w:lastColumn="0" w:noHBand="0" w:noVBand="1"/>
      </w:tblPr>
      <w:tblGrid>
        <w:gridCol w:w="691"/>
        <w:gridCol w:w="1140"/>
        <w:gridCol w:w="1436"/>
        <w:gridCol w:w="5702"/>
      </w:tblGrid>
      <w:tr w:rsidR="00760F71" w:rsidRPr="00AF548E" w:rsidTr="007759B5">
        <w:trPr>
          <w:trHeight w:val="360"/>
          <w:jc w:val="center"/>
        </w:trPr>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星期</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访问量值</w:t>
            </w:r>
          </w:p>
        </w:tc>
        <w:tc>
          <w:tcPr>
            <w:tcW w:w="1436" w:type="dxa"/>
            <w:tcBorders>
              <w:top w:val="single" w:sz="4" w:space="0" w:color="auto"/>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b/>
                <w:bCs/>
                <w:color w:val="000000"/>
                <w:kern w:val="0"/>
                <w:sz w:val="22"/>
                <w:szCs w:val="22"/>
              </w:rPr>
            </w:pPr>
            <w:r>
              <w:rPr>
                <w:rFonts w:ascii="宋体" w:hAnsi="宋体" w:cs="宋体" w:hint="eastAsia"/>
                <w:b/>
                <w:bCs/>
                <w:color w:val="000000"/>
                <w:kern w:val="0"/>
                <w:sz w:val="22"/>
                <w:szCs w:val="22"/>
              </w:rPr>
              <w:t>季节</w:t>
            </w:r>
            <w:r>
              <w:rPr>
                <w:rFonts w:ascii="宋体" w:hAnsi="宋体" w:cs="宋体"/>
                <w:b/>
                <w:bCs/>
                <w:color w:val="000000"/>
                <w:kern w:val="0"/>
                <w:sz w:val="22"/>
                <w:szCs w:val="22"/>
              </w:rPr>
              <w:t>因子</w:t>
            </w:r>
            <w:r w:rsidR="007759B5">
              <w:rPr>
                <w:rFonts w:ascii="宋体" w:hAnsi="宋体" w:cs="宋体" w:hint="eastAsia"/>
                <w:b/>
                <w:bCs/>
                <w:color w:val="000000"/>
                <w:kern w:val="0"/>
                <w:sz w:val="22"/>
                <w:szCs w:val="22"/>
              </w:rPr>
              <w:t>(%)</w:t>
            </w:r>
          </w:p>
        </w:tc>
        <w:tc>
          <w:tcPr>
            <w:tcW w:w="5702" w:type="dxa"/>
            <w:tcBorders>
              <w:top w:val="single" w:sz="4" w:space="0" w:color="auto"/>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特征原因</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周一</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较大</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110.3</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还未从休闲状态中走出</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周二</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较小</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88.6</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进入工作状态</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周三</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最小</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78.2</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工作状态好，距离周末最远，除了工作时间外</w:t>
            </w:r>
            <w:r>
              <w:rPr>
                <w:rFonts w:ascii="宋体" w:hAnsi="宋体" w:cs="宋体" w:hint="eastAsia"/>
                <w:color w:val="000000"/>
                <w:kern w:val="0"/>
                <w:sz w:val="22"/>
                <w:szCs w:val="22"/>
              </w:rPr>
              <w:t>多</w:t>
            </w:r>
            <w:r w:rsidRPr="00AF548E">
              <w:rPr>
                <w:rFonts w:ascii="宋体" w:hAnsi="宋体" w:cs="宋体" w:hint="eastAsia"/>
                <w:color w:val="000000"/>
                <w:kern w:val="0"/>
                <w:sz w:val="22"/>
                <w:szCs w:val="22"/>
              </w:rPr>
              <w:t>选择休息</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周四</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较小</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9</w:t>
            </w:r>
            <w:r>
              <w:rPr>
                <w:rFonts w:ascii="宋体" w:hAnsi="宋体" w:cs="宋体"/>
                <w:color w:val="000000"/>
                <w:kern w:val="0"/>
                <w:sz w:val="22"/>
                <w:szCs w:val="22"/>
              </w:rPr>
              <w:t>1</w:t>
            </w:r>
            <w:r>
              <w:rPr>
                <w:rFonts w:ascii="宋体" w:hAnsi="宋体" w:cs="宋体" w:hint="eastAsia"/>
                <w:color w:val="000000"/>
                <w:kern w:val="0"/>
                <w:sz w:val="22"/>
                <w:szCs w:val="22"/>
              </w:rPr>
              <w:t>.4</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工作状态较好</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周五</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最大</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125.8</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第二天为周末，工作状态差且晚上熬夜多</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周六</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一般</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color w:val="000000"/>
                <w:kern w:val="0"/>
                <w:sz w:val="22"/>
                <w:szCs w:val="22"/>
              </w:rPr>
              <w:t>100</w:t>
            </w:r>
            <w:r>
              <w:rPr>
                <w:rFonts w:ascii="宋体" w:hAnsi="宋体" w:cs="宋体" w:hint="eastAsia"/>
                <w:color w:val="000000"/>
                <w:kern w:val="0"/>
                <w:sz w:val="22"/>
                <w:szCs w:val="22"/>
              </w:rPr>
              <w:t>.</w:t>
            </w:r>
            <w:r>
              <w:rPr>
                <w:rFonts w:ascii="宋体" w:hAnsi="宋体" w:cs="宋体"/>
                <w:color w:val="000000"/>
                <w:kern w:val="0"/>
                <w:sz w:val="22"/>
                <w:szCs w:val="22"/>
              </w:rPr>
              <w:t>2</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在家用电脑、WIFI上网多，娱乐活动丰富</w:t>
            </w:r>
          </w:p>
        </w:tc>
      </w:tr>
      <w:tr w:rsidR="00760F71" w:rsidRPr="00AF548E" w:rsidTr="007759B5">
        <w:trPr>
          <w:trHeight w:val="360"/>
          <w:jc w:val="center"/>
        </w:trPr>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b/>
                <w:bCs/>
                <w:color w:val="000000"/>
                <w:kern w:val="0"/>
                <w:sz w:val="22"/>
                <w:szCs w:val="22"/>
              </w:rPr>
            </w:pPr>
            <w:r w:rsidRPr="00AF548E">
              <w:rPr>
                <w:rFonts w:ascii="宋体" w:hAnsi="宋体" w:cs="宋体" w:hint="eastAsia"/>
                <w:b/>
                <w:bCs/>
                <w:color w:val="000000"/>
                <w:kern w:val="0"/>
                <w:sz w:val="22"/>
                <w:szCs w:val="22"/>
              </w:rPr>
              <w:t>周日</w:t>
            </w:r>
          </w:p>
        </w:tc>
        <w:tc>
          <w:tcPr>
            <w:tcW w:w="1140" w:type="dxa"/>
            <w:tcBorders>
              <w:top w:val="nil"/>
              <w:left w:val="nil"/>
              <w:bottom w:val="single" w:sz="4" w:space="0" w:color="auto"/>
              <w:right w:val="single" w:sz="4" w:space="0" w:color="auto"/>
            </w:tcBorders>
            <w:shd w:val="clear" w:color="auto" w:fill="auto"/>
            <w:noWrap/>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一般</w:t>
            </w:r>
          </w:p>
        </w:tc>
        <w:tc>
          <w:tcPr>
            <w:tcW w:w="1436" w:type="dxa"/>
            <w:tcBorders>
              <w:top w:val="nil"/>
              <w:left w:val="nil"/>
              <w:bottom w:val="single" w:sz="4" w:space="0" w:color="auto"/>
              <w:right w:val="single" w:sz="4" w:space="0" w:color="auto"/>
            </w:tcBorders>
            <w:shd w:val="clear" w:color="auto" w:fill="auto"/>
            <w:vAlign w:val="bottom"/>
          </w:tcPr>
          <w:p w:rsidR="00760F71" w:rsidRPr="00AF548E" w:rsidRDefault="00760F71" w:rsidP="00760F71">
            <w:pPr>
              <w:widowControl/>
              <w:jc w:val="right"/>
              <w:rPr>
                <w:rFonts w:ascii="宋体" w:hAnsi="宋体" w:cs="宋体"/>
                <w:color w:val="000000"/>
                <w:kern w:val="0"/>
                <w:sz w:val="22"/>
                <w:szCs w:val="22"/>
              </w:rPr>
            </w:pPr>
            <w:r>
              <w:rPr>
                <w:rFonts w:ascii="宋体" w:hAnsi="宋体" w:cs="宋体" w:hint="eastAsia"/>
                <w:color w:val="000000"/>
                <w:kern w:val="0"/>
                <w:sz w:val="22"/>
                <w:szCs w:val="22"/>
              </w:rPr>
              <w:t>10</w:t>
            </w:r>
            <w:r>
              <w:rPr>
                <w:rFonts w:ascii="宋体" w:hAnsi="宋体" w:cs="宋体"/>
                <w:color w:val="000000"/>
                <w:kern w:val="0"/>
                <w:sz w:val="22"/>
                <w:szCs w:val="22"/>
              </w:rPr>
              <w:t>3</w:t>
            </w:r>
            <w:r>
              <w:rPr>
                <w:rFonts w:ascii="宋体" w:hAnsi="宋体" w:cs="宋体" w:hint="eastAsia"/>
                <w:color w:val="000000"/>
                <w:kern w:val="0"/>
                <w:sz w:val="22"/>
                <w:szCs w:val="22"/>
              </w:rPr>
              <w:t>.4</w:t>
            </w:r>
          </w:p>
        </w:tc>
        <w:tc>
          <w:tcPr>
            <w:tcW w:w="5702" w:type="dxa"/>
            <w:tcBorders>
              <w:top w:val="nil"/>
              <w:left w:val="nil"/>
              <w:bottom w:val="single" w:sz="4" w:space="0" w:color="auto"/>
              <w:right w:val="single" w:sz="4" w:space="0" w:color="auto"/>
            </w:tcBorders>
            <w:shd w:val="clear" w:color="auto" w:fill="auto"/>
            <w:vAlign w:val="bottom"/>
            <w:hideMark/>
          </w:tcPr>
          <w:p w:rsidR="00760F71" w:rsidRPr="00AF548E" w:rsidRDefault="00760F71" w:rsidP="00AF548E">
            <w:pPr>
              <w:widowControl/>
              <w:jc w:val="left"/>
              <w:rPr>
                <w:rFonts w:ascii="宋体" w:hAnsi="宋体" w:cs="宋体"/>
                <w:color w:val="000000"/>
                <w:kern w:val="0"/>
                <w:sz w:val="22"/>
                <w:szCs w:val="22"/>
              </w:rPr>
            </w:pPr>
            <w:r w:rsidRPr="00AF548E">
              <w:rPr>
                <w:rFonts w:ascii="宋体" w:hAnsi="宋体" w:cs="宋体" w:hint="eastAsia"/>
                <w:color w:val="000000"/>
                <w:kern w:val="0"/>
                <w:sz w:val="22"/>
                <w:szCs w:val="22"/>
              </w:rPr>
              <w:t>在家用电脑、WIFI上网多，娱乐活动丰富</w:t>
            </w:r>
          </w:p>
        </w:tc>
      </w:tr>
    </w:tbl>
    <w:p w:rsidR="006B7BE7" w:rsidRPr="003C1C14" w:rsidRDefault="003C1C14" w:rsidP="003C1C14">
      <w:pPr>
        <w:pStyle w:val="2"/>
        <w:spacing w:before="480" w:after="120" w:line="400" w:lineRule="exact"/>
        <w:rPr>
          <w:rFonts w:ascii="黑体" w:eastAsia="黑体" w:hAnsi="黑体"/>
          <w:b w:val="0"/>
          <w:sz w:val="28"/>
          <w:szCs w:val="28"/>
        </w:rPr>
      </w:pPr>
      <w:bookmarkStart w:id="91" w:name="_Toc432581622"/>
      <w:r w:rsidRPr="00D64E80">
        <w:rPr>
          <w:rFonts w:ascii="黑体" w:eastAsia="黑体" w:hAnsi="黑体"/>
          <w:b w:val="0"/>
          <w:sz w:val="28"/>
          <w:szCs w:val="28"/>
        </w:rPr>
        <w:t>4.3</w:t>
      </w:r>
      <w:r w:rsidR="00D64E80">
        <w:rPr>
          <w:rFonts w:ascii="黑体" w:eastAsia="黑体" w:hAnsi="黑体"/>
          <w:b w:val="0"/>
          <w:sz w:val="28"/>
          <w:szCs w:val="28"/>
        </w:rPr>
        <w:t xml:space="preserve">  </w:t>
      </w:r>
      <w:r w:rsidR="00E206FB">
        <w:rPr>
          <w:rFonts w:ascii="黑体" w:eastAsia="黑体" w:hAnsi="黑体" w:hint="eastAsia"/>
          <w:b w:val="0"/>
          <w:sz w:val="28"/>
          <w:szCs w:val="28"/>
        </w:rPr>
        <w:t>小时访问规律分析</w:t>
      </w:r>
      <w:bookmarkEnd w:id="91"/>
    </w:p>
    <w:p w:rsidR="003C1C14" w:rsidRDefault="00E206FB" w:rsidP="00E04D44">
      <w:pPr>
        <w:autoSpaceDE w:val="0"/>
        <w:autoSpaceDN w:val="0"/>
        <w:adjustRightInd w:val="0"/>
        <w:spacing w:line="400" w:lineRule="exact"/>
        <w:ind w:firstLine="482"/>
        <w:jc w:val="left"/>
        <w:rPr>
          <w:kern w:val="0"/>
          <w:sz w:val="24"/>
        </w:rPr>
      </w:pPr>
      <w:r>
        <w:rPr>
          <w:rFonts w:hint="eastAsia"/>
          <w:kern w:val="0"/>
          <w:sz w:val="24"/>
        </w:rPr>
        <w:t>对</w:t>
      </w:r>
      <w:r w:rsidR="003C1C14">
        <w:rPr>
          <w:kern w:val="0"/>
          <w:sz w:val="24"/>
        </w:rPr>
        <w:t>用户</w:t>
      </w:r>
      <w:r w:rsidR="003C1C14">
        <w:rPr>
          <w:rFonts w:hint="eastAsia"/>
          <w:kern w:val="0"/>
          <w:sz w:val="24"/>
        </w:rPr>
        <w:t>的</w:t>
      </w:r>
      <w:r>
        <w:rPr>
          <w:rFonts w:hint="eastAsia"/>
          <w:kern w:val="0"/>
          <w:sz w:val="24"/>
        </w:rPr>
        <w:t>日</w:t>
      </w:r>
      <w:r w:rsidR="003C1C14">
        <w:rPr>
          <w:kern w:val="0"/>
          <w:sz w:val="24"/>
        </w:rPr>
        <w:t>访问量</w:t>
      </w:r>
      <w:r w:rsidR="003C1C14">
        <w:rPr>
          <w:rFonts w:hint="eastAsia"/>
          <w:kern w:val="0"/>
          <w:sz w:val="24"/>
        </w:rPr>
        <w:t>时间</w:t>
      </w:r>
      <w:r w:rsidR="003C1C14">
        <w:rPr>
          <w:kern w:val="0"/>
          <w:sz w:val="24"/>
        </w:rPr>
        <w:t>序列</w:t>
      </w:r>
      <w:r w:rsidR="003C1C14">
        <w:rPr>
          <w:rFonts w:hint="eastAsia"/>
          <w:kern w:val="0"/>
          <w:sz w:val="24"/>
        </w:rPr>
        <w:t>研究</w:t>
      </w:r>
      <w:r w:rsidR="003C1C14">
        <w:rPr>
          <w:kern w:val="0"/>
          <w:sz w:val="24"/>
        </w:rPr>
        <w:t>后，</w:t>
      </w:r>
      <w:r w:rsidR="003C1C14">
        <w:rPr>
          <w:rFonts w:hint="eastAsia"/>
          <w:kern w:val="0"/>
          <w:sz w:val="24"/>
        </w:rPr>
        <w:t>发现</w:t>
      </w:r>
      <w:r w:rsidR="003C1C14">
        <w:rPr>
          <w:kern w:val="0"/>
          <w:sz w:val="24"/>
        </w:rPr>
        <w:t>星期几不同用户的访问量是不同的，那每天</w:t>
      </w:r>
      <w:r w:rsidR="003C1C14">
        <w:rPr>
          <w:rFonts w:hint="eastAsia"/>
          <w:kern w:val="0"/>
          <w:sz w:val="24"/>
        </w:rPr>
        <w:t>不同</w:t>
      </w:r>
      <w:r w:rsidR="003C1C14">
        <w:rPr>
          <w:kern w:val="0"/>
          <w:sz w:val="24"/>
        </w:rPr>
        <w:t>时段用户的访问量是否</w:t>
      </w:r>
      <w:r w:rsidR="003C1C14">
        <w:rPr>
          <w:rFonts w:hint="eastAsia"/>
          <w:kern w:val="0"/>
          <w:sz w:val="24"/>
        </w:rPr>
        <w:t>也</w:t>
      </w:r>
      <w:r w:rsidR="003C1C14">
        <w:rPr>
          <w:kern w:val="0"/>
          <w:sz w:val="24"/>
        </w:rPr>
        <w:t>有规律，还需对每个小时的访问量</w:t>
      </w:r>
      <w:r w:rsidR="003C1C14">
        <w:rPr>
          <w:rFonts w:hint="eastAsia"/>
          <w:kern w:val="0"/>
          <w:sz w:val="24"/>
        </w:rPr>
        <w:t>进行深入</w:t>
      </w:r>
      <w:r w:rsidR="003C1C14">
        <w:rPr>
          <w:kern w:val="0"/>
          <w:sz w:val="24"/>
        </w:rPr>
        <w:t>研究。</w:t>
      </w:r>
      <w:r w:rsidR="003C1C14">
        <w:rPr>
          <w:rFonts w:hint="eastAsia"/>
          <w:kern w:val="0"/>
          <w:sz w:val="24"/>
        </w:rPr>
        <w:t>4.1</w:t>
      </w:r>
      <w:r w:rsidR="003C1C14">
        <w:rPr>
          <w:rFonts w:hint="eastAsia"/>
          <w:kern w:val="0"/>
          <w:sz w:val="24"/>
        </w:rPr>
        <w:t>节</w:t>
      </w:r>
      <w:r w:rsidR="003C1C14">
        <w:rPr>
          <w:kern w:val="0"/>
          <w:sz w:val="24"/>
        </w:rPr>
        <w:t>已经对以小时为粒度的时间序列进行了介绍，</w:t>
      </w:r>
      <w:r w:rsidR="003C1C14">
        <w:rPr>
          <w:rFonts w:hint="eastAsia"/>
          <w:kern w:val="0"/>
          <w:sz w:val="24"/>
        </w:rPr>
        <w:t>本节</w:t>
      </w:r>
      <w:r w:rsidR="003C1C14">
        <w:rPr>
          <w:kern w:val="0"/>
          <w:sz w:val="24"/>
        </w:rPr>
        <w:t>将针对这个时间序列进行研究，</w:t>
      </w:r>
      <w:r w:rsidR="00D837A3">
        <w:rPr>
          <w:rFonts w:hint="eastAsia"/>
          <w:kern w:val="0"/>
          <w:sz w:val="24"/>
        </w:rPr>
        <w:t>观察不同时间段的用户访问量。</w:t>
      </w:r>
    </w:p>
    <w:p w:rsidR="00D837A3" w:rsidRDefault="003C1C14" w:rsidP="00E04D44">
      <w:pPr>
        <w:autoSpaceDE w:val="0"/>
        <w:autoSpaceDN w:val="0"/>
        <w:adjustRightInd w:val="0"/>
        <w:spacing w:line="400" w:lineRule="exact"/>
        <w:ind w:firstLine="482"/>
        <w:jc w:val="left"/>
        <w:rPr>
          <w:kern w:val="0"/>
          <w:sz w:val="24"/>
        </w:rPr>
      </w:pPr>
      <w:r>
        <w:rPr>
          <w:rFonts w:hint="eastAsia"/>
          <w:kern w:val="0"/>
          <w:sz w:val="24"/>
        </w:rPr>
        <w:t>首先</w:t>
      </w:r>
      <w:r>
        <w:rPr>
          <w:kern w:val="0"/>
          <w:sz w:val="24"/>
        </w:rPr>
        <w:t>进行周期性</w:t>
      </w:r>
      <w:r>
        <w:rPr>
          <w:rFonts w:hint="eastAsia"/>
          <w:kern w:val="0"/>
          <w:sz w:val="24"/>
        </w:rPr>
        <w:t>探索</w:t>
      </w:r>
      <w:r>
        <w:rPr>
          <w:kern w:val="0"/>
          <w:sz w:val="24"/>
        </w:rPr>
        <w:t>，</w:t>
      </w:r>
      <w:r w:rsidR="00D837A3">
        <w:rPr>
          <w:rFonts w:hint="eastAsia"/>
          <w:kern w:val="0"/>
          <w:sz w:val="24"/>
        </w:rPr>
        <w:t>根据</w:t>
      </w:r>
      <w:r w:rsidR="00666F77">
        <w:rPr>
          <w:rFonts w:hint="eastAsia"/>
          <w:kern w:val="0"/>
          <w:sz w:val="24"/>
        </w:rPr>
        <w:t>自相关函数图进行研究分析访问量的</w:t>
      </w:r>
      <w:r w:rsidR="00B50292">
        <w:rPr>
          <w:rFonts w:hint="eastAsia"/>
          <w:kern w:val="0"/>
          <w:sz w:val="24"/>
        </w:rPr>
        <w:t>周期</w:t>
      </w:r>
      <w:r w:rsidR="00666F77">
        <w:rPr>
          <w:rFonts w:hint="eastAsia"/>
          <w:kern w:val="0"/>
          <w:sz w:val="24"/>
        </w:rPr>
        <w:t>性，可观察</w:t>
      </w:r>
      <w:r w:rsidR="00D837A3">
        <w:rPr>
          <w:rFonts w:hint="eastAsia"/>
          <w:kern w:val="0"/>
          <w:sz w:val="24"/>
        </w:rPr>
        <w:t>访问量在不同的时间是否存在周期性及趋势，自相关函数图如图</w:t>
      </w:r>
      <w:r w:rsidR="00D837A3">
        <w:rPr>
          <w:rFonts w:hint="eastAsia"/>
          <w:kern w:val="0"/>
          <w:sz w:val="24"/>
        </w:rPr>
        <w:t>4.</w:t>
      </w:r>
      <w:r w:rsidR="00B50292">
        <w:rPr>
          <w:kern w:val="0"/>
          <w:sz w:val="24"/>
        </w:rPr>
        <w:t>4</w:t>
      </w:r>
      <w:r w:rsidR="00D837A3">
        <w:rPr>
          <w:rFonts w:hint="eastAsia"/>
          <w:kern w:val="0"/>
          <w:sz w:val="24"/>
        </w:rPr>
        <w:t>所示。</w:t>
      </w:r>
    </w:p>
    <w:p w:rsidR="00D837A3" w:rsidRDefault="005C1BC3" w:rsidP="00D837A3">
      <w:pPr>
        <w:autoSpaceDE w:val="0"/>
        <w:autoSpaceDN w:val="0"/>
        <w:adjustRightInd w:val="0"/>
        <w:spacing w:line="400" w:lineRule="atLeast"/>
        <w:jc w:val="left"/>
        <w:rPr>
          <w:noProof/>
        </w:rPr>
      </w:pPr>
      <w:r>
        <w:rPr>
          <w:noProof/>
        </w:rPr>
        <w:lastRenderedPageBreak/>
        <w:drawing>
          <wp:inline distT="0" distB="0" distL="0" distR="0" wp14:anchorId="1F1DEACF" wp14:editId="59C5D247">
            <wp:extent cx="5276850" cy="3261386"/>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3261386"/>
                    </a:xfrm>
                    <a:prstGeom prst="rect">
                      <a:avLst/>
                    </a:prstGeom>
                    <a:noFill/>
                    <a:ln>
                      <a:noFill/>
                    </a:ln>
                  </pic:spPr>
                </pic:pic>
              </a:graphicData>
            </a:graphic>
          </wp:inline>
        </w:drawing>
      </w:r>
    </w:p>
    <w:p w:rsidR="009E0761" w:rsidRPr="00F9337B" w:rsidRDefault="009E0761" w:rsidP="00F9337B">
      <w:pPr>
        <w:spacing w:before="120" w:after="240"/>
        <w:jc w:val="center"/>
        <w:rPr>
          <w:sz w:val="22"/>
          <w:szCs w:val="22"/>
        </w:rPr>
      </w:pPr>
      <w:r w:rsidRPr="00F9337B">
        <w:rPr>
          <w:rFonts w:hint="eastAsia"/>
          <w:sz w:val="22"/>
          <w:szCs w:val="22"/>
        </w:rPr>
        <w:t>图</w:t>
      </w:r>
      <w:r w:rsidRPr="00F9337B">
        <w:rPr>
          <w:rFonts w:hint="eastAsia"/>
          <w:sz w:val="22"/>
          <w:szCs w:val="22"/>
        </w:rPr>
        <w:t>4.</w:t>
      </w:r>
      <w:r w:rsidR="00B50292" w:rsidRPr="00F9337B">
        <w:rPr>
          <w:sz w:val="22"/>
          <w:szCs w:val="22"/>
        </w:rPr>
        <w:t>4</w:t>
      </w:r>
      <w:r w:rsidRPr="00F9337B">
        <w:rPr>
          <w:rFonts w:hint="eastAsia"/>
          <w:sz w:val="22"/>
          <w:szCs w:val="22"/>
        </w:rPr>
        <w:t xml:space="preserve"> </w:t>
      </w:r>
      <w:r w:rsidR="00003FE0">
        <w:rPr>
          <w:sz w:val="22"/>
          <w:szCs w:val="22"/>
        </w:rPr>
        <w:t xml:space="preserve"> </w:t>
      </w:r>
      <w:r w:rsidR="00E206FB" w:rsidRPr="00F9337B">
        <w:rPr>
          <w:rFonts w:hint="eastAsia"/>
          <w:sz w:val="22"/>
          <w:szCs w:val="22"/>
        </w:rPr>
        <w:t>小时</w:t>
      </w:r>
      <w:r w:rsidRPr="00F9337B">
        <w:rPr>
          <w:rFonts w:hint="eastAsia"/>
          <w:sz w:val="22"/>
          <w:szCs w:val="22"/>
        </w:rPr>
        <w:t>访问量自相关函数图</w:t>
      </w:r>
    </w:p>
    <w:p w:rsidR="00B53E88" w:rsidRDefault="000C4062" w:rsidP="00E04D44">
      <w:pPr>
        <w:autoSpaceDE w:val="0"/>
        <w:autoSpaceDN w:val="0"/>
        <w:adjustRightInd w:val="0"/>
        <w:spacing w:line="400" w:lineRule="exact"/>
        <w:ind w:firstLine="482"/>
        <w:jc w:val="left"/>
        <w:rPr>
          <w:kern w:val="0"/>
          <w:sz w:val="24"/>
        </w:rPr>
      </w:pPr>
      <w:r>
        <w:rPr>
          <w:rFonts w:hint="eastAsia"/>
          <w:kern w:val="0"/>
          <w:sz w:val="24"/>
        </w:rPr>
        <w:t>由图</w:t>
      </w:r>
      <w:r>
        <w:rPr>
          <w:rFonts w:hint="eastAsia"/>
          <w:kern w:val="0"/>
          <w:sz w:val="24"/>
        </w:rPr>
        <w:t>4.</w:t>
      </w:r>
      <w:r w:rsidR="00B50292">
        <w:rPr>
          <w:kern w:val="0"/>
          <w:sz w:val="24"/>
        </w:rPr>
        <w:t>4</w:t>
      </w:r>
      <w:r>
        <w:rPr>
          <w:rFonts w:hint="eastAsia"/>
          <w:kern w:val="0"/>
          <w:sz w:val="24"/>
        </w:rPr>
        <w:t>看出，访问量</w:t>
      </w:r>
      <w:r w:rsidR="00666F77">
        <w:rPr>
          <w:rFonts w:hint="eastAsia"/>
          <w:kern w:val="0"/>
          <w:sz w:val="24"/>
        </w:rPr>
        <w:t>时间序列</w:t>
      </w:r>
      <w:r>
        <w:rPr>
          <w:rFonts w:hint="eastAsia"/>
          <w:kern w:val="0"/>
          <w:sz w:val="24"/>
        </w:rPr>
        <w:t>存在一定的趋势，且周期性明显。自相关函数呈现明显的周期性波动，在</w:t>
      </w:r>
      <w:r>
        <w:rPr>
          <w:rFonts w:hint="eastAsia"/>
          <w:kern w:val="0"/>
          <w:sz w:val="24"/>
        </w:rPr>
        <w:t>24</w:t>
      </w:r>
      <w:r>
        <w:rPr>
          <w:rFonts w:hint="eastAsia"/>
          <w:kern w:val="0"/>
          <w:sz w:val="24"/>
        </w:rPr>
        <w:t>和</w:t>
      </w:r>
      <w:r>
        <w:rPr>
          <w:rFonts w:hint="eastAsia"/>
          <w:kern w:val="0"/>
          <w:sz w:val="24"/>
        </w:rPr>
        <w:t>48</w:t>
      </w:r>
      <w:r>
        <w:rPr>
          <w:rFonts w:hint="eastAsia"/>
          <w:kern w:val="0"/>
          <w:sz w:val="24"/>
        </w:rPr>
        <w:t>小时</w:t>
      </w:r>
      <w:r w:rsidR="00B50292">
        <w:rPr>
          <w:rFonts w:hint="eastAsia"/>
          <w:kern w:val="0"/>
          <w:sz w:val="24"/>
        </w:rPr>
        <w:t>自相关系数</w:t>
      </w:r>
      <w:r w:rsidR="00B50292">
        <w:rPr>
          <w:kern w:val="0"/>
          <w:sz w:val="24"/>
        </w:rPr>
        <w:t>显著不为</w:t>
      </w:r>
      <w:r w:rsidR="00B50292">
        <w:rPr>
          <w:rFonts w:hint="eastAsia"/>
          <w:kern w:val="0"/>
          <w:sz w:val="24"/>
        </w:rPr>
        <w:t>0</w:t>
      </w:r>
      <w:r>
        <w:rPr>
          <w:rFonts w:hint="eastAsia"/>
          <w:kern w:val="0"/>
          <w:sz w:val="24"/>
        </w:rPr>
        <w:t>，说明周期为</w:t>
      </w:r>
      <w:r>
        <w:rPr>
          <w:rFonts w:hint="eastAsia"/>
          <w:kern w:val="0"/>
          <w:sz w:val="24"/>
        </w:rPr>
        <w:t>24</w:t>
      </w:r>
      <w:r w:rsidR="00E52BAC">
        <w:rPr>
          <w:rFonts w:hint="eastAsia"/>
          <w:kern w:val="0"/>
          <w:sz w:val="24"/>
        </w:rPr>
        <w:t>，即</w:t>
      </w:r>
      <w:r w:rsidR="00947EE8">
        <w:rPr>
          <w:rFonts w:hint="eastAsia"/>
          <w:kern w:val="0"/>
          <w:sz w:val="24"/>
        </w:rPr>
        <w:t>24</w:t>
      </w:r>
      <w:r w:rsidR="00947EE8">
        <w:rPr>
          <w:rFonts w:hint="eastAsia"/>
          <w:kern w:val="0"/>
          <w:sz w:val="24"/>
        </w:rPr>
        <w:t>个小时</w:t>
      </w:r>
      <w:r w:rsidR="00666F77">
        <w:rPr>
          <w:rFonts w:hint="eastAsia"/>
          <w:kern w:val="0"/>
          <w:sz w:val="24"/>
        </w:rPr>
        <w:t>（一天</w:t>
      </w:r>
      <w:r w:rsidR="00666F77">
        <w:rPr>
          <w:kern w:val="0"/>
          <w:sz w:val="24"/>
        </w:rPr>
        <w:t>）</w:t>
      </w:r>
      <w:r w:rsidR="00947EE8">
        <w:rPr>
          <w:rFonts w:hint="eastAsia"/>
          <w:kern w:val="0"/>
          <w:sz w:val="24"/>
        </w:rPr>
        <w:t>为一个周期。</w:t>
      </w:r>
    </w:p>
    <w:p w:rsidR="00D837A3" w:rsidRPr="00DE5F52" w:rsidRDefault="002C52C6" w:rsidP="00E04D44">
      <w:pPr>
        <w:autoSpaceDE w:val="0"/>
        <w:autoSpaceDN w:val="0"/>
        <w:adjustRightInd w:val="0"/>
        <w:spacing w:line="400" w:lineRule="exact"/>
        <w:ind w:firstLine="482"/>
        <w:jc w:val="left"/>
        <w:rPr>
          <w:kern w:val="0"/>
          <w:sz w:val="24"/>
        </w:rPr>
      </w:pPr>
      <w:r>
        <w:rPr>
          <w:rFonts w:hint="eastAsia"/>
          <w:kern w:val="0"/>
          <w:sz w:val="24"/>
        </w:rPr>
        <w:t>用户访问量是以</w:t>
      </w:r>
      <w:r w:rsidR="006A423A">
        <w:rPr>
          <w:rFonts w:hint="eastAsia"/>
          <w:kern w:val="0"/>
          <w:sz w:val="24"/>
        </w:rPr>
        <w:t>24</w:t>
      </w:r>
      <w:r w:rsidR="006A423A">
        <w:rPr>
          <w:rFonts w:hint="eastAsia"/>
          <w:kern w:val="0"/>
          <w:sz w:val="24"/>
        </w:rPr>
        <w:t>小时为周期的，所以寻找</w:t>
      </w:r>
      <w:r>
        <w:rPr>
          <w:rFonts w:hint="eastAsia"/>
          <w:kern w:val="0"/>
          <w:sz w:val="24"/>
        </w:rPr>
        <w:t>一天</w:t>
      </w:r>
      <w:r w:rsidR="006A423A">
        <w:rPr>
          <w:rFonts w:hint="eastAsia"/>
          <w:kern w:val="0"/>
          <w:sz w:val="24"/>
        </w:rPr>
        <w:t>内不同时段的访问规律</w:t>
      </w:r>
      <w:r>
        <w:rPr>
          <w:rFonts w:hint="eastAsia"/>
          <w:kern w:val="0"/>
          <w:sz w:val="24"/>
        </w:rPr>
        <w:t>。</w:t>
      </w:r>
      <w:r w:rsidR="003C707F">
        <w:rPr>
          <w:rFonts w:hint="eastAsia"/>
          <w:kern w:val="0"/>
          <w:sz w:val="24"/>
        </w:rPr>
        <w:t>将所有数据按小时分段，分成</w:t>
      </w:r>
      <w:r w:rsidR="003C707F">
        <w:rPr>
          <w:rFonts w:hint="eastAsia"/>
          <w:kern w:val="0"/>
          <w:sz w:val="24"/>
        </w:rPr>
        <w:t>24</w:t>
      </w:r>
      <w:r w:rsidR="003C707F">
        <w:rPr>
          <w:rFonts w:hint="eastAsia"/>
          <w:kern w:val="0"/>
          <w:sz w:val="24"/>
        </w:rPr>
        <w:t>组，做描述性统计，统计每个时段的最大、最小、中位数、四分位、异常值等，结果以箱形图表示</w:t>
      </w:r>
      <w:r w:rsidR="005D2AAA">
        <w:rPr>
          <w:rFonts w:hint="eastAsia"/>
          <w:kern w:val="0"/>
          <w:sz w:val="24"/>
        </w:rPr>
        <w:t>，如图</w:t>
      </w:r>
      <w:r w:rsidR="005D2AAA">
        <w:rPr>
          <w:rFonts w:hint="eastAsia"/>
          <w:kern w:val="0"/>
          <w:sz w:val="24"/>
        </w:rPr>
        <w:t>4.5</w:t>
      </w:r>
      <w:r w:rsidR="003C707F">
        <w:rPr>
          <w:rFonts w:hint="eastAsia"/>
          <w:kern w:val="0"/>
          <w:sz w:val="24"/>
        </w:rPr>
        <w:t>。</w:t>
      </w:r>
    </w:p>
    <w:p w:rsidR="00112585" w:rsidRDefault="005C1BC3" w:rsidP="00B87595">
      <w:pPr>
        <w:autoSpaceDE w:val="0"/>
        <w:autoSpaceDN w:val="0"/>
        <w:adjustRightInd w:val="0"/>
        <w:jc w:val="center"/>
        <w:rPr>
          <w:kern w:val="0"/>
          <w:sz w:val="24"/>
        </w:rPr>
      </w:pPr>
      <w:r>
        <w:rPr>
          <w:noProof/>
          <w:kern w:val="0"/>
          <w:sz w:val="24"/>
        </w:rPr>
        <w:lastRenderedPageBreak/>
        <w:drawing>
          <wp:inline distT="0" distB="0" distL="0" distR="0" wp14:anchorId="185EB8DA" wp14:editId="04E6522C">
            <wp:extent cx="5029200" cy="40285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380" cy="4034286"/>
                    </a:xfrm>
                    <a:prstGeom prst="rect">
                      <a:avLst/>
                    </a:prstGeom>
                    <a:noFill/>
                    <a:ln>
                      <a:noFill/>
                    </a:ln>
                  </pic:spPr>
                </pic:pic>
              </a:graphicData>
            </a:graphic>
          </wp:inline>
        </w:drawing>
      </w:r>
    </w:p>
    <w:p w:rsidR="00112585" w:rsidRPr="00F9337B" w:rsidRDefault="006E648F"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4.5 </w:t>
      </w:r>
      <w:r w:rsidR="00003FE0">
        <w:rPr>
          <w:sz w:val="22"/>
          <w:szCs w:val="22"/>
        </w:rPr>
        <w:t xml:space="preserve"> </w:t>
      </w:r>
      <w:r w:rsidRPr="00F9337B">
        <w:rPr>
          <w:rFonts w:hint="eastAsia"/>
          <w:sz w:val="22"/>
          <w:szCs w:val="22"/>
        </w:rPr>
        <w:t>访问量</w:t>
      </w:r>
      <w:r w:rsidRPr="00F9337B">
        <w:rPr>
          <w:rFonts w:hint="eastAsia"/>
          <w:sz w:val="22"/>
          <w:szCs w:val="22"/>
        </w:rPr>
        <w:t>-</w:t>
      </w:r>
      <w:r w:rsidRPr="00F9337B">
        <w:rPr>
          <w:rFonts w:hint="eastAsia"/>
          <w:sz w:val="22"/>
          <w:szCs w:val="22"/>
        </w:rPr>
        <w:t>小时描述性统计图</w:t>
      </w:r>
    </w:p>
    <w:p w:rsidR="00B50292" w:rsidRDefault="00BA5A3A" w:rsidP="00E04D44">
      <w:pPr>
        <w:autoSpaceDE w:val="0"/>
        <w:autoSpaceDN w:val="0"/>
        <w:adjustRightInd w:val="0"/>
        <w:spacing w:line="400" w:lineRule="exact"/>
        <w:ind w:firstLine="482"/>
        <w:jc w:val="left"/>
        <w:rPr>
          <w:kern w:val="0"/>
          <w:sz w:val="24"/>
        </w:rPr>
      </w:pPr>
      <w:r>
        <w:rPr>
          <w:rFonts w:hint="eastAsia"/>
          <w:kern w:val="0"/>
          <w:sz w:val="24"/>
        </w:rPr>
        <w:t>图中每个小时对应图形中从上到下分别是最大值、上四分位数、中位数、下四分位数和极小值，图中圆圈表示温和的异常值，星型表示极端的异常值。由于原始数据整体存在一些数据丢失，异常值可能多于图中所标出的点，所以规律的寻找主要参考四分位和中位数的数据。</w:t>
      </w:r>
    </w:p>
    <w:p w:rsidR="00455D93" w:rsidRDefault="00F90CD6" w:rsidP="00E04D44">
      <w:pPr>
        <w:autoSpaceDE w:val="0"/>
        <w:autoSpaceDN w:val="0"/>
        <w:adjustRightInd w:val="0"/>
        <w:spacing w:line="400" w:lineRule="exact"/>
        <w:ind w:firstLine="482"/>
        <w:jc w:val="left"/>
        <w:rPr>
          <w:kern w:val="0"/>
          <w:sz w:val="24"/>
        </w:rPr>
      </w:pPr>
      <w:r>
        <w:rPr>
          <w:rFonts w:hint="eastAsia"/>
          <w:kern w:val="0"/>
          <w:sz w:val="24"/>
        </w:rPr>
        <w:t>一天</w:t>
      </w:r>
      <w:r>
        <w:rPr>
          <w:rFonts w:hint="eastAsia"/>
          <w:kern w:val="0"/>
          <w:sz w:val="24"/>
        </w:rPr>
        <w:t>24</w:t>
      </w:r>
      <w:r>
        <w:rPr>
          <w:rFonts w:hint="eastAsia"/>
          <w:kern w:val="0"/>
          <w:sz w:val="24"/>
        </w:rPr>
        <w:t>个小时中，从</w:t>
      </w:r>
      <w:r>
        <w:rPr>
          <w:rFonts w:hint="eastAsia"/>
          <w:kern w:val="0"/>
          <w:sz w:val="24"/>
        </w:rPr>
        <w:t>0</w:t>
      </w:r>
      <w:r>
        <w:rPr>
          <w:rFonts w:hint="eastAsia"/>
          <w:kern w:val="0"/>
          <w:sz w:val="24"/>
        </w:rPr>
        <w:t>点开始访问量呈下降趋势，尤其从</w:t>
      </w:r>
      <w:r>
        <w:rPr>
          <w:rFonts w:hint="eastAsia"/>
          <w:kern w:val="0"/>
          <w:sz w:val="24"/>
        </w:rPr>
        <w:t>3</w:t>
      </w:r>
      <w:r>
        <w:rPr>
          <w:rFonts w:hint="eastAsia"/>
          <w:kern w:val="0"/>
          <w:sz w:val="24"/>
        </w:rPr>
        <w:t>点开始访问量急速下降，到</w:t>
      </w:r>
      <w:r>
        <w:rPr>
          <w:rFonts w:hint="eastAsia"/>
          <w:kern w:val="0"/>
          <w:sz w:val="24"/>
        </w:rPr>
        <w:t>6</w:t>
      </w:r>
      <w:r>
        <w:rPr>
          <w:rFonts w:hint="eastAsia"/>
          <w:kern w:val="0"/>
          <w:sz w:val="24"/>
        </w:rPr>
        <w:t>、</w:t>
      </w:r>
      <w:r>
        <w:rPr>
          <w:rFonts w:hint="eastAsia"/>
          <w:kern w:val="0"/>
          <w:sz w:val="24"/>
        </w:rPr>
        <w:t>7</w:t>
      </w:r>
      <w:r>
        <w:rPr>
          <w:rFonts w:hint="eastAsia"/>
          <w:kern w:val="0"/>
          <w:sz w:val="24"/>
        </w:rPr>
        <w:t>点达到最小值，这段时间用户大都处于睡眠状态；</w:t>
      </w:r>
      <w:r w:rsidR="0057754B">
        <w:rPr>
          <w:rFonts w:hint="eastAsia"/>
          <w:kern w:val="0"/>
          <w:sz w:val="24"/>
        </w:rPr>
        <w:t>8</w:t>
      </w:r>
      <w:r>
        <w:rPr>
          <w:rFonts w:hint="eastAsia"/>
          <w:kern w:val="0"/>
          <w:sz w:val="24"/>
        </w:rPr>
        <w:t>点之后访问量开始回升，用户开始了一天的生活，用户也开始了网络活动；到中午</w:t>
      </w:r>
      <w:r>
        <w:rPr>
          <w:rFonts w:hint="eastAsia"/>
          <w:kern w:val="0"/>
          <w:sz w:val="24"/>
        </w:rPr>
        <w:t>12</w:t>
      </w:r>
      <w:r>
        <w:rPr>
          <w:rFonts w:hint="eastAsia"/>
          <w:kern w:val="0"/>
          <w:sz w:val="24"/>
        </w:rPr>
        <w:t>、</w:t>
      </w:r>
      <w:r>
        <w:rPr>
          <w:rFonts w:hint="eastAsia"/>
          <w:kern w:val="0"/>
          <w:sz w:val="24"/>
        </w:rPr>
        <w:t>13</w:t>
      </w:r>
      <w:r>
        <w:rPr>
          <w:rFonts w:hint="eastAsia"/>
          <w:kern w:val="0"/>
          <w:sz w:val="24"/>
        </w:rPr>
        <w:t>点，访问量又有小幅下降，这段时间</w:t>
      </w:r>
      <w:r w:rsidR="0057754B">
        <w:rPr>
          <w:rFonts w:hint="eastAsia"/>
          <w:kern w:val="0"/>
          <w:sz w:val="24"/>
        </w:rPr>
        <w:t>有些用户进入午休，</w:t>
      </w:r>
      <w:r w:rsidR="007E0EB9">
        <w:rPr>
          <w:rFonts w:hint="eastAsia"/>
          <w:kern w:val="0"/>
          <w:sz w:val="24"/>
        </w:rPr>
        <w:t>暂停网络访问；下午</w:t>
      </w:r>
      <w:r w:rsidR="007E0EB9">
        <w:rPr>
          <w:rFonts w:hint="eastAsia"/>
          <w:kern w:val="0"/>
          <w:sz w:val="24"/>
        </w:rPr>
        <w:t>14</w:t>
      </w:r>
      <w:r w:rsidR="007E0EB9">
        <w:rPr>
          <w:rFonts w:hint="eastAsia"/>
          <w:kern w:val="0"/>
          <w:sz w:val="24"/>
        </w:rPr>
        <w:t>点开始，访问量开始回升；从</w:t>
      </w:r>
      <w:r w:rsidR="007E0EB9">
        <w:rPr>
          <w:rFonts w:hint="eastAsia"/>
          <w:kern w:val="0"/>
          <w:sz w:val="24"/>
        </w:rPr>
        <w:t>20</w:t>
      </w:r>
      <w:r w:rsidR="007E0EB9">
        <w:rPr>
          <w:rFonts w:hint="eastAsia"/>
          <w:kern w:val="0"/>
          <w:sz w:val="24"/>
        </w:rPr>
        <w:t>点到</w:t>
      </w:r>
      <w:r w:rsidR="007E0EB9">
        <w:rPr>
          <w:rFonts w:hint="eastAsia"/>
          <w:kern w:val="0"/>
          <w:sz w:val="24"/>
        </w:rPr>
        <w:t>24</w:t>
      </w:r>
      <w:r w:rsidR="007E0EB9">
        <w:rPr>
          <w:rFonts w:hint="eastAsia"/>
          <w:kern w:val="0"/>
          <w:sz w:val="24"/>
        </w:rPr>
        <w:t>点属于移动网络用户活跃时间，这段时间内用户的访问</w:t>
      </w:r>
      <w:proofErr w:type="gramStart"/>
      <w:r w:rsidR="007E0EB9">
        <w:rPr>
          <w:rFonts w:hint="eastAsia"/>
          <w:kern w:val="0"/>
          <w:sz w:val="24"/>
        </w:rPr>
        <w:t>量属于</w:t>
      </w:r>
      <w:proofErr w:type="gramEnd"/>
      <w:r w:rsidR="007E0EB9">
        <w:rPr>
          <w:rFonts w:hint="eastAsia"/>
          <w:kern w:val="0"/>
          <w:sz w:val="24"/>
        </w:rPr>
        <w:t>一天中最多的</w:t>
      </w:r>
      <w:r w:rsidR="00B0360B">
        <w:rPr>
          <w:rFonts w:hint="eastAsia"/>
          <w:kern w:val="0"/>
          <w:sz w:val="24"/>
        </w:rPr>
        <w:t>，说明用户</w:t>
      </w:r>
      <w:r w:rsidR="00D95E6B">
        <w:rPr>
          <w:rFonts w:hint="eastAsia"/>
          <w:kern w:val="0"/>
          <w:sz w:val="24"/>
        </w:rPr>
        <w:t>在晚上使用移动网络较多，若选择一个时间段进行营销推广，从整体用户来看，</w:t>
      </w:r>
      <w:r w:rsidR="00D95E6B">
        <w:rPr>
          <w:rFonts w:hint="eastAsia"/>
          <w:kern w:val="0"/>
          <w:sz w:val="24"/>
        </w:rPr>
        <w:t>20</w:t>
      </w:r>
      <w:r w:rsidR="00D95E6B">
        <w:rPr>
          <w:rFonts w:hint="eastAsia"/>
          <w:kern w:val="0"/>
          <w:sz w:val="24"/>
        </w:rPr>
        <w:t>点</w:t>
      </w:r>
      <w:r w:rsidR="00D95E6B">
        <w:rPr>
          <w:rFonts w:hint="eastAsia"/>
          <w:kern w:val="0"/>
          <w:sz w:val="24"/>
        </w:rPr>
        <w:t>-24</w:t>
      </w:r>
      <w:r w:rsidR="00D95E6B">
        <w:rPr>
          <w:rFonts w:hint="eastAsia"/>
          <w:kern w:val="0"/>
          <w:sz w:val="24"/>
        </w:rPr>
        <w:t>点这段时间较为合适。</w:t>
      </w:r>
    </w:p>
    <w:p w:rsidR="00B53E88" w:rsidRDefault="00B53E88" w:rsidP="00E04D44">
      <w:pPr>
        <w:autoSpaceDE w:val="0"/>
        <w:autoSpaceDN w:val="0"/>
        <w:adjustRightInd w:val="0"/>
        <w:spacing w:line="400" w:lineRule="exact"/>
        <w:ind w:firstLine="482"/>
        <w:jc w:val="left"/>
        <w:rPr>
          <w:kern w:val="0"/>
          <w:sz w:val="24"/>
        </w:rPr>
      </w:pPr>
      <w:r>
        <w:rPr>
          <w:rFonts w:hint="eastAsia"/>
          <w:kern w:val="0"/>
          <w:sz w:val="24"/>
        </w:rPr>
        <w:t>以上</w:t>
      </w:r>
      <w:r>
        <w:rPr>
          <w:kern w:val="0"/>
          <w:sz w:val="24"/>
        </w:rPr>
        <w:t>分析可以得出，</w:t>
      </w:r>
      <w:r>
        <w:rPr>
          <w:rFonts w:hint="eastAsia"/>
          <w:kern w:val="0"/>
          <w:sz w:val="24"/>
        </w:rPr>
        <w:t>用户</w:t>
      </w:r>
      <w:r>
        <w:rPr>
          <w:kern w:val="0"/>
          <w:sz w:val="24"/>
        </w:rPr>
        <w:t>访问量的时间序列模型</w:t>
      </w:r>
      <w:r>
        <w:rPr>
          <w:rFonts w:hint="eastAsia"/>
          <w:kern w:val="0"/>
          <w:sz w:val="24"/>
        </w:rPr>
        <w:t>在以</w:t>
      </w:r>
      <w:r>
        <w:rPr>
          <w:kern w:val="0"/>
          <w:sz w:val="24"/>
        </w:rPr>
        <w:t>天为</w:t>
      </w:r>
      <w:r>
        <w:rPr>
          <w:rFonts w:hint="eastAsia"/>
          <w:kern w:val="0"/>
          <w:sz w:val="24"/>
        </w:rPr>
        <w:t>周期的</w:t>
      </w:r>
      <w:r>
        <w:rPr>
          <w:kern w:val="0"/>
          <w:sz w:val="24"/>
        </w:rPr>
        <w:t>规律性</w:t>
      </w:r>
      <w:r>
        <w:rPr>
          <w:rFonts w:hint="eastAsia"/>
          <w:kern w:val="0"/>
          <w:sz w:val="24"/>
        </w:rPr>
        <w:t>较强</w:t>
      </w:r>
      <w:r>
        <w:rPr>
          <w:kern w:val="0"/>
          <w:sz w:val="24"/>
        </w:rPr>
        <w:t>，应该</w:t>
      </w:r>
      <w:r>
        <w:rPr>
          <w:rFonts w:hint="eastAsia"/>
          <w:kern w:val="0"/>
          <w:sz w:val="24"/>
        </w:rPr>
        <w:t>是季节</w:t>
      </w:r>
      <w:r>
        <w:rPr>
          <w:kern w:val="0"/>
          <w:sz w:val="24"/>
        </w:rPr>
        <w:t>因子</w:t>
      </w:r>
      <w:r>
        <w:rPr>
          <w:rFonts w:hint="eastAsia"/>
          <w:kern w:val="0"/>
          <w:sz w:val="24"/>
        </w:rPr>
        <w:t>与</w:t>
      </w:r>
      <w:r>
        <w:rPr>
          <w:kern w:val="0"/>
          <w:sz w:val="24"/>
        </w:rPr>
        <w:t>访问量平均值相乘得到的结果。对</w:t>
      </w:r>
      <w:r>
        <w:rPr>
          <w:rFonts w:hint="eastAsia"/>
          <w:kern w:val="0"/>
          <w:sz w:val="24"/>
        </w:rPr>
        <w:t>时间</w:t>
      </w:r>
      <w:r>
        <w:rPr>
          <w:kern w:val="0"/>
          <w:sz w:val="24"/>
        </w:rPr>
        <w:t>序列进行周期性分解得到季节因子如下：</w:t>
      </w:r>
    </w:p>
    <w:tbl>
      <w:tblPr>
        <w:tblW w:w="6521" w:type="dxa"/>
        <w:jc w:val="center"/>
        <w:tblLook w:val="04A0" w:firstRow="1" w:lastRow="0" w:firstColumn="1" w:lastColumn="0" w:noHBand="0" w:noVBand="1"/>
      </w:tblPr>
      <w:tblGrid>
        <w:gridCol w:w="1843"/>
        <w:gridCol w:w="1397"/>
        <w:gridCol w:w="1722"/>
        <w:gridCol w:w="1559"/>
      </w:tblGrid>
      <w:tr w:rsidR="00B53E88" w:rsidRPr="00B87595" w:rsidTr="003224F5">
        <w:trPr>
          <w:trHeight w:val="285"/>
          <w:jc w:val="center"/>
        </w:trPr>
        <w:tc>
          <w:tcPr>
            <w:tcW w:w="3240" w:type="dxa"/>
            <w:gridSpan w:val="2"/>
            <w:tcBorders>
              <w:top w:val="nil"/>
              <w:left w:val="nil"/>
              <w:bottom w:val="nil"/>
              <w:right w:val="nil"/>
            </w:tcBorders>
            <w:shd w:val="clear" w:color="000000" w:fill="FFFFFF"/>
            <w:vAlign w:val="center"/>
            <w:hideMark/>
          </w:tcPr>
          <w:p w:rsidR="00B53E88" w:rsidRPr="00B87595" w:rsidRDefault="00B53E88" w:rsidP="003224F5">
            <w:pPr>
              <w:widowControl/>
              <w:jc w:val="center"/>
              <w:rPr>
                <w:rFonts w:ascii="MingLiU" w:eastAsia="MingLiU" w:hAnsi="MingLiU" w:cs="宋体"/>
                <w:b/>
                <w:bCs/>
                <w:color w:val="000000"/>
                <w:kern w:val="0"/>
                <w:sz w:val="18"/>
                <w:szCs w:val="18"/>
              </w:rPr>
            </w:pPr>
            <w:r w:rsidRPr="00B87595">
              <w:rPr>
                <w:rFonts w:ascii="MingLiU" w:eastAsia="MingLiU" w:hAnsi="MingLiU" w:cs="宋体" w:hint="eastAsia"/>
                <w:b/>
                <w:bCs/>
                <w:color w:val="000000"/>
                <w:kern w:val="0"/>
                <w:sz w:val="18"/>
                <w:szCs w:val="18"/>
              </w:rPr>
              <w:t>季节因子</w:t>
            </w:r>
          </w:p>
        </w:tc>
        <w:tc>
          <w:tcPr>
            <w:tcW w:w="1722" w:type="dxa"/>
            <w:tcBorders>
              <w:top w:val="nil"/>
              <w:left w:val="nil"/>
              <w:bottom w:val="nil"/>
              <w:right w:val="nil"/>
            </w:tcBorders>
            <w:shd w:val="clear" w:color="auto" w:fill="auto"/>
            <w:noWrap/>
            <w:vAlign w:val="bottom"/>
            <w:hideMark/>
          </w:tcPr>
          <w:p w:rsidR="00B53E88" w:rsidRPr="00B87595" w:rsidRDefault="00B53E88" w:rsidP="003224F5">
            <w:pPr>
              <w:widowControl/>
              <w:jc w:val="center"/>
              <w:rPr>
                <w:rFonts w:ascii="MingLiU" w:eastAsia="MingLiU" w:hAnsi="MingLiU" w:cs="宋体"/>
                <w:b/>
                <w:bCs/>
                <w:color w:val="000000"/>
                <w:kern w:val="0"/>
                <w:sz w:val="18"/>
                <w:szCs w:val="18"/>
              </w:rPr>
            </w:pPr>
          </w:p>
        </w:tc>
        <w:tc>
          <w:tcPr>
            <w:tcW w:w="1559" w:type="dxa"/>
            <w:tcBorders>
              <w:top w:val="nil"/>
              <w:left w:val="nil"/>
              <w:bottom w:val="nil"/>
              <w:right w:val="nil"/>
            </w:tcBorders>
            <w:shd w:val="clear" w:color="auto" w:fill="auto"/>
            <w:noWrap/>
            <w:vAlign w:val="bottom"/>
            <w:hideMark/>
          </w:tcPr>
          <w:p w:rsidR="00B53E88" w:rsidRPr="00B87595" w:rsidRDefault="00B53E88" w:rsidP="003224F5">
            <w:pPr>
              <w:widowControl/>
              <w:jc w:val="left"/>
              <w:rPr>
                <w:rFonts w:eastAsia="Times New Roman"/>
                <w:kern w:val="0"/>
                <w:sz w:val="20"/>
                <w:szCs w:val="20"/>
              </w:rPr>
            </w:pPr>
          </w:p>
        </w:tc>
      </w:tr>
      <w:tr w:rsidR="00B53E88" w:rsidRPr="00B87595" w:rsidTr="003224F5">
        <w:trPr>
          <w:trHeight w:val="300"/>
          <w:jc w:val="center"/>
        </w:trPr>
        <w:tc>
          <w:tcPr>
            <w:tcW w:w="3240" w:type="dxa"/>
            <w:gridSpan w:val="2"/>
            <w:tcBorders>
              <w:top w:val="nil"/>
              <w:left w:val="nil"/>
              <w:bottom w:val="single" w:sz="12" w:space="0" w:color="000000"/>
              <w:right w:val="nil"/>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 xml:space="preserve">系列名称:   访问量  </w:t>
            </w:r>
          </w:p>
        </w:tc>
        <w:tc>
          <w:tcPr>
            <w:tcW w:w="1722" w:type="dxa"/>
            <w:tcBorders>
              <w:top w:val="nil"/>
              <w:left w:val="nil"/>
              <w:bottom w:val="nil"/>
              <w:right w:val="nil"/>
            </w:tcBorders>
            <w:shd w:val="clear" w:color="auto" w:fill="auto"/>
            <w:noWrap/>
            <w:vAlign w:val="bottom"/>
            <w:hideMark/>
          </w:tcPr>
          <w:p w:rsidR="00B53E88" w:rsidRPr="00B87595" w:rsidRDefault="00B53E88" w:rsidP="003224F5">
            <w:pPr>
              <w:widowControl/>
              <w:jc w:val="left"/>
              <w:rPr>
                <w:rFonts w:ascii="MingLiU" w:eastAsia="MingLiU" w:hAnsi="MingLiU" w:cs="宋体"/>
                <w:color w:val="000000"/>
                <w:kern w:val="0"/>
                <w:sz w:val="18"/>
                <w:szCs w:val="18"/>
              </w:rPr>
            </w:pPr>
          </w:p>
        </w:tc>
        <w:tc>
          <w:tcPr>
            <w:tcW w:w="1559" w:type="dxa"/>
            <w:tcBorders>
              <w:top w:val="nil"/>
              <w:left w:val="nil"/>
              <w:bottom w:val="nil"/>
              <w:right w:val="nil"/>
            </w:tcBorders>
            <w:shd w:val="clear" w:color="auto" w:fill="auto"/>
            <w:noWrap/>
            <w:vAlign w:val="bottom"/>
            <w:hideMark/>
          </w:tcPr>
          <w:p w:rsidR="00B53E88" w:rsidRPr="00B87595" w:rsidRDefault="00B53E88" w:rsidP="003224F5">
            <w:pPr>
              <w:widowControl/>
              <w:jc w:val="left"/>
              <w:rPr>
                <w:rFonts w:eastAsia="Times New Roman"/>
                <w:kern w:val="0"/>
                <w:sz w:val="20"/>
                <w:szCs w:val="20"/>
              </w:rPr>
            </w:pPr>
          </w:p>
        </w:tc>
      </w:tr>
      <w:tr w:rsidR="00B53E88" w:rsidRPr="00B87595" w:rsidTr="003224F5">
        <w:trPr>
          <w:trHeight w:val="495"/>
          <w:jc w:val="center"/>
        </w:trPr>
        <w:tc>
          <w:tcPr>
            <w:tcW w:w="1843" w:type="dxa"/>
            <w:tcBorders>
              <w:top w:val="nil"/>
              <w:left w:val="single" w:sz="12" w:space="0" w:color="000000"/>
              <w:bottom w:val="single" w:sz="12" w:space="0" w:color="000000"/>
              <w:right w:val="single" w:sz="12" w:space="0" w:color="000000"/>
            </w:tcBorders>
            <w:shd w:val="clear" w:color="000000" w:fill="FFFFFF"/>
            <w:vAlign w:val="center"/>
            <w:hideMark/>
          </w:tcPr>
          <w:p w:rsidR="00B53E88" w:rsidRPr="007759B5" w:rsidRDefault="007759B5" w:rsidP="003224F5">
            <w:pPr>
              <w:widowControl/>
              <w:jc w:val="left"/>
              <w:rPr>
                <w:rFonts w:ascii="MingLiU" w:eastAsiaTheme="minorEastAsia" w:hAnsi="MingLiU" w:cs="宋体"/>
                <w:color w:val="000000"/>
                <w:kern w:val="0"/>
                <w:sz w:val="18"/>
                <w:szCs w:val="18"/>
              </w:rPr>
            </w:pPr>
            <w:r>
              <w:rPr>
                <w:rFonts w:ascii="MingLiU" w:eastAsiaTheme="minorEastAsia" w:hAnsi="MingLiU" w:cs="宋体" w:hint="eastAsia"/>
                <w:color w:val="000000"/>
                <w:kern w:val="0"/>
                <w:sz w:val="18"/>
                <w:szCs w:val="18"/>
              </w:rPr>
              <w:lastRenderedPageBreak/>
              <w:t>小时</w:t>
            </w:r>
          </w:p>
        </w:tc>
        <w:tc>
          <w:tcPr>
            <w:tcW w:w="1397" w:type="dxa"/>
            <w:tcBorders>
              <w:top w:val="nil"/>
              <w:left w:val="nil"/>
              <w:bottom w:val="single" w:sz="12" w:space="0" w:color="000000"/>
              <w:right w:val="single" w:sz="12" w:space="0" w:color="000000"/>
            </w:tcBorders>
            <w:shd w:val="clear" w:color="000000" w:fill="FFFFFF"/>
            <w:vAlign w:val="center"/>
            <w:hideMark/>
          </w:tcPr>
          <w:p w:rsidR="00B53E88" w:rsidRPr="00B87595" w:rsidRDefault="00B53E88" w:rsidP="003224F5">
            <w:pPr>
              <w:widowControl/>
              <w:jc w:val="center"/>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季节因子 (%)</w:t>
            </w:r>
          </w:p>
        </w:tc>
        <w:tc>
          <w:tcPr>
            <w:tcW w:w="1722" w:type="dxa"/>
            <w:tcBorders>
              <w:top w:val="single" w:sz="12" w:space="0" w:color="000000"/>
              <w:left w:val="nil"/>
              <w:bottom w:val="single" w:sz="12" w:space="0" w:color="000000"/>
              <w:right w:val="single" w:sz="12" w:space="0" w:color="000000"/>
            </w:tcBorders>
            <w:shd w:val="clear" w:color="000000" w:fill="FFFFFF"/>
            <w:vAlign w:val="center"/>
            <w:hideMark/>
          </w:tcPr>
          <w:p w:rsidR="00B53E88" w:rsidRPr="007759B5" w:rsidRDefault="007759B5" w:rsidP="003224F5">
            <w:pPr>
              <w:widowControl/>
              <w:jc w:val="left"/>
              <w:rPr>
                <w:rFonts w:ascii="MingLiU" w:eastAsiaTheme="minorEastAsia" w:hAnsi="MingLiU" w:cs="宋体"/>
                <w:color w:val="000000"/>
                <w:kern w:val="0"/>
                <w:sz w:val="18"/>
                <w:szCs w:val="18"/>
              </w:rPr>
            </w:pPr>
            <w:r>
              <w:rPr>
                <w:rFonts w:ascii="MingLiU" w:eastAsiaTheme="minorEastAsia" w:hAnsi="MingLiU" w:cs="宋体" w:hint="eastAsia"/>
                <w:color w:val="000000"/>
                <w:kern w:val="0"/>
                <w:sz w:val="18"/>
                <w:szCs w:val="18"/>
              </w:rPr>
              <w:t>小时</w:t>
            </w:r>
          </w:p>
        </w:tc>
        <w:tc>
          <w:tcPr>
            <w:tcW w:w="1559" w:type="dxa"/>
            <w:tcBorders>
              <w:top w:val="single" w:sz="12" w:space="0" w:color="000000"/>
              <w:left w:val="nil"/>
              <w:bottom w:val="single" w:sz="12" w:space="0" w:color="000000"/>
              <w:right w:val="single" w:sz="12" w:space="0" w:color="000000"/>
            </w:tcBorders>
            <w:shd w:val="clear" w:color="000000" w:fill="FFFFFF"/>
            <w:vAlign w:val="center"/>
            <w:hideMark/>
          </w:tcPr>
          <w:p w:rsidR="00B53E88" w:rsidRPr="00B87595" w:rsidRDefault="00B53E88" w:rsidP="003224F5">
            <w:pPr>
              <w:widowControl/>
              <w:jc w:val="center"/>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季节因子 (%)</w:t>
            </w:r>
          </w:p>
        </w:tc>
      </w:tr>
      <w:tr w:rsidR="00B53E88" w:rsidRPr="00B87595" w:rsidTr="003224F5">
        <w:trPr>
          <w:trHeight w:val="300"/>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115.9</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13</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99.2</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114.2</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14</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100.3</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3</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115</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15</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111.4</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4</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111.9</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16</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114.6</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5</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85.8</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17</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119.5</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6</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58.5</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18</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113.5</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7</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59.3</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19</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114.1</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8</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57.6</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20</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114.7</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9</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60.7</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21</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121.6</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10</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74.1</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22</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120.1</w:t>
            </w:r>
          </w:p>
        </w:tc>
      </w:tr>
      <w:tr w:rsidR="00B53E88" w:rsidRPr="00B87595" w:rsidTr="003224F5">
        <w:trPr>
          <w:trHeight w:val="285"/>
          <w:jc w:val="center"/>
        </w:trPr>
        <w:tc>
          <w:tcPr>
            <w:tcW w:w="1843" w:type="dxa"/>
            <w:tcBorders>
              <w:top w:val="nil"/>
              <w:left w:val="single" w:sz="12" w:space="0" w:color="000000"/>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w:t>
            </w:r>
          </w:p>
        </w:tc>
        <w:tc>
          <w:tcPr>
            <w:tcW w:w="1397"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87.3</w:t>
            </w:r>
          </w:p>
        </w:tc>
        <w:tc>
          <w:tcPr>
            <w:tcW w:w="1722"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23</w:t>
            </w:r>
          </w:p>
        </w:tc>
        <w:tc>
          <w:tcPr>
            <w:tcW w:w="1559" w:type="dxa"/>
            <w:tcBorders>
              <w:top w:val="nil"/>
              <w:left w:val="nil"/>
              <w:bottom w:val="nil"/>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117.7</w:t>
            </w:r>
          </w:p>
        </w:tc>
      </w:tr>
      <w:tr w:rsidR="00B53E88" w:rsidRPr="00B87595" w:rsidTr="003224F5">
        <w:trPr>
          <w:trHeight w:val="300"/>
          <w:jc w:val="center"/>
        </w:trPr>
        <w:tc>
          <w:tcPr>
            <w:tcW w:w="1843" w:type="dxa"/>
            <w:tcBorders>
              <w:top w:val="nil"/>
              <w:left w:val="single" w:sz="12" w:space="0" w:color="000000"/>
              <w:bottom w:val="single" w:sz="12" w:space="0" w:color="000000"/>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12</w:t>
            </w:r>
          </w:p>
        </w:tc>
        <w:tc>
          <w:tcPr>
            <w:tcW w:w="1397" w:type="dxa"/>
            <w:tcBorders>
              <w:top w:val="nil"/>
              <w:left w:val="nil"/>
              <w:bottom w:val="single" w:sz="12" w:space="0" w:color="000000"/>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94.7</w:t>
            </w:r>
          </w:p>
        </w:tc>
        <w:tc>
          <w:tcPr>
            <w:tcW w:w="1722" w:type="dxa"/>
            <w:tcBorders>
              <w:top w:val="nil"/>
              <w:left w:val="nil"/>
              <w:bottom w:val="single" w:sz="12" w:space="0" w:color="000000"/>
              <w:right w:val="single" w:sz="12" w:space="0" w:color="000000"/>
            </w:tcBorders>
            <w:shd w:val="clear" w:color="000000" w:fill="FFFFFF"/>
            <w:vAlign w:val="center"/>
            <w:hideMark/>
          </w:tcPr>
          <w:p w:rsidR="00B53E88" w:rsidRPr="00B87595" w:rsidRDefault="00B53E88" w:rsidP="003224F5">
            <w:pPr>
              <w:widowControl/>
              <w:jc w:val="lef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24</w:t>
            </w:r>
          </w:p>
        </w:tc>
        <w:tc>
          <w:tcPr>
            <w:tcW w:w="1559" w:type="dxa"/>
            <w:tcBorders>
              <w:top w:val="nil"/>
              <w:left w:val="nil"/>
              <w:bottom w:val="single" w:sz="12" w:space="0" w:color="000000"/>
              <w:right w:val="single" w:sz="12" w:space="0" w:color="000000"/>
            </w:tcBorders>
            <w:shd w:val="clear" w:color="000000" w:fill="FFFFFF"/>
            <w:vAlign w:val="center"/>
            <w:hideMark/>
          </w:tcPr>
          <w:p w:rsidR="00B53E88" w:rsidRPr="00B87595" w:rsidRDefault="00B53E88" w:rsidP="003224F5">
            <w:pPr>
              <w:widowControl/>
              <w:jc w:val="right"/>
              <w:rPr>
                <w:rFonts w:ascii="MingLiU" w:eastAsia="MingLiU" w:hAnsi="MingLiU" w:cs="宋体"/>
                <w:color w:val="000000"/>
                <w:kern w:val="0"/>
                <w:sz w:val="18"/>
                <w:szCs w:val="18"/>
              </w:rPr>
            </w:pPr>
            <w:r w:rsidRPr="00B87595">
              <w:rPr>
                <w:rFonts w:ascii="MingLiU" w:eastAsia="MingLiU" w:hAnsi="MingLiU" w:cs="宋体" w:hint="eastAsia"/>
                <w:color w:val="000000"/>
                <w:kern w:val="0"/>
                <w:sz w:val="18"/>
                <w:szCs w:val="18"/>
              </w:rPr>
              <w:t>118.2</w:t>
            </w:r>
          </w:p>
        </w:tc>
      </w:tr>
    </w:tbl>
    <w:p w:rsidR="003B617E" w:rsidRDefault="00B53E88" w:rsidP="00E04D44">
      <w:pPr>
        <w:tabs>
          <w:tab w:val="left" w:pos="1891"/>
        </w:tabs>
        <w:spacing w:line="400" w:lineRule="exact"/>
        <w:ind w:firstLineChars="200" w:firstLine="480"/>
        <w:rPr>
          <w:kern w:val="0"/>
          <w:sz w:val="24"/>
        </w:rPr>
      </w:pPr>
      <w:r>
        <w:rPr>
          <w:rFonts w:hint="eastAsia"/>
          <w:kern w:val="0"/>
          <w:sz w:val="24"/>
        </w:rPr>
        <w:t>星期几</w:t>
      </w:r>
      <w:r>
        <w:rPr>
          <w:kern w:val="0"/>
          <w:sz w:val="24"/>
        </w:rPr>
        <w:t>和时段的不同，用户的访问量都存在差异，所以下边</w:t>
      </w:r>
      <w:r w:rsidR="00E912DA">
        <w:rPr>
          <w:rFonts w:hint="eastAsia"/>
          <w:sz w:val="24"/>
        </w:rPr>
        <w:t>将</w:t>
      </w:r>
      <w:r w:rsidR="0073392B">
        <w:rPr>
          <w:rFonts w:hint="eastAsia"/>
          <w:sz w:val="24"/>
        </w:rPr>
        <w:t>一周内</w:t>
      </w:r>
      <w:r w:rsidR="00E912DA">
        <w:rPr>
          <w:rFonts w:hint="eastAsia"/>
          <w:sz w:val="24"/>
        </w:rPr>
        <w:t>各个时段的访问量进行统计分析</w:t>
      </w:r>
      <w:r w:rsidR="003B617E">
        <w:rPr>
          <w:rFonts w:hint="eastAsia"/>
          <w:sz w:val="24"/>
        </w:rPr>
        <w:t>。</w:t>
      </w:r>
      <w:r w:rsidR="003B617E" w:rsidRPr="00B244EB">
        <w:rPr>
          <w:sz w:val="24"/>
        </w:rPr>
        <w:t xml:space="preserve"> </w:t>
      </w:r>
      <w:r w:rsidR="00DC619B">
        <w:rPr>
          <w:rFonts w:hint="eastAsia"/>
          <w:kern w:val="0"/>
          <w:sz w:val="24"/>
        </w:rPr>
        <w:t>为了进一步观察</w:t>
      </w:r>
      <w:r w:rsidR="0073392B">
        <w:rPr>
          <w:rFonts w:hint="eastAsia"/>
          <w:kern w:val="0"/>
          <w:sz w:val="24"/>
        </w:rPr>
        <w:t>一周内不同</w:t>
      </w:r>
      <w:r w:rsidR="0073392B">
        <w:rPr>
          <w:kern w:val="0"/>
          <w:sz w:val="24"/>
        </w:rPr>
        <w:t>时间段</w:t>
      </w:r>
      <w:r w:rsidR="00DC619B">
        <w:rPr>
          <w:rFonts w:hint="eastAsia"/>
          <w:kern w:val="0"/>
          <w:sz w:val="24"/>
        </w:rPr>
        <w:t>的访问量差异，将</w:t>
      </w:r>
      <w:r w:rsidR="00DC619B">
        <w:rPr>
          <w:rFonts w:hint="eastAsia"/>
          <w:kern w:val="0"/>
          <w:sz w:val="24"/>
        </w:rPr>
        <w:t>7</w:t>
      </w:r>
      <w:r w:rsidR="00DC619B">
        <w:rPr>
          <w:rFonts w:hint="eastAsia"/>
          <w:kern w:val="0"/>
          <w:sz w:val="24"/>
        </w:rPr>
        <w:t>组数据中每个时段的访问量情况做了描述性统计，统计每个时段的最大、最小、中位数、四分位、异常值等，结果以箱形图</w:t>
      </w:r>
      <w:r w:rsidR="00DC619B">
        <w:rPr>
          <w:rFonts w:hint="eastAsia"/>
          <w:kern w:val="0"/>
          <w:sz w:val="24"/>
        </w:rPr>
        <w:t>4.</w:t>
      </w:r>
      <w:r w:rsidR="003B617E">
        <w:rPr>
          <w:kern w:val="0"/>
          <w:sz w:val="24"/>
        </w:rPr>
        <w:t>6</w:t>
      </w:r>
      <w:r w:rsidR="00DC619B">
        <w:rPr>
          <w:rFonts w:hint="eastAsia"/>
          <w:kern w:val="0"/>
          <w:sz w:val="24"/>
        </w:rPr>
        <w:t>进行展示。</w:t>
      </w:r>
    </w:p>
    <w:p w:rsidR="00531D57" w:rsidRPr="00AF5A8C" w:rsidRDefault="00AF5A8C" w:rsidP="00AF5A8C">
      <w:pPr>
        <w:widowControl/>
        <w:jc w:val="left"/>
        <w:rPr>
          <w:kern w:val="0"/>
          <w:sz w:val="24"/>
        </w:rPr>
        <w:sectPr w:rsidR="00531D57" w:rsidRPr="00AF5A8C" w:rsidSect="00667874">
          <w:footnotePr>
            <w:numFmt w:val="decimalEnclosedCircleChinese"/>
            <w:numRestart w:val="eachPage"/>
          </w:footnotePr>
          <w:pgSz w:w="11906" w:h="16838" w:code="9"/>
          <w:pgMar w:top="1701" w:right="1474" w:bottom="1418" w:left="1474" w:header="1134" w:footer="992" w:gutter="0"/>
          <w:cols w:space="425"/>
          <w:docGrid w:linePitch="312"/>
        </w:sectPr>
      </w:pPr>
      <w:r>
        <w:rPr>
          <w:kern w:val="0"/>
          <w:sz w:val="24"/>
        </w:rPr>
        <w:br w:type="page"/>
      </w:r>
    </w:p>
    <w:p w:rsidR="00DC619B" w:rsidRDefault="00540265" w:rsidP="00531D57">
      <w:pPr>
        <w:tabs>
          <w:tab w:val="left" w:pos="1891"/>
        </w:tabs>
        <w:jc w:val="left"/>
        <w:rPr>
          <w:sz w:val="24"/>
        </w:rPr>
      </w:pPr>
      <w:r>
        <w:rPr>
          <w:noProof/>
          <w:sz w:val="24"/>
        </w:rPr>
        <w:lastRenderedPageBreak/>
        <w:drawing>
          <wp:inline distT="0" distB="0" distL="0" distR="0">
            <wp:extent cx="9010800" cy="5356800"/>
            <wp:effectExtent l="0" t="0" r="0" b="0"/>
            <wp:docPr id="36" name="图片 36" descr="C:\Users\Administrator\Desktop\QQ截图20151006001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istrator\Desktop\QQ截图201510060019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10800" cy="5356800"/>
                    </a:xfrm>
                    <a:prstGeom prst="rect">
                      <a:avLst/>
                    </a:prstGeom>
                    <a:noFill/>
                    <a:ln>
                      <a:noFill/>
                    </a:ln>
                  </pic:spPr>
                </pic:pic>
              </a:graphicData>
            </a:graphic>
          </wp:inline>
        </w:drawing>
      </w:r>
    </w:p>
    <w:p w:rsidR="00AF5A8C" w:rsidRPr="00F9337B" w:rsidRDefault="00AF5A8C" w:rsidP="00F9337B">
      <w:pPr>
        <w:spacing w:before="120" w:after="240"/>
        <w:jc w:val="center"/>
        <w:rPr>
          <w:sz w:val="22"/>
          <w:szCs w:val="22"/>
        </w:rPr>
      </w:pPr>
      <w:r w:rsidRPr="00F9337B">
        <w:rPr>
          <w:rFonts w:hint="eastAsia"/>
          <w:sz w:val="22"/>
          <w:szCs w:val="22"/>
        </w:rPr>
        <w:t>图</w:t>
      </w:r>
      <w:r w:rsidRPr="00F9337B">
        <w:rPr>
          <w:rFonts w:hint="eastAsia"/>
          <w:sz w:val="22"/>
          <w:szCs w:val="22"/>
        </w:rPr>
        <w:t>4.</w:t>
      </w:r>
      <w:r w:rsidRPr="00F9337B">
        <w:rPr>
          <w:sz w:val="22"/>
          <w:szCs w:val="22"/>
        </w:rPr>
        <w:t>6</w:t>
      </w:r>
      <w:r w:rsidRPr="00F9337B">
        <w:rPr>
          <w:rFonts w:hint="eastAsia"/>
          <w:sz w:val="22"/>
          <w:szCs w:val="22"/>
        </w:rPr>
        <w:t xml:space="preserve"> </w:t>
      </w:r>
      <w:r w:rsidR="00003FE0">
        <w:rPr>
          <w:sz w:val="22"/>
          <w:szCs w:val="22"/>
        </w:rPr>
        <w:t xml:space="preserve"> </w:t>
      </w:r>
      <w:r w:rsidR="0073392B" w:rsidRPr="00F9337B">
        <w:rPr>
          <w:rFonts w:hint="eastAsia"/>
          <w:sz w:val="22"/>
          <w:szCs w:val="22"/>
        </w:rPr>
        <w:t>一周内不同</w:t>
      </w:r>
      <w:r w:rsidR="0073392B" w:rsidRPr="00F9337B">
        <w:rPr>
          <w:sz w:val="22"/>
          <w:szCs w:val="22"/>
        </w:rPr>
        <w:t>时段</w:t>
      </w:r>
      <w:r w:rsidRPr="00F9337B">
        <w:rPr>
          <w:rFonts w:hint="eastAsia"/>
          <w:sz w:val="22"/>
          <w:szCs w:val="22"/>
        </w:rPr>
        <w:t>访问量描述统计图</w:t>
      </w:r>
    </w:p>
    <w:p w:rsidR="00531D57" w:rsidRDefault="005E3DFA" w:rsidP="00531D57">
      <w:pPr>
        <w:autoSpaceDE w:val="0"/>
        <w:autoSpaceDN w:val="0"/>
        <w:adjustRightInd w:val="0"/>
        <w:ind w:firstLineChars="100" w:firstLine="240"/>
        <w:jc w:val="center"/>
        <w:rPr>
          <w:kern w:val="0"/>
          <w:sz w:val="24"/>
        </w:rPr>
      </w:pPr>
      <w:r>
        <w:rPr>
          <w:rFonts w:hint="eastAsia"/>
          <w:noProof/>
          <w:kern w:val="0"/>
          <w:sz w:val="24"/>
        </w:rPr>
        <w:lastRenderedPageBreak/>
        <w:drawing>
          <wp:inline distT="0" distB="0" distL="0" distR="0">
            <wp:extent cx="7953375" cy="5412060"/>
            <wp:effectExtent l="0" t="0" r="0" b="0"/>
            <wp:docPr id="50" name="图片 50" descr="C:\Users\Administrator\Desktop\图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dministrator\Desktop\图续.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56892" cy="5414453"/>
                    </a:xfrm>
                    <a:prstGeom prst="rect">
                      <a:avLst/>
                    </a:prstGeom>
                    <a:noFill/>
                    <a:ln>
                      <a:noFill/>
                    </a:ln>
                  </pic:spPr>
                </pic:pic>
              </a:graphicData>
            </a:graphic>
          </wp:inline>
        </w:drawing>
      </w:r>
    </w:p>
    <w:p w:rsidR="00DC619B" w:rsidRPr="00F9337B" w:rsidRDefault="00DC619B" w:rsidP="00F9337B">
      <w:pPr>
        <w:spacing w:before="120" w:after="240"/>
        <w:jc w:val="center"/>
        <w:rPr>
          <w:sz w:val="22"/>
          <w:szCs w:val="22"/>
        </w:rPr>
      </w:pPr>
      <w:r w:rsidRPr="00F9337B">
        <w:rPr>
          <w:rFonts w:hint="eastAsia"/>
          <w:sz w:val="22"/>
          <w:szCs w:val="22"/>
        </w:rPr>
        <w:t>图</w:t>
      </w:r>
      <w:r w:rsidRPr="00F9337B">
        <w:rPr>
          <w:rFonts w:hint="eastAsia"/>
          <w:sz w:val="22"/>
          <w:szCs w:val="22"/>
        </w:rPr>
        <w:t>4.</w:t>
      </w:r>
      <w:r w:rsidR="003B617E" w:rsidRPr="00F9337B">
        <w:rPr>
          <w:sz w:val="22"/>
          <w:szCs w:val="22"/>
        </w:rPr>
        <w:t>6</w:t>
      </w:r>
      <w:r w:rsidRPr="00F9337B">
        <w:rPr>
          <w:rFonts w:hint="eastAsia"/>
          <w:sz w:val="22"/>
          <w:szCs w:val="22"/>
        </w:rPr>
        <w:t xml:space="preserve"> </w:t>
      </w:r>
      <w:r w:rsidR="00003FE0">
        <w:rPr>
          <w:sz w:val="22"/>
          <w:szCs w:val="22"/>
        </w:rPr>
        <w:t xml:space="preserve"> </w:t>
      </w:r>
      <w:r w:rsidR="0073392B" w:rsidRPr="00F9337B">
        <w:rPr>
          <w:rFonts w:hint="eastAsia"/>
          <w:sz w:val="22"/>
          <w:szCs w:val="22"/>
        </w:rPr>
        <w:t>一周内不同</w:t>
      </w:r>
      <w:r w:rsidR="0073392B" w:rsidRPr="00F9337B">
        <w:rPr>
          <w:sz w:val="22"/>
          <w:szCs w:val="22"/>
        </w:rPr>
        <w:t>时段</w:t>
      </w:r>
      <w:r w:rsidRPr="00F9337B">
        <w:rPr>
          <w:rFonts w:hint="eastAsia"/>
          <w:sz w:val="22"/>
          <w:szCs w:val="22"/>
        </w:rPr>
        <w:t>访问量描述统计图</w:t>
      </w:r>
      <w:r w:rsidR="00AF5A8C" w:rsidRPr="00F9337B">
        <w:rPr>
          <w:rFonts w:hint="eastAsia"/>
          <w:sz w:val="22"/>
          <w:szCs w:val="22"/>
        </w:rPr>
        <w:t>（续</w:t>
      </w:r>
      <w:r w:rsidR="00AF5A8C" w:rsidRPr="00F9337B">
        <w:rPr>
          <w:sz w:val="22"/>
          <w:szCs w:val="22"/>
        </w:rPr>
        <w:t>）</w:t>
      </w:r>
    </w:p>
    <w:p w:rsidR="00531D57" w:rsidRPr="00F9337B" w:rsidRDefault="00531D57" w:rsidP="00F9337B">
      <w:pPr>
        <w:spacing w:before="120" w:after="240"/>
        <w:jc w:val="center"/>
        <w:rPr>
          <w:sz w:val="22"/>
          <w:szCs w:val="22"/>
        </w:rPr>
        <w:sectPr w:rsidR="00531D57" w:rsidRPr="00F9337B" w:rsidSect="00667874">
          <w:footnotePr>
            <w:numFmt w:val="decimalEnclosedCircleChinese"/>
            <w:numRestart w:val="eachPage"/>
          </w:footnotePr>
          <w:pgSz w:w="16838" w:h="11906" w:orient="landscape" w:code="9"/>
          <w:pgMar w:top="1474" w:right="1701" w:bottom="1474" w:left="1134" w:header="1134" w:footer="992" w:gutter="0"/>
          <w:cols w:space="425"/>
          <w:docGrid w:linePitch="312"/>
        </w:sectPr>
      </w:pPr>
    </w:p>
    <w:p w:rsidR="00DC619B" w:rsidRDefault="00DC619B" w:rsidP="00E04D44">
      <w:pPr>
        <w:autoSpaceDE w:val="0"/>
        <w:autoSpaceDN w:val="0"/>
        <w:adjustRightInd w:val="0"/>
        <w:spacing w:line="400" w:lineRule="exact"/>
        <w:ind w:firstLine="482"/>
        <w:jc w:val="left"/>
        <w:rPr>
          <w:kern w:val="0"/>
          <w:sz w:val="24"/>
        </w:rPr>
      </w:pPr>
      <w:r>
        <w:rPr>
          <w:rFonts w:hint="eastAsia"/>
          <w:kern w:val="0"/>
          <w:sz w:val="24"/>
        </w:rPr>
        <w:lastRenderedPageBreak/>
        <w:t>图</w:t>
      </w:r>
      <w:r w:rsidR="0073392B">
        <w:rPr>
          <w:rFonts w:hint="eastAsia"/>
          <w:kern w:val="0"/>
          <w:sz w:val="24"/>
        </w:rPr>
        <w:t>4.6</w:t>
      </w:r>
      <w:r>
        <w:rPr>
          <w:rFonts w:hint="eastAsia"/>
          <w:kern w:val="0"/>
          <w:sz w:val="24"/>
        </w:rPr>
        <w:t>中</w:t>
      </w:r>
      <w:r w:rsidR="006A6C90">
        <w:rPr>
          <w:rFonts w:hint="eastAsia"/>
          <w:kern w:val="0"/>
          <w:sz w:val="24"/>
        </w:rPr>
        <w:t>是从</w:t>
      </w:r>
      <w:r w:rsidR="007A1448">
        <w:rPr>
          <w:rFonts w:hint="eastAsia"/>
          <w:kern w:val="0"/>
          <w:sz w:val="24"/>
        </w:rPr>
        <w:t>周</w:t>
      </w:r>
      <w:r w:rsidR="006A6C90">
        <w:rPr>
          <w:rFonts w:hint="eastAsia"/>
          <w:kern w:val="0"/>
          <w:sz w:val="24"/>
        </w:rPr>
        <w:t>五</w:t>
      </w:r>
      <w:r w:rsidR="006A6C90">
        <w:rPr>
          <w:rFonts w:hint="eastAsia"/>
          <w:kern w:val="0"/>
          <w:sz w:val="24"/>
        </w:rPr>
        <w:t>0</w:t>
      </w:r>
      <w:r w:rsidR="006A6C90">
        <w:rPr>
          <w:rFonts w:hint="eastAsia"/>
          <w:kern w:val="0"/>
          <w:sz w:val="24"/>
        </w:rPr>
        <w:t>点开始一直到</w:t>
      </w:r>
      <w:r w:rsidR="007A1448">
        <w:rPr>
          <w:rFonts w:hint="eastAsia"/>
          <w:kern w:val="0"/>
          <w:sz w:val="24"/>
        </w:rPr>
        <w:t>周</w:t>
      </w:r>
      <w:r w:rsidR="006A6C90">
        <w:rPr>
          <w:rFonts w:hint="eastAsia"/>
          <w:kern w:val="0"/>
          <w:sz w:val="24"/>
        </w:rPr>
        <w:t>四的</w:t>
      </w:r>
      <w:r w:rsidR="006A6C90">
        <w:rPr>
          <w:rFonts w:hint="eastAsia"/>
          <w:kern w:val="0"/>
          <w:sz w:val="24"/>
        </w:rPr>
        <w:t>23</w:t>
      </w:r>
      <w:r w:rsidR="006A6C90">
        <w:rPr>
          <w:rFonts w:hint="eastAsia"/>
          <w:kern w:val="0"/>
          <w:sz w:val="24"/>
        </w:rPr>
        <w:t>点结束，统计每个时段的访问量。</w:t>
      </w:r>
      <w:r>
        <w:rPr>
          <w:rFonts w:hint="eastAsia"/>
          <w:kern w:val="0"/>
          <w:sz w:val="24"/>
        </w:rPr>
        <w:t>每个小时对应图形中从上到下分别是最大值、上四分位数、中位数、下四分位数和极小值，图中圆圈表示温和的异常值，星型表示极端的异常值。由于原始数据整体存在一些数据丢失，异常值可能多于图中所标出的点，所以规律的寻找主要参考四分位和中位数的数据。</w:t>
      </w:r>
    </w:p>
    <w:p w:rsidR="007A1448" w:rsidRDefault="006A6C90" w:rsidP="00E04D44">
      <w:pPr>
        <w:autoSpaceDE w:val="0"/>
        <w:autoSpaceDN w:val="0"/>
        <w:adjustRightInd w:val="0"/>
        <w:spacing w:line="400" w:lineRule="exact"/>
        <w:ind w:firstLine="482"/>
        <w:jc w:val="left"/>
        <w:rPr>
          <w:kern w:val="0"/>
          <w:sz w:val="24"/>
        </w:rPr>
      </w:pPr>
      <w:r>
        <w:rPr>
          <w:rFonts w:hint="eastAsia"/>
          <w:kern w:val="0"/>
          <w:sz w:val="24"/>
        </w:rPr>
        <w:t>除了前面每天访问量的规律外，</w:t>
      </w:r>
      <w:r w:rsidR="0073392B">
        <w:rPr>
          <w:rFonts w:hint="eastAsia"/>
          <w:kern w:val="0"/>
          <w:sz w:val="24"/>
        </w:rPr>
        <w:t>一周内</w:t>
      </w:r>
      <w:r>
        <w:rPr>
          <w:rFonts w:hint="eastAsia"/>
          <w:kern w:val="0"/>
          <w:sz w:val="24"/>
        </w:rPr>
        <w:t>的不同</w:t>
      </w:r>
      <w:r w:rsidR="0073392B">
        <w:rPr>
          <w:rFonts w:hint="eastAsia"/>
          <w:kern w:val="0"/>
          <w:sz w:val="24"/>
        </w:rPr>
        <w:t>时段</w:t>
      </w:r>
      <w:r w:rsidR="0073392B">
        <w:rPr>
          <w:kern w:val="0"/>
          <w:sz w:val="24"/>
        </w:rPr>
        <w:t>的</w:t>
      </w:r>
      <w:r>
        <w:rPr>
          <w:rFonts w:hint="eastAsia"/>
          <w:kern w:val="0"/>
          <w:sz w:val="24"/>
        </w:rPr>
        <w:t>访问量也有些差别：</w:t>
      </w:r>
    </w:p>
    <w:p w:rsidR="007A1448" w:rsidRDefault="006A6C90" w:rsidP="00E04D44">
      <w:pPr>
        <w:autoSpaceDE w:val="0"/>
        <w:autoSpaceDN w:val="0"/>
        <w:adjustRightInd w:val="0"/>
        <w:spacing w:line="400" w:lineRule="exact"/>
        <w:ind w:firstLine="482"/>
        <w:jc w:val="left"/>
        <w:rPr>
          <w:kern w:val="0"/>
          <w:sz w:val="24"/>
        </w:rPr>
      </w:pPr>
      <w:r>
        <w:rPr>
          <w:rFonts w:hint="eastAsia"/>
          <w:kern w:val="0"/>
          <w:sz w:val="24"/>
        </w:rPr>
        <w:t>（</w:t>
      </w:r>
      <w:r>
        <w:rPr>
          <w:rFonts w:hint="eastAsia"/>
          <w:kern w:val="0"/>
          <w:sz w:val="24"/>
        </w:rPr>
        <w:t>1</w:t>
      </w:r>
      <w:r>
        <w:rPr>
          <w:rFonts w:hint="eastAsia"/>
          <w:kern w:val="0"/>
          <w:sz w:val="24"/>
        </w:rPr>
        <w:t>）</w:t>
      </w:r>
      <w:r w:rsidR="007A1448">
        <w:rPr>
          <w:rFonts w:hint="eastAsia"/>
          <w:kern w:val="0"/>
          <w:sz w:val="24"/>
        </w:rPr>
        <w:t>周</w:t>
      </w:r>
      <w:r>
        <w:rPr>
          <w:rFonts w:hint="eastAsia"/>
          <w:kern w:val="0"/>
          <w:sz w:val="24"/>
        </w:rPr>
        <w:t>五与其他</w:t>
      </w:r>
      <w:r w:rsidR="007A1448">
        <w:rPr>
          <w:rFonts w:hint="eastAsia"/>
          <w:kern w:val="0"/>
          <w:sz w:val="24"/>
        </w:rPr>
        <w:t>几</w:t>
      </w:r>
      <w:r>
        <w:rPr>
          <w:rFonts w:hint="eastAsia"/>
          <w:kern w:val="0"/>
          <w:sz w:val="24"/>
        </w:rPr>
        <w:t>天不同的是，从下午</w:t>
      </w:r>
      <w:r>
        <w:rPr>
          <w:rFonts w:hint="eastAsia"/>
          <w:kern w:val="0"/>
          <w:sz w:val="24"/>
        </w:rPr>
        <w:t>17</w:t>
      </w:r>
      <w:r>
        <w:rPr>
          <w:rFonts w:hint="eastAsia"/>
          <w:kern w:val="0"/>
          <w:sz w:val="24"/>
        </w:rPr>
        <w:t>点开始一直到周六的</w:t>
      </w:r>
      <w:r>
        <w:rPr>
          <w:rFonts w:hint="eastAsia"/>
          <w:kern w:val="0"/>
          <w:sz w:val="24"/>
        </w:rPr>
        <w:t>3</w:t>
      </w:r>
      <w:r>
        <w:rPr>
          <w:rFonts w:hint="eastAsia"/>
          <w:kern w:val="0"/>
          <w:sz w:val="24"/>
        </w:rPr>
        <w:t>点，访问量都比较大，而且这几个时段的访问量中</w:t>
      </w:r>
      <w:r w:rsidR="004924DD">
        <w:rPr>
          <w:rFonts w:hint="eastAsia"/>
          <w:kern w:val="0"/>
          <w:sz w:val="24"/>
        </w:rPr>
        <w:t>位数、四分位数都很相似，说明这个时段访问量大且波动较小，用户</w:t>
      </w:r>
      <w:r w:rsidR="004924DD">
        <w:rPr>
          <w:kern w:val="0"/>
          <w:sz w:val="24"/>
        </w:rPr>
        <w:t>迎来了周末，</w:t>
      </w:r>
      <w:r w:rsidR="004924DD">
        <w:rPr>
          <w:rFonts w:hint="eastAsia"/>
          <w:kern w:val="0"/>
          <w:sz w:val="24"/>
        </w:rPr>
        <w:t>上网</w:t>
      </w:r>
      <w:r>
        <w:rPr>
          <w:rFonts w:hint="eastAsia"/>
          <w:kern w:val="0"/>
          <w:sz w:val="24"/>
        </w:rPr>
        <w:t>熬夜的</w:t>
      </w:r>
      <w:r w:rsidR="004924DD">
        <w:rPr>
          <w:rFonts w:hint="eastAsia"/>
          <w:kern w:val="0"/>
          <w:sz w:val="24"/>
        </w:rPr>
        <w:t>人大大增多</w:t>
      </w:r>
      <w:r w:rsidR="007A1448">
        <w:rPr>
          <w:rFonts w:hint="eastAsia"/>
          <w:kern w:val="0"/>
          <w:sz w:val="24"/>
        </w:rPr>
        <w:t>。</w:t>
      </w:r>
    </w:p>
    <w:p w:rsidR="00DA5803" w:rsidRDefault="006A6C90" w:rsidP="00E04D44">
      <w:pPr>
        <w:autoSpaceDE w:val="0"/>
        <w:autoSpaceDN w:val="0"/>
        <w:adjustRightInd w:val="0"/>
        <w:spacing w:line="400" w:lineRule="exact"/>
        <w:ind w:firstLine="482"/>
        <w:jc w:val="left"/>
        <w:rPr>
          <w:kern w:val="0"/>
          <w:sz w:val="24"/>
        </w:rPr>
      </w:pPr>
      <w:r>
        <w:rPr>
          <w:rFonts w:hint="eastAsia"/>
          <w:kern w:val="0"/>
          <w:sz w:val="24"/>
        </w:rPr>
        <w:t>（</w:t>
      </w:r>
      <w:r>
        <w:rPr>
          <w:rFonts w:hint="eastAsia"/>
          <w:kern w:val="0"/>
          <w:sz w:val="24"/>
        </w:rPr>
        <w:t>2</w:t>
      </w:r>
      <w:r>
        <w:rPr>
          <w:rFonts w:hint="eastAsia"/>
          <w:kern w:val="0"/>
          <w:sz w:val="24"/>
        </w:rPr>
        <w:t>）周六周日的访问量从全天来看，各个时段都要比工作日的访问量少，原因</w:t>
      </w:r>
      <w:r w:rsidR="00CA33EF">
        <w:rPr>
          <w:rFonts w:hint="eastAsia"/>
          <w:kern w:val="0"/>
          <w:sz w:val="24"/>
        </w:rPr>
        <w:t>在于</w:t>
      </w:r>
      <w:r w:rsidR="00CA33EF">
        <w:rPr>
          <w:kern w:val="0"/>
          <w:sz w:val="24"/>
        </w:rPr>
        <w:t>休息日</w:t>
      </w:r>
      <w:r w:rsidR="00CA33EF">
        <w:rPr>
          <w:rFonts w:hint="eastAsia"/>
          <w:kern w:val="0"/>
          <w:sz w:val="24"/>
        </w:rPr>
        <w:t>有大段</w:t>
      </w:r>
      <w:r w:rsidR="00CA33EF">
        <w:rPr>
          <w:kern w:val="0"/>
          <w:sz w:val="24"/>
        </w:rPr>
        <w:t>的空闲时间，</w:t>
      </w:r>
      <w:r w:rsidR="00CA33EF">
        <w:rPr>
          <w:rFonts w:hint="eastAsia"/>
          <w:kern w:val="0"/>
          <w:sz w:val="24"/>
        </w:rPr>
        <w:t>部分</w:t>
      </w:r>
      <w:r w:rsidR="00CA33EF">
        <w:rPr>
          <w:kern w:val="0"/>
          <w:sz w:val="24"/>
        </w:rPr>
        <w:t>用户改用</w:t>
      </w:r>
      <w:r w:rsidR="00CA33EF">
        <w:rPr>
          <w:rFonts w:hint="eastAsia"/>
          <w:kern w:val="0"/>
          <w:sz w:val="24"/>
        </w:rPr>
        <w:t>WIFI</w:t>
      </w:r>
      <w:r w:rsidR="00CA33EF">
        <w:rPr>
          <w:rFonts w:hint="eastAsia"/>
          <w:kern w:val="0"/>
          <w:sz w:val="24"/>
        </w:rPr>
        <w:t>联网</w:t>
      </w:r>
      <w:r w:rsidR="00CA33EF">
        <w:rPr>
          <w:kern w:val="0"/>
          <w:sz w:val="24"/>
        </w:rPr>
        <w:t>或使用电脑上网，</w:t>
      </w:r>
      <w:r w:rsidR="00CA33EF">
        <w:rPr>
          <w:rFonts w:hint="eastAsia"/>
          <w:kern w:val="0"/>
          <w:sz w:val="24"/>
        </w:rPr>
        <w:t>部分</w:t>
      </w:r>
      <w:r w:rsidR="00CA33EF">
        <w:rPr>
          <w:kern w:val="0"/>
          <w:sz w:val="24"/>
        </w:rPr>
        <w:t>用户</w:t>
      </w:r>
      <w:r w:rsidR="00CA33EF">
        <w:rPr>
          <w:rFonts w:hint="eastAsia"/>
          <w:kern w:val="0"/>
          <w:sz w:val="24"/>
        </w:rPr>
        <w:t>选择其他</w:t>
      </w:r>
      <w:r w:rsidR="00CA33EF">
        <w:rPr>
          <w:kern w:val="0"/>
          <w:sz w:val="24"/>
        </w:rPr>
        <w:t>休闲娱乐方式</w:t>
      </w:r>
      <w:r w:rsidR="007A1448">
        <w:rPr>
          <w:rFonts w:hint="eastAsia"/>
          <w:kern w:val="0"/>
          <w:sz w:val="24"/>
        </w:rPr>
        <w:t>。</w:t>
      </w:r>
      <w:r w:rsidR="00CA33EF">
        <w:rPr>
          <w:rFonts w:hint="eastAsia"/>
          <w:kern w:val="0"/>
          <w:sz w:val="24"/>
        </w:rPr>
        <w:t>一星期中每天凌晨至早上的访问量都处在最低点，工作日中一般在</w:t>
      </w:r>
      <w:r w:rsidR="00CA33EF">
        <w:rPr>
          <w:rFonts w:hint="eastAsia"/>
          <w:kern w:val="0"/>
          <w:sz w:val="24"/>
        </w:rPr>
        <w:t>8</w:t>
      </w:r>
      <w:r w:rsidR="00CA33EF">
        <w:rPr>
          <w:rFonts w:hint="eastAsia"/>
          <w:kern w:val="0"/>
          <w:sz w:val="24"/>
        </w:rPr>
        <w:t>点左右访问量开始回升，而周六的访问量是在</w:t>
      </w:r>
      <w:r w:rsidR="00CA33EF">
        <w:rPr>
          <w:rFonts w:hint="eastAsia"/>
          <w:kern w:val="0"/>
          <w:sz w:val="24"/>
        </w:rPr>
        <w:t>12</w:t>
      </w:r>
      <w:r w:rsidR="00CA33EF">
        <w:rPr>
          <w:rFonts w:hint="eastAsia"/>
          <w:kern w:val="0"/>
          <w:sz w:val="24"/>
        </w:rPr>
        <w:t>点左右有所回升，周日的则是在上午</w:t>
      </w:r>
      <w:r w:rsidR="00CA33EF">
        <w:rPr>
          <w:rFonts w:hint="eastAsia"/>
          <w:kern w:val="0"/>
          <w:sz w:val="24"/>
        </w:rPr>
        <w:t>10</w:t>
      </w:r>
      <w:r w:rsidR="00CA33EF">
        <w:rPr>
          <w:rFonts w:hint="eastAsia"/>
          <w:kern w:val="0"/>
          <w:sz w:val="24"/>
        </w:rPr>
        <w:t>点。说明周末多数人都会多睡一会，周六睡懒觉的时间比周日的要长一些。</w:t>
      </w:r>
    </w:p>
    <w:p w:rsidR="00222BEC" w:rsidRDefault="00222BEC" w:rsidP="00E04D44">
      <w:pPr>
        <w:autoSpaceDE w:val="0"/>
        <w:autoSpaceDN w:val="0"/>
        <w:adjustRightInd w:val="0"/>
        <w:spacing w:line="400" w:lineRule="exact"/>
        <w:ind w:firstLine="482"/>
        <w:jc w:val="left"/>
        <w:rPr>
          <w:kern w:val="0"/>
          <w:sz w:val="24"/>
        </w:rPr>
      </w:pPr>
      <w:r>
        <w:rPr>
          <w:rFonts w:hint="eastAsia"/>
          <w:kern w:val="0"/>
          <w:sz w:val="24"/>
        </w:rPr>
        <w:t>（</w:t>
      </w:r>
      <w:r>
        <w:rPr>
          <w:rFonts w:hint="eastAsia"/>
          <w:kern w:val="0"/>
          <w:sz w:val="24"/>
        </w:rPr>
        <w:t>3</w:t>
      </w:r>
      <w:r>
        <w:rPr>
          <w:rFonts w:hint="eastAsia"/>
          <w:kern w:val="0"/>
          <w:sz w:val="24"/>
        </w:rPr>
        <w:t>）</w:t>
      </w:r>
      <w:r w:rsidR="00CA33EF">
        <w:rPr>
          <w:rFonts w:hint="eastAsia"/>
          <w:kern w:val="0"/>
          <w:sz w:val="24"/>
        </w:rPr>
        <w:t>周一</w:t>
      </w:r>
      <w:r w:rsidR="00CA33EF">
        <w:rPr>
          <w:kern w:val="0"/>
          <w:sz w:val="24"/>
        </w:rPr>
        <w:t>的访问量较其他几天工作日来说访问量处在较高水平，</w:t>
      </w:r>
      <w:r>
        <w:rPr>
          <w:rFonts w:hint="eastAsia"/>
          <w:kern w:val="0"/>
          <w:sz w:val="24"/>
        </w:rPr>
        <w:t>上午的访问量较其他工作日差别不大，从中午</w:t>
      </w:r>
      <w:r>
        <w:rPr>
          <w:rFonts w:hint="eastAsia"/>
          <w:kern w:val="0"/>
          <w:sz w:val="24"/>
        </w:rPr>
        <w:t>12</w:t>
      </w:r>
      <w:r>
        <w:rPr>
          <w:rFonts w:hint="eastAsia"/>
          <w:kern w:val="0"/>
          <w:sz w:val="24"/>
        </w:rPr>
        <w:t>点开始，一直到晚上</w:t>
      </w:r>
      <w:r>
        <w:rPr>
          <w:rFonts w:hint="eastAsia"/>
          <w:kern w:val="0"/>
          <w:sz w:val="24"/>
        </w:rPr>
        <w:t>24</w:t>
      </w:r>
      <w:r w:rsidR="00CA33EF">
        <w:rPr>
          <w:rFonts w:hint="eastAsia"/>
          <w:kern w:val="0"/>
          <w:sz w:val="24"/>
        </w:rPr>
        <w:t>点访问量都处于比较大的时段，且波动比较小，原因在于刚刚</w:t>
      </w:r>
      <w:r w:rsidR="00CA33EF">
        <w:rPr>
          <w:kern w:val="0"/>
          <w:sz w:val="24"/>
        </w:rPr>
        <w:t>进入工作日，工作状态比较差，还处在周末的</w:t>
      </w:r>
      <w:r w:rsidR="00CA33EF">
        <w:rPr>
          <w:rFonts w:hint="eastAsia"/>
          <w:kern w:val="0"/>
          <w:sz w:val="24"/>
        </w:rPr>
        <w:t>休闲状态</w:t>
      </w:r>
      <w:r w:rsidR="00CA33EF">
        <w:rPr>
          <w:kern w:val="0"/>
          <w:sz w:val="24"/>
        </w:rPr>
        <w:t>，用户充分利用碎片化时间进行</w:t>
      </w:r>
      <w:r w:rsidR="00CA33EF">
        <w:rPr>
          <w:rFonts w:hint="eastAsia"/>
          <w:kern w:val="0"/>
          <w:sz w:val="24"/>
        </w:rPr>
        <w:t>上网</w:t>
      </w:r>
      <w:r w:rsidR="00CA33EF">
        <w:rPr>
          <w:kern w:val="0"/>
          <w:sz w:val="24"/>
        </w:rPr>
        <w:t>娱乐</w:t>
      </w:r>
      <w:r>
        <w:rPr>
          <w:rFonts w:hint="eastAsia"/>
          <w:kern w:val="0"/>
          <w:sz w:val="24"/>
        </w:rPr>
        <w:t>。</w:t>
      </w:r>
    </w:p>
    <w:p w:rsidR="00222BEC" w:rsidRDefault="00222BEC" w:rsidP="00E04D44">
      <w:pPr>
        <w:autoSpaceDE w:val="0"/>
        <w:autoSpaceDN w:val="0"/>
        <w:adjustRightInd w:val="0"/>
        <w:spacing w:line="400" w:lineRule="exact"/>
        <w:ind w:firstLine="482"/>
        <w:jc w:val="left"/>
        <w:rPr>
          <w:kern w:val="0"/>
          <w:sz w:val="24"/>
        </w:rPr>
      </w:pPr>
      <w:r>
        <w:rPr>
          <w:rFonts w:hint="eastAsia"/>
          <w:kern w:val="0"/>
          <w:sz w:val="24"/>
        </w:rPr>
        <w:t>（</w:t>
      </w:r>
      <w:r>
        <w:rPr>
          <w:rFonts w:hint="eastAsia"/>
          <w:kern w:val="0"/>
          <w:sz w:val="24"/>
        </w:rPr>
        <w:t>4</w:t>
      </w:r>
      <w:r>
        <w:rPr>
          <w:rFonts w:hint="eastAsia"/>
          <w:kern w:val="0"/>
          <w:sz w:val="24"/>
        </w:rPr>
        <w:t>）周二、周三、周四的访问量曲线除了周三的一段时间有些不同，其他差别不大。周三与其他两天不同的是，从下午</w:t>
      </w:r>
      <w:r>
        <w:rPr>
          <w:rFonts w:hint="eastAsia"/>
          <w:kern w:val="0"/>
          <w:sz w:val="24"/>
        </w:rPr>
        <w:t>17</w:t>
      </w:r>
      <w:r>
        <w:rPr>
          <w:rFonts w:hint="eastAsia"/>
          <w:kern w:val="0"/>
          <w:sz w:val="24"/>
        </w:rPr>
        <w:t>点开始一直到晚上</w:t>
      </w:r>
      <w:r>
        <w:rPr>
          <w:rFonts w:hint="eastAsia"/>
          <w:kern w:val="0"/>
          <w:sz w:val="24"/>
        </w:rPr>
        <w:t>22</w:t>
      </w:r>
      <w:r>
        <w:rPr>
          <w:rFonts w:hint="eastAsia"/>
          <w:kern w:val="0"/>
          <w:sz w:val="24"/>
        </w:rPr>
        <w:t>点，访问量都比较低，形成一个波谷，其他两天在这段时间都处在较大访问量的水平。</w:t>
      </w:r>
      <w:r w:rsidR="00CA33EF">
        <w:rPr>
          <w:rFonts w:hint="eastAsia"/>
          <w:kern w:val="0"/>
          <w:sz w:val="24"/>
        </w:rPr>
        <w:t>周三处于</w:t>
      </w:r>
      <w:r w:rsidR="00CA33EF">
        <w:rPr>
          <w:kern w:val="0"/>
          <w:sz w:val="24"/>
        </w:rPr>
        <w:t>一周的中间，是距离周末最远的一天，周三这天工作状态应该比较好，在下班过后</w:t>
      </w:r>
      <w:r w:rsidR="00CA33EF">
        <w:rPr>
          <w:rFonts w:hint="eastAsia"/>
          <w:kern w:val="0"/>
          <w:sz w:val="24"/>
        </w:rPr>
        <w:t>身心</w:t>
      </w:r>
      <w:r w:rsidR="00CA33EF">
        <w:rPr>
          <w:kern w:val="0"/>
          <w:sz w:val="24"/>
        </w:rPr>
        <w:t>比较疲惫，选择休息，而进行的上网娱乐休闲就少一些</w:t>
      </w:r>
      <w:r w:rsidR="00713180">
        <w:rPr>
          <w:rFonts w:hint="eastAsia"/>
          <w:kern w:val="0"/>
          <w:sz w:val="24"/>
        </w:rPr>
        <w:t>。</w:t>
      </w:r>
    </w:p>
    <w:p w:rsidR="000770BF" w:rsidRDefault="004D169E" w:rsidP="00E04D44">
      <w:pPr>
        <w:autoSpaceDE w:val="0"/>
        <w:autoSpaceDN w:val="0"/>
        <w:adjustRightInd w:val="0"/>
        <w:spacing w:line="400" w:lineRule="exact"/>
        <w:ind w:firstLine="482"/>
        <w:jc w:val="left"/>
        <w:rPr>
          <w:kern w:val="0"/>
          <w:sz w:val="24"/>
        </w:rPr>
      </w:pPr>
      <w:r>
        <w:rPr>
          <w:rFonts w:hint="eastAsia"/>
          <w:kern w:val="0"/>
          <w:sz w:val="24"/>
        </w:rPr>
        <w:t>通过</w:t>
      </w:r>
      <w:r>
        <w:rPr>
          <w:kern w:val="0"/>
          <w:sz w:val="24"/>
        </w:rPr>
        <w:t>比较</w:t>
      </w:r>
      <w:r w:rsidR="000770BF">
        <w:rPr>
          <w:kern w:val="0"/>
          <w:sz w:val="24"/>
        </w:rPr>
        <w:t>一周内</w:t>
      </w:r>
      <w:r>
        <w:rPr>
          <w:rFonts w:hint="eastAsia"/>
          <w:kern w:val="0"/>
          <w:sz w:val="24"/>
        </w:rPr>
        <w:t>不同</w:t>
      </w:r>
      <w:r>
        <w:rPr>
          <w:kern w:val="0"/>
          <w:sz w:val="24"/>
        </w:rPr>
        <w:t>天数不同时间段的</w:t>
      </w:r>
      <w:r w:rsidR="000770BF">
        <w:rPr>
          <w:kern w:val="0"/>
          <w:sz w:val="24"/>
        </w:rPr>
        <w:t>访问量</w:t>
      </w:r>
      <w:r>
        <w:rPr>
          <w:rFonts w:hint="eastAsia"/>
          <w:kern w:val="0"/>
          <w:sz w:val="24"/>
        </w:rPr>
        <w:t>，</w:t>
      </w:r>
      <w:r>
        <w:rPr>
          <w:kern w:val="0"/>
          <w:sz w:val="24"/>
        </w:rPr>
        <w:t>将每天</w:t>
      </w:r>
      <w:r w:rsidR="000770BF">
        <w:rPr>
          <w:kern w:val="0"/>
          <w:sz w:val="24"/>
        </w:rPr>
        <w:t>较多的时段</w:t>
      </w:r>
      <w:r w:rsidR="00CA33EF">
        <w:rPr>
          <w:rFonts w:hint="eastAsia"/>
          <w:kern w:val="0"/>
          <w:sz w:val="24"/>
        </w:rPr>
        <w:t>统计</w:t>
      </w:r>
      <w:r w:rsidR="000770BF">
        <w:rPr>
          <w:kern w:val="0"/>
          <w:sz w:val="24"/>
        </w:rPr>
        <w:t>出来，如</w:t>
      </w:r>
      <w:r w:rsidR="000770BF">
        <w:rPr>
          <w:rFonts w:hint="eastAsia"/>
          <w:kern w:val="0"/>
          <w:sz w:val="24"/>
        </w:rPr>
        <w:t>表</w:t>
      </w:r>
      <w:r w:rsidR="000770BF">
        <w:rPr>
          <w:rFonts w:hint="eastAsia"/>
          <w:kern w:val="0"/>
          <w:sz w:val="24"/>
        </w:rPr>
        <w:t>4.4</w:t>
      </w:r>
      <w:r w:rsidR="000770BF">
        <w:rPr>
          <w:rFonts w:hint="eastAsia"/>
          <w:kern w:val="0"/>
          <w:sz w:val="24"/>
        </w:rPr>
        <w:t>。</w:t>
      </w:r>
    </w:p>
    <w:p w:rsidR="00485474" w:rsidRPr="007B7812" w:rsidRDefault="00485474"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表4.4 </w:t>
      </w:r>
      <w:r w:rsidR="008711A4">
        <w:rPr>
          <w:rFonts w:ascii="宋体" w:hAnsi="宋体"/>
          <w:sz w:val="22"/>
          <w:szCs w:val="22"/>
        </w:rPr>
        <w:t xml:space="preserve"> </w:t>
      </w:r>
      <w:r w:rsidRPr="007B7812">
        <w:rPr>
          <w:rFonts w:ascii="宋体" w:hAnsi="宋体" w:hint="eastAsia"/>
          <w:sz w:val="22"/>
          <w:szCs w:val="22"/>
        </w:rPr>
        <w:t>一周</w:t>
      </w:r>
      <w:r w:rsidRPr="007B7812">
        <w:rPr>
          <w:rFonts w:ascii="宋体" w:hAnsi="宋体"/>
          <w:sz w:val="22"/>
          <w:szCs w:val="22"/>
        </w:rPr>
        <w:t>内访问量</w:t>
      </w:r>
      <w:r w:rsidRPr="007B7812">
        <w:rPr>
          <w:rFonts w:ascii="宋体" w:hAnsi="宋体" w:hint="eastAsia"/>
          <w:sz w:val="22"/>
          <w:szCs w:val="22"/>
        </w:rPr>
        <w:t>大</w:t>
      </w:r>
      <w:r w:rsidRPr="007B7812">
        <w:rPr>
          <w:rFonts w:ascii="宋体" w:hAnsi="宋体"/>
          <w:sz w:val="22"/>
          <w:szCs w:val="22"/>
        </w:rPr>
        <w:t>的时间段</w:t>
      </w:r>
    </w:p>
    <w:tbl>
      <w:tblPr>
        <w:tblW w:w="6400" w:type="dxa"/>
        <w:jc w:val="center"/>
        <w:tblLook w:val="04A0" w:firstRow="1" w:lastRow="0" w:firstColumn="1" w:lastColumn="0" w:noHBand="0" w:noVBand="1"/>
      </w:tblPr>
      <w:tblGrid>
        <w:gridCol w:w="1340"/>
        <w:gridCol w:w="2280"/>
        <w:gridCol w:w="1000"/>
        <w:gridCol w:w="1780"/>
      </w:tblGrid>
      <w:tr w:rsidR="00485474" w:rsidRPr="008711A4" w:rsidTr="00485474">
        <w:trPr>
          <w:trHeight w:val="360"/>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星期</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b/>
                <w:bCs/>
                <w:color w:val="000000"/>
                <w:kern w:val="0"/>
                <w:sz w:val="22"/>
                <w:szCs w:val="22"/>
              </w:rPr>
            </w:pPr>
            <w:r w:rsidRPr="008711A4">
              <w:rPr>
                <w:rFonts w:ascii="宋体" w:hAnsi="宋体" w:cs="宋体" w:hint="eastAsia"/>
                <w:b/>
                <w:bCs/>
                <w:color w:val="000000"/>
                <w:kern w:val="0"/>
                <w:sz w:val="22"/>
                <w:szCs w:val="22"/>
              </w:rPr>
              <w:t>访问量大的时间段</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b/>
                <w:bCs/>
                <w:color w:val="000000"/>
                <w:kern w:val="0"/>
                <w:sz w:val="22"/>
                <w:szCs w:val="22"/>
              </w:rPr>
            </w:pPr>
            <w:r w:rsidRPr="008711A4">
              <w:rPr>
                <w:rFonts w:ascii="宋体" w:hAnsi="宋体" w:cs="宋体" w:hint="eastAsia"/>
                <w:b/>
                <w:bCs/>
                <w:color w:val="000000"/>
                <w:kern w:val="0"/>
                <w:sz w:val="22"/>
                <w:szCs w:val="22"/>
              </w:rPr>
              <w:t>小时数</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b/>
                <w:bCs/>
                <w:color w:val="000000"/>
                <w:kern w:val="0"/>
                <w:sz w:val="22"/>
                <w:szCs w:val="22"/>
              </w:rPr>
            </w:pPr>
            <w:r w:rsidRPr="008711A4">
              <w:rPr>
                <w:rFonts w:ascii="宋体" w:hAnsi="宋体" w:cs="宋体" w:hint="eastAsia"/>
                <w:b/>
                <w:bCs/>
                <w:color w:val="000000"/>
                <w:kern w:val="0"/>
                <w:sz w:val="22"/>
                <w:szCs w:val="22"/>
              </w:rPr>
              <w:t>访问量相比</w:t>
            </w:r>
          </w:p>
        </w:tc>
      </w:tr>
      <w:tr w:rsidR="00485474" w:rsidRPr="008711A4" w:rsidTr="00485474">
        <w:trPr>
          <w:trHeight w:val="360"/>
          <w:jc w:val="center"/>
        </w:trPr>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周一</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12:00-14:00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2</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36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14:00-17:00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3</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r w:rsidR="00485474" w:rsidRPr="008711A4" w:rsidTr="00485474">
        <w:trPr>
          <w:trHeight w:val="36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17:00-23:00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6</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360"/>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周二</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17:00-24:00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7</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360"/>
          <w:jc w:val="center"/>
        </w:trPr>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周三</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1:00-3:00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2</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36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14:00-17:00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3</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r w:rsidR="00485474" w:rsidRPr="008711A4" w:rsidTr="00485474">
        <w:trPr>
          <w:trHeight w:val="360"/>
          <w:jc w:val="center"/>
        </w:trPr>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周四</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10:00-13:00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3</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r w:rsidR="00485474" w:rsidRPr="008711A4" w:rsidTr="00485474">
        <w:trPr>
          <w:trHeight w:val="27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14:00-16:00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806AC0"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2</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27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19:00-23:00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092EA8"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4</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r w:rsidR="00485474" w:rsidRPr="008711A4" w:rsidTr="00485474">
        <w:trPr>
          <w:trHeight w:val="270"/>
          <w:jc w:val="center"/>
        </w:trPr>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周五</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0:00-4:00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092EA8"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4</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r w:rsidR="00485474" w:rsidRPr="008711A4" w:rsidTr="00485474">
        <w:trPr>
          <w:trHeight w:val="270"/>
          <w:jc w:val="center"/>
        </w:trPr>
        <w:tc>
          <w:tcPr>
            <w:tcW w:w="1340" w:type="dxa"/>
            <w:vMerge/>
            <w:tcBorders>
              <w:top w:val="nil"/>
              <w:left w:val="single" w:sz="4" w:space="0" w:color="auto"/>
              <w:bottom w:val="single" w:sz="4" w:space="0" w:color="000000"/>
              <w:right w:val="single" w:sz="4" w:space="0" w:color="auto"/>
            </w:tcBorders>
            <w:vAlign w:val="center"/>
            <w:hideMark/>
          </w:tcPr>
          <w:p w:rsidR="00485474" w:rsidRPr="008711A4" w:rsidRDefault="00485474" w:rsidP="00485474">
            <w:pPr>
              <w:widowControl/>
              <w:jc w:val="left"/>
              <w:rPr>
                <w:rFonts w:ascii="宋体" w:hAnsi="宋体" w:cs="宋体"/>
                <w:b/>
                <w:bCs/>
                <w:color w:val="000000"/>
                <w:kern w:val="0"/>
                <w:sz w:val="22"/>
                <w:szCs w:val="22"/>
              </w:rPr>
            </w:pP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16:00-24:00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092EA8"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8</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270"/>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周六</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0:00-3:00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092EA8"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3</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大</w:t>
            </w:r>
          </w:p>
        </w:tc>
      </w:tr>
      <w:tr w:rsidR="00485474" w:rsidRPr="008711A4" w:rsidTr="00485474">
        <w:trPr>
          <w:trHeight w:val="270"/>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485474" w:rsidRPr="008711A4" w:rsidRDefault="00485474" w:rsidP="00485474">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周日</w:t>
            </w:r>
          </w:p>
        </w:tc>
        <w:tc>
          <w:tcPr>
            <w:tcW w:w="2280" w:type="dxa"/>
            <w:tcBorders>
              <w:top w:val="nil"/>
              <w:left w:val="nil"/>
              <w:bottom w:val="single" w:sz="4" w:space="0" w:color="auto"/>
              <w:right w:val="single" w:sz="4" w:space="0" w:color="auto"/>
            </w:tcBorders>
            <w:shd w:val="clear" w:color="auto" w:fill="auto"/>
            <w:noWrap/>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21:00-23:00</w:t>
            </w:r>
          </w:p>
        </w:tc>
        <w:tc>
          <w:tcPr>
            <w:tcW w:w="1000" w:type="dxa"/>
            <w:tcBorders>
              <w:top w:val="nil"/>
              <w:left w:val="nil"/>
              <w:bottom w:val="single" w:sz="4" w:space="0" w:color="auto"/>
              <w:right w:val="single" w:sz="4" w:space="0" w:color="auto"/>
            </w:tcBorders>
            <w:shd w:val="clear" w:color="auto" w:fill="auto"/>
            <w:noWrap/>
            <w:vAlign w:val="bottom"/>
            <w:hideMark/>
          </w:tcPr>
          <w:p w:rsidR="00485474" w:rsidRPr="008711A4" w:rsidRDefault="00092EA8" w:rsidP="00485474">
            <w:pPr>
              <w:widowControl/>
              <w:jc w:val="left"/>
              <w:rPr>
                <w:rFonts w:ascii="宋体" w:hAnsi="宋体" w:cs="宋体"/>
                <w:color w:val="000000"/>
                <w:kern w:val="0"/>
                <w:sz w:val="22"/>
                <w:szCs w:val="22"/>
              </w:rPr>
            </w:pPr>
            <w:r w:rsidRPr="008711A4">
              <w:rPr>
                <w:rFonts w:ascii="宋体" w:hAnsi="宋体" w:cs="宋体"/>
                <w:color w:val="000000"/>
                <w:kern w:val="0"/>
                <w:sz w:val="22"/>
                <w:szCs w:val="22"/>
              </w:rPr>
              <w:t>2</w:t>
            </w:r>
          </w:p>
        </w:tc>
        <w:tc>
          <w:tcPr>
            <w:tcW w:w="1780" w:type="dxa"/>
            <w:tcBorders>
              <w:top w:val="nil"/>
              <w:left w:val="nil"/>
              <w:bottom w:val="single" w:sz="4" w:space="0" w:color="auto"/>
              <w:right w:val="single" w:sz="4" w:space="0" w:color="auto"/>
            </w:tcBorders>
            <w:shd w:val="clear" w:color="auto" w:fill="auto"/>
            <w:vAlign w:val="bottom"/>
            <w:hideMark/>
          </w:tcPr>
          <w:p w:rsidR="00485474" w:rsidRPr="008711A4" w:rsidRDefault="00485474" w:rsidP="00485474">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较大</w:t>
            </w:r>
          </w:p>
        </w:tc>
      </w:tr>
    </w:tbl>
    <w:p w:rsidR="00750498" w:rsidRPr="003C1C14" w:rsidRDefault="00750498" w:rsidP="00750498">
      <w:pPr>
        <w:pStyle w:val="2"/>
        <w:spacing w:before="480" w:after="120" w:line="400" w:lineRule="exact"/>
        <w:rPr>
          <w:rFonts w:ascii="黑体" w:eastAsia="黑体" w:hAnsi="黑体"/>
          <w:b w:val="0"/>
          <w:sz w:val="28"/>
          <w:szCs w:val="28"/>
        </w:rPr>
      </w:pPr>
      <w:bookmarkStart w:id="92" w:name="_Toc432581623"/>
      <w:r w:rsidRPr="00D64E80">
        <w:rPr>
          <w:rFonts w:ascii="黑体" w:eastAsia="黑体" w:hAnsi="黑体"/>
          <w:b w:val="0"/>
          <w:sz w:val="28"/>
          <w:szCs w:val="28"/>
        </w:rPr>
        <w:t>4.4</w:t>
      </w:r>
      <w:r w:rsidR="00D64E80">
        <w:rPr>
          <w:rFonts w:ascii="黑体" w:eastAsia="黑体" w:hAnsi="黑体"/>
          <w:b w:val="0"/>
          <w:sz w:val="28"/>
          <w:szCs w:val="28"/>
        </w:rPr>
        <w:t xml:space="preserve">  </w:t>
      </w:r>
      <w:r w:rsidR="00E206FB">
        <w:rPr>
          <w:rFonts w:ascii="黑体" w:eastAsia="黑体" w:hAnsi="黑体" w:hint="eastAsia"/>
          <w:b w:val="0"/>
          <w:sz w:val="28"/>
          <w:szCs w:val="28"/>
        </w:rPr>
        <w:t>时间分布</w:t>
      </w:r>
      <w:r w:rsidR="00E206FB">
        <w:rPr>
          <w:rFonts w:ascii="黑体" w:eastAsia="黑体" w:hAnsi="黑体"/>
          <w:b w:val="0"/>
          <w:sz w:val="28"/>
          <w:szCs w:val="28"/>
        </w:rPr>
        <w:t>规律</w:t>
      </w:r>
      <w:r w:rsidR="008E23FA">
        <w:rPr>
          <w:rFonts w:ascii="黑体" w:eastAsia="黑体" w:hAnsi="黑体" w:hint="eastAsia"/>
          <w:b w:val="0"/>
          <w:sz w:val="28"/>
          <w:szCs w:val="28"/>
        </w:rPr>
        <w:t>建模</w:t>
      </w:r>
      <w:bookmarkEnd w:id="92"/>
    </w:p>
    <w:p w:rsidR="00DC619B" w:rsidRDefault="001437DD" w:rsidP="00E04D44">
      <w:pPr>
        <w:tabs>
          <w:tab w:val="left" w:pos="1891"/>
        </w:tabs>
        <w:spacing w:line="400" w:lineRule="exact"/>
        <w:ind w:firstLine="482"/>
        <w:rPr>
          <w:kern w:val="0"/>
          <w:sz w:val="24"/>
        </w:rPr>
      </w:pPr>
      <w:r>
        <w:rPr>
          <w:rFonts w:hint="eastAsia"/>
          <w:kern w:val="0"/>
          <w:sz w:val="24"/>
        </w:rPr>
        <w:t>按小时对用户访问量进行排序形成了一个时间序列</w:t>
      </w:r>
      <w:r w:rsidRPr="00092EA8">
        <w:rPr>
          <w:rFonts w:hint="eastAsia"/>
          <w:kern w:val="0"/>
          <w:sz w:val="24"/>
        </w:rPr>
        <w:t>&lt;y</w:t>
      </w:r>
      <w:r w:rsidRPr="00092EA8">
        <w:rPr>
          <w:rFonts w:hint="eastAsia"/>
          <w:kern w:val="0"/>
          <w:sz w:val="24"/>
          <w:vertAlign w:val="subscript"/>
        </w:rPr>
        <w:t>1</w:t>
      </w:r>
      <w:r w:rsidRPr="00092EA8">
        <w:rPr>
          <w:rFonts w:hint="eastAsia"/>
          <w:kern w:val="0"/>
          <w:sz w:val="24"/>
        </w:rPr>
        <w:t>，</w:t>
      </w:r>
      <w:r w:rsidRPr="00092EA8">
        <w:rPr>
          <w:rFonts w:hint="eastAsia"/>
          <w:kern w:val="0"/>
          <w:sz w:val="24"/>
        </w:rPr>
        <w:t>y</w:t>
      </w:r>
      <w:r w:rsidRPr="00092EA8">
        <w:rPr>
          <w:rFonts w:hint="eastAsia"/>
          <w:kern w:val="0"/>
          <w:sz w:val="24"/>
          <w:vertAlign w:val="subscript"/>
        </w:rPr>
        <w:t>2</w:t>
      </w:r>
      <w:r w:rsidRPr="00092EA8">
        <w:rPr>
          <w:rFonts w:hint="eastAsia"/>
          <w:kern w:val="0"/>
          <w:sz w:val="24"/>
        </w:rPr>
        <w:t>，</w:t>
      </w:r>
      <w:r w:rsidRPr="00092EA8">
        <w:rPr>
          <w:rFonts w:hint="eastAsia"/>
          <w:kern w:val="0"/>
          <w:sz w:val="24"/>
        </w:rPr>
        <w:t>y</w:t>
      </w:r>
      <w:r w:rsidRPr="00092EA8">
        <w:rPr>
          <w:rFonts w:hint="eastAsia"/>
          <w:kern w:val="0"/>
          <w:sz w:val="24"/>
          <w:vertAlign w:val="subscript"/>
        </w:rPr>
        <w:t>3</w:t>
      </w:r>
      <w:r w:rsidRPr="00092EA8">
        <w:rPr>
          <w:rFonts w:hint="eastAsia"/>
          <w:kern w:val="0"/>
          <w:sz w:val="24"/>
        </w:rPr>
        <w:t>，…，</w:t>
      </w:r>
      <w:r w:rsidRPr="00092EA8">
        <w:rPr>
          <w:rFonts w:hint="eastAsia"/>
          <w:kern w:val="0"/>
          <w:sz w:val="24"/>
        </w:rPr>
        <w:t>y</w:t>
      </w:r>
      <w:r w:rsidRPr="00092EA8">
        <w:rPr>
          <w:rFonts w:hint="eastAsia"/>
          <w:kern w:val="0"/>
          <w:sz w:val="24"/>
          <w:vertAlign w:val="subscript"/>
        </w:rPr>
        <w:t>t</w:t>
      </w:r>
      <w:r w:rsidRPr="00092EA8">
        <w:rPr>
          <w:rFonts w:hint="eastAsia"/>
          <w:kern w:val="0"/>
          <w:sz w:val="24"/>
        </w:rPr>
        <w:t>，…</w:t>
      </w:r>
      <w:r w:rsidRPr="00092EA8">
        <w:rPr>
          <w:rFonts w:hint="eastAsia"/>
          <w:kern w:val="0"/>
          <w:sz w:val="24"/>
        </w:rPr>
        <w:t>&gt;</w:t>
      </w:r>
      <w:r>
        <w:rPr>
          <w:rFonts w:hint="eastAsia"/>
          <w:kern w:val="0"/>
          <w:sz w:val="24"/>
        </w:rPr>
        <w:t>，其</w:t>
      </w:r>
      <w:r w:rsidRPr="00092EA8">
        <w:rPr>
          <w:rFonts w:hint="eastAsia"/>
          <w:kern w:val="0"/>
          <w:sz w:val="24"/>
        </w:rPr>
        <w:t>中</w:t>
      </w:r>
      <w:r w:rsidRPr="00092EA8">
        <w:rPr>
          <w:rFonts w:hint="eastAsia"/>
          <w:kern w:val="0"/>
          <w:sz w:val="24"/>
        </w:rPr>
        <w:t>t</w:t>
      </w:r>
      <w:r w:rsidRPr="00092EA8">
        <w:rPr>
          <w:rFonts w:hint="eastAsia"/>
          <w:kern w:val="0"/>
          <w:sz w:val="24"/>
        </w:rPr>
        <w:t>表示小时，</w:t>
      </w:r>
      <w:r w:rsidRPr="00092EA8">
        <w:rPr>
          <w:rFonts w:hint="eastAsia"/>
          <w:kern w:val="0"/>
          <w:sz w:val="24"/>
        </w:rPr>
        <w:t>y</w:t>
      </w:r>
      <w:r w:rsidRPr="00092EA8">
        <w:rPr>
          <w:rFonts w:hint="eastAsia"/>
          <w:kern w:val="0"/>
          <w:sz w:val="24"/>
          <w:vertAlign w:val="subscript"/>
        </w:rPr>
        <w:t>t</w:t>
      </w:r>
      <w:r w:rsidRPr="00092EA8">
        <w:rPr>
          <w:rFonts w:hint="eastAsia"/>
          <w:kern w:val="0"/>
          <w:sz w:val="24"/>
        </w:rPr>
        <w:t>表示在</w:t>
      </w:r>
      <w:r w:rsidRPr="00092EA8">
        <w:rPr>
          <w:rFonts w:hint="eastAsia"/>
          <w:kern w:val="0"/>
          <w:sz w:val="24"/>
        </w:rPr>
        <w:t>t</w:t>
      </w:r>
      <w:r w:rsidRPr="00092EA8">
        <w:rPr>
          <w:rFonts w:hint="eastAsia"/>
          <w:kern w:val="0"/>
          <w:sz w:val="24"/>
        </w:rPr>
        <w:t>这个小时内用户的访问量。对这个时间序列建立模型，步骤</w:t>
      </w:r>
      <w:r>
        <w:rPr>
          <w:rFonts w:hint="eastAsia"/>
          <w:kern w:val="0"/>
          <w:sz w:val="24"/>
        </w:rPr>
        <w:t>如下：</w:t>
      </w:r>
    </w:p>
    <w:p w:rsidR="00307FB0" w:rsidRDefault="00F03CFB" w:rsidP="00E04D44">
      <w:pPr>
        <w:tabs>
          <w:tab w:val="left" w:pos="1891"/>
        </w:tabs>
        <w:spacing w:line="400" w:lineRule="exact"/>
        <w:ind w:firstLine="482"/>
        <w:rPr>
          <w:kern w:val="0"/>
          <w:sz w:val="24"/>
        </w:rPr>
      </w:pPr>
      <w:r>
        <w:rPr>
          <w:rFonts w:hint="eastAsia"/>
          <w:kern w:val="0"/>
          <w:sz w:val="24"/>
        </w:rPr>
        <w:t>（</w:t>
      </w:r>
      <w:r>
        <w:rPr>
          <w:rFonts w:hint="eastAsia"/>
          <w:kern w:val="0"/>
          <w:sz w:val="24"/>
        </w:rPr>
        <w:t>1</w:t>
      </w:r>
      <w:r>
        <w:rPr>
          <w:rFonts w:hint="eastAsia"/>
          <w:kern w:val="0"/>
          <w:sz w:val="24"/>
        </w:rPr>
        <w:t>）</w:t>
      </w:r>
      <w:r w:rsidR="00307FB0">
        <w:rPr>
          <w:rFonts w:hint="eastAsia"/>
          <w:kern w:val="0"/>
          <w:sz w:val="24"/>
        </w:rPr>
        <w:t>判断时间序列的趋势及周期性</w:t>
      </w:r>
    </w:p>
    <w:p w:rsidR="001437DD" w:rsidRPr="00321632" w:rsidRDefault="00F03CFB" w:rsidP="00E04D44">
      <w:pPr>
        <w:tabs>
          <w:tab w:val="left" w:pos="1891"/>
        </w:tabs>
        <w:spacing w:line="400" w:lineRule="exact"/>
        <w:ind w:firstLine="482"/>
        <w:rPr>
          <w:kern w:val="0"/>
          <w:sz w:val="24"/>
        </w:rPr>
      </w:pPr>
      <w:r>
        <w:rPr>
          <w:rFonts w:hint="eastAsia"/>
          <w:kern w:val="0"/>
          <w:sz w:val="24"/>
        </w:rPr>
        <w:t>画出访问量对应小时的时间序列图</w:t>
      </w:r>
      <w:r w:rsidR="00307FB0">
        <w:rPr>
          <w:rFonts w:hint="eastAsia"/>
          <w:kern w:val="0"/>
          <w:sz w:val="24"/>
        </w:rPr>
        <w:t>、访问量的自相关、偏自相关函数图，</w:t>
      </w:r>
      <w:r w:rsidR="00750498">
        <w:rPr>
          <w:rFonts w:hint="eastAsia"/>
          <w:kern w:val="0"/>
          <w:sz w:val="24"/>
        </w:rPr>
        <w:t>在前面</w:t>
      </w:r>
      <w:r w:rsidR="00307FB0">
        <w:rPr>
          <w:rFonts w:hint="eastAsia"/>
          <w:kern w:val="0"/>
          <w:sz w:val="24"/>
        </w:rPr>
        <w:t>小节中已判断出</w:t>
      </w:r>
      <w:r w:rsidR="00750498">
        <w:rPr>
          <w:rFonts w:hint="eastAsia"/>
          <w:kern w:val="0"/>
          <w:sz w:val="24"/>
        </w:rPr>
        <w:t>时间</w:t>
      </w:r>
      <w:r w:rsidR="00750498">
        <w:rPr>
          <w:kern w:val="0"/>
          <w:sz w:val="24"/>
        </w:rPr>
        <w:t>序列的</w:t>
      </w:r>
      <w:r w:rsidR="00307FB0">
        <w:rPr>
          <w:rFonts w:hint="eastAsia"/>
          <w:kern w:val="0"/>
          <w:sz w:val="24"/>
        </w:rPr>
        <w:t>趋势及周期性，序列存在趋势及周期性，且周期为</w:t>
      </w:r>
      <w:r w:rsidR="00307FB0">
        <w:rPr>
          <w:rFonts w:hint="eastAsia"/>
          <w:kern w:val="0"/>
          <w:sz w:val="24"/>
        </w:rPr>
        <w:t>24</w:t>
      </w:r>
      <w:r w:rsidR="00307FB0">
        <w:rPr>
          <w:rFonts w:hint="eastAsia"/>
          <w:kern w:val="0"/>
          <w:sz w:val="24"/>
        </w:rPr>
        <w:t>。</w:t>
      </w:r>
    </w:p>
    <w:p w:rsidR="00A1508B" w:rsidRDefault="00317697" w:rsidP="00E04D44">
      <w:pPr>
        <w:tabs>
          <w:tab w:val="left" w:pos="1891"/>
        </w:tabs>
        <w:spacing w:line="400" w:lineRule="exact"/>
        <w:ind w:firstLine="482"/>
        <w:rPr>
          <w:kern w:val="0"/>
          <w:sz w:val="24"/>
        </w:rPr>
      </w:pPr>
      <w:r>
        <w:rPr>
          <w:rFonts w:hint="eastAsia"/>
          <w:kern w:val="0"/>
          <w:sz w:val="24"/>
        </w:rPr>
        <w:t>（</w:t>
      </w:r>
      <w:r>
        <w:rPr>
          <w:rFonts w:hint="eastAsia"/>
          <w:kern w:val="0"/>
          <w:sz w:val="24"/>
        </w:rPr>
        <w:t>2</w:t>
      </w:r>
      <w:r>
        <w:rPr>
          <w:rFonts w:hint="eastAsia"/>
          <w:kern w:val="0"/>
          <w:sz w:val="24"/>
        </w:rPr>
        <w:t>）将序列变换位平稳序列</w:t>
      </w:r>
    </w:p>
    <w:p w:rsidR="00317697" w:rsidRDefault="00317697" w:rsidP="00E04D44">
      <w:pPr>
        <w:tabs>
          <w:tab w:val="left" w:pos="1891"/>
        </w:tabs>
        <w:spacing w:line="400" w:lineRule="exact"/>
        <w:ind w:firstLine="482"/>
        <w:rPr>
          <w:kern w:val="0"/>
          <w:sz w:val="24"/>
        </w:rPr>
      </w:pPr>
      <w:r>
        <w:rPr>
          <w:rFonts w:hint="eastAsia"/>
          <w:kern w:val="0"/>
          <w:sz w:val="24"/>
        </w:rPr>
        <w:t>因序列存在趋势及周期性，所以对序列进行差分、季节性差分，然后进行差分后数据的自相关检验，如果不平稳继续差分，直至序列平稳为止。</w:t>
      </w:r>
    </w:p>
    <w:p w:rsidR="00A53A8D" w:rsidRDefault="00A53A8D" w:rsidP="00E04D44">
      <w:pPr>
        <w:tabs>
          <w:tab w:val="left" w:pos="1891"/>
        </w:tabs>
        <w:spacing w:line="400" w:lineRule="exact"/>
        <w:ind w:firstLine="482"/>
        <w:rPr>
          <w:kern w:val="0"/>
          <w:sz w:val="24"/>
        </w:rPr>
      </w:pPr>
      <w:r>
        <w:rPr>
          <w:rFonts w:hint="eastAsia"/>
          <w:kern w:val="0"/>
          <w:sz w:val="24"/>
        </w:rPr>
        <w:t>（</w:t>
      </w:r>
      <w:r>
        <w:rPr>
          <w:rFonts w:hint="eastAsia"/>
          <w:kern w:val="0"/>
          <w:sz w:val="24"/>
        </w:rPr>
        <w:t>3</w:t>
      </w:r>
      <w:r>
        <w:rPr>
          <w:rFonts w:hint="eastAsia"/>
          <w:kern w:val="0"/>
          <w:sz w:val="24"/>
        </w:rPr>
        <w:t>）模型识别</w:t>
      </w:r>
    </w:p>
    <w:p w:rsidR="00A53A8D" w:rsidRDefault="00A53A8D" w:rsidP="00E04D44">
      <w:pPr>
        <w:tabs>
          <w:tab w:val="left" w:pos="1891"/>
        </w:tabs>
        <w:spacing w:line="400" w:lineRule="exact"/>
        <w:ind w:firstLine="482"/>
        <w:rPr>
          <w:kern w:val="0"/>
          <w:sz w:val="24"/>
        </w:rPr>
      </w:pPr>
      <w:r>
        <w:rPr>
          <w:rFonts w:hint="eastAsia"/>
          <w:kern w:val="0"/>
          <w:sz w:val="24"/>
        </w:rPr>
        <w:t>选定一个模型，将不同模型的理论特征作为标准，观测实际序列与标准的接近程度，</w:t>
      </w:r>
      <w:r w:rsidR="008071C3">
        <w:rPr>
          <w:rFonts w:hint="eastAsia"/>
          <w:kern w:val="0"/>
          <w:sz w:val="24"/>
        </w:rPr>
        <w:t>根据分类比较分析的结果选定模型的类别。</w:t>
      </w:r>
    </w:p>
    <w:p w:rsidR="008071C3" w:rsidRDefault="008071C3" w:rsidP="00E04D44">
      <w:pPr>
        <w:tabs>
          <w:tab w:val="left" w:pos="1891"/>
        </w:tabs>
        <w:spacing w:line="400" w:lineRule="exact"/>
        <w:ind w:firstLine="482"/>
        <w:rPr>
          <w:kern w:val="0"/>
          <w:sz w:val="24"/>
        </w:rPr>
      </w:pPr>
      <w:r>
        <w:rPr>
          <w:rFonts w:hint="eastAsia"/>
          <w:kern w:val="0"/>
          <w:sz w:val="24"/>
        </w:rPr>
        <w:t>（</w:t>
      </w:r>
      <w:r>
        <w:rPr>
          <w:rFonts w:hint="eastAsia"/>
          <w:kern w:val="0"/>
          <w:sz w:val="24"/>
        </w:rPr>
        <w:t>4</w:t>
      </w:r>
      <w:r>
        <w:rPr>
          <w:rFonts w:hint="eastAsia"/>
          <w:kern w:val="0"/>
          <w:sz w:val="24"/>
        </w:rPr>
        <w:t>）</w:t>
      </w:r>
      <w:r w:rsidR="00850F76">
        <w:rPr>
          <w:rFonts w:hint="eastAsia"/>
          <w:kern w:val="0"/>
          <w:sz w:val="24"/>
        </w:rPr>
        <w:t>模型建立</w:t>
      </w:r>
    </w:p>
    <w:p w:rsidR="00850F76" w:rsidRDefault="00850F76" w:rsidP="00E04D44">
      <w:pPr>
        <w:tabs>
          <w:tab w:val="left" w:pos="1891"/>
        </w:tabs>
        <w:spacing w:line="400" w:lineRule="exact"/>
        <w:ind w:firstLine="482"/>
        <w:rPr>
          <w:kern w:val="0"/>
          <w:sz w:val="24"/>
        </w:rPr>
      </w:pPr>
      <w:r>
        <w:rPr>
          <w:rFonts w:hint="eastAsia"/>
          <w:kern w:val="0"/>
          <w:sz w:val="24"/>
        </w:rPr>
        <w:t>对初步选定的模型进行参数估计及假设检验，来判断模型的合理性，如不恰当则返回到上一步，重新选定模型。</w:t>
      </w:r>
      <w:r w:rsidRPr="00850F76">
        <w:rPr>
          <w:rFonts w:hint="eastAsia"/>
          <w:kern w:val="0"/>
          <w:sz w:val="24"/>
        </w:rPr>
        <w:t>建立模型时，要从</w:t>
      </w:r>
      <w:proofErr w:type="gramStart"/>
      <w:r w:rsidRPr="00850F76">
        <w:rPr>
          <w:rFonts w:hint="eastAsia"/>
          <w:kern w:val="0"/>
          <w:sz w:val="24"/>
        </w:rPr>
        <w:t>低阶到高阶</w:t>
      </w:r>
      <w:proofErr w:type="gramEnd"/>
      <w:r w:rsidRPr="00850F76">
        <w:rPr>
          <w:rFonts w:hint="eastAsia"/>
          <w:kern w:val="0"/>
          <w:sz w:val="24"/>
        </w:rPr>
        <w:t>依次建立，直到增加模型</w:t>
      </w:r>
      <w:proofErr w:type="gramStart"/>
      <w:r w:rsidRPr="00850F76">
        <w:rPr>
          <w:rFonts w:hint="eastAsia"/>
          <w:kern w:val="0"/>
          <w:sz w:val="24"/>
        </w:rPr>
        <w:t>的阶数系数</w:t>
      </w:r>
      <w:proofErr w:type="gramEnd"/>
      <w:r w:rsidRPr="00850F76">
        <w:rPr>
          <w:rFonts w:hint="eastAsia"/>
          <w:kern w:val="0"/>
          <w:sz w:val="24"/>
        </w:rPr>
        <w:t>不显著</w:t>
      </w:r>
      <w:r>
        <w:rPr>
          <w:rFonts w:hint="eastAsia"/>
          <w:kern w:val="0"/>
          <w:sz w:val="24"/>
        </w:rPr>
        <w:t>。</w:t>
      </w:r>
    </w:p>
    <w:p w:rsidR="00850F76" w:rsidRDefault="00850F76" w:rsidP="00E04D44">
      <w:pPr>
        <w:tabs>
          <w:tab w:val="left" w:pos="1891"/>
        </w:tabs>
        <w:spacing w:line="400" w:lineRule="exact"/>
        <w:ind w:firstLine="482"/>
        <w:rPr>
          <w:kern w:val="0"/>
          <w:sz w:val="24"/>
        </w:rPr>
      </w:pPr>
      <w:r>
        <w:rPr>
          <w:rFonts w:hint="eastAsia"/>
          <w:kern w:val="0"/>
          <w:sz w:val="24"/>
        </w:rPr>
        <w:t>第二章对时间序列模型的几种类型做了介绍，结合各模型的特征与实际序列，选择了</w:t>
      </w:r>
      <w:r>
        <w:rPr>
          <w:rFonts w:hint="eastAsia"/>
          <w:kern w:val="0"/>
          <w:sz w:val="24"/>
        </w:rPr>
        <w:t>ARIMA</w:t>
      </w:r>
      <w:r>
        <w:rPr>
          <w:rFonts w:hint="eastAsia"/>
          <w:kern w:val="0"/>
          <w:sz w:val="24"/>
        </w:rPr>
        <w:t>模型，通过以上几个步骤，建立了如下模型。</w:t>
      </w:r>
      <w:ins w:id="93" w:author="LiJie" w:date="2015-10-16T10:50:00Z">
        <w:r w:rsidR="00AF2E22">
          <w:rPr>
            <w:rFonts w:hint="eastAsia"/>
            <w:kern w:val="0"/>
            <w:sz w:val="24"/>
          </w:rPr>
          <w:t>下面的</w:t>
        </w:r>
        <w:proofErr w:type="gramStart"/>
        <w:r w:rsidR="00AF2E22">
          <w:rPr>
            <w:rFonts w:hint="eastAsia"/>
            <w:kern w:val="0"/>
            <w:sz w:val="24"/>
          </w:rPr>
          <w:t>表应该</w:t>
        </w:r>
        <w:proofErr w:type="gramEnd"/>
        <w:r w:rsidR="00AF2E22">
          <w:rPr>
            <w:rFonts w:hint="eastAsia"/>
            <w:kern w:val="0"/>
            <w:sz w:val="24"/>
          </w:rPr>
          <w:t>有</w:t>
        </w:r>
      </w:ins>
      <w:ins w:id="94" w:author="LiJie" w:date="2015-10-16T10:51:00Z">
        <w:r w:rsidR="00AF2E22">
          <w:rPr>
            <w:rFonts w:hint="eastAsia"/>
            <w:kern w:val="0"/>
            <w:sz w:val="24"/>
          </w:rPr>
          <w:t>表头</w:t>
        </w:r>
      </w:ins>
    </w:p>
    <w:p w:rsidR="00850F76" w:rsidRPr="00850F76" w:rsidRDefault="00850F76" w:rsidP="00850F76">
      <w:pPr>
        <w:autoSpaceDE w:val="0"/>
        <w:autoSpaceDN w:val="0"/>
        <w:adjustRightInd w:val="0"/>
        <w:jc w:val="left"/>
        <w:rPr>
          <w:kern w:val="0"/>
          <w:sz w:val="24"/>
        </w:rPr>
      </w:pPr>
    </w:p>
    <w:tbl>
      <w:tblPr>
        <w:tblW w:w="52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0"/>
        <w:gridCol w:w="845"/>
        <w:gridCol w:w="876"/>
        <w:gridCol w:w="2460"/>
      </w:tblGrid>
      <w:tr w:rsidR="00850F76" w:rsidRPr="00850F76" w:rsidTr="0010113E">
        <w:trPr>
          <w:cantSplit/>
        </w:trPr>
        <w:tc>
          <w:tcPr>
            <w:tcW w:w="5211" w:type="dxa"/>
            <w:gridSpan w:val="4"/>
            <w:tcBorders>
              <w:top w:val="nil"/>
              <w:left w:val="nil"/>
              <w:bottom w:val="nil"/>
              <w:right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b/>
                <w:bCs/>
                <w:color w:val="000000"/>
                <w:kern w:val="0"/>
                <w:sz w:val="18"/>
                <w:szCs w:val="18"/>
              </w:rPr>
              <w:t>模型描述</w:t>
            </w:r>
          </w:p>
        </w:tc>
      </w:tr>
      <w:tr w:rsidR="00850F76" w:rsidRPr="00850F76" w:rsidTr="0010113E">
        <w:trPr>
          <w:cantSplit/>
        </w:trPr>
        <w:tc>
          <w:tcPr>
            <w:tcW w:w="2751" w:type="dxa"/>
            <w:gridSpan w:val="3"/>
            <w:tcBorders>
              <w:top w:val="single" w:sz="16" w:space="0" w:color="000000"/>
              <w:left w:val="single" w:sz="16" w:space="0" w:color="000000"/>
              <w:bottom w:val="single" w:sz="16" w:space="0" w:color="000000"/>
              <w:right w:val="nil"/>
            </w:tcBorders>
            <w:shd w:val="clear" w:color="auto" w:fill="FFFFFF"/>
            <w:vAlign w:val="bottom"/>
          </w:tcPr>
          <w:p w:rsidR="00850F76" w:rsidRPr="00850F76" w:rsidRDefault="00850F76" w:rsidP="00850F76">
            <w:pPr>
              <w:autoSpaceDE w:val="0"/>
              <w:autoSpaceDN w:val="0"/>
              <w:adjustRightInd w:val="0"/>
              <w:jc w:val="left"/>
              <w:rPr>
                <w:kern w:val="0"/>
                <w:sz w:val="24"/>
              </w:rPr>
            </w:pPr>
          </w:p>
        </w:tc>
        <w:tc>
          <w:tcPr>
            <w:tcW w:w="246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模型类型</w:t>
            </w:r>
          </w:p>
        </w:tc>
      </w:tr>
      <w:tr w:rsidR="00850F76" w:rsidRPr="00850F76" w:rsidTr="0010113E">
        <w:trPr>
          <w:cantSplit/>
        </w:trPr>
        <w:tc>
          <w:tcPr>
            <w:tcW w:w="1030" w:type="dxa"/>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模型标识</w:t>
            </w:r>
          </w:p>
        </w:tc>
        <w:tc>
          <w:tcPr>
            <w:tcW w:w="845" w:type="dxa"/>
            <w:tcBorders>
              <w:top w:val="single" w:sz="16" w:space="0" w:color="000000"/>
              <w:left w:val="nil"/>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访问量</w:t>
            </w:r>
          </w:p>
        </w:tc>
        <w:tc>
          <w:tcPr>
            <w:tcW w:w="876" w:type="dxa"/>
            <w:tcBorders>
              <w:top w:val="single" w:sz="16" w:space="0" w:color="000000"/>
              <w:left w:val="nil"/>
              <w:bottom w:val="single" w:sz="16" w:space="0" w:color="000000"/>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模型</w:t>
            </w:r>
            <w:r w:rsidRPr="00850F76">
              <w:rPr>
                <w:rFonts w:ascii="MingLiU" w:eastAsia="MingLiU" w:cs="MingLiU"/>
                <w:color w:val="000000"/>
                <w:kern w:val="0"/>
                <w:sz w:val="18"/>
                <w:szCs w:val="18"/>
              </w:rPr>
              <w:t>_1</w:t>
            </w:r>
          </w:p>
        </w:tc>
        <w:tc>
          <w:tcPr>
            <w:tcW w:w="2460"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ARIMA(1,0,0)(1,0,1)</w:t>
            </w:r>
          </w:p>
        </w:tc>
      </w:tr>
    </w:tbl>
    <w:p w:rsidR="000A174F" w:rsidRPr="000A174F" w:rsidRDefault="000A174F" w:rsidP="000A174F">
      <w:pPr>
        <w:rPr>
          <w:vanish/>
        </w:rPr>
      </w:pPr>
    </w:p>
    <w:tbl>
      <w:tblPr>
        <w:tblpPr w:leftFromText="180" w:rightFromText="180" w:vertAnchor="text" w:horzAnchor="margin" w:tblpY="704"/>
        <w:tblW w:w="1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2"/>
        <w:gridCol w:w="993"/>
        <w:gridCol w:w="992"/>
        <w:gridCol w:w="992"/>
        <w:gridCol w:w="851"/>
        <w:gridCol w:w="850"/>
        <w:gridCol w:w="851"/>
        <w:gridCol w:w="850"/>
        <w:gridCol w:w="851"/>
        <w:gridCol w:w="850"/>
        <w:gridCol w:w="851"/>
        <w:gridCol w:w="1417"/>
      </w:tblGrid>
      <w:tr w:rsidR="0010113E" w:rsidRPr="00CF1B15" w:rsidTr="0010113E">
        <w:trPr>
          <w:cantSplit/>
        </w:trPr>
        <w:tc>
          <w:tcPr>
            <w:tcW w:w="11340" w:type="dxa"/>
            <w:gridSpan w:val="12"/>
            <w:tcBorders>
              <w:top w:val="nil"/>
              <w:left w:val="nil"/>
              <w:bottom w:val="nil"/>
              <w:right w:val="nil"/>
            </w:tcBorders>
            <w:shd w:val="clear" w:color="auto" w:fill="FFFFFF"/>
            <w:vAlign w:val="center"/>
          </w:tcPr>
          <w:p w:rsidR="0010113E" w:rsidRPr="00CF1B15" w:rsidRDefault="0010113E" w:rsidP="006329D7">
            <w:pPr>
              <w:autoSpaceDE w:val="0"/>
              <w:autoSpaceDN w:val="0"/>
              <w:adjustRightInd w:val="0"/>
              <w:spacing w:line="320" w:lineRule="atLeast"/>
              <w:ind w:right="60" w:firstLineChars="2550" w:firstLine="4594"/>
              <w:rPr>
                <w:rFonts w:ascii="MingLiU" w:eastAsia="MingLiU" w:cs="MingLiU"/>
                <w:color w:val="000000"/>
                <w:kern w:val="0"/>
                <w:sz w:val="18"/>
                <w:szCs w:val="18"/>
              </w:rPr>
            </w:pPr>
            <w:r w:rsidRPr="00CF1B15">
              <w:rPr>
                <w:rFonts w:ascii="MingLiU" w:eastAsia="MingLiU" w:cs="MingLiU" w:hint="eastAsia"/>
                <w:b/>
                <w:bCs/>
                <w:color w:val="000000"/>
                <w:kern w:val="0"/>
                <w:sz w:val="18"/>
                <w:szCs w:val="18"/>
              </w:rPr>
              <w:t>模型拟合度</w:t>
            </w:r>
          </w:p>
        </w:tc>
      </w:tr>
      <w:tr w:rsidR="0010113E" w:rsidRPr="00CF1B15" w:rsidTr="0010113E">
        <w:trPr>
          <w:gridAfter w:val="1"/>
          <w:wAfter w:w="1417" w:type="dxa"/>
          <w:cantSplit/>
        </w:trPr>
        <w:tc>
          <w:tcPr>
            <w:tcW w:w="992" w:type="dxa"/>
            <w:vMerge w:val="restart"/>
            <w:tcBorders>
              <w:top w:val="single" w:sz="16" w:space="0" w:color="000000"/>
              <w:left w:val="single" w:sz="16" w:space="0" w:color="000000"/>
              <w:bottom w:val="nil"/>
              <w:right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hint="eastAsia"/>
                <w:color w:val="000000"/>
                <w:kern w:val="0"/>
                <w:sz w:val="18"/>
                <w:szCs w:val="18"/>
              </w:rPr>
              <w:t>拟合统计信息</w:t>
            </w:r>
          </w:p>
        </w:tc>
        <w:tc>
          <w:tcPr>
            <w:tcW w:w="993" w:type="dxa"/>
            <w:vMerge w:val="restart"/>
            <w:tcBorders>
              <w:top w:val="single" w:sz="16" w:space="0" w:color="000000"/>
              <w:left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hint="eastAsia"/>
                <w:color w:val="000000"/>
                <w:kern w:val="0"/>
                <w:sz w:val="18"/>
                <w:szCs w:val="18"/>
              </w:rPr>
              <w:t>平均值</w:t>
            </w:r>
          </w:p>
        </w:tc>
        <w:tc>
          <w:tcPr>
            <w:tcW w:w="992" w:type="dxa"/>
            <w:vMerge w:val="restart"/>
            <w:tcBorders>
              <w:top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hint="eastAsia"/>
                <w:color w:val="000000"/>
                <w:kern w:val="0"/>
                <w:sz w:val="18"/>
                <w:szCs w:val="18"/>
              </w:rPr>
              <w:t>最小值</w:t>
            </w:r>
            <w:r w:rsidRPr="00CF1B15">
              <w:rPr>
                <w:rFonts w:ascii="MingLiU" w:eastAsia="MingLiU" w:cs="MingLiU"/>
                <w:color w:val="000000"/>
                <w:kern w:val="0"/>
                <w:sz w:val="18"/>
                <w:szCs w:val="18"/>
              </w:rPr>
              <w:t>(M)</w:t>
            </w:r>
          </w:p>
        </w:tc>
        <w:tc>
          <w:tcPr>
            <w:tcW w:w="992" w:type="dxa"/>
            <w:vMerge w:val="restart"/>
            <w:tcBorders>
              <w:top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hint="eastAsia"/>
                <w:color w:val="000000"/>
                <w:kern w:val="0"/>
                <w:sz w:val="18"/>
                <w:szCs w:val="18"/>
              </w:rPr>
              <w:t>最大值</w:t>
            </w:r>
            <w:r w:rsidRPr="00CF1B15">
              <w:rPr>
                <w:rFonts w:ascii="MingLiU" w:eastAsia="MingLiU" w:cs="MingLiU"/>
                <w:color w:val="000000"/>
                <w:kern w:val="0"/>
                <w:sz w:val="18"/>
                <w:szCs w:val="18"/>
              </w:rPr>
              <w:t>(X)</w:t>
            </w:r>
          </w:p>
        </w:tc>
        <w:tc>
          <w:tcPr>
            <w:tcW w:w="5954" w:type="dxa"/>
            <w:gridSpan w:val="7"/>
            <w:tcBorders>
              <w:top w:val="single" w:sz="16" w:space="0" w:color="000000"/>
              <w:right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hint="eastAsia"/>
                <w:color w:val="000000"/>
                <w:kern w:val="0"/>
                <w:sz w:val="18"/>
                <w:szCs w:val="18"/>
              </w:rPr>
              <w:t>百分位</w:t>
            </w:r>
            <w:r w:rsidRPr="00CF1B15">
              <w:rPr>
                <w:rFonts w:ascii="MingLiU" w:eastAsia="MingLiU" w:cs="MingLiU"/>
                <w:color w:val="000000"/>
                <w:kern w:val="0"/>
                <w:sz w:val="18"/>
                <w:szCs w:val="18"/>
              </w:rPr>
              <w:t>(T)</w:t>
            </w:r>
          </w:p>
        </w:tc>
      </w:tr>
      <w:tr w:rsidR="0010113E" w:rsidRPr="00CF1B15" w:rsidTr="0010113E">
        <w:trPr>
          <w:gridAfter w:val="1"/>
          <w:wAfter w:w="1417" w:type="dxa"/>
          <w:cantSplit/>
        </w:trPr>
        <w:tc>
          <w:tcPr>
            <w:tcW w:w="992" w:type="dxa"/>
            <w:vMerge/>
            <w:tcBorders>
              <w:top w:val="single" w:sz="16" w:space="0" w:color="000000"/>
              <w:left w:val="single" w:sz="16" w:space="0" w:color="000000"/>
              <w:bottom w:val="nil"/>
              <w:right w:val="single" w:sz="16" w:space="0" w:color="000000"/>
            </w:tcBorders>
            <w:shd w:val="clear" w:color="auto" w:fill="FFFFFF"/>
            <w:vAlign w:val="bottom"/>
          </w:tcPr>
          <w:p w:rsidR="0010113E" w:rsidRPr="00CF1B15" w:rsidRDefault="0010113E" w:rsidP="0010113E">
            <w:pPr>
              <w:autoSpaceDE w:val="0"/>
              <w:autoSpaceDN w:val="0"/>
              <w:adjustRightInd w:val="0"/>
              <w:jc w:val="left"/>
              <w:rPr>
                <w:rFonts w:ascii="MingLiU" w:eastAsia="MingLiU" w:cs="MingLiU"/>
                <w:color w:val="000000"/>
                <w:kern w:val="0"/>
                <w:sz w:val="18"/>
                <w:szCs w:val="18"/>
              </w:rPr>
            </w:pPr>
          </w:p>
        </w:tc>
        <w:tc>
          <w:tcPr>
            <w:tcW w:w="993" w:type="dxa"/>
            <w:vMerge/>
            <w:tcBorders>
              <w:top w:val="single" w:sz="16" w:space="0" w:color="000000"/>
              <w:left w:val="single" w:sz="16" w:space="0" w:color="000000"/>
            </w:tcBorders>
            <w:shd w:val="clear" w:color="auto" w:fill="FFFFFF"/>
            <w:vAlign w:val="bottom"/>
          </w:tcPr>
          <w:p w:rsidR="0010113E" w:rsidRPr="00CF1B15" w:rsidRDefault="0010113E" w:rsidP="0010113E">
            <w:pPr>
              <w:autoSpaceDE w:val="0"/>
              <w:autoSpaceDN w:val="0"/>
              <w:adjustRightInd w:val="0"/>
              <w:jc w:val="left"/>
              <w:rPr>
                <w:rFonts w:ascii="MingLiU" w:eastAsia="MingLiU" w:cs="MingLiU"/>
                <w:color w:val="000000"/>
                <w:kern w:val="0"/>
                <w:sz w:val="18"/>
                <w:szCs w:val="18"/>
              </w:rPr>
            </w:pPr>
          </w:p>
        </w:tc>
        <w:tc>
          <w:tcPr>
            <w:tcW w:w="992" w:type="dxa"/>
            <w:vMerge/>
            <w:tcBorders>
              <w:top w:val="single" w:sz="16" w:space="0" w:color="000000"/>
            </w:tcBorders>
            <w:shd w:val="clear" w:color="auto" w:fill="FFFFFF"/>
            <w:vAlign w:val="bottom"/>
          </w:tcPr>
          <w:p w:rsidR="0010113E" w:rsidRPr="00CF1B15" w:rsidRDefault="0010113E" w:rsidP="0010113E">
            <w:pPr>
              <w:autoSpaceDE w:val="0"/>
              <w:autoSpaceDN w:val="0"/>
              <w:adjustRightInd w:val="0"/>
              <w:jc w:val="left"/>
              <w:rPr>
                <w:rFonts w:ascii="MingLiU" w:eastAsia="MingLiU" w:cs="MingLiU"/>
                <w:color w:val="000000"/>
                <w:kern w:val="0"/>
                <w:sz w:val="18"/>
                <w:szCs w:val="18"/>
              </w:rPr>
            </w:pPr>
          </w:p>
        </w:tc>
        <w:tc>
          <w:tcPr>
            <w:tcW w:w="992" w:type="dxa"/>
            <w:vMerge/>
            <w:tcBorders>
              <w:top w:val="single" w:sz="16" w:space="0" w:color="000000"/>
            </w:tcBorders>
            <w:shd w:val="clear" w:color="auto" w:fill="FFFFFF"/>
            <w:vAlign w:val="bottom"/>
          </w:tcPr>
          <w:p w:rsidR="0010113E" w:rsidRPr="00CF1B15" w:rsidRDefault="0010113E" w:rsidP="0010113E">
            <w:pPr>
              <w:autoSpaceDE w:val="0"/>
              <w:autoSpaceDN w:val="0"/>
              <w:adjustRightInd w:val="0"/>
              <w:jc w:val="left"/>
              <w:rPr>
                <w:rFonts w:ascii="MingLiU" w:eastAsia="MingLiU" w:cs="MingLiU"/>
                <w:color w:val="000000"/>
                <w:kern w:val="0"/>
                <w:sz w:val="18"/>
                <w:szCs w:val="18"/>
              </w:rPr>
            </w:pPr>
          </w:p>
        </w:tc>
        <w:tc>
          <w:tcPr>
            <w:tcW w:w="851"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5</w:t>
            </w:r>
          </w:p>
        </w:tc>
        <w:tc>
          <w:tcPr>
            <w:tcW w:w="850"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10</w:t>
            </w:r>
          </w:p>
        </w:tc>
        <w:tc>
          <w:tcPr>
            <w:tcW w:w="851"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25</w:t>
            </w:r>
          </w:p>
        </w:tc>
        <w:tc>
          <w:tcPr>
            <w:tcW w:w="850"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50</w:t>
            </w:r>
          </w:p>
        </w:tc>
        <w:tc>
          <w:tcPr>
            <w:tcW w:w="851"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75</w:t>
            </w:r>
          </w:p>
        </w:tc>
        <w:tc>
          <w:tcPr>
            <w:tcW w:w="850" w:type="dxa"/>
            <w:tcBorders>
              <w:bottom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90</w:t>
            </w:r>
          </w:p>
        </w:tc>
        <w:tc>
          <w:tcPr>
            <w:tcW w:w="851" w:type="dxa"/>
            <w:tcBorders>
              <w:bottom w:val="single" w:sz="16" w:space="0" w:color="000000"/>
              <w:right w:val="single" w:sz="16" w:space="0" w:color="000000"/>
            </w:tcBorders>
            <w:shd w:val="clear" w:color="auto" w:fill="FFFFFF"/>
            <w:vAlign w:val="bottom"/>
          </w:tcPr>
          <w:p w:rsidR="0010113E" w:rsidRPr="00CF1B15" w:rsidRDefault="0010113E" w:rsidP="0010113E">
            <w:pPr>
              <w:autoSpaceDE w:val="0"/>
              <w:autoSpaceDN w:val="0"/>
              <w:adjustRightInd w:val="0"/>
              <w:spacing w:line="320" w:lineRule="atLeast"/>
              <w:ind w:left="60" w:right="60"/>
              <w:jc w:val="center"/>
              <w:rPr>
                <w:rFonts w:ascii="MingLiU" w:eastAsia="MingLiU" w:cs="MingLiU"/>
                <w:color w:val="000000"/>
                <w:kern w:val="0"/>
                <w:sz w:val="18"/>
                <w:szCs w:val="18"/>
              </w:rPr>
            </w:pPr>
            <w:r w:rsidRPr="00CF1B15">
              <w:rPr>
                <w:rFonts w:ascii="MingLiU" w:eastAsia="MingLiU" w:cs="MingLiU"/>
                <w:color w:val="000000"/>
                <w:kern w:val="0"/>
                <w:sz w:val="18"/>
                <w:szCs w:val="18"/>
              </w:rPr>
              <w:t>95</w:t>
            </w:r>
          </w:p>
        </w:tc>
      </w:tr>
      <w:tr w:rsidR="0010113E" w:rsidRPr="00CF1B15" w:rsidTr="0010113E">
        <w:trPr>
          <w:gridAfter w:val="1"/>
          <w:wAfter w:w="1417" w:type="dxa"/>
          <w:cantSplit/>
        </w:trPr>
        <w:tc>
          <w:tcPr>
            <w:tcW w:w="992" w:type="dxa"/>
            <w:tcBorders>
              <w:top w:val="single" w:sz="16" w:space="0" w:color="000000"/>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hint="eastAsia"/>
                <w:color w:val="000000"/>
                <w:kern w:val="0"/>
                <w:sz w:val="18"/>
                <w:szCs w:val="18"/>
              </w:rPr>
              <w:t>平稳的</w:t>
            </w:r>
            <w:r w:rsidRPr="00CF1B15">
              <w:rPr>
                <w:rFonts w:ascii="MingLiU" w:eastAsia="MingLiU" w:cs="MingLiU"/>
                <w:color w:val="000000"/>
                <w:kern w:val="0"/>
                <w:sz w:val="18"/>
                <w:szCs w:val="18"/>
              </w:rPr>
              <w:t>R</w:t>
            </w:r>
            <w:r w:rsidRPr="00CF1B15">
              <w:rPr>
                <w:rFonts w:ascii="MingLiU" w:eastAsia="MingLiU" w:cs="MingLiU" w:hint="eastAsia"/>
                <w:color w:val="000000"/>
                <w:kern w:val="0"/>
                <w:sz w:val="18"/>
                <w:szCs w:val="18"/>
              </w:rPr>
              <w:t>方</w:t>
            </w:r>
          </w:p>
        </w:tc>
        <w:tc>
          <w:tcPr>
            <w:tcW w:w="993" w:type="dxa"/>
            <w:tcBorders>
              <w:top w:val="single" w:sz="16" w:space="0" w:color="000000"/>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992"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992"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single" w:sz="16" w:space="0" w:color="000000"/>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lastRenderedPageBreak/>
              <w:t xml:space="preserve">R </w:t>
            </w:r>
            <w:r w:rsidRPr="00CF1B15">
              <w:rPr>
                <w:rFonts w:ascii="MingLiU" w:eastAsia="MingLiU" w:cs="MingLiU" w:hint="eastAsia"/>
                <w:color w:val="000000"/>
                <w:kern w:val="0"/>
                <w:sz w:val="18"/>
                <w:szCs w:val="18"/>
              </w:rPr>
              <w:t>方</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.752</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t>RMSE</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3127.955</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t>MAPE</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21.168</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t>MaxAPE</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537.707</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t>MAE</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2225.004</w:t>
            </w:r>
          </w:p>
        </w:tc>
      </w:tr>
      <w:tr w:rsidR="0010113E" w:rsidRPr="00CF1B15" w:rsidTr="0010113E">
        <w:trPr>
          <w:gridAfter w:val="1"/>
          <w:wAfter w:w="1417" w:type="dxa"/>
          <w:cantSplit/>
        </w:trPr>
        <w:tc>
          <w:tcPr>
            <w:tcW w:w="992" w:type="dxa"/>
            <w:tcBorders>
              <w:top w:val="nil"/>
              <w:left w:val="single" w:sz="16" w:space="0" w:color="000000"/>
              <w:bottom w:val="nil"/>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color w:val="000000"/>
                <w:kern w:val="0"/>
                <w:sz w:val="18"/>
                <w:szCs w:val="18"/>
              </w:rPr>
              <w:t>MaxAE</w:t>
            </w:r>
          </w:p>
        </w:tc>
        <w:tc>
          <w:tcPr>
            <w:tcW w:w="993" w:type="dxa"/>
            <w:tcBorders>
              <w:top w:val="nil"/>
              <w:left w:val="single" w:sz="16" w:space="0" w:color="000000"/>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cs="MingLiU"/>
                <w:color w:val="000000"/>
                <w:kern w:val="0"/>
                <w:sz w:val="18"/>
                <w:szCs w:val="18"/>
              </w:rPr>
            </w:pPr>
            <w:r w:rsidRPr="00CF1B15">
              <w:rPr>
                <w:rFonts w:ascii="MingLiU" w:eastAsia="MingLiU" w:cs="MingLiU"/>
                <w:color w:val="000000"/>
                <w:kern w:val="0"/>
                <w:sz w:val="18"/>
                <w:szCs w:val="18"/>
              </w:rPr>
              <w:t>11304.979</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992"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1"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0" w:type="dxa"/>
            <w:tcBorders>
              <w:top w:val="nil"/>
              <w:bottom w:val="nil"/>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c>
          <w:tcPr>
            <w:tcW w:w="851" w:type="dxa"/>
            <w:tcBorders>
              <w:top w:val="nil"/>
              <w:bottom w:val="nil"/>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11304.979</w:t>
            </w:r>
          </w:p>
        </w:tc>
      </w:tr>
      <w:tr w:rsidR="0010113E" w:rsidRPr="00CF1B15" w:rsidTr="0010113E">
        <w:trPr>
          <w:gridAfter w:val="1"/>
          <w:wAfter w:w="1417" w:type="dxa"/>
          <w:cantSplit/>
        </w:trPr>
        <w:tc>
          <w:tcPr>
            <w:tcW w:w="992" w:type="dxa"/>
            <w:tcBorders>
              <w:top w:val="nil"/>
              <w:left w:val="single" w:sz="16" w:space="0" w:color="000000"/>
              <w:bottom w:val="single" w:sz="16" w:space="0" w:color="000000"/>
              <w:right w:val="single" w:sz="16" w:space="0" w:color="000000"/>
            </w:tcBorders>
            <w:shd w:val="clear" w:color="auto" w:fill="FFFFFF"/>
          </w:tcPr>
          <w:p w:rsidR="0010113E" w:rsidRPr="00CF1B15" w:rsidRDefault="0010113E" w:rsidP="0010113E">
            <w:pPr>
              <w:autoSpaceDE w:val="0"/>
              <w:autoSpaceDN w:val="0"/>
              <w:adjustRightInd w:val="0"/>
              <w:spacing w:line="320" w:lineRule="atLeast"/>
              <w:ind w:left="60" w:right="60"/>
              <w:jc w:val="left"/>
              <w:rPr>
                <w:rFonts w:ascii="MingLiU" w:eastAsia="MingLiU" w:cs="MingLiU"/>
                <w:color w:val="000000"/>
                <w:kern w:val="0"/>
                <w:sz w:val="18"/>
                <w:szCs w:val="18"/>
              </w:rPr>
            </w:pPr>
            <w:r w:rsidRPr="00CF1B15">
              <w:rPr>
                <w:rFonts w:ascii="MingLiU" w:eastAsia="MingLiU" w:cs="MingLiU" w:hint="eastAsia"/>
                <w:color w:val="000000"/>
                <w:kern w:val="0"/>
                <w:sz w:val="18"/>
                <w:szCs w:val="18"/>
              </w:rPr>
              <w:t>标准化的</w:t>
            </w:r>
            <w:r w:rsidRPr="00CF1B15">
              <w:rPr>
                <w:rFonts w:ascii="MingLiU" w:eastAsia="MingLiU" w:cs="MingLiU"/>
                <w:color w:val="000000"/>
                <w:kern w:val="0"/>
                <w:sz w:val="18"/>
                <w:szCs w:val="18"/>
              </w:rPr>
              <w:t>BIC(L)</w:t>
            </w:r>
          </w:p>
        </w:tc>
        <w:tc>
          <w:tcPr>
            <w:tcW w:w="993" w:type="dxa"/>
            <w:tcBorders>
              <w:top w:val="nil"/>
              <w:left w:val="single" w:sz="16" w:space="0" w:color="000000"/>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992"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992"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1"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0"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1"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0"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1"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0" w:type="dxa"/>
            <w:tcBorders>
              <w:top w:val="nil"/>
              <w:bottom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c>
          <w:tcPr>
            <w:tcW w:w="851" w:type="dxa"/>
            <w:tcBorders>
              <w:top w:val="nil"/>
              <w:bottom w:val="single" w:sz="16" w:space="0" w:color="000000"/>
              <w:right w:val="single" w:sz="16" w:space="0" w:color="000000"/>
            </w:tcBorders>
            <w:shd w:val="clear" w:color="auto" w:fill="FFFFFF"/>
            <w:vAlign w:val="center"/>
          </w:tcPr>
          <w:p w:rsidR="0010113E" w:rsidRPr="00CF1B15" w:rsidRDefault="0010113E" w:rsidP="0010113E">
            <w:pPr>
              <w:autoSpaceDE w:val="0"/>
              <w:autoSpaceDN w:val="0"/>
              <w:adjustRightInd w:val="0"/>
              <w:spacing w:line="320" w:lineRule="atLeast"/>
              <w:ind w:left="60" w:right="60"/>
              <w:jc w:val="right"/>
              <w:rPr>
                <w:rFonts w:ascii="MingLiU" w:eastAsia="MingLiU" w:cs="MingLiU"/>
                <w:color w:val="000000"/>
                <w:kern w:val="0"/>
                <w:sz w:val="18"/>
                <w:szCs w:val="18"/>
              </w:rPr>
            </w:pPr>
            <w:r w:rsidRPr="00CF1B15">
              <w:rPr>
                <w:rFonts w:ascii="MingLiU" w:eastAsia="MingLiU" w:cs="MingLiU"/>
                <w:color w:val="000000"/>
                <w:kern w:val="0"/>
                <w:sz w:val="18"/>
                <w:szCs w:val="18"/>
              </w:rPr>
              <w:t>16.242</w:t>
            </w:r>
          </w:p>
        </w:tc>
      </w:tr>
    </w:tbl>
    <w:p w:rsidR="00CF1B15" w:rsidRPr="00CF1B15" w:rsidRDefault="00CF1B15" w:rsidP="00CF1B15">
      <w:pPr>
        <w:autoSpaceDE w:val="0"/>
        <w:autoSpaceDN w:val="0"/>
        <w:adjustRightInd w:val="0"/>
        <w:spacing w:line="400" w:lineRule="atLeast"/>
        <w:jc w:val="left"/>
        <w:rPr>
          <w:kern w:val="0"/>
          <w:sz w:val="24"/>
        </w:rPr>
      </w:pPr>
    </w:p>
    <w:p w:rsidR="00CF1B15" w:rsidRPr="00850F76" w:rsidRDefault="00CF1B15" w:rsidP="00850F76">
      <w:pPr>
        <w:autoSpaceDE w:val="0"/>
        <w:autoSpaceDN w:val="0"/>
        <w:adjustRightInd w:val="0"/>
        <w:jc w:val="left"/>
        <w:rPr>
          <w:kern w:val="0"/>
          <w:sz w:val="24"/>
        </w:rPr>
      </w:pPr>
    </w:p>
    <w:tbl>
      <w:tblPr>
        <w:tblW w:w="8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3"/>
        <w:gridCol w:w="844"/>
        <w:gridCol w:w="1149"/>
        <w:gridCol w:w="574"/>
        <w:gridCol w:w="976"/>
        <w:gridCol w:w="851"/>
        <w:gridCol w:w="709"/>
        <w:gridCol w:w="335"/>
        <w:gridCol w:w="940"/>
        <w:gridCol w:w="993"/>
      </w:tblGrid>
      <w:tr w:rsidR="00850F76" w:rsidRPr="00850F76" w:rsidTr="00850F76">
        <w:trPr>
          <w:cantSplit/>
          <w:trHeight w:val="319"/>
        </w:trPr>
        <w:tc>
          <w:tcPr>
            <w:tcW w:w="8364" w:type="dxa"/>
            <w:gridSpan w:val="10"/>
            <w:tcBorders>
              <w:top w:val="nil"/>
              <w:left w:val="nil"/>
              <w:bottom w:val="nil"/>
              <w:right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b/>
                <w:bCs/>
                <w:color w:val="000000"/>
                <w:kern w:val="0"/>
                <w:sz w:val="18"/>
                <w:szCs w:val="18"/>
              </w:rPr>
              <w:t>模型统计</w:t>
            </w:r>
          </w:p>
        </w:tc>
      </w:tr>
      <w:tr w:rsidR="00850F76" w:rsidRPr="00850F76" w:rsidTr="00CF1B15">
        <w:trPr>
          <w:cantSplit/>
          <w:trHeight w:val="319"/>
        </w:trPr>
        <w:tc>
          <w:tcPr>
            <w:tcW w:w="993" w:type="dxa"/>
            <w:vMerge w:val="restart"/>
            <w:tcBorders>
              <w:top w:val="single" w:sz="16" w:space="0" w:color="000000"/>
              <w:left w:val="single" w:sz="16" w:space="0" w:color="000000"/>
              <w:bottom w:val="nil"/>
              <w:right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模型</w:t>
            </w:r>
          </w:p>
        </w:tc>
        <w:tc>
          <w:tcPr>
            <w:tcW w:w="844" w:type="dxa"/>
            <w:vMerge w:val="restart"/>
            <w:tcBorders>
              <w:top w:val="single" w:sz="16" w:space="0" w:color="000000"/>
              <w:left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预测变量个数</w:t>
            </w:r>
          </w:p>
        </w:tc>
        <w:tc>
          <w:tcPr>
            <w:tcW w:w="3550" w:type="dxa"/>
            <w:gridSpan w:val="4"/>
            <w:tcBorders>
              <w:top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模型拟合</w:t>
            </w:r>
            <w:proofErr w:type="gramStart"/>
            <w:r w:rsidRPr="00850F76">
              <w:rPr>
                <w:rFonts w:ascii="MingLiU" w:eastAsia="MingLiU" w:cs="MingLiU" w:hint="eastAsia"/>
                <w:color w:val="000000"/>
                <w:kern w:val="0"/>
                <w:sz w:val="18"/>
                <w:szCs w:val="18"/>
              </w:rPr>
              <w:t>度统计</w:t>
            </w:r>
            <w:proofErr w:type="gramEnd"/>
            <w:r w:rsidRPr="00850F76">
              <w:rPr>
                <w:rFonts w:ascii="MingLiU" w:eastAsia="MingLiU" w:cs="MingLiU" w:hint="eastAsia"/>
                <w:color w:val="000000"/>
                <w:kern w:val="0"/>
                <w:sz w:val="18"/>
                <w:szCs w:val="18"/>
              </w:rPr>
              <w:t>信息</w:t>
            </w:r>
          </w:p>
        </w:tc>
        <w:tc>
          <w:tcPr>
            <w:tcW w:w="1984" w:type="dxa"/>
            <w:gridSpan w:val="3"/>
            <w:tcBorders>
              <w:top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Ljung-Box Q(18)</w:t>
            </w:r>
          </w:p>
        </w:tc>
        <w:tc>
          <w:tcPr>
            <w:tcW w:w="993" w:type="dxa"/>
            <w:vMerge w:val="restart"/>
            <w:tcBorders>
              <w:top w:val="single" w:sz="16" w:space="0" w:color="000000"/>
              <w:right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界外值数</w:t>
            </w:r>
          </w:p>
        </w:tc>
      </w:tr>
      <w:tr w:rsidR="00CF1B15" w:rsidRPr="00850F76" w:rsidTr="00CF1B15">
        <w:trPr>
          <w:cantSplit/>
          <w:trHeight w:val="146"/>
        </w:trPr>
        <w:tc>
          <w:tcPr>
            <w:tcW w:w="993" w:type="dxa"/>
            <w:vMerge/>
            <w:tcBorders>
              <w:top w:val="single" w:sz="16" w:space="0" w:color="000000"/>
              <w:left w:val="single" w:sz="16" w:space="0" w:color="000000"/>
              <w:bottom w:val="nil"/>
              <w:right w:val="single" w:sz="16" w:space="0" w:color="000000"/>
            </w:tcBorders>
            <w:shd w:val="clear" w:color="auto" w:fill="FFFFFF"/>
            <w:vAlign w:val="bottom"/>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44" w:type="dxa"/>
            <w:vMerge/>
            <w:tcBorders>
              <w:top w:val="single" w:sz="16" w:space="0" w:color="000000"/>
              <w:left w:val="single" w:sz="16" w:space="0" w:color="000000"/>
            </w:tcBorders>
            <w:shd w:val="clear" w:color="auto" w:fill="FFFFFF"/>
            <w:vAlign w:val="bottom"/>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149"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平稳的</w:t>
            </w:r>
            <w:r w:rsidRPr="00850F76">
              <w:rPr>
                <w:rFonts w:ascii="MingLiU" w:eastAsia="MingLiU" w:cs="MingLiU"/>
                <w:color w:val="000000"/>
                <w:kern w:val="0"/>
                <w:sz w:val="18"/>
                <w:szCs w:val="18"/>
              </w:rPr>
              <w:t xml:space="preserve"> R </w:t>
            </w:r>
            <w:r w:rsidRPr="00850F76">
              <w:rPr>
                <w:rFonts w:ascii="MingLiU" w:eastAsia="MingLiU" w:cs="MingLiU" w:hint="eastAsia"/>
                <w:color w:val="000000"/>
                <w:kern w:val="0"/>
                <w:sz w:val="18"/>
                <w:szCs w:val="18"/>
              </w:rPr>
              <w:t>方</w:t>
            </w:r>
          </w:p>
        </w:tc>
        <w:tc>
          <w:tcPr>
            <w:tcW w:w="574"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 xml:space="preserve">R </w:t>
            </w:r>
            <w:r w:rsidRPr="00850F76">
              <w:rPr>
                <w:rFonts w:ascii="MingLiU" w:eastAsia="MingLiU" w:cs="MingLiU" w:hint="eastAsia"/>
                <w:color w:val="000000"/>
                <w:kern w:val="0"/>
                <w:sz w:val="18"/>
                <w:szCs w:val="18"/>
              </w:rPr>
              <w:t>方</w:t>
            </w:r>
          </w:p>
        </w:tc>
        <w:tc>
          <w:tcPr>
            <w:tcW w:w="976"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MAE</w:t>
            </w:r>
          </w:p>
        </w:tc>
        <w:tc>
          <w:tcPr>
            <w:tcW w:w="851"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MaxAPE</w:t>
            </w:r>
          </w:p>
        </w:tc>
        <w:tc>
          <w:tcPr>
            <w:tcW w:w="709"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统计</w:t>
            </w:r>
          </w:p>
        </w:tc>
        <w:tc>
          <w:tcPr>
            <w:tcW w:w="335"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DF</w:t>
            </w:r>
          </w:p>
        </w:tc>
        <w:tc>
          <w:tcPr>
            <w:tcW w:w="940" w:type="dxa"/>
            <w:tcBorders>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显著性</w:t>
            </w:r>
          </w:p>
        </w:tc>
        <w:tc>
          <w:tcPr>
            <w:tcW w:w="993" w:type="dxa"/>
            <w:vMerge/>
            <w:tcBorders>
              <w:top w:val="single" w:sz="16" w:space="0" w:color="000000"/>
              <w:right w:val="single" w:sz="16" w:space="0" w:color="000000"/>
            </w:tcBorders>
            <w:shd w:val="clear" w:color="auto" w:fill="FFFFFF"/>
            <w:vAlign w:val="bottom"/>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r>
      <w:tr w:rsidR="00CF1B15" w:rsidRPr="00850F76" w:rsidTr="00CF1B15">
        <w:trPr>
          <w:cantSplit/>
          <w:trHeight w:val="334"/>
        </w:trPr>
        <w:tc>
          <w:tcPr>
            <w:tcW w:w="993" w:type="dxa"/>
            <w:tcBorders>
              <w:top w:val="single" w:sz="16" w:space="0" w:color="000000"/>
              <w:left w:val="single" w:sz="16" w:space="0" w:color="000000"/>
              <w:bottom w:val="single" w:sz="16" w:space="0" w:color="000000"/>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访问量</w:t>
            </w:r>
            <w:r w:rsidRPr="00850F76">
              <w:rPr>
                <w:rFonts w:ascii="MingLiU" w:eastAsia="MingLiU" w:cs="MingLiU"/>
                <w:color w:val="000000"/>
                <w:kern w:val="0"/>
                <w:sz w:val="18"/>
                <w:szCs w:val="18"/>
              </w:rPr>
              <w:t>-</w:t>
            </w:r>
            <w:r w:rsidRPr="00850F76">
              <w:rPr>
                <w:rFonts w:ascii="MingLiU" w:eastAsia="MingLiU" w:cs="MingLiU" w:hint="eastAsia"/>
                <w:color w:val="000000"/>
                <w:kern w:val="0"/>
                <w:sz w:val="18"/>
                <w:szCs w:val="18"/>
              </w:rPr>
              <w:t>模型</w:t>
            </w:r>
            <w:r w:rsidRPr="00850F76">
              <w:rPr>
                <w:rFonts w:ascii="MingLiU" w:eastAsia="MingLiU" w:cs="MingLiU"/>
                <w:color w:val="000000"/>
                <w:kern w:val="0"/>
                <w:sz w:val="18"/>
                <w:szCs w:val="18"/>
              </w:rPr>
              <w:t>_1</w:t>
            </w:r>
          </w:p>
        </w:tc>
        <w:tc>
          <w:tcPr>
            <w:tcW w:w="844" w:type="dxa"/>
            <w:tcBorders>
              <w:top w:val="single" w:sz="16" w:space="0" w:color="000000"/>
              <w:left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w:t>
            </w:r>
          </w:p>
        </w:tc>
        <w:tc>
          <w:tcPr>
            <w:tcW w:w="1149"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.752</w:t>
            </w:r>
          </w:p>
        </w:tc>
        <w:tc>
          <w:tcPr>
            <w:tcW w:w="574"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.752</w:t>
            </w:r>
          </w:p>
        </w:tc>
        <w:tc>
          <w:tcPr>
            <w:tcW w:w="976"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2225.004</w:t>
            </w:r>
          </w:p>
        </w:tc>
        <w:tc>
          <w:tcPr>
            <w:tcW w:w="851"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537.707</w:t>
            </w:r>
          </w:p>
        </w:tc>
        <w:tc>
          <w:tcPr>
            <w:tcW w:w="709"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18.709</w:t>
            </w:r>
          </w:p>
        </w:tc>
        <w:tc>
          <w:tcPr>
            <w:tcW w:w="335"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15</w:t>
            </w:r>
          </w:p>
        </w:tc>
        <w:tc>
          <w:tcPr>
            <w:tcW w:w="940" w:type="dxa"/>
            <w:tcBorders>
              <w:top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.227</w:t>
            </w:r>
          </w:p>
        </w:tc>
        <w:tc>
          <w:tcPr>
            <w:tcW w:w="993" w:type="dxa"/>
            <w:tcBorders>
              <w:top w:val="single" w:sz="16" w:space="0" w:color="000000"/>
              <w:bottom w:val="single" w:sz="16" w:space="0" w:color="000000"/>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7</w:t>
            </w:r>
          </w:p>
        </w:tc>
      </w:tr>
    </w:tbl>
    <w:p w:rsidR="00850F76" w:rsidRPr="00850F76" w:rsidRDefault="00850F76" w:rsidP="00850F76">
      <w:pPr>
        <w:autoSpaceDE w:val="0"/>
        <w:autoSpaceDN w:val="0"/>
        <w:adjustRightInd w:val="0"/>
        <w:jc w:val="left"/>
        <w:rPr>
          <w:kern w:val="0"/>
          <w:sz w:val="24"/>
        </w:rPr>
      </w:pPr>
    </w:p>
    <w:tbl>
      <w:tblPr>
        <w:tblW w:w="9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9"/>
        <w:gridCol w:w="1790"/>
        <w:gridCol w:w="870"/>
        <w:gridCol w:w="1315"/>
        <w:gridCol w:w="839"/>
        <w:gridCol w:w="1020"/>
        <w:gridCol w:w="993"/>
        <w:gridCol w:w="850"/>
        <w:gridCol w:w="851"/>
      </w:tblGrid>
      <w:tr w:rsidR="00850F76" w:rsidRPr="00850F76" w:rsidTr="00850F76">
        <w:trPr>
          <w:cantSplit/>
        </w:trPr>
        <w:tc>
          <w:tcPr>
            <w:tcW w:w="9357" w:type="dxa"/>
            <w:gridSpan w:val="9"/>
            <w:tcBorders>
              <w:top w:val="nil"/>
              <w:left w:val="nil"/>
              <w:bottom w:val="nil"/>
              <w:right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b/>
                <w:bCs/>
                <w:color w:val="000000"/>
                <w:kern w:val="0"/>
                <w:sz w:val="18"/>
                <w:szCs w:val="18"/>
              </w:rPr>
              <w:t xml:space="preserve">ARIMA </w:t>
            </w:r>
            <w:r w:rsidRPr="00850F76">
              <w:rPr>
                <w:rFonts w:ascii="MingLiU" w:eastAsia="MingLiU" w:cs="MingLiU" w:hint="eastAsia"/>
                <w:b/>
                <w:bCs/>
                <w:color w:val="000000"/>
                <w:kern w:val="0"/>
                <w:sz w:val="18"/>
                <w:szCs w:val="18"/>
              </w:rPr>
              <w:t>模型参数</w:t>
            </w:r>
          </w:p>
        </w:tc>
      </w:tr>
      <w:tr w:rsidR="00850F76" w:rsidRPr="00850F76" w:rsidTr="00850F76">
        <w:trPr>
          <w:cantSplit/>
        </w:trPr>
        <w:tc>
          <w:tcPr>
            <w:tcW w:w="5643" w:type="dxa"/>
            <w:gridSpan w:val="5"/>
            <w:tcBorders>
              <w:top w:val="single" w:sz="16" w:space="0" w:color="000000"/>
              <w:left w:val="single" w:sz="16" w:space="0" w:color="000000"/>
              <w:bottom w:val="single" w:sz="16" w:space="0" w:color="000000"/>
              <w:right w:val="nil"/>
            </w:tcBorders>
            <w:shd w:val="clear" w:color="auto" w:fill="FFFFFF"/>
            <w:vAlign w:val="bottom"/>
          </w:tcPr>
          <w:p w:rsidR="00850F76" w:rsidRPr="00850F76" w:rsidRDefault="00850F76" w:rsidP="00850F76">
            <w:pPr>
              <w:autoSpaceDE w:val="0"/>
              <w:autoSpaceDN w:val="0"/>
              <w:adjustRightInd w:val="0"/>
              <w:jc w:val="left"/>
              <w:rPr>
                <w:kern w:val="0"/>
                <w:sz w:val="24"/>
              </w:rPr>
            </w:pPr>
          </w:p>
        </w:tc>
        <w:tc>
          <w:tcPr>
            <w:tcW w:w="1020" w:type="dxa"/>
            <w:tcBorders>
              <w:top w:val="single" w:sz="16" w:space="0" w:color="000000"/>
              <w:left w:val="single" w:sz="16" w:space="0" w:color="000000"/>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估算</w:t>
            </w:r>
          </w:p>
        </w:tc>
        <w:tc>
          <w:tcPr>
            <w:tcW w:w="993" w:type="dxa"/>
            <w:tcBorders>
              <w:top w:val="single" w:sz="16" w:space="0" w:color="000000"/>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SE</w:t>
            </w:r>
          </w:p>
        </w:tc>
        <w:tc>
          <w:tcPr>
            <w:tcW w:w="850" w:type="dxa"/>
            <w:tcBorders>
              <w:top w:val="single" w:sz="16" w:space="0" w:color="000000"/>
              <w:bottom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color w:val="000000"/>
                <w:kern w:val="0"/>
                <w:sz w:val="18"/>
                <w:szCs w:val="18"/>
              </w:rPr>
              <w:t>t</w:t>
            </w:r>
          </w:p>
        </w:tc>
        <w:tc>
          <w:tcPr>
            <w:tcW w:w="851" w:type="dxa"/>
            <w:tcBorders>
              <w:top w:val="single" w:sz="16" w:space="0" w:color="000000"/>
              <w:bottom w:val="single" w:sz="16" w:space="0" w:color="000000"/>
              <w:right w:val="single" w:sz="16" w:space="0" w:color="000000"/>
            </w:tcBorders>
            <w:shd w:val="clear" w:color="auto" w:fill="FFFFFF"/>
            <w:vAlign w:val="bottom"/>
          </w:tcPr>
          <w:p w:rsidR="00850F76" w:rsidRPr="00850F76" w:rsidRDefault="00850F76" w:rsidP="00850F76">
            <w:pPr>
              <w:autoSpaceDE w:val="0"/>
              <w:autoSpaceDN w:val="0"/>
              <w:adjustRightInd w:val="0"/>
              <w:spacing w:line="320" w:lineRule="atLeast"/>
              <w:ind w:left="60" w:right="60"/>
              <w:jc w:val="center"/>
              <w:rPr>
                <w:rFonts w:ascii="MingLiU" w:eastAsia="MingLiU" w:cs="MingLiU"/>
                <w:color w:val="000000"/>
                <w:kern w:val="0"/>
                <w:sz w:val="18"/>
                <w:szCs w:val="18"/>
              </w:rPr>
            </w:pPr>
            <w:r w:rsidRPr="00850F76">
              <w:rPr>
                <w:rFonts w:ascii="MingLiU" w:eastAsia="MingLiU" w:cs="MingLiU" w:hint="eastAsia"/>
                <w:color w:val="000000"/>
                <w:kern w:val="0"/>
                <w:sz w:val="18"/>
                <w:szCs w:val="18"/>
              </w:rPr>
              <w:t>显著性</w:t>
            </w:r>
          </w:p>
        </w:tc>
      </w:tr>
      <w:tr w:rsidR="00850F76" w:rsidRPr="00850F76" w:rsidTr="00850F76">
        <w:trPr>
          <w:cantSplit/>
        </w:trPr>
        <w:tc>
          <w:tcPr>
            <w:tcW w:w="829" w:type="dxa"/>
            <w:vMerge w:val="restart"/>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访问量</w:t>
            </w:r>
            <w:r w:rsidRPr="00850F76">
              <w:rPr>
                <w:rFonts w:ascii="MingLiU" w:eastAsia="MingLiU" w:cs="MingLiU"/>
                <w:color w:val="000000"/>
                <w:kern w:val="0"/>
                <w:sz w:val="18"/>
                <w:szCs w:val="18"/>
              </w:rPr>
              <w:t>-</w:t>
            </w:r>
            <w:r w:rsidRPr="00850F76">
              <w:rPr>
                <w:rFonts w:ascii="MingLiU" w:eastAsia="MingLiU" w:cs="MingLiU" w:hint="eastAsia"/>
                <w:color w:val="000000"/>
                <w:kern w:val="0"/>
                <w:sz w:val="18"/>
                <w:szCs w:val="18"/>
              </w:rPr>
              <w:t>模型</w:t>
            </w:r>
            <w:r w:rsidRPr="00850F76">
              <w:rPr>
                <w:rFonts w:ascii="MingLiU" w:eastAsia="MingLiU" w:cs="MingLiU"/>
                <w:color w:val="000000"/>
                <w:kern w:val="0"/>
                <w:sz w:val="18"/>
                <w:szCs w:val="18"/>
              </w:rPr>
              <w:t>_1</w:t>
            </w:r>
          </w:p>
        </w:tc>
        <w:tc>
          <w:tcPr>
            <w:tcW w:w="1790" w:type="dxa"/>
            <w:vMerge w:val="restart"/>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访问量</w:t>
            </w:r>
          </w:p>
        </w:tc>
        <w:tc>
          <w:tcPr>
            <w:tcW w:w="870" w:type="dxa"/>
            <w:vMerge w:val="restart"/>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不转换</w:t>
            </w:r>
          </w:p>
        </w:tc>
        <w:tc>
          <w:tcPr>
            <w:tcW w:w="2154" w:type="dxa"/>
            <w:gridSpan w:val="2"/>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常量</w:t>
            </w:r>
          </w:p>
        </w:tc>
        <w:tc>
          <w:tcPr>
            <w:tcW w:w="1020" w:type="dxa"/>
            <w:tcBorders>
              <w:top w:val="single" w:sz="16" w:space="0" w:color="000000"/>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10747.202</w:t>
            </w:r>
          </w:p>
        </w:tc>
        <w:tc>
          <w:tcPr>
            <w:tcW w:w="993" w:type="dxa"/>
            <w:tcBorders>
              <w:top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797.002</w:t>
            </w:r>
          </w:p>
        </w:tc>
        <w:tc>
          <w:tcPr>
            <w:tcW w:w="850" w:type="dxa"/>
            <w:tcBorders>
              <w:top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13.485</w:t>
            </w:r>
          </w:p>
        </w:tc>
        <w:tc>
          <w:tcPr>
            <w:tcW w:w="851" w:type="dxa"/>
            <w:tcBorders>
              <w:top w:val="single" w:sz="16" w:space="0" w:color="000000"/>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7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315" w:type="dxa"/>
            <w:tcBorders>
              <w:top w:val="nil"/>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AR</w:t>
            </w:r>
          </w:p>
        </w:tc>
        <w:tc>
          <w:tcPr>
            <w:tcW w:w="839" w:type="dxa"/>
            <w:tcBorders>
              <w:top w:val="nil"/>
              <w:left w:val="nil"/>
              <w:bottom w:val="nil"/>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1</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.805</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.021</w:t>
            </w: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37.914</w:t>
            </w: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7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315" w:type="dxa"/>
            <w:tcBorders>
              <w:top w:val="nil"/>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AR</w:t>
            </w:r>
            <w:r w:rsidRPr="00850F76">
              <w:rPr>
                <w:rFonts w:ascii="MingLiU" w:eastAsia="MingLiU" w:cs="MingLiU" w:hint="eastAsia"/>
                <w:color w:val="000000"/>
                <w:kern w:val="0"/>
                <w:sz w:val="18"/>
                <w:szCs w:val="18"/>
              </w:rPr>
              <w:t>，季节性</w:t>
            </w:r>
          </w:p>
        </w:tc>
        <w:tc>
          <w:tcPr>
            <w:tcW w:w="839" w:type="dxa"/>
            <w:tcBorders>
              <w:top w:val="nil"/>
              <w:left w:val="nil"/>
              <w:bottom w:val="nil"/>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1</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-.996</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.045</w:t>
            </w: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-22.152</w:t>
            </w: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70" w:type="dxa"/>
            <w:vMerge/>
            <w:tcBorders>
              <w:top w:val="single" w:sz="16" w:space="0" w:color="000000"/>
              <w:left w:val="nil"/>
              <w:bottom w:val="nil"/>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315" w:type="dxa"/>
            <w:tcBorders>
              <w:top w:val="nil"/>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MA</w:t>
            </w:r>
            <w:r w:rsidRPr="00850F76">
              <w:rPr>
                <w:rFonts w:ascii="MingLiU" w:eastAsia="MingLiU" w:cs="MingLiU" w:hint="eastAsia"/>
                <w:color w:val="000000"/>
                <w:kern w:val="0"/>
                <w:sz w:val="18"/>
                <w:szCs w:val="18"/>
              </w:rPr>
              <w:t>，季节性</w:t>
            </w:r>
          </w:p>
        </w:tc>
        <w:tc>
          <w:tcPr>
            <w:tcW w:w="839" w:type="dxa"/>
            <w:tcBorders>
              <w:top w:val="nil"/>
              <w:left w:val="nil"/>
              <w:bottom w:val="nil"/>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1</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-.987</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.080</w:t>
            </w: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-12.347</w:t>
            </w: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val="restart"/>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HOUR, period 24</w:t>
            </w:r>
          </w:p>
        </w:tc>
        <w:tc>
          <w:tcPr>
            <w:tcW w:w="870" w:type="dxa"/>
            <w:vMerge w:val="restart"/>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不转换</w:t>
            </w:r>
          </w:p>
        </w:tc>
        <w:tc>
          <w:tcPr>
            <w:tcW w:w="2154" w:type="dxa"/>
            <w:gridSpan w:val="2"/>
            <w:tcBorders>
              <w:top w:val="nil"/>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color w:val="000000"/>
                <w:kern w:val="0"/>
                <w:sz w:val="18"/>
                <w:szCs w:val="18"/>
              </w:rPr>
              <w:t>Delay</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4</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jc w:val="left"/>
              <w:rPr>
                <w:kern w:val="0"/>
                <w:sz w:val="24"/>
              </w:rPr>
            </w:pP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jc w:val="left"/>
              <w:rPr>
                <w:kern w:val="0"/>
                <w:sz w:val="24"/>
              </w:rPr>
            </w:pP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jc w:val="left"/>
              <w:rPr>
                <w:kern w:val="0"/>
                <w:sz w:val="24"/>
              </w:rPr>
            </w:pP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kern w:val="0"/>
                <w:sz w:val="24"/>
              </w:rPr>
            </w:pPr>
          </w:p>
        </w:tc>
        <w:tc>
          <w:tcPr>
            <w:tcW w:w="179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kern w:val="0"/>
                <w:sz w:val="24"/>
              </w:rPr>
            </w:pPr>
          </w:p>
        </w:tc>
        <w:tc>
          <w:tcPr>
            <w:tcW w:w="87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kern w:val="0"/>
                <w:sz w:val="24"/>
              </w:rPr>
            </w:pPr>
          </w:p>
        </w:tc>
        <w:tc>
          <w:tcPr>
            <w:tcW w:w="1315" w:type="dxa"/>
            <w:tcBorders>
              <w:top w:val="nil"/>
              <w:left w:val="nil"/>
              <w:bottom w:val="nil"/>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分子</w:t>
            </w:r>
          </w:p>
        </w:tc>
        <w:tc>
          <w:tcPr>
            <w:tcW w:w="839" w:type="dxa"/>
            <w:tcBorders>
              <w:top w:val="nil"/>
              <w:left w:val="nil"/>
              <w:bottom w:val="nil"/>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0</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185.577</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21.914</w:t>
            </w: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8.468</w:t>
            </w: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7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315" w:type="dxa"/>
            <w:vMerge w:val="restart"/>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分母</w:t>
            </w:r>
          </w:p>
        </w:tc>
        <w:tc>
          <w:tcPr>
            <w:tcW w:w="839" w:type="dxa"/>
            <w:tcBorders>
              <w:top w:val="nil"/>
              <w:left w:val="nil"/>
              <w:bottom w:val="nil"/>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1</w:t>
            </w:r>
          </w:p>
        </w:tc>
        <w:tc>
          <w:tcPr>
            <w:tcW w:w="1020" w:type="dxa"/>
            <w:tcBorders>
              <w:top w:val="nil"/>
              <w:left w:val="single" w:sz="16" w:space="0" w:color="000000"/>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.890</w:t>
            </w:r>
          </w:p>
        </w:tc>
        <w:tc>
          <w:tcPr>
            <w:tcW w:w="993"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.095</w:t>
            </w:r>
          </w:p>
        </w:tc>
        <w:tc>
          <w:tcPr>
            <w:tcW w:w="850" w:type="dxa"/>
            <w:tcBorders>
              <w:top w:val="nil"/>
              <w:bottom w:val="nil"/>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9.352</w:t>
            </w:r>
          </w:p>
        </w:tc>
        <w:tc>
          <w:tcPr>
            <w:tcW w:w="851" w:type="dxa"/>
            <w:tcBorders>
              <w:top w:val="nil"/>
              <w:bottom w:val="nil"/>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r w:rsidR="00850F76" w:rsidRPr="00850F76" w:rsidTr="00850F76">
        <w:trPr>
          <w:cantSplit/>
        </w:trPr>
        <w:tc>
          <w:tcPr>
            <w:tcW w:w="829" w:type="dxa"/>
            <w:vMerge/>
            <w:tcBorders>
              <w:top w:val="single" w:sz="16" w:space="0" w:color="000000"/>
              <w:left w:val="single" w:sz="16" w:space="0" w:color="000000"/>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79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70"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1315" w:type="dxa"/>
            <w:vMerge/>
            <w:tcBorders>
              <w:top w:val="nil"/>
              <w:left w:val="nil"/>
              <w:bottom w:val="single" w:sz="16" w:space="0" w:color="000000"/>
              <w:right w:val="nil"/>
            </w:tcBorders>
            <w:shd w:val="clear" w:color="auto" w:fill="FFFFFF"/>
          </w:tcPr>
          <w:p w:rsidR="00850F76" w:rsidRPr="00850F76" w:rsidRDefault="00850F76" w:rsidP="00850F76">
            <w:pPr>
              <w:autoSpaceDE w:val="0"/>
              <w:autoSpaceDN w:val="0"/>
              <w:adjustRightInd w:val="0"/>
              <w:jc w:val="left"/>
              <w:rPr>
                <w:rFonts w:ascii="MingLiU" w:eastAsia="MingLiU" w:cs="MingLiU"/>
                <w:color w:val="000000"/>
                <w:kern w:val="0"/>
                <w:sz w:val="18"/>
                <w:szCs w:val="18"/>
              </w:rPr>
            </w:pPr>
          </w:p>
        </w:tc>
        <w:tc>
          <w:tcPr>
            <w:tcW w:w="839" w:type="dxa"/>
            <w:tcBorders>
              <w:top w:val="nil"/>
              <w:left w:val="nil"/>
              <w:bottom w:val="single" w:sz="16" w:space="0" w:color="000000"/>
              <w:right w:val="single" w:sz="16" w:space="0" w:color="000000"/>
            </w:tcBorders>
            <w:shd w:val="clear" w:color="auto" w:fill="FFFFFF"/>
          </w:tcPr>
          <w:p w:rsidR="00850F76" w:rsidRPr="00850F76" w:rsidRDefault="00850F76" w:rsidP="00850F76">
            <w:pPr>
              <w:autoSpaceDE w:val="0"/>
              <w:autoSpaceDN w:val="0"/>
              <w:adjustRightInd w:val="0"/>
              <w:spacing w:line="320" w:lineRule="atLeast"/>
              <w:ind w:left="60" w:right="60"/>
              <w:jc w:val="left"/>
              <w:rPr>
                <w:rFonts w:ascii="MingLiU" w:eastAsia="MingLiU" w:cs="MingLiU"/>
                <w:color w:val="000000"/>
                <w:kern w:val="0"/>
                <w:sz w:val="18"/>
                <w:szCs w:val="18"/>
              </w:rPr>
            </w:pPr>
            <w:r w:rsidRPr="00850F76">
              <w:rPr>
                <w:rFonts w:ascii="MingLiU" w:eastAsia="MingLiU" w:cs="MingLiU" w:hint="eastAsia"/>
                <w:color w:val="000000"/>
                <w:kern w:val="0"/>
                <w:sz w:val="18"/>
                <w:szCs w:val="18"/>
              </w:rPr>
              <w:t>延迟</w:t>
            </w:r>
            <w:r w:rsidRPr="00850F76">
              <w:rPr>
                <w:rFonts w:ascii="MingLiU" w:eastAsia="MingLiU" w:cs="MingLiU"/>
                <w:color w:val="000000"/>
                <w:kern w:val="0"/>
                <w:sz w:val="18"/>
                <w:szCs w:val="18"/>
              </w:rPr>
              <w:t xml:space="preserve"> 2</w:t>
            </w:r>
          </w:p>
        </w:tc>
        <w:tc>
          <w:tcPr>
            <w:tcW w:w="1020" w:type="dxa"/>
            <w:tcBorders>
              <w:top w:val="nil"/>
              <w:left w:val="single" w:sz="16" w:space="0" w:color="000000"/>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-.386</w:t>
            </w:r>
          </w:p>
        </w:tc>
        <w:tc>
          <w:tcPr>
            <w:tcW w:w="993" w:type="dxa"/>
            <w:tcBorders>
              <w:top w:val="nil"/>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.086</w:t>
            </w:r>
          </w:p>
        </w:tc>
        <w:tc>
          <w:tcPr>
            <w:tcW w:w="850" w:type="dxa"/>
            <w:tcBorders>
              <w:top w:val="nil"/>
              <w:bottom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-4.459</w:t>
            </w:r>
          </w:p>
        </w:tc>
        <w:tc>
          <w:tcPr>
            <w:tcW w:w="851" w:type="dxa"/>
            <w:tcBorders>
              <w:top w:val="nil"/>
              <w:bottom w:val="single" w:sz="16" w:space="0" w:color="000000"/>
              <w:right w:val="single" w:sz="16" w:space="0" w:color="000000"/>
            </w:tcBorders>
            <w:shd w:val="clear" w:color="auto" w:fill="FFFFFF"/>
            <w:vAlign w:val="center"/>
          </w:tcPr>
          <w:p w:rsidR="00850F76" w:rsidRPr="00850F76" w:rsidRDefault="00850F76" w:rsidP="00850F76">
            <w:pPr>
              <w:autoSpaceDE w:val="0"/>
              <w:autoSpaceDN w:val="0"/>
              <w:adjustRightInd w:val="0"/>
              <w:spacing w:line="320" w:lineRule="atLeast"/>
              <w:ind w:left="60" w:right="60"/>
              <w:jc w:val="right"/>
              <w:rPr>
                <w:rFonts w:ascii="MingLiU" w:eastAsia="MingLiU" w:cs="MingLiU"/>
                <w:color w:val="000000"/>
                <w:kern w:val="0"/>
                <w:sz w:val="18"/>
                <w:szCs w:val="18"/>
              </w:rPr>
            </w:pPr>
            <w:r w:rsidRPr="00850F76">
              <w:rPr>
                <w:rFonts w:ascii="MingLiU" w:eastAsia="MingLiU" w:cs="MingLiU"/>
                <w:color w:val="000000"/>
                <w:kern w:val="0"/>
                <w:sz w:val="18"/>
                <w:szCs w:val="18"/>
              </w:rPr>
              <w:t>.000</w:t>
            </w:r>
          </w:p>
        </w:tc>
      </w:tr>
    </w:tbl>
    <w:p w:rsidR="00C75B98" w:rsidRPr="00C75B98" w:rsidRDefault="00C75B98" w:rsidP="00C75B98">
      <w:pPr>
        <w:autoSpaceDE w:val="0"/>
        <w:autoSpaceDN w:val="0"/>
        <w:adjustRightInd w:val="0"/>
        <w:jc w:val="left"/>
        <w:rPr>
          <w:kern w:val="0"/>
          <w:sz w:val="24"/>
        </w:rPr>
      </w:pPr>
    </w:p>
    <w:tbl>
      <w:tblPr>
        <w:tblW w:w="8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91"/>
        <w:gridCol w:w="860"/>
        <w:gridCol w:w="737"/>
        <w:gridCol w:w="1030"/>
        <w:gridCol w:w="1261"/>
        <w:gridCol w:w="1092"/>
        <w:gridCol w:w="1030"/>
        <w:gridCol w:w="1030"/>
      </w:tblGrid>
      <w:tr w:rsidR="00C75B98" w:rsidRPr="00C75B98" w:rsidTr="00C75B98">
        <w:trPr>
          <w:cantSplit/>
        </w:trPr>
        <w:tc>
          <w:tcPr>
            <w:tcW w:w="8531" w:type="dxa"/>
            <w:gridSpan w:val="8"/>
            <w:tcBorders>
              <w:top w:val="nil"/>
              <w:left w:val="nil"/>
              <w:bottom w:val="nil"/>
              <w:right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center"/>
              <w:rPr>
                <w:rFonts w:ascii="MingLiU" w:eastAsia="MingLiU" w:cs="MingLiU"/>
                <w:color w:val="000000"/>
                <w:kern w:val="0"/>
                <w:sz w:val="18"/>
                <w:szCs w:val="18"/>
              </w:rPr>
            </w:pPr>
            <w:r w:rsidRPr="00C75B98">
              <w:rPr>
                <w:rFonts w:ascii="MingLiU" w:eastAsia="MingLiU" w:cs="MingLiU" w:hint="eastAsia"/>
                <w:b/>
                <w:bCs/>
                <w:color w:val="000000"/>
                <w:kern w:val="0"/>
                <w:sz w:val="18"/>
                <w:szCs w:val="18"/>
              </w:rPr>
              <w:t>界外值</w:t>
            </w:r>
          </w:p>
        </w:tc>
      </w:tr>
      <w:tr w:rsidR="00C75B98" w:rsidRPr="00C75B98" w:rsidTr="00C75B98">
        <w:trPr>
          <w:cantSplit/>
        </w:trPr>
        <w:tc>
          <w:tcPr>
            <w:tcW w:w="4118" w:type="dxa"/>
            <w:gridSpan w:val="4"/>
            <w:tcBorders>
              <w:top w:val="single" w:sz="16" w:space="0" w:color="000000"/>
              <w:left w:val="single" w:sz="16" w:space="0" w:color="000000"/>
              <w:bottom w:val="single" w:sz="16" w:space="0" w:color="000000"/>
              <w:right w:val="nil"/>
            </w:tcBorders>
            <w:shd w:val="clear" w:color="auto" w:fill="FFFFFF"/>
            <w:vAlign w:val="bottom"/>
          </w:tcPr>
          <w:p w:rsidR="00C75B98" w:rsidRPr="00C75B98" w:rsidRDefault="00C75B98" w:rsidP="00C75B98">
            <w:pPr>
              <w:autoSpaceDE w:val="0"/>
              <w:autoSpaceDN w:val="0"/>
              <w:adjustRightInd w:val="0"/>
              <w:jc w:val="left"/>
              <w:rPr>
                <w:kern w:val="0"/>
                <w:sz w:val="24"/>
              </w:rPr>
            </w:pPr>
          </w:p>
        </w:tc>
        <w:tc>
          <w:tcPr>
            <w:tcW w:w="1261" w:type="dxa"/>
            <w:tcBorders>
              <w:top w:val="single" w:sz="16" w:space="0" w:color="000000"/>
              <w:left w:val="single" w:sz="16" w:space="0" w:color="000000"/>
              <w:bottom w:val="single" w:sz="16" w:space="0" w:color="000000"/>
            </w:tcBorders>
            <w:shd w:val="clear" w:color="auto" w:fill="FFFFFF"/>
            <w:vAlign w:val="bottom"/>
          </w:tcPr>
          <w:p w:rsidR="00C75B98" w:rsidRPr="00C75B98" w:rsidRDefault="00C75B98" w:rsidP="00C75B98">
            <w:pPr>
              <w:autoSpaceDE w:val="0"/>
              <w:autoSpaceDN w:val="0"/>
              <w:adjustRightInd w:val="0"/>
              <w:spacing w:line="320" w:lineRule="atLeast"/>
              <w:ind w:left="60" w:right="60"/>
              <w:jc w:val="center"/>
              <w:rPr>
                <w:rFonts w:ascii="MingLiU" w:eastAsia="MingLiU" w:cs="MingLiU"/>
                <w:color w:val="000000"/>
                <w:kern w:val="0"/>
                <w:sz w:val="18"/>
                <w:szCs w:val="18"/>
              </w:rPr>
            </w:pPr>
            <w:r w:rsidRPr="00C75B98">
              <w:rPr>
                <w:rFonts w:ascii="MingLiU" w:eastAsia="MingLiU" w:cs="MingLiU" w:hint="eastAsia"/>
                <w:color w:val="000000"/>
                <w:kern w:val="0"/>
                <w:sz w:val="18"/>
                <w:szCs w:val="18"/>
              </w:rPr>
              <w:t>估算</w:t>
            </w:r>
          </w:p>
        </w:tc>
        <w:tc>
          <w:tcPr>
            <w:tcW w:w="1092" w:type="dxa"/>
            <w:tcBorders>
              <w:top w:val="single" w:sz="16" w:space="0" w:color="000000"/>
              <w:bottom w:val="single" w:sz="16" w:space="0" w:color="000000"/>
            </w:tcBorders>
            <w:shd w:val="clear" w:color="auto" w:fill="FFFFFF"/>
            <w:vAlign w:val="bottom"/>
          </w:tcPr>
          <w:p w:rsidR="00C75B98" w:rsidRPr="00C75B98" w:rsidRDefault="00C75B98" w:rsidP="00C75B98">
            <w:pPr>
              <w:autoSpaceDE w:val="0"/>
              <w:autoSpaceDN w:val="0"/>
              <w:adjustRightInd w:val="0"/>
              <w:spacing w:line="320" w:lineRule="atLeast"/>
              <w:ind w:left="60" w:right="60"/>
              <w:jc w:val="center"/>
              <w:rPr>
                <w:rFonts w:ascii="MingLiU" w:eastAsia="MingLiU" w:cs="MingLiU"/>
                <w:color w:val="000000"/>
                <w:kern w:val="0"/>
                <w:sz w:val="18"/>
                <w:szCs w:val="18"/>
              </w:rPr>
            </w:pPr>
            <w:r w:rsidRPr="00C75B98">
              <w:rPr>
                <w:rFonts w:ascii="MingLiU" w:eastAsia="MingLiU" w:cs="MingLiU"/>
                <w:color w:val="000000"/>
                <w:kern w:val="0"/>
                <w:sz w:val="18"/>
                <w:szCs w:val="18"/>
              </w:rPr>
              <w:t>SE</w:t>
            </w:r>
          </w:p>
        </w:tc>
        <w:tc>
          <w:tcPr>
            <w:tcW w:w="1030" w:type="dxa"/>
            <w:tcBorders>
              <w:top w:val="single" w:sz="16" w:space="0" w:color="000000"/>
              <w:bottom w:val="single" w:sz="16" w:space="0" w:color="000000"/>
            </w:tcBorders>
            <w:shd w:val="clear" w:color="auto" w:fill="FFFFFF"/>
            <w:vAlign w:val="bottom"/>
          </w:tcPr>
          <w:p w:rsidR="00C75B98" w:rsidRPr="00C75B98" w:rsidRDefault="00C75B98" w:rsidP="00C75B98">
            <w:pPr>
              <w:autoSpaceDE w:val="0"/>
              <w:autoSpaceDN w:val="0"/>
              <w:adjustRightInd w:val="0"/>
              <w:spacing w:line="320" w:lineRule="atLeast"/>
              <w:ind w:left="60" w:right="60"/>
              <w:jc w:val="center"/>
              <w:rPr>
                <w:rFonts w:ascii="MingLiU" w:eastAsia="MingLiU" w:cs="MingLiU"/>
                <w:color w:val="000000"/>
                <w:kern w:val="0"/>
                <w:sz w:val="18"/>
                <w:szCs w:val="18"/>
              </w:rPr>
            </w:pPr>
            <w:r w:rsidRPr="00C75B98">
              <w:rPr>
                <w:rFonts w:ascii="MingLiU" w:eastAsia="MingLiU" w:cs="MingLiU"/>
                <w:color w:val="000000"/>
                <w:kern w:val="0"/>
                <w:sz w:val="18"/>
                <w:szCs w:val="18"/>
              </w:rPr>
              <w:t>t</w:t>
            </w:r>
          </w:p>
        </w:tc>
        <w:tc>
          <w:tcPr>
            <w:tcW w:w="1030" w:type="dxa"/>
            <w:tcBorders>
              <w:top w:val="single" w:sz="16" w:space="0" w:color="000000"/>
              <w:bottom w:val="single" w:sz="16" w:space="0" w:color="000000"/>
              <w:right w:val="single" w:sz="16" w:space="0" w:color="000000"/>
            </w:tcBorders>
            <w:shd w:val="clear" w:color="auto" w:fill="FFFFFF"/>
            <w:vAlign w:val="bottom"/>
          </w:tcPr>
          <w:p w:rsidR="00C75B98" w:rsidRPr="00C75B98" w:rsidRDefault="00C75B98" w:rsidP="00C75B98">
            <w:pPr>
              <w:autoSpaceDE w:val="0"/>
              <w:autoSpaceDN w:val="0"/>
              <w:adjustRightInd w:val="0"/>
              <w:spacing w:line="320" w:lineRule="atLeast"/>
              <w:ind w:left="60" w:right="60"/>
              <w:jc w:val="center"/>
              <w:rPr>
                <w:rFonts w:ascii="MingLiU" w:eastAsia="MingLiU" w:cs="MingLiU"/>
                <w:color w:val="000000"/>
                <w:kern w:val="0"/>
                <w:sz w:val="18"/>
                <w:szCs w:val="18"/>
              </w:rPr>
            </w:pPr>
            <w:r w:rsidRPr="00C75B98">
              <w:rPr>
                <w:rFonts w:ascii="MingLiU" w:eastAsia="MingLiU" w:cs="MingLiU" w:hint="eastAsia"/>
                <w:color w:val="000000"/>
                <w:kern w:val="0"/>
                <w:sz w:val="18"/>
                <w:szCs w:val="18"/>
              </w:rPr>
              <w:t>显著性</w:t>
            </w:r>
          </w:p>
        </w:tc>
      </w:tr>
      <w:tr w:rsidR="00C75B98" w:rsidRPr="00C75B98" w:rsidTr="00C75B98">
        <w:trPr>
          <w:cantSplit/>
        </w:trPr>
        <w:tc>
          <w:tcPr>
            <w:tcW w:w="1491" w:type="dxa"/>
            <w:vMerge w:val="restart"/>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访问量</w:t>
            </w:r>
            <w:r w:rsidRPr="00C75B98">
              <w:rPr>
                <w:rFonts w:ascii="MingLiU" w:eastAsia="MingLiU" w:cs="MingLiU"/>
                <w:color w:val="000000"/>
                <w:kern w:val="0"/>
                <w:sz w:val="18"/>
                <w:szCs w:val="18"/>
              </w:rPr>
              <w:t>-</w:t>
            </w:r>
            <w:r w:rsidRPr="00C75B98">
              <w:rPr>
                <w:rFonts w:ascii="MingLiU" w:eastAsia="MingLiU" w:cs="MingLiU" w:hint="eastAsia"/>
                <w:color w:val="000000"/>
                <w:kern w:val="0"/>
                <w:sz w:val="18"/>
                <w:szCs w:val="18"/>
              </w:rPr>
              <w:t>模型</w:t>
            </w:r>
            <w:r w:rsidRPr="00C75B98">
              <w:rPr>
                <w:rFonts w:ascii="MingLiU" w:eastAsia="MingLiU" w:cs="MingLiU"/>
                <w:color w:val="000000"/>
                <w:kern w:val="0"/>
                <w:sz w:val="18"/>
                <w:szCs w:val="18"/>
              </w:rPr>
              <w:t>_1</w:t>
            </w:r>
          </w:p>
        </w:tc>
        <w:tc>
          <w:tcPr>
            <w:tcW w:w="860" w:type="dxa"/>
            <w:vMerge w:val="restart"/>
            <w:tcBorders>
              <w:top w:val="single" w:sz="16" w:space="0" w:color="000000"/>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2 18</w:t>
            </w:r>
          </w:p>
        </w:tc>
        <w:tc>
          <w:tcPr>
            <w:tcW w:w="737" w:type="dxa"/>
            <w:vMerge w:val="restart"/>
            <w:tcBorders>
              <w:top w:val="single" w:sz="16" w:space="0" w:color="000000"/>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瞬时</w:t>
            </w:r>
          </w:p>
        </w:tc>
        <w:tc>
          <w:tcPr>
            <w:tcW w:w="1030" w:type="dxa"/>
            <w:tcBorders>
              <w:top w:val="single" w:sz="16" w:space="0" w:color="000000"/>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量级</w:t>
            </w:r>
          </w:p>
        </w:tc>
        <w:tc>
          <w:tcPr>
            <w:tcW w:w="1261" w:type="dxa"/>
            <w:tcBorders>
              <w:top w:val="single" w:sz="16" w:space="0" w:color="000000"/>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-15415.824</w:t>
            </w:r>
          </w:p>
        </w:tc>
        <w:tc>
          <w:tcPr>
            <w:tcW w:w="1092" w:type="dxa"/>
            <w:tcBorders>
              <w:top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3121.394</w:t>
            </w:r>
          </w:p>
        </w:tc>
        <w:tc>
          <w:tcPr>
            <w:tcW w:w="1030" w:type="dxa"/>
            <w:tcBorders>
              <w:top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-4.939</w:t>
            </w:r>
          </w:p>
        </w:tc>
        <w:tc>
          <w:tcPr>
            <w:tcW w:w="1030" w:type="dxa"/>
            <w:tcBorders>
              <w:top w:val="single" w:sz="16" w:space="0" w:color="000000"/>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tcBorders>
              <w:top w:val="single" w:sz="16" w:space="0" w:color="000000"/>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737" w:type="dxa"/>
            <w:vMerge/>
            <w:tcBorders>
              <w:top w:val="single" w:sz="16" w:space="0" w:color="000000"/>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衰变因子</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.875</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.077</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11.366</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4  4</w:t>
            </w:r>
          </w:p>
        </w:tc>
        <w:tc>
          <w:tcPr>
            <w:tcW w:w="1767" w:type="dxa"/>
            <w:gridSpan w:val="2"/>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创新</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-13196.139</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3159.587</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-4.177</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7  9</w:t>
            </w:r>
          </w:p>
        </w:tc>
        <w:tc>
          <w:tcPr>
            <w:tcW w:w="737"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瞬时</w:t>
            </w: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量级</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15659.432</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3131.491</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5.001</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737"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衰变因子</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.872</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.078</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11.164</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8 18</w:t>
            </w:r>
          </w:p>
        </w:tc>
        <w:tc>
          <w:tcPr>
            <w:tcW w:w="737"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瞬时</w:t>
            </w: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量级</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-12675.101</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3115.839</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-4.068</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737"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衰变因子</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.893</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.079</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11.376</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10 11</w:t>
            </w:r>
          </w:p>
        </w:tc>
        <w:tc>
          <w:tcPr>
            <w:tcW w:w="737" w:type="dxa"/>
            <w:vMerge w:val="restart"/>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瞬时</w:t>
            </w: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量级</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17235.443</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3128.329</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5.509</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737" w:type="dxa"/>
            <w:vMerge/>
            <w:tcBorders>
              <w:top w:val="nil"/>
              <w:left w:val="nil"/>
              <w:bottom w:val="nil"/>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1030" w:type="dxa"/>
            <w:tcBorders>
              <w:top w:val="nil"/>
              <w:left w:val="nil"/>
              <w:bottom w:val="nil"/>
              <w:right w:val="single" w:sz="16" w:space="0" w:color="000000"/>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衰变因子</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.852</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.083</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10.252</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16 14</w:t>
            </w:r>
          </w:p>
        </w:tc>
        <w:tc>
          <w:tcPr>
            <w:tcW w:w="1767" w:type="dxa"/>
            <w:gridSpan w:val="2"/>
            <w:tcBorders>
              <w:top w:val="nil"/>
              <w:left w:val="nil"/>
              <w:bottom w:val="nil"/>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创新</w:t>
            </w:r>
          </w:p>
        </w:tc>
        <w:tc>
          <w:tcPr>
            <w:tcW w:w="1261" w:type="dxa"/>
            <w:tcBorders>
              <w:top w:val="nil"/>
              <w:left w:val="single" w:sz="16" w:space="0" w:color="000000"/>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12420.115</w:t>
            </w:r>
          </w:p>
        </w:tc>
        <w:tc>
          <w:tcPr>
            <w:tcW w:w="1092"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3124.526</w:t>
            </w:r>
          </w:p>
        </w:tc>
        <w:tc>
          <w:tcPr>
            <w:tcW w:w="1030" w:type="dxa"/>
            <w:tcBorders>
              <w:top w:val="nil"/>
              <w:bottom w:val="nil"/>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3.975</w:t>
            </w:r>
          </w:p>
        </w:tc>
        <w:tc>
          <w:tcPr>
            <w:tcW w:w="1030" w:type="dxa"/>
            <w:tcBorders>
              <w:top w:val="nil"/>
              <w:bottom w:val="nil"/>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r w:rsidR="00C75B98" w:rsidRPr="00C75B98" w:rsidTr="00C75B98">
        <w:trPr>
          <w:cantSplit/>
        </w:trPr>
        <w:tc>
          <w:tcPr>
            <w:tcW w:w="1491" w:type="dxa"/>
            <w:vMerge/>
            <w:tcBorders>
              <w:top w:val="single" w:sz="16" w:space="0" w:color="000000"/>
              <w:left w:val="single" w:sz="16" w:space="0" w:color="000000"/>
              <w:bottom w:val="single" w:sz="16" w:space="0" w:color="000000"/>
              <w:right w:val="nil"/>
            </w:tcBorders>
            <w:shd w:val="clear" w:color="auto" w:fill="FFFFFF"/>
          </w:tcPr>
          <w:p w:rsidR="00C75B98" w:rsidRPr="00C75B98" w:rsidRDefault="00C75B98" w:rsidP="00C75B98">
            <w:pPr>
              <w:autoSpaceDE w:val="0"/>
              <w:autoSpaceDN w:val="0"/>
              <w:adjustRightInd w:val="0"/>
              <w:jc w:val="left"/>
              <w:rPr>
                <w:rFonts w:ascii="MingLiU" w:eastAsia="MingLiU" w:cs="MingLiU"/>
                <w:color w:val="000000"/>
                <w:kern w:val="0"/>
                <w:sz w:val="18"/>
                <w:szCs w:val="18"/>
              </w:rPr>
            </w:pPr>
          </w:p>
        </w:tc>
        <w:tc>
          <w:tcPr>
            <w:tcW w:w="860" w:type="dxa"/>
            <w:tcBorders>
              <w:top w:val="nil"/>
              <w:left w:val="nil"/>
              <w:bottom w:val="single" w:sz="16" w:space="0" w:color="000000"/>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color w:val="000000"/>
                <w:kern w:val="0"/>
                <w:sz w:val="18"/>
                <w:szCs w:val="18"/>
              </w:rPr>
              <w:t xml:space="preserve">  33 17</w:t>
            </w:r>
          </w:p>
        </w:tc>
        <w:tc>
          <w:tcPr>
            <w:tcW w:w="1767" w:type="dxa"/>
            <w:gridSpan w:val="2"/>
            <w:tcBorders>
              <w:top w:val="nil"/>
              <w:left w:val="nil"/>
              <w:bottom w:val="single" w:sz="16" w:space="0" w:color="000000"/>
              <w:right w:val="nil"/>
            </w:tcBorders>
            <w:shd w:val="clear" w:color="auto" w:fill="FFFFFF"/>
          </w:tcPr>
          <w:p w:rsidR="00C75B98" w:rsidRPr="00C75B98" w:rsidRDefault="00C75B98" w:rsidP="00C75B98">
            <w:pPr>
              <w:autoSpaceDE w:val="0"/>
              <w:autoSpaceDN w:val="0"/>
              <w:adjustRightInd w:val="0"/>
              <w:spacing w:line="320" w:lineRule="atLeast"/>
              <w:ind w:left="60" w:right="60"/>
              <w:jc w:val="left"/>
              <w:rPr>
                <w:rFonts w:ascii="MingLiU" w:eastAsia="MingLiU" w:cs="MingLiU"/>
                <w:color w:val="000000"/>
                <w:kern w:val="0"/>
                <w:sz w:val="18"/>
                <w:szCs w:val="18"/>
              </w:rPr>
            </w:pPr>
            <w:r w:rsidRPr="00C75B98">
              <w:rPr>
                <w:rFonts w:ascii="MingLiU" w:eastAsia="MingLiU" w:cs="MingLiU" w:hint="eastAsia"/>
                <w:color w:val="000000"/>
                <w:kern w:val="0"/>
                <w:sz w:val="18"/>
                <w:szCs w:val="18"/>
              </w:rPr>
              <w:t>创新</w:t>
            </w:r>
          </w:p>
        </w:tc>
        <w:tc>
          <w:tcPr>
            <w:tcW w:w="1261" w:type="dxa"/>
            <w:tcBorders>
              <w:top w:val="nil"/>
              <w:left w:val="single" w:sz="16" w:space="0" w:color="000000"/>
              <w:bottom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-13579.789</w:t>
            </w:r>
          </w:p>
        </w:tc>
        <w:tc>
          <w:tcPr>
            <w:tcW w:w="1092" w:type="dxa"/>
            <w:tcBorders>
              <w:top w:val="nil"/>
              <w:bottom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3120.777</w:t>
            </w:r>
          </w:p>
        </w:tc>
        <w:tc>
          <w:tcPr>
            <w:tcW w:w="1030" w:type="dxa"/>
            <w:tcBorders>
              <w:top w:val="nil"/>
              <w:bottom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-4.351</w:t>
            </w:r>
          </w:p>
        </w:tc>
        <w:tc>
          <w:tcPr>
            <w:tcW w:w="1030" w:type="dxa"/>
            <w:tcBorders>
              <w:top w:val="nil"/>
              <w:bottom w:val="single" w:sz="16" w:space="0" w:color="000000"/>
              <w:right w:val="single" w:sz="16" w:space="0" w:color="000000"/>
            </w:tcBorders>
            <w:shd w:val="clear" w:color="auto" w:fill="FFFFFF"/>
            <w:vAlign w:val="center"/>
          </w:tcPr>
          <w:p w:rsidR="00C75B98" w:rsidRPr="00C75B98" w:rsidRDefault="00C75B98" w:rsidP="00C75B98">
            <w:pPr>
              <w:autoSpaceDE w:val="0"/>
              <w:autoSpaceDN w:val="0"/>
              <w:adjustRightInd w:val="0"/>
              <w:spacing w:line="320" w:lineRule="atLeast"/>
              <w:ind w:left="60" w:right="60"/>
              <w:jc w:val="right"/>
              <w:rPr>
                <w:rFonts w:ascii="MingLiU" w:eastAsia="MingLiU" w:cs="MingLiU"/>
                <w:color w:val="000000"/>
                <w:kern w:val="0"/>
                <w:sz w:val="18"/>
                <w:szCs w:val="18"/>
              </w:rPr>
            </w:pPr>
            <w:r w:rsidRPr="00C75B98">
              <w:rPr>
                <w:rFonts w:ascii="MingLiU" w:eastAsia="MingLiU" w:cs="MingLiU"/>
                <w:color w:val="000000"/>
                <w:kern w:val="0"/>
                <w:sz w:val="18"/>
                <w:szCs w:val="18"/>
              </w:rPr>
              <w:t>.000</w:t>
            </w:r>
          </w:p>
        </w:tc>
      </w:tr>
    </w:tbl>
    <w:p w:rsidR="00C75B98" w:rsidRDefault="005C1BC3" w:rsidP="00420905">
      <w:pPr>
        <w:autoSpaceDE w:val="0"/>
        <w:autoSpaceDN w:val="0"/>
        <w:adjustRightInd w:val="0"/>
        <w:jc w:val="left"/>
        <w:rPr>
          <w:kern w:val="0"/>
          <w:sz w:val="24"/>
        </w:rPr>
      </w:pPr>
      <w:r>
        <w:rPr>
          <w:noProof/>
          <w:kern w:val="0"/>
          <w:sz w:val="24"/>
        </w:rPr>
        <w:drawing>
          <wp:inline distT="0" distB="0" distL="0" distR="0" wp14:anchorId="299B9E3D" wp14:editId="52124A39">
            <wp:extent cx="5400675" cy="43243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420905" w:rsidRPr="00F9337B" w:rsidRDefault="00420905" w:rsidP="00F9337B">
      <w:pPr>
        <w:spacing w:before="120" w:after="240"/>
        <w:jc w:val="center"/>
        <w:rPr>
          <w:sz w:val="22"/>
          <w:szCs w:val="22"/>
        </w:rPr>
      </w:pPr>
      <w:r w:rsidRPr="00F9337B">
        <w:rPr>
          <w:rFonts w:hint="eastAsia"/>
          <w:sz w:val="22"/>
          <w:szCs w:val="22"/>
        </w:rPr>
        <w:t>图</w:t>
      </w:r>
      <w:r w:rsidRPr="00F9337B">
        <w:rPr>
          <w:rFonts w:hint="eastAsia"/>
          <w:sz w:val="22"/>
          <w:szCs w:val="22"/>
        </w:rPr>
        <w:t>4.</w:t>
      </w:r>
      <w:r w:rsidR="005E3DFA" w:rsidRPr="00F9337B">
        <w:rPr>
          <w:sz w:val="22"/>
          <w:szCs w:val="22"/>
        </w:rPr>
        <w:t>7</w:t>
      </w:r>
      <w:r w:rsidR="00003FE0">
        <w:rPr>
          <w:sz w:val="22"/>
          <w:szCs w:val="22"/>
        </w:rPr>
        <w:t xml:space="preserve"> </w:t>
      </w:r>
      <w:r w:rsidRPr="00F9337B">
        <w:rPr>
          <w:rFonts w:hint="eastAsia"/>
          <w:sz w:val="22"/>
          <w:szCs w:val="22"/>
        </w:rPr>
        <w:t xml:space="preserve"> </w:t>
      </w:r>
      <w:r w:rsidRPr="00F9337B">
        <w:rPr>
          <w:rFonts w:hint="eastAsia"/>
          <w:sz w:val="22"/>
          <w:szCs w:val="22"/>
        </w:rPr>
        <w:t>残差自相关图</w:t>
      </w:r>
    </w:p>
    <w:p w:rsidR="00C75B98" w:rsidRDefault="005C1BC3" w:rsidP="00C75B98">
      <w:pPr>
        <w:autoSpaceDE w:val="0"/>
        <w:autoSpaceDN w:val="0"/>
        <w:adjustRightInd w:val="0"/>
        <w:jc w:val="left"/>
        <w:rPr>
          <w:kern w:val="0"/>
          <w:sz w:val="24"/>
        </w:rPr>
      </w:pPr>
      <w:r>
        <w:rPr>
          <w:noProof/>
          <w:kern w:val="0"/>
          <w:sz w:val="24"/>
        </w:rPr>
        <w:lastRenderedPageBreak/>
        <w:drawing>
          <wp:inline distT="0" distB="0" distL="0" distR="0" wp14:anchorId="22B65229" wp14:editId="477AC67C">
            <wp:extent cx="5972175" cy="3143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143250"/>
                    </a:xfrm>
                    <a:prstGeom prst="rect">
                      <a:avLst/>
                    </a:prstGeom>
                    <a:noFill/>
                    <a:ln>
                      <a:noFill/>
                    </a:ln>
                  </pic:spPr>
                </pic:pic>
              </a:graphicData>
            </a:graphic>
          </wp:inline>
        </w:drawing>
      </w:r>
    </w:p>
    <w:p w:rsidR="00420905" w:rsidRPr="00F9337B" w:rsidRDefault="00420905" w:rsidP="00F9337B">
      <w:pPr>
        <w:spacing w:before="120" w:after="240"/>
        <w:jc w:val="center"/>
        <w:rPr>
          <w:sz w:val="22"/>
          <w:szCs w:val="22"/>
        </w:rPr>
      </w:pPr>
      <w:r w:rsidRPr="00F9337B">
        <w:rPr>
          <w:rFonts w:hint="eastAsia"/>
          <w:sz w:val="22"/>
          <w:szCs w:val="22"/>
        </w:rPr>
        <w:t>图</w:t>
      </w:r>
      <w:r w:rsidRPr="00F9337B">
        <w:rPr>
          <w:rFonts w:hint="eastAsia"/>
          <w:sz w:val="22"/>
          <w:szCs w:val="22"/>
        </w:rPr>
        <w:t>4.</w:t>
      </w:r>
      <w:r w:rsidR="005E3DFA" w:rsidRPr="00F9337B">
        <w:rPr>
          <w:sz w:val="22"/>
          <w:szCs w:val="22"/>
        </w:rPr>
        <w:t>8</w:t>
      </w:r>
      <w:r w:rsidRPr="00F9337B">
        <w:rPr>
          <w:rFonts w:hint="eastAsia"/>
          <w:sz w:val="22"/>
          <w:szCs w:val="22"/>
        </w:rPr>
        <w:t xml:space="preserve"> </w:t>
      </w:r>
      <w:r w:rsidR="00003FE0">
        <w:rPr>
          <w:sz w:val="22"/>
          <w:szCs w:val="22"/>
        </w:rPr>
        <w:t xml:space="preserve"> </w:t>
      </w:r>
      <w:r w:rsidRPr="00F9337B">
        <w:rPr>
          <w:rFonts w:hint="eastAsia"/>
          <w:sz w:val="22"/>
          <w:szCs w:val="22"/>
        </w:rPr>
        <w:t>模型拟合比较图</w:t>
      </w:r>
    </w:p>
    <w:p w:rsidR="00C75B98" w:rsidRDefault="00B85653" w:rsidP="00C75B98">
      <w:pPr>
        <w:autoSpaceDE w:val="0"/>
        <w:autoSpaceDN w:val="0"/>
        <w:adjustRightInd w:val="0"/>
        <w:jc w:val="left"/>
        <w:rPr>
          <w:kern w:val="0"/>
          <w:sz w:val="24"/>
        </w:rPr>
      </w:pPr>
      <w:r>
        <w:rPr>
          <w:rFonts w:hint="eastAsia"/>
          <w:kern w:val="0"/>
          <w:sz w:val="24"/>
        </w:rPr>
        <w:t xml:space="preserve">    </w:t>
      </w:r>
      <w:r>
        <w:rPr>
          <w:rFonts w:hint="eastAsia"/>
          <w:kern w:val="0"/>
          <w:sz w:val="24"/>
        </w:rPr>
        <w:t>（</w:t>
      </w:r>
      <w:r>
        <w:rPr>
          <w:rFonts w:hint="eastAsia"/>
          <w:kern w:val="0"/>
          <w:sz w:val="24"/>
        </w:rPr>
        <w:t>5</w:t>
      </w:r>
      <w:r>
        <w:rPr>
          <w:rFonts w:hint="eastAsia"/>
          <w:kern w:val="0"/>
          <w:sz w:val="24"/>
        </w:rPr>
        <w:t>）模型</w:t>
      </w:r>
      <w:r w:rsidR="00420905">
        <w:rPr>
          <w:rFonts w:hint="eastAsia"/>
          <w:kern w:val="0"/>
          <w:sz w:val="24"/>
        </w:rPr>
        <w:t>评价</w:t>
      </w:r>
    </w:p>
    <w:p w:rsidR="00C75B98" w:rsidRDefault="00420905" w:rsidP="00E04D44">
      <w:pPr>
        <w:autoSpaceDE w:val="0"/>
        <w:autoSpaceDN w:val="0"/>
        <w:adjustRightInd w:val="0"/>
        <w:spacing w:line="400" w:lineRule="exact"/>
        <w:ind w:firstLine="482"/>
        <w:jc w:val="left"/>
        <w:rPr>
          <w:kern w:val="0"/>
          <w:sz w:val="24"/>
        </w:rPr>
      </w:pPr>
      <w:r>
        <w:rPr>
          <w:rFonts w:hint="eastAsia"/>
          <w:kern w:val="0"/>
          <w:sz w:val="24"/>
        </w:rPr>
        <w:t>通过不断优化建立了</w:t>
      </w:r>
      <w:r w:rsidRPr="00420905">
        <w:rPr>
          <w:kern w:val="0"/>
          <w:sz w:val="24"/>
        </w:rPr>
        <w:t>ARIMA</w:t>
      </w:r>
      <w:r>
        <w:rPr>
          <w:rFonts w:hint="eastAsia"/>
          <w:kern w:val="0"/>
          <w:sz w:val="24"/>
        </w:rPr>
        <w:t>模型，参数为</w:t>
      </w:r>
      <w:r w:rsidRPr="00420905">
        <w:rPr>
          <w:kern w:val="0"/>
          <w:sz w:val="24"/>
        </w:rPr>
        <w:t>(1,0,0)(1,0,1)</w:t>
      </w:r>
      <w:r w:rsidR="00750498" w:rsidRPr="00750498">
        <w:rPr>
          <w:kern w:val="0"/>
          <w:sz w:val="24"/>
          <w:vertAlign w:val="superscript"/>
        </w:rPr>
        <w:t>24</w:t>
      </w:r>
      <w:r>
        <w:rPr>
          <w:rFonts w:hint="eastAsia"/>
          <w:kern w:val="0"/>
          <w:sz w:val="24"/>
        </w:rPr>
        <w:t>，模型建立的好坏一是通过与建立的其他模型比较，这一步在第四步已做过比较；二是通过相关值的比较：比如残差、</w:t>
      </w:r>
      <w:r>
        <w:rPr>
          <w:rFonts w:hint="eastAsia"/>
          <w:kern w:val="0"/>
          <w:sz w:val="24"/>
        </w:rPr>
        <w:t>R</w:t>
      </w:r>
      <w:r w:rsidRPr="00420905">
        <w:rPr>
          <w:rFonts w:hint="eastAsia"/>
          <w:kern w:val="0"/>
          <w:sz w:val="24"/>
          <w:vertAlign w:val="superscript"/>
        </w:rPr>
        <w:t>2</w:t>
      </w:r>
      <w:r>
        <w:rPr>
          <w:rFonts w:hint="eastAsia"/>
          <w:kern w:val="0"/>
          <w:sz w:val="24"/>
        </w:rPr>
        <w:t>、平均绝对误差百分比等。</w:t>
      </w:r>
    </w:p>
    <w:p w:rsidR="001A48A2" w:rsidRDefault="00420905" w:rsidP="00E04D44">
      <w:pPr>
        <w:autoSpaceDE w:val="0"/>
        <w:autoSpaceDN w:val="0"/>
        <w:adjustRightInd w:val="0"/>
        <w:spacing w:line="400" w:lineRule="exact"/>
        <w:ind w:firstLine="482"/>
        <w:jc w:val="left"/>
        <w:rPr>
          <w:kern w:val="0"/>
          <w:sz w:val="24"/>
        </w:rPr>
      </w:pPr>
      <w:r w:rsidRPr="00420905">
        <w:rPr>
          <w:rFonts w:hint="eastAsia"/>
          <w:kern w:val="0"/>
          <w:sz w:val="24"/>
        </w:rPr>
        <w:t>残差是指因变量的实际值与其估计值之间的离差，</w:t>
      </w:r>
      <w:r w:rsidR="001A48A2">
        <w:rPr>
          <w:rFonts w:hint="eastAsia"/>
          <w:kern w:val="0"/>
          <w:sz w:val="24"/>
        </w:rPr>
        <w:t>如果模型拟合的好，</w:t>
      </w:r>
      <w:r w:rsidR="001A48A2" w:rsidRPr="001A48A2">
        <w:rPr>
          <w:rFonts w:hint="eastAsia"/>
          <w:kern w:val="0"/>
          <w:sz w:val="24"/>
        </w:rPr>
        <w:t>实际值与</w:t>
      </w:r>
      <w:r w:rsidR="001A48A2">
        <w:rPr>
          <w:rFonts w:hint="eastAsia"/>
          <w:kern w:val="0"/>
          <w:sz w:val="24"/>
        </w:rPr>
        <w:t>拟合值</w:t>
      </w:r>
      <w:r w:rsidR="001A48A2" w:rsidRPr="001A48A2">
        <w:rPr>
          <w:rFonts w:hint="eastAsia"/>
          <w:kern w:val="0"/>
          <w:sz w:val="24"/>
        </w:rPr>
        <w:t>之间的差别</w:t>
      </w:r>
      <w:r w:rsidR="001A48A2">
        <w:rPr>
          <w:rFonts w:hint="eastAsia"/>
          <w:kern w:val="0"/>
          <w:sz w:val="24"/>
        </w:rPr>
        <w:t>应该</w:t>
      </w:r>
      <w:r w:rsidR="001A48A2" w:rsidRPr="001A48A2">
        <w:rPr>
          <w:rFonts w:hint="eastAsia"/>
          <w:kern w:val="0"/>
          <w:sz w:val="24"/>
        </w:rPr>
        <w:t>不会太大</w:t>
      </w:r>
      <w:r w:rsidR="001A48A2">
        <w:rPr>
          <w:rFonts w:hint="eastAsia"/>
          <w:kern w:val="0"/>
          <w:sz w:val="24"/>
        </w:rPr>
        <w:t>，</w:t>
      </w:r>
      <w:r w:rsidR="001A48A2" w:rsidRPr="001A48A2">
        <w:rPr>
          <w:rFonts w:hint="eastAsia"/>
          <w:kern w:val="0"/>
          <w:sz w:val="24"/>
        </w:rPr>
        <w:t>对应的</w:t>
      </w:r>
      <w:proofErr w:type="gramStart"/>
      <w:r w:rsidR="001A48A2" w:rsidRPr="001A48A2">
        <w:rPr>
          <w:rFonts w:hint="eastAsia"/>
          <w:kern w:val="0"/>
          <w:sz w:val="24"/>
        </w:rPr>
        <w:t>的</w:t>
      </w:r>
      <w:proofErr w:type="gramEnd"/>
      <w:r w:rsidR="001A48A2" w:rsidRPr="001A48A2">
        <w:rPr>
          <w:rFonts w:hint="eastAsia"/>
          <w:kern w:val="0"/>
          <w:sz w:val="24"/>
        </w:rPr>
        <w:t>残差绝对值也随之较小，并且围绕着“残差均值</w:t>
      </w:r>
      <w:r w:rsidR="001A48A2" w:rsidRPr="001A48A2">
        <w:rPr>
          <w:rFonts w:hint="eastAsia"/>
          <w:kern w:val="0"/>
          <w:sz w:val="24"/>
        </w:rPr>
        <w:t>=0</w:t>
      </w:r>
      <w:r w:rsidR="001A48A2" w:rsidRPr="001A48A2">
        <w:rPr>
          <w:rFonts w:hint="eastAsia"/>
          <w:kern w:val="0"/>
          <w:sz w:val="24"/>
        </w:rPr>
        <w:t>”这条水平线上下随机</w:t>
      </w:r>
      <w:r w:rsidR="001A48A2">
        <w:rPr>
          <w:rFonts w:hint="eastAsia"/>
          <w:kern w:val="0"/>
          <w:sz w:val="24"/>
        </w:rPr>
        <w:t>分布，残差的自相关就应该没有明显的趋势等特征。从图</w:t>
      </w:r>
      <w:r w:rsidR="001A48A2">
        <w:rPr>
          <w:rFonts w:hint="eastAsia"/>
          <w:kern w:val="0"/>
          <w:sz w:val="24"/>
        </w:rPr>
        <w:t>4.</w:t>
      </w:r>
      <w:r w:rsidR="005E3DFA">
        <w:rPr>
          <w:kern w:val="0"/>
          <w:sz w:val="24"/>
        </w:rPr>
        <w:t>7</w:t>
      </w:r>
      <w:r w:rsidR="001A48A2">
        <w:rPr>
          <w:rFonts w:hint="eastAsia"/>
          <w:kern w:val="0"/>
          <w:sz w:val="24"/>
        </w:rPr>
        <w:t>中可看出，残差</w:t>
      </w:r>
      <w:r w:rsidR="001A48A2">
        <w:rPr>
          <w:rFonts w:hint="eastAsia"/>
          <w:kern w:val="0"/>
          <w:sz w:val="24"/>
        </w:rPr>
        <w:t>ACF</w:t>
      </w:r>
      <w:r w:rsidR="001A48A2">
        <w:rPr>
          <w:rFonts w:hint="eastAsia"/>
          <w:kern w:val="0"/>
          <w:sz w:val="24"/>
        </w:rPr>
        <w:t>和</w:t>
      </w:r>
      <w:r w:rsidR="001A48A2">
        <w:rPr>
          <w:rFonts w:hint="eastAsia"/>
          <w:kern w:val="0"/>
          <w:sz w:val="24"/>
        </w:rPr>
        <w:t>PACF</w:t>
      </w:r>
      <w:r w:rsidR="001A48A2">
        <w:rPr>
          <w:rFonts w:hint="eastAsia"/>
          <w:kern w:val="0"/>
          <w:sz w:val="24"/>
        </w:rPr>
        <w:t>都没有显著的趋势特征，可以初步判断使用的模型是比较恰当的。</w:t>
      </w:r>
    </w:p>
    <w:p w:rsidR="00C75B98" w:rsidRDefault="00750498" w:rsidP="00E04D44">
      <w:pPr>
        <w:autoSpaceDE w:val="0"/>
        <w:autoSpaceDN w:val="0"/>
        <w:adjustRightInd w:val="0"/>
        <w:spacing w:line="400" w:lineRule="exact"/>
        <w:ind w:firstLine="482"/>
        <w:jc w:val="left"/>
        <w:rPr>
          <w:kern w:val="0"/>
          <w:sz w:val="24"/>
        </w:rPr>
      </w:pPr>
      <w:r>
        <w:rPr>
          <w:rFonts w:hint="eastAsia"/>
          <w:kern w:val="0"/>
          <w:sz w:val="24"/>
        </w:rPr>
        <w:t>可决系数</w:t>
      </w:r>
      <w:r w:rsidR="00930F8D">
        <w:rPr>
          <w:rFonts w:hint="eastAsia"/>
          <w:kern w:val="0"/>
          <w:sz w:val="24"/>
        </w:rPr>
        <w:t>R</w:t>
      </w:r>
      <w:r w:rsidR="00930F8D" w:rsidRPr="00CD1509">
        <w:rPr>
          <w:rFonts w:hint="eastAsia"/>
          <w:kern w:val="0"/>
          <w:sz w:val="24"/>
          <w:vertAlign w:val="superscript"/>
        </w:rPr>
        <w:t>2</w:t>
      </w:r>
      <w:r w:rsidR="00930F8D">
        <w:rPr>
          <w:rFonts w:hint="eastAsia"/>
          <w:kern w:val="0"/>
          <w:sz w:val="24"/>
        </w:rPr>
        <w:t>的取值范围为</w:t>
      </w:r>
      <w:r w:rsidR="00274D4C">
        <w:rPr>
          <w:rFonts w:hint="eastAsia"/>
          <w:kern w:val="0"/>
          <w:sz w:val="24"/>
        </w:rPr>
        <w:t>(</w:t>
      </w:r>
      <w:r w:rsidR="00930F8D">
        <w:rPr>
          <w:rFonts w:hint="eastAsia"/>
          <w:kern w:val="0"/>
          <w:sz w:val="24"/>
        </w:rPr>
        <w:t>0</w:t>
      </w:r>
      <w:r w:rsidR="00930F8D">
        <w:rPr>
          <w:rFonts w:hint="eastAsia"/>
          <w:kern w:val="0"/>
          <w:sz w:val="24"/>
        </w:rPr>
        <w:t>，</w:t>
      </w:r>
      <w:r w:rsidR="00930F8D">
        <w:rPr>
          <w:rFonts w:hint="eastAsia"/>
          <w:kern w:val="0"/>
          <w:sz w:val="24"/>
        </w:rPr>
        <w:t>1]</w:t>
      </w:r>
      <w:r w:rsidR="00930F8D">
        <w:rPr>
          <w:rFonts w:hint="eastAsia"/>
          <w:kern w:val="0"/>
          <w:sz w:val="24"/>
        </w:rPr>
        <w:t>，</w:t>
      </w:r>
      <w:r w:rsidR="00930F8D">
        <w:rPr>
          <w:rFonts w:hint="eastAsia"/>
          <w:kern w:val="0"/>
          <w:sz w:val="24"/>
        </w:rPr>
        <w:t>R</w:t>
      </w:r>
      <w:r w:rsidR="00930F8D" w:rsidRPr="00750498">
        <w:rPr>
          <w:rFonts w:hint="eastAsia"/>
          <w:kern w:val="0"/>
          <w:sz w:val="24"/>
          <w:vertAlign w:val="superscript"/>
        </w:rPr>
        <w:t>2</w:t>
      </w:r>
      <w:r w:rsidR="00930F8D">
        <w:rPr>
          <w:rFonts w:hint="eastAsia"/>
          <w:kern w:val="0"/>
          <w:sz w:val="24"/>
        </w:rPr>
        <w:t>越接近</w:t>
      </w:r>
      <w:r w:rsidR="00930F8D">
        <w:rPr>
          <w:rFonts w:hint="eastAsia"/>
          <w:kern w:val="0"/>
          <w:sz w:val="24"/>
        </w:rPr>
        <w:t>1</w:t>
      </w:r>
      <w:r w:rsidR="00930F8D">
        <w:rPr>
          <w:rFonts w:hint="eastAsia"/>
          <w:kern w:val="0"/>
          <w:sz w:val="24"/>
        </w:rPr>
        <w:t>表示模型拟合的越好，模型中的拟合值越接近实际值。</w:t>
      </w:r>
      <w:r w:rsidR="00CD1509">
        <w:rPr>
          <w:rFonts w:hint="eastAsia"/>
          <w:kern w:val="0"/>
          <w:sz w:val="24"/>
        </w:rPr>
        <w:t>拟合的</w:t>
      </w:r>
      <w:r w:rsidR="00CD1509" w:rsidRPr="00420905">
        <w:rPr>
          <w:kern w:val="0"/>
          <w:sz w:val="24"/>
        </w:rPr>
        <w:t>ARIMA</w:t>
      </w:r>
      <w:r w:rsidR="00CD1509">
        <w:rPr>
          <w:rFonts w:hint="eastAsia"/>
          <w:kern w:val="0"/>
          <w:sz w:val="24"/>
        </w:rPr>
        <w:t>模型的</w:t>
      </w:r>
      <w:r w:rsidR="00CD1509">
        <w:rPr>
          <w:rFonts w:hint="eastAsia"/>
          <w:kern w:val="0"/>
          <w:sz w:val="24"/>
        </w:rPr>
        <w:t>R</w:t>
      </w:r>
      <w:r w:rsidR="00CD1509" w:rsidRPr="00CD1509">
        <w:rPr>
          <w:rFonts w:hint="eastAsia"/>
          <w:kern w:val="0"/>
          <w:sz w:val="24"/>
          <w:vertAlign w:val="superscript"/>
        </w:rPr>
        <w:t>2</w:t>
      </w:r>
      <w:r w:rsidR="00CD1509">
        <w:rPr>
          <w:rFonts w:hint="eastAsia"/>
          <w:kern w:val="0"/>
          <w:sz w:val="24"/>
        </w:rPr>
        <w:t>为</w:t>
      </w:r>
      <w:r w:rsidR="00CD1509">
        <w:rPr>
          <w:rFonts w:hint="eastAsia"/>
          <w:kern w:val="0"/>
          <w:sz w:val="24"/>
        </w:rPr>
        <w:t>0.752</w:t>
      </w:r>
      <w:r w:rsidR="00CD1509">
        <w:rPr>
          <w:rFonts w:hint="eastAsia"/>
          <w:kern w:val="0"/>
          <w:sz w:val="24"/>
        </w:rPr>
        <w:t>，再观察图</w:t>
      </w:r>
      <w:r w:rsidR="00CD1509">
        <w:rPr>
          <w:rFonts w:hint="eastAsia"/>
          <w:kern w:val="0"/>
          <w:sz w:val="24"/>
        </w:rPr>
        <w:t>4.</w:t>
      </w:r>
      <w:r w:rsidR="005E3DFA">
        <w:rPr>
          <w:kern w:val="0"/>
          <w:sz w:val="24"/>
        </w:rPr>
        <w:t>8</w:t>
      </w:r>
      <w:r>
        <w:rPr>
          <w:rFonts w:hint="eastAsia"/>
          <w:kern w:val="0"/>
          <w:sz w:val="24"/>
        </w:rPr>
        <w:t>中拟合值和观察值，得出拟合</w:t>
      </w:r>
      <w:r w:rsidR="00094A0B">
        <w:rPr>
          <w:rFonts w:hint="eastAsia"/>
          <w:kern w:val="0"/>
          <w:sz w:val="24"/>
        </w:rPr>
        <w:t>的模型比较成功，</w:t>
      </w:r>
      <w:r w:rsidR="00094A0B">
        <w:rPr>
          <w:kern w:val="0"/>
          <w:sz w:val="24"/>
        </w:rPr>
        <w:t>下面将</w:t>
      </w:r>
      <w:r w:rsidR="00094A0B">
        <w:rPr>
          <w:rFonts w:hint="eastAsia"/>
          <w:kern w:val="0"/>
          <w:sz w:val="24"/>
        </w:rPr>
        <w:t>模型</w:t>
      </w:r>
      <w:r w:rsidR="00094A0B">
        <w:rPr>
          <w:kern w:val="0"/>
          <w:sz w:val="24"/>
        </w:rPr>
        <w:t>参数代入到</w:t>
      </w:r>
      <w:r w:rsidR="00094A0B" w:rsidRPr="00420905">
        <w:rPr>
          <w:kern w:val="0"/>
          <w:sz w:val="24"/>
        </w:rPr>
        <w:t>ARIMA</w:t>
      </w:r>
      <w:r w:rsidR="00094A0B">
        <w:rPr>
          <w:rFonts w:hint="eastAsia"/>
          <w:kern w:val="0"/>
          <w:sz w:val="24"/>
        </w:rPr>
        <w:t>模型中</w:t>
      </w:r>
      <w:r w:rsidR="00094A0B">
        <w:rPr>
          <w:kern w:val="0"/>
          <w:sz w:val="24"/>
        </w:rPr>
        <w:t>，步骤如下</w:t>
      </w:r>
      <w:r w:rsidR="00094A0B">
        <w:rPr>
          <w:rFonts w:hint="eastAsia"/>
          <w:kern w:val="0"/>
          <w:sz w:val="24"/>
        </w:rPr>
        <w:t>：</w:t>
      </w:r>
    </w:p>
    <w:p w:rsidR="008E23FA" w:rsidRDefault="00E4734B" w:rsidP="00E04D44">
      <w:pPr>
        <w:autoSpaceDE w:val="0"/>
        <w:autoSpaceDN w:val="0"/>
        <w:adjustRightInd w:val="0"/>
        <w:spacing w:line="400" w:lineRule="exact"/>
        <w:ind w:firstLine="482"/>
        <w:jc w:val="left"/>
        <w:rPr>
          <w:kern w:val="0"/>
          <w:sz w:val="24"/>
        </w:rPr>
      </w:pPr>
      <w:r>
        <w:rPr>
          <w:rFonts w:hint="eastAsia"/>
          <w:kern w:val="0"/>
          <w:sz w:val="24"/>
        </w:rPr>
        <w:t>时间</w:t>
      </w:r>
      <w:r>
        <w:rPr>
          <w:kern w:val="0"/>
          <w:sz w:val="24"/>
        </w:rPr>
        <w:t>序列对应的模型为</w:t>
      </w:r>
      <w:r w:rsidRPr="00420905">
        <w:rPr>
          <w:kern w:val="0"/>
          <w:sz w:val="24"/>
        </w:rPr>
        <w:t>ARIMA(1,0,0)(1,0,1)</w:t>
      </w:r>
      <w:r w:rsidRPr="00750498">
        <w:rPr>
          <w:kern w:val="0"/>
          <w:sz w:val="24"/>
          <w:vertAlign w:val="superscript"/>
        </w:rPr>
        <w:t>24</w:t>
      </w:r>
      <w:r>
        <w:rPr>
          <w:rFonts w:hint="eastAsia"/>
          <w:kern w:val="0"/>
          <w:sz w:val="24"/>
        </w:rPr>
        <w:t>，</w:t>
      </w:r>
      <w:r>
        <w:rPr>
          <w:kern w:val="0"/>
          <w:sz w:val="24"/>
        </w:rPr>
        <w:t>p=1</w:t>
      </w:r>
      <w:r>
        <w:rPr>
          <w:rFonts w:hint="eastAsia"/>
          <w:kern w:val="0"/>
          <w:sz w:val="24"/>
        </w:rPr>
        <w:t>，</w:t>
      </w:r>
      <w:r>
        <w:rPr>
          <w:rFonts w:hint="eastAsia"/>
          <w:kern w:val="0"/>
          <w:sz w:val="24"/>
        </w:rPr>
        <w:t>d=0</w:t>
      </w:r>
      <w:r>
        <w:rPr>
          <w:kern w:val="0"/>
          <w:sz w:val="24"/>
        </w:rPr>
        <w:t>，</w:t>
      </w:r>
      <w:r>
        <w:rPr>
          <w:rFonts w:hint="eastAsia"/>
          <w:kern w:val="0"/>
          <w:sz w:val="24"/>
        </w:rPr>
        <w:t>q=0</w:t>
      </w:r>
      <w:r>
        <w:rPr>
          <w:kern w:val="0"/>
          <w:sz w:val="24"/>
        </w:rPr>
        <w:t>，</w:t>
      </w:r>
      <w:r>
        <w:rPr>
          <w:rFonts w:hint="eastAsia"/>
          <w:kern w:val="0"/>
          <w:sz w:val="24"/>
        </w:rPr>
        <w:t>P=1</w:t>
      </w:r>
      <w:r>
        <w:rPr>
          <w:kern w:val="0"/>
          <w:sz w:val="24"/>
        </w:rPr>
        <w:t>，</w:t>
      </w:r>
      <w:r>
        <w:rPr>
          <w:rFonts w:hint="eastAsia"/>
          <w:kern w:val="0"/>
          <w:sz w:val="24"/>
        </w:rPr>
        <w:t>D=0</w:t>
      </w:r>
      <w:r>
        <w:rPr>
          <w:kern w:val="0"/>
          <w:sz w:val="24"/>
        </w:rPr>
        <w:t>，</w:t>
      </w:r>
      <w:r>
        <w:rPr>
          <w:rFonts w:hint="eastAsia"/>
          <w:kern w:val="0"/>
          <w:sz w:val="24"/>
        </w:rPr>
        <w:t>Q=1</w:t>
      </w:r>
      <w:r>
        <w:rPr>
          <w:rFonts w:hint="eastAsia"/>
          <w:kern w:val="0"/>
          <w:sz w:val="24"/>
        </w:rPr>
        <w:t>。</w:t>
      </w:r>
      <w:r w:rsidR="008E23FA">
        <w:rPr>
          <w:kern w:val="0"/>
          <w:sz w:val="24"/>
        </w:rPr>
        <w:t>p=1</w:t>
      </w:r>
      <w:r w:rsidR="008E23FA">
        <w:rPr>
          <w:rFonts w:hint="eastAsia"/>
          <w:kern w:val="0"/>
          <w:sz w:val="24"/>
        </w:rPr>
        <w:t>时</w:t>
      </w:r>
      <w:r>
        <w:rPr>
          <w:rFonts w:hint="eastAsia"/>
          <w:kern w:val="0"/>
          <w:sz w:val="24"/>
        </w:rPr>
        <w:t>AR(</w:t>
      </w:r>
      <w:r>
        <w:rPr>
          <w:kern w:val="0"/>
          <w:sz w:val="24"/>
        </w:rPr>
        <w:t>p</w:t>
      </w:r>
      <w:r>
        <w:rPr>
          <w:rFonts w:hint="eastAsia"/>
          <w:kern w:val="0"/>
          <w:sz w:val="24"/>
        </w:rPr>
        <w:t>)</w:t>
      </w:r>
      <w:r w:rsidR="008E23FA">
        <w:rPr>
          <w:rFonts w:hint="eastAsia"/>
          <w:kern w:val="0"/>
          <w:sz w:val="24"/>
        </w:rPr>
        <w:t>为</w:t>
      </w:r>
    </w:p>
    <w:p w:rsidR="00094A0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8E23FA" w:rsidRPr="008123C4">
        <w:rPr>
          <w:sz w:val="24"/>
        </w:rPr>
        <w:t xml:space="preserve">                           (4-1)</w:t>
      </w:r>
    </w:p>
    <w:p w:rsidR="008E23FA" w:rsidRDefault="008E23FA" w:rsidP="008E23FA">
      <w:pPr>
        <w:autoSpaceDE w:val="0"/>
        <w:autoSpaceDN w:val="0"/>
        <w:adjustRightInd w:val="0"/>
        <w:spacing w:line="400" w:lineRule="atLeast"/>
        <w:jc w:val="left"/>
        <w:rPr>
          <w:kern w:val="0"/>
          <w:sz w:val="24"/>
        </w:rPr>
      </w:pPr>
      <w:r>
        <w:rPr>
          <w:rFonts w:hint="eastAsia"/>
          <w:kern w:val="0"/>
          <w:sz w:val="24"/>
        </w:rPr>
        <w:t>P=1</w:t>
      </w:r>
      <w:r>
        <w:rPr>
          <w:rFonts w:hint="eastAsia"/>
          <w:kern w:val="0"/>
          <w:sz w:val="24"/>
        </w:rPr>
        <w:t>时</w:t>
      </w:r>
      <w:r>
        <w:rPr>
          <w:kern w:val="0"/>
          <w:sz w:val="24"/>
        </w:rPr>
        <w:t>，</w:t>
      </w:r>
      <w:r>
        <w:rPr>
          <w:rFonts w:hint="eastAsia"/>
          <w:kern w:val="0"/>
          <w:sz w:val="24"/>
        </w:rPr>
        <w:t>AR(</w:t>
      </w:r>
      <w:r>
        <w:rPr>
          <w:kern w:val="0"/>
          <w:sz w:val="24"/>
        </w:rPr>
        <w:t>P</w:t>
      </w:r>
      <w:r>
        <w:rPr>
          <w:rFonts w:hint="eastAsia"/>
          <w:kern w:val="0"/>
          <w:sz w:val="24"/>
        </w:rPr>
        <w:t>)</w:t>
      </w:r>
      <w:r>
        <w:rPr>
          <w:rFonts w:hint="eastAsia"/>
          <w:kern w:val="0"/>
          <w:sz w:val="24"/>
        </w:rPr>
        <w:t>为</w:t>
      </w:r>
    </w:p>
    <w:p w:rsidR="00E4734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8E23FA" w:rsidRPr="008123C4">
        <w:rPr>
          <w:sz w:val="24"/>
        </w:rPr>
        <w:t xml:space="preserve">                          (4-2)</w:t>
      </w:r>
    </w:p>
    <w:p w:rsidR="008E23FA" w:rsidRDefault="008E23FA" w:rsidP="008E23FA">
      <w:pPr>
        <w:autoSpaceDE w:val="0"/>
        <w:autoSpaceDN w:val="0"/>
        <w:adjustRightInd w:val="0"/>
        <w:spacing w:line="400" w:lineRule="atLeast"/>
        <w:rPr>
          <w:sz w:val="24"/>
        </w:rPr>
      </w:pPr>
      <w:r>
        <w:rPr>
          <w:sz w:val="24"/>
        </w:rPr>
        <w:t>Q=1</w:t>
      </w:r>
      <w:r>
        <w:rPr>
          <w:rFonts w:hint="eastAsia"/>
          <w:sz w:val="24"/>
        </w:rPr>
        <w:t>时</w:t>
      </w:r>
      <w:r>
        <w:rPr>
          <w:sz w:val="24"/>
        </w:rPr>
        <w:t>，</w:t>
      </w:r>
      <w:r>
        <w:rPr>
          <w:rFonts w:hint="eastAsia"/>
          <w:sz w:val="24"/>
        </w:rPr>
        <w:t>MA(Q)</w:t>
      </w:r>
      <w:r>
        <w:rPr>
          <w:rFonts w:hint="eastAsia"/>
          <w:sz w:val="24"/>
        </w:rPr>
        <w:t>为</w:t>
      </w:r>
    </w:p>
    <w:p w:rsidR="00E4734B"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-24</m:t>
            </m:r>
          </m:sub>
        </m:sSub>
      </m:oMath>
      <w:r w:rsidR="008E23FA" w:rsidRPr="008123C4">
        <w:rPr>
          <w:sz w:val="24"/>
        </w:rPr>
        <w:t xml:space="preserve">                        (4-3)</w:t>
      </w:r>
    </w:p>
    <w:p w:rsidR="008E23FA" w:rsidRDefault="008E23FA" w:rsidP="008E23FA">
      <w:pPr>
        <w:autoSpaceDE w:val="0"/>
        <w:autoSpaceDN w:val="0"/>
        <w:adjustRightInd w:val="0"/>
        <w:spacing w:line="400" w:lineRule="atLeast"/>
        <w:rPr>
          <w:kern w:val="0"/>
          <w:sz w:val="24"/>
        </w:rPr>
      </w:pPr>
      <w:r>
        <w:rPr>
          <w:rFonts w:hint="eastAsia"/>
          <w:kern w:val="0"/>
          <w:sz w:val="24"/>
        </w:rPr>
        <w:lastRenderedPageBreak/>
        <w:t>所以当</w:t>
      </w:r>
      <w:r>
        <w:rPr>
          <w:kern w:val="0"/>
          <w:sz w:val="24"/>
        </w:rPr>
        <w:t>p=1</w:t>
      </w:r>
      <w:r>
        <w:rPr>
          <w:rFonts w:hint="eastAsia"/>
          <w:kern w:val="0"/>
          <w:sz w:val="24"/>
        </w:rPr>
        <w:t>，</w:t>
      </w:r>
      <w:r>
        <w:rPr>
          <w:rFonts w:hint="eastAsia"/>
          <w:kern w:val="0"/>
          <w:sz w:val="24"/>
        </w:rPr>
        <w:t>d=0</w:t>
      </w:r>
      <w:r>
        <w:rPr>
          <w:kern w:val="0"/>
          <w:sz w:val="24"/>
        </w:rPr>
        <w:t>，</w:t>
      </w:r>
      <w:r>
        <w:rPr>
          <w:rFonts w:hint="eastAsia"/>
          <w:kern w:val="0"/>
          <w:sz w:val="24"/>
        </w:rPr>
        <w:t>q=0</w:t>
      </w:r>
      <w:r>
        <w:rPr>
          <w:kern w:val="0"/>
          <w:sz w:val="24"/>
        </w:rPr>
        <w:t>，</w:t>
      </w:r>
      <w:r>
        <w:rPr>
          <w:rFonts w:hint="eastAsia"/>
          <w:kern w:val="0"/>
          <w:sz w:val="24"/>
        </w:rPr>
        <w:t>P=1</w:t>
      </w:r>
      <w:r>
        <w:rPr>
          <w:kern w:val="0"/>
          <w:sz w:val="24"/>
        </w:rPr>
        <w:t>，</w:t>
      </w:r>
      <w:r>
        <w:rPr>
          <w:rFonts w:hint="eastAsia"/>
          <w:kern w:val="0"/>
          <w:sz w:val="24"/>
        </w:rPr>
        <w:t>D=0</w:t>
      </w:r>
      <w:r>
        <w:rPr>
          <w:kern w:val="0"/>
          <w:sz w:val="24"/>
        </w:rPr>
        <w:t>，</w:t>
      </w:r>
      <w:r>
        <w:rPr>
          <w:rFonts w:hint="eastAsia"/>
          <w:kern w:val="0"/>
          <w:sz w:val="24"/>
        </w:rPr>
        <w:t>Q=1</w:t>
      </w:r>
      <w:r>
        <w:rPr>
          <w:rFonts w:hint="eastAsia"/>
          <w:kern w:val="0"/>
          <w:sz w:val="24"/>
        </w:rPr>
        <w:t>时</w:t>
      </w:r>
      <w:r>
        <w:rPr>
          <w:kern w:val="0"/>
          <w:sz w:val="24"/>
        </w:rPr>
        <w:t>，</w:t>
      </w:r>
      <w:r w:rsidRPr="00420905">
        <w:rPr>
          <w:kern w:val="0"/>
          <w:sz w:val="24"/>
        </w:rPr>
        <w:t>ARIMA</w:t>
      </w:r>
      <w:r>
        <w:rPr>
          <w:rFonts w:hint="eastAsia"/>
          <w:kern w:val="0"/>
          <w:sz w:val="24"/>
        </w:rPr>
        <w:t>模型</w:t>
      </w:r>
      <w:r>
        <w:rPr>
          <w:kern w:val="0"/>
          <w:sz w:val="24"/>
        </w:rPr>
        <w:t>的公式如</w:t>
      </w:r>
      <w:r w:rsidR="00F70168">
        <w:rPr>
          <w:rFonts w:hint="eastAsia"/>
          <w:kern w:val="0"/>
          <w:sz w:val="24"/>
        </w:rPr>
        <w:t>下</w:t>
      </w:r>
    </w:p>
    <w:p w:rsidR="008E23FA" w:rsidRPr="008123C4" w:rsidRDefault="00AF2E22" w:rsidP="008123C4">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r>
          <w:rPr>
            <w:rFonts w:ascii="Cambria Math" w:hAnsi="Cambria Math"/>
            <w:sz w:val="24"/>
          </w:rPr>
          <m:t>μ</m:t>
        </m:r>
      </m:oMath>
      <w:r w:rsidR="008E23FA" w:rsidRPr="008123C4">
        <w:rPr>
          <w:sz w:val="24"/>
        </w:rPr>
        <w:t xml:space="preserve"> </w:t>
      </w:r>
      <w:r w:rsidR="00F70168" w:rsidRPr="008123C4">
        <w:rPr>
          <w:sz w:val="24"/>
        </w:rPr>
        <w:t xml:space="preserve">            </w:t>
      </w:r>
      <w:r w:rsidR="008E23FA" w:rsidRPr="008123C4">
        <w:rPr>
          <w:sz w:val="24"/>
        </w:rPr>
        <w:t xml:space="preserve"> (4-4)</w:t>
      </w:r>
    </w:p>
    <w:p w:rsidR="00F55267" w:rsidRDefault="00F55267" w:rsidP="00F55267">
      <w:pPr>
        <w:autoSpaceDE w:val="0"/>
        <w:autoSpaceDN w:val="0"/>
        <w:adjustRightInd w:val="0"/>
        <w:spacing w:line="400" w:lineRule="exact"/>
        <w:rPr>
          <w:kern w:val="0"/>
          <w:sz w:val="24"/>
        </w:rPr>
      </w:pPr>
      <w:r>
        <w:rPr>
          <w:rFonts w:hint="eastAsia"/>
          <w:kern w:val="0"/>
          <w:sz w:val="24"/>
        </w:rPr>
        <w:t>即</w:t>
      </w:r>
    </w:p>
    <w:p w:rsidR="00E4734B" w:rsidRPr="008123C4" w:rsidRDefault="00E4734B" w:rsidP="00DA573F">
      <w:pPr>
        <w:wordWrap w:val="0"/>
        <w:spacing w:before="120" w:after="120"/>
        <w:ind w:firstLine="482"/>
        <w:jc w:val="right"/>
        <w:rPr>
          <w:sz w:val="24"/>
        </w:rPr>
      </w:pPr>
      <w:r w:rsidRPr="008123C4">
        <w:rPr>
          <w:sz w:val="24"/>
        </w:rPr>
        <w:t>ARIMA(1,0,0)(1,0,1)24</w:t>
      </w:r>
      <w:r w:rsidRPr="008123C4">
        <w:rPr>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2</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sSub>
          <m:sSubPr>
            <m:ctrlPr>
              <w:rPr>
                <w:rFonts w:ascii="Cambria Math" w:hAnsi="Cambria Math"/>
                <w:sz w:val="24"/>
              </w:rPr>
            </m:ctrlPr>
          </m:sSubPr>
          <m:e>
            <m:r>
              <w:rPr>
                <w:rFonts w:ascii="Cambria Math" w:hAnsi="Cambria Math"/>
                <w:sz w:val="24"/>
              </w:rPr>
              <m:t>ε</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r>
          <w:rPr>
            <w:rFonts w:ascii="Cambria Math" w:hAnsi="Cambria Math"/>
            <w:sz w:val="24"/>
          </w:rPr>
          <m:t>μ</m:t>
        </m:r>
      </m:oMath>
      <w:r w:rsidR="00F55267" w:rsidRPr="008123C4">
        <w:rPr>
          <w:sz w:val="24"/>
        </w:rPr>
        <w:t xml:space="preserve">    (4-5)</w:t>
      </w:r>
    </w:p>
    <w:p w:rsidR="00F55267" w:rsidRDefault="009543CD" w:rsidP="00750498">
      <w:pPr>
        <w:autoSpaceDE w:val="0"/>
        <w:autoSpaceDN w:val="0"/>
        <w:adjustRightInd w:val="0"/>
        <w:spacing w:line="400" w:lineRule="atLeast"/>
        <w:jc w:val="left"/>
        <w:rPr>
          <w:kern w:val="0"/>
          <w:sz w:val="24"/>
        </w:rPr>
      </w:pPr>
      <w:r>
        <w:rPr>
          <w:rFonts w:hint="eastAsia"/>
          <w:kern w:val="0"/>
          <w:sz w:val="24"/>
        </w:rPr>
        <w:t>代入</w:t>
      </w:r>
      <w:r>
        <w:rPr>
          <w:kern w:val="0"/>
          <w:sz w:val="24"/>
        </w:rPr>
        <w:t>模型参数，结果为</w:t>
      </w:r>
    </w:p>
    <w:p w:rsidR="00F55267" w:rsidRPr="008123C4" w:rsidRDefault="00AF2E22" w:rsidP="00DA573F">
      <w:pPr>
        <w:wordWrap w:val="0"/>
        <w:spacing w:before="120" w:after="120"/>
        <w:ind w:firstLine="482"/>
        <w:jc w:val="right"/>
        <w:rPr>
          <w:sz w:val="24"/>
        </w:rPr>
      </w:pP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=10747+0.805</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-0.996</m:t>
        </m:r>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+0.987</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r>
              <m:rPr>
                <m:sty m:val="p"/>
              </m:rPr>
              <w:rPr>
                <w:rFonts w:ascii="Cambria Math" w:hAnsi="Cambria Math"/>
                <w:sz w:val="24"/>
              </w:rPr>
              <m:t>-24</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t</m:t>
            </m:r>
          </m:sub>
        </m:sSub>
      </m:oMath>
      <w:r w:rsidR="00F55267" w:rsidRPr="008123C4">
        <w:rPr>
          <w:sz w:val="24"/>
        </w:rPr>
        <w:t xml:space="preserve">        (4-6)</w:t>
      </w:r>
    </w:p>
    <w:p w:rsidR="00274D4C" w:rsidRDefault="00F55267" w:rsidP="00F55267">
      <w:pPr>
        <w:autoSpaceDE w:val="0"/>
        <w:autoSpaceDN w:val="0"/>
        <w:adjustRightInd w:val="0"/>
        <w:spacing w:line="400" w:lineRule="exact"/>
        <w:jc w:val="left"/>
        <w:rPr>
          <w:sz w:val="24"/>
        </w:rPr>
      </w:pPr>
      <w:r>
        <w:rPr>
          <w:rFonts w:hint="eastAsia"/>
          <w:sz w:val="24"/>
        </w:rPr>
        <w:t>公式</w:t>
      </w:r>
      <w:r>
        <w:rPr>
          <w:rFonts w:hint="eastAsia"/>
          <w:sz w:val="24"/>
        </w:rPr>
        <w:t>4</w:t>
      </w:r>
      <w:r>
        <w:rPr>
          <w:sz w:val="24"/>
        </w:rPr>
        <w:t>-6</w:t>
      </w:r>
      <w:r>
        <w:rPr>
          <w:rFonts w:hint="eastAsia"/>
          <w:sz w:val="24"/>
        </w:rPr>
        <w:t>即为</w:t>
      </w:r>
      <w:r w:rsidR="002D03EA">
        <w:rPr>
          <w:sz w:val="24"/>
        </w:rPr>
        <w:t>用户访问量时间序列模型的公式</w:t>
      </w:r>
      <w:r>
        <w:rPr>
          <w:rFonts w:hint="eastAsia"/>
          <w:sz w:val="24"/>
        </w:rPr>
        <w:t>，通过公式可以</w:t>
      </w:r>
      <w:r>
        <w:rPr>
          <w:sz w:val="24"/>
        </w:rPr>
        <w:t>预测未来的用户访问量</w:t>
      </w:r>
      <w:r w:rsidR="002D03EA">
        <w:rPr>
          <w:sz w:val="24"/>
        </w:rPr>
        <w:t>。</w:t>
      </w:r>
    </w:p>
    <w:p w:rsidR="00CA55AD" w:rsidRPr="003C1C14" w:rsidRDefault="00CA55AD" w:rsidP="00CA55AD">
      <w:pPr>
        <w:pStyle w:val="2"/>
        <w:spacing w:before="480" w:after="120" w:line="400" w:lineRule="exact"/>
        <w:rPr>
          <w:rFonts w:ascii="黑体" w:eastAsia="黑体" w:hAnsi="黑体"/>
          <w:b w:val="0"/>
          <w:sz w:val="28"/>
          <w:szCs w:val="28"/>
        </w:rPr>
      </w:pPr>
      <w:bookmarkStart w:id="95" w:name="_Toc432581624"/>
      <w:r w:rsidRPr="00D64E80">
        <w:rPr>
          <w:rFonts w:ascii="黑体" w:eastAsia="黑体" w:hAnsi="黑体"/>
          <w:b w:val="0"/>
          <w:sz w:val="28"/>
          <w:szCs w:val="28"/>
        </w:rPr>
        <w:t>4.5</w:t>
      </w:r>
      <w:r w:rsidR="00D64E80">
        <w:rPr>
          <w:rFonts w:ascii="黑体" w:eastAsia="黑体" w:hAnsi="黑体"/>
          <w:b w:val="0"/>
          <w:sz w:val="28"/>
          <w:szCs w:val="28"/>
        </w:rPr>
        <w:t xml:space="preserve">  </w:t>
      </w:r>
      <w:r>
        <w:rPr>
          <w:rFonts w:ascii="黑体" w:eastAsia="黑体" w:hAnsi="黑体" w:hint="eastAsia"/>
          <w:b w:val="0"/>
          <w:sz w:val="28"/>
          <w:szCs w:val="28"/>
        </w:rPr>
        <w:t>规律</w:t>
      </w:r>
      <w:r w:rsidR="00F55267">
        <w:rPr>
          <w:rFonts w:ascii="黑体" w:eastAsia="黑体" w:hAnsi="黑体" w:hint="eastAsia"/>
          <w:b w:val="0"/>
          <w:sz w:val="28"/>
          <w:szCs w:val="28"/>
        </w:rPr>
        <w:t>总结</w:t>
      </w:r>
      <w:r>
        <w:rPr>
          <w:rFonts w:ascii="黑体" w:eastAsia="黑体" w:hAnsi="黑体"/>
          <w:b w:val="0"/>
          <w:sz w:val="28"/>
          <w:szCs w:val="28"/>
        </w:rPr>
        <w:t>及</w:t>
      </w:r>
      <w:r w:rsidR="00F55267">
        <w:rPr>
          <w:rFonts w:ascii="黑体" w:eastAsia="黑体" w:hAnsi="黑体" w:hint="eastAsia"/>
          <w:b w:val="0"/>
          <w:sz w:val="28"/>
          <w:szCs w:val="28"/>
        </w:rPr>
        <w:t>营销建议</w:t>
      </w:r>
      <w:bookmarkEnd w:id="95"/>
    </w:p>
    <w:p w:rsidR="003E6F78" w:rsidRDefault="00D755FD" w:rsidP="00E04D44">
      <w:pPr>
        <w:autoSpaceDE w:val="0"/>
        <w:autoSpaceDN w:val="0"/>
        <w:adjustRightInd w:val="0"/>
        <w:spacing w:line="400" w:lineRule="exact"/>
        <w:ind w:firstLine="482"/>
        <w:jc w:val="left"/>
        <w:rPr>
          <w:sz w:val="24"/>
        </w:rPr>
      </w:pPr>
      <w:r>
        <w:rPr>
          <w:rFonts w:hint="eastAsia"/>
          <w:sz w:val="24"/>
        </w:rPr>
        <w:t>本章</w:t>
      </w:r>
      <w:r>
        <w:rPr>
          <w:sz w:val="24"/>
        </w:rPr>
        <w:t>首先对用户访问量的时间序列</w:t>
      </w:r>
      <w:r>
        <w:rPr>
          <w:rFonts w:hint="eastAsia"/>
          <w:sz w:val="24"/>
        </w:rPr>
        <w:t>进行</w:t>
      </w:r>
      <w:r>
        <w:rPr>
          <w:sz w:val="24"/>
        </w:rPr>
        <w:t>了介绍，</w:t>
      </w:r>
      <w:r>
        <w:rPr>
          <w:rFonts w:hint="eastAsia"/>
          <w:sz w:val="24"/>
        </w:rPr>
        <w:t>在探索</w:t>
      </w:r>
      <w:r>
        <w:rPr>
          <w:sz w:val="24"/>
        </w:rPr>
        <w:t>时间序列的周期时，先对以天为粒度的时间序列进行了分析，发现</w:t>
      </w:r>
      <w:r>
        <w:rPr>
          <w:rFonts w:hint="eastAsia"/>
          <w:sz w:val="24"/>
        </w:rPr>
        <w:t>周期</w:t>
      </w:r>
      <w:r>
        <w:rPr>
          <w:sz w:val="24"/>
        </w:rPr>
        <w:t>为</w:t>
      </w:r>
      <w:r>
        <w:rPr>
          <w:rFonts w:hint="eastAsia"/>
          <w:sz w:val="24"/>
        </w:rPr>
        <w:t>7</w:t>
      </w:r>
      <w:r>
        <w:rPr>
          <w:rFonts w:hint="eastAsia"/>
          <w:sz w:val="24"/>
        </w:rPr>
        <w:t>天</w:t>
      </w:r>
      <w:r>
        <w:rPr>
          <w:sz w:val="24"/>
        </w:rPr>
        <w:t>，</w:t>
      </w:r>
      <w:r>
        <w:rPr>
          <w:rFonts w:hint="eastAsia"/>
          <w:sz w:val="24"/>
        </w:rPr>
        <w:t>每周</w:t>
      </w:r>
      <w:r>
        <w:rPr>
          <w:sz w:val="24"/>
        </w:rPr>
        <w:t>内</w:t>
      </w:r>
      <w:r>
        <w:rPr>
          <w:rFonts w:hint="eastAsia"/>
          <w:sz w:val="24"/>
        </w:rPr>
        <w:t>不同</w:t>
      </w:r>
      <w:r>
        <w:rPr>
          <w:sz w:val="24"/>
        </w:rPr>
        <w:t>天内用户的访问量</w:t>
      </w:r>
      <w:r>
        <w:rPr>
          <w:rFonts w:hint="eastAsia"/>
          <w:sz w:val="24"/>
        </w:rPr>
        <w:t>存在</w:t>
      </w:r>
      <w:r>
        <w:rPr>
          <w:sz w:val="24"/>
        </w:rPr>
        <w:t>差别，</w:t>
      </w:r>
      <w:r>
        <w:rPr>
          <w:rFonts w:hint="eastAsia"/>
          <w:sz w:val="24"/>
        </w:rPr>
        <w:t>访问量</w:t>
      </w:r>
      <w:r>
        <w:rPr>
          <w:sz w:val="24"/>
        </w:rPr>
        <w:t>由大到小为周五、周一</w:t>
      </w:r>
      <w:r>
        <w:rPr>
          <w:rFonts w:hint="eastAsia"/>
          <w:sz w:val="24"/>
        </w:rPr>
        <w:t>、</w:t>
      </w:r>
      <w:r>
        <w:rPr>
          <w:sz w:val="24"/>
        </w:rPr>
        <w:t>周六、周日、周二、周四、周三</w:t>
      </w:r>
      <w:r w:rsidR="00E871B3">
        <w:rPr>
          <w:rFonts w:hint="eastAsia"/>
          <w:sz w:val="24"/>
        </w:rPr>
        <w:t>。</w:t>
      </w:r>
      <w:r w:rsidR="00E871B3">
        <w:rPr>
          <w:sz w:val="24"/>
        </w:rPr>
        <w:t>然后</w:t>
      </w:r>
      <w:r w:rsidR="00E871B3">
        <w:rPr>
          <w:rFonts w:hint="eastAsia"/>
          <w:sz w:val="24"/>
        </w:rPr>
        <w:t>以</w:t>
      </w:r>
      <w:r w:rsidR="00E871B3">
        <w:rPr>
          <w:sz w:val="24"/>
        </w:rPr>
        <w:t>小时为粒度对时间序列进行分析，周期为</w:t>
      </w:r>
      <w:r w:rsidR="00E871B3">
        <w:rPr>
          <w:rFonts w:hint="eastAsia"/>
          <w:sz w:val="24"/>
        </w:rPr>
        <w:t>24</w:t>
      </w:r>
      <w:r w:rsidR="00E871B3">
        <w:rPr>
          <w:rFonts w:hint="eastAsia"/>
          <w:sz w:val="24"/>
        </w:rPr>
        <w:t>，</w:t>
      </w:r>
      <w:r w:rsidR="00E871B3">
        <w:rPr>
          <w:sz w:val="24"/>
        </w:rPr>
        <w:t>一个周期</w:t>
      </w:r>
      <w:r w:rsidR="00E871B3">
        <w:rPr>
          <w:rFonts w:hint="eastAsia"/>
          <w:sz w:val="24"/>
        </w:rPr>
        <w:t>也就是</w:t>
      </w:r>
      <w:r w:rsidR="00E871B3">
        <w:rPr>
          <w:sz w:val="24"/>
        </w:rPr>
        <w:t>一天内的规律为</w:t>
      </w:r>
      <w:r w:rsidR="00E871B3">
        <w:rPr>
          <w:rFonts w:hint="eastAsia"/>
          <w:sz w:val="24"/>
        </w:rPr>
        <w:t>每天</w:t>
      </w:r>
      <w:r w:rsidR="00922B8E">
        <w:rPr>
          <w:rFonts w:hint="eastAsia"/>
          <w:sz w:val="24"/>
        </w:rPr>
        <w:t>7</w:t>
      </w:r>
      <w:r w:rsidR="00922B8E">
        <w:rPr>
          <w:rFonts w:hint="eastAsia"/>
          <w:sz w:val="24"/>
        </w:rPr>
        <w:t>点</w:t>
      </w:r>
      <w:r w:rsidR="00922B8E">
        <w:rPr>
          <w:sz w:val="24"/>
        </w:rPr>
        <w:t>左右为</w:t>
      </w:r>
      <w:r w:rsidR="00922B8E">
        <w:rPr>
          <w:rFonts w:hint="eastAsia"/>
          <w:sz w:val="24"/>
        </w:rPr>
        <w:t>最小值</w:t>
      </w:r>
      <w:r w:rsidR="00922B8E">
        <w:rPr>
          <w:sz w:val="24"/>
        </w:rPr>
        <w:t>，</w:t>
      </w:r>
      <w:r w:rsidR="00922B8E">
        <w:rPr>
          <w:rFonts w:hint="eastAsia"/>
          <w:sz w:val="24"/>
        </w:rPr>
        <w:t>20</w:t>
      </w:r>
      <w:r w:rsidR="00922B8E">
        <w:rPr>
          <w:rFonts w:hint="eastAsia"/>
          <w:sz w:val="24"/>
        </w:rPr>
        <w:t>点</w:t>
      </w:r>
      <w:r w:rsidR="00922B8E">
        <w:rPr>
          <w:sz w:val="24"/>
        </w:rPr>
        <w:t>左右为最大值，</w:t>
      </w:r>
      <w:r w:rsidR="00E871B3">
        <w:rPr>
          <w:sz w:val="24"/>
        </w:rPr>
        <w:t>从</w:t>
      </w:r>
      <w:r w:rsidR="00E871B3">
        <w:rPr>
          <w:rFonts w:hint="eastAsia"/>
          <w:sz w:val="24"/>
        </w:rPr>
        <w:t>0</w:t>
      </w:r>
      <w:r w:rsidR="00E871B3">
        <w:rPr>
          <w:rFonts w:hint="eastAsia"/>
          <w:sz w:val="24"/>
        </w:rPr>
        <w:t>点</w:t>
      </w:r>
      <w:r w:rsidR="00E871B3">
        <w:rPr>
          <w:sz w:val="24"/>
        </w:rPr>
        <w:t>到</w:t>
      </w:r>
      <w:r w:rsidR="00E871B3">
        <w:rPr>
          <w:rFonts w:hint="eastAsia"/>
          <w:sz w:val="24"/>
        </w:rPr>
        <w:t>7</w:t>
      </w:r>
      <w:r w:rsidR="00E871B3">
        <w:rPr>
          <w:rFonts w:hint="eastAsia"/>
          <w:sz w:val="24"/>
        </w:rPr>
        <w:t>点</w:t>
      </w:r>
      <w:r w:rsidR="00E871B3">
        <w:rPr>
          <w:sz w:val="24"/>
        </w:rPr>
        <w:t>，访问量一直</w:t>
      </w:r>
      <w:r w:rsidR="00E871B3">
        <w:rPr>
          <w:rFonts w:hint="eastAsia"/>
          <w:sz w:val="24"/>
        </w:rPr>
        <w:t>下降</w:t>
      </w:r>
      <w:r w:rsidR="00E871B3">
        <w:rPr>
          <w:sz w:val="24"/>
        </w:rPr>
        <w:t>，从</w:t>
      </w:r>
      <w:r w:rsidR="00922B8E">
        <w:rPr>
          <w:rFonts w:hint="eastAsia"/>
          <w:sz w:val="24"/>
        </w:rPr>
        <w:t>8</w:t>
      </w:r>
      <w:r w:rsidR="00922B8E">
        <w:rPr>
          <w:rFonts w:hint="eastAsia"/>
          <w:sz w:val="24"/>
        </w:rPr>
        <w:t>点</w:t>
      </w:r>
      <w:r w:rsidR="00922B8E">
        <w:rPr>
          <w:sz w:val="24"/>
        </w:rPr>
        <w:t>到</w:t>
      </w:r>
      <w:r w:rsidR="00922B8E">
        <w:rPr>
          <w:rFonts w:hint="eastAsia"/>
          <w:sz w:val="24"/>
        </w:rPr>
        <w:t>2</w:t>
      </w:r>
      <w:r w:rsidR="00922B8E">
        <w:rPr>
          <w:sz w:val="24"/>
        </w:rPr>
        <w:t>0</w:t>
      </w:r>
      <w:r w:rsidR="00922B8E">
        <w:rPr>
          <w:rFonts w:hint="eastAsia"/>
          <w:sz w:val="24"/>
        </w:rPr>
        <w:t>点大致</w:t>
      </w:r>
      <w:r w:rsidR="00922B8E">
        <w:rPr>
          <w:sz w:val="24"/>
        </w:rPr>
        <w:t>符合访问量</w:t>
      </w:r>
      <w:r w:rsidR="00922B8E">
        <w:rPr>
          <w:rFonts w:hint="eastAsia"/>
          <w:sz w:val="24"/>
        </w:rPr>
        <w:t>逐渐增加</w:t>
      </w:r>
      <w:r w:rsidR="00922B8E">
        <w:rPr>
          <w:sz w:val="24"/>
        </w:rPr>
        <w:t>，只有在</w:t>
      </w:r>
      <w:r w:rsidR="00922B8E">
        <w:rPr>
          <w:rFonts w:hint="eastAsia"/>
          <w:sz w:val="24"/>
        </w:rPr>
        <w:t>12</w:t>
      </w:r>
      <w:r w:rsidR="00922B8E">
        <w:rPr>
          <w:rFonts w:hint="eastAsia"/>
          <w:sz w:val="24"/>
        </w:rPr>
        <w:t>点</w:t>
      </w:r>
      <w:r w:rsidR="00922B8E">
        <w:rPr>
          <w:sz w:val="24"/>
        </w:rPr>
        <w:t>到</w:t>
      </w:r>
      <w:r w:rsidR="00922B8E">
        <w:rPr>
          <w:rFonts w:hint="eastAsia"/>
          <w:sz w:val="24"/>
        </w:rPr>
        <w:t>14</w:t>
      </w:r>
      <w:r w:rsidR="00922B8E">
        <w:rPr>
          <w:rFonts w:hint="eastAsia"/>
          <w:sz w:val="24"/>
        </w:rPr>
        <w:t>点</w:t>
      </w:r>
      <w:r w:rsidR="00922B8E">
        <w:rPr>
          <w:sz w:val="24"/>
        </w:rPr>
        <w:t>时有稍微下降，</w:t>
      </w:r>
      <w:r w:rsidR="00922B8E">
        <w:rPr>
          <w:rFonts w:hint="eastAsia"/>
          <w:sz w:val="24"/>
        </w:rPr>
        <w:t>20</w:t>
      </w:r>
      <w:r w:rsidR="00922B8E">
        <w:rPr>
          <w:rFonts w:hint="eastAsia"/>
          <w:sz w:val="24"/>
        </w:rPr>
        <w:t>到</w:t>
      </w:r>
      <w:r w:rsidR="00922B8E">
        <w:rPr>
          <w:rFonts w:hint="eastAsia"/>
          <w:sz w:val="24"/>
        </w:rPr>
        <w:t>24</w:t>
      </w:r>
      <w:r w:rsidR="00922B8E">
        <w:rPr>
          <w:rFonts w:hint="eastAsia"/>
          <w:sz w:val="24"/>
        </w:rPr>
        <w:t>点</w:t>
      </w:r>
      <w:r w:rsidR="00922B8E">
        <w:rPr>
          <w:sz w:val="24"/>
        </w:rPr>
        <w:t>访问</w:t>
      </w:r>
      <w:r w:rsidR="00922B8E">
        <w:rPr>
          <w:rFonts w:hint="eastAsia"/>
          <w:sz w:val="24"/>
        </w:rPr>
        <w:t>量</w:t>
      </w:r>
      <w:r w:rsidR="00922B8E">
        <w:rPr>
          <w:sz w:val="24"/>
        </w:rPr>
        <w:t>稍有下降但大致相同</w:t>
      </w:r>
      <w:r w:rsidR="004924DD">
        <w:rPr>
          <w:rFonts w:hint="eastAsia"/>
          <w:sz w:val="24"/>
        </w:rPr>
        <w:t>。对</w:t>
      </w:r>
      <w:r w:rsidR="004924DD">
        <w:rPr>
          <w:sz w:val="24"/>
        </w:rPr>
        <w:t>每天的规律进行分析</w:t>
      </w:r>
      <w:r w:rsidR="004924DD">
        <w:rPr>
          <w:rFonts w:hint="eastAsia"/>
          <w:sz w:val="24"/>
        </w:rPr>
        <w:t>并</w:t>
      </w:r>
      <w:r w:rsidR="004924DD">
        <w:rPr>
          <w:sz w:val="24"/>
        </w:rPr>
        <w:t>分解出季节因子后，</w:t>
      </w:r>
      <w:r w:rsidR="004924DD">
        <w:rPr>
          <w:rFonts w:hint="eastAsia"/>
          <w:sz w:val="24"/>
        </w:rPr>
        <w:t>对</w:t>
      </w:r>
      <w:r w:rsidR="004924DD">
        <w:rPr>
          <w:sz w:val="24"/>
        </w:rPr>
        <w:t>一周内不同时间段的</w:t>
      </w:r>
      <w:r w:rsidR="004924DD">
        <w:rPr>
          <w:rFonts w:hint="eastAsia"/>
          <w:sz w:val="24"/>
        </w:rPr>
        <w:t>访问量</w:t>
      </w:r>
      <w:r w:rsidR="004924DD">
        <w:rPr>
          <w:sz w:val="24"/>
        </w:rPr>
        <w:t>差异进行</w:t>
      </w:r>
      <w:r w:rsidR="004924DD">
        <w:rPr>
          <w:rFonts w:hint="eastAsia"/>
          <w:sz w:val="24"/>
        </w:rPr>
        <w:t>进一步</w:t>
      </w:r>
      <w:r w:rsidR="004924DD">
        <w:rPr>
          <w:sz w:val="24"/>
        </w:rPr>
        <w:t>研究</w:t>
      </w:r>
      <w:r w:rsidR="004924DD">
        <w:rPr>
          <w:rFonts w:hint="eastAsia"/>
          <w:sz w:val="24"/>
        </w:rPr>
        <w:t>，在</w:t>
      </w:r>
      <w:r w:rsidR="004924DD">
        <w:rPr>
          <w:sz w:val="24"/>
        </w:rPr>
        <w:t>具体时段上有哪些规律，总结出</w:t>
      </w:r>
      <w:r w:rsidR="006B3F20">
        <w:rPr>
          <w:rFonts w:hint="eastAsia"/>
          <w:sz w:val="24"/>
        </w:rPr>
        <w:t>一</w:t>
      </w:r>
      <w:r w:rsidR="004924DD">
        <w:rPr>
          <w:rFonts w:hint="eastAsia"/>
          <w:sz w:val="24"/>
        </w:rPr>
        <w:t>周内</w:t>
      </w:r>
      <w:r w:rsidR="006B3F20">
        <w:rPr>
          <w:rFonts w:hint="eastAsia"/>
          <w:sz w:val="24"/>
        </w:rPr>
        <w:t>每天</w:t>
      </w:r>
      <w:r w:rsidR="004924DD">
        <w:rPr>
          <w:rFonts w:hint="eastAsia"/>
          <w:sz w:val="24"/>
        </w:rPr>
        <w:t>的</w:t>
      </w:r>
      <w:r w:rsidR="004924DD">
        <w:rPr>
          <w:sz w:val="24"/>
        </w:rPr>
        <w:t>访问量比较大</w:t>
      </w:r>
      <w:r w:rsidR="00241CA7">
        <w:rPr>
          <w:rFonts w:hint="eastAsia"/>
          <w:sz w:val="24"/>
        </w:rPr>
        <w:t>的</w:t>
      </w:r>
      <w:r w:rsidR="00241CA7">
        <w:rPr>
          <w:sz w:val="24"/>
        </w:rPr>
        <w:t>时间段</w:t>
      </w:r>
      <w:r w:rsidR="00241CA7">
        <w:rPr>
          <w:rFonts w:hint="eastAsia"/>
          <w:sz w:val="24"/>
        </w:rPr>
        <w:t>，</w:t>
      </w:r>
      <w:r w:rsidR="00241CA7">
        <w:rPr>
          <w:sz w:val="24"/>
        </w:rPr>
        <w:t>具体规律和特征</w:t>
      </w:r>
      <w:r w:rsidR="00241CA7">
        <w:rPr>
          <w:rFonts w:hint="eastAsia"/>
          <w:sz w:val="24"/>
        </w:rPr>
        <w:t>见</w:t>
      </w:r>
      <w:r w:rsidR="00241CA7">
        <w:rPr>
          <w:sz w:val="24"/>
        </w:rPr>
        <w:t>图</w:t>
      </w:r>
      <w:r w:rsidR="00241CA7">
        <w:rPr>
          <w:rFonts w:hint="eastAsia"/>
          <w:sz w:val="24"/>
        </w:rPr>
        <w:t>4.9</w:t>
      </w:r>
      <w:r w:rsidR="004924DD">
        <w:rPr>
          <w:rFonts w:hint="eastAsia"/>
          <w:sz w:val="24"/>
        </w:rPr>
        <w:t>。</w:t>
      </w:r>
    </w:p>
    <w:p w:rsidR="00702E9F" w:rsidRDefault="00702E9F" w:rsidP="00E04D44">
      <w:pPr>
        <w:autoSpaceDE w:val="0"/>
        <w:autoSpaceDN w:val="0"/>
        <w:adjustRightInd w:val="0"/>
        <w:spacing w:line="400" w:lineRule="exact"/>
        <w:ind w:firstLine="482"/>
        <w:jc w:val="left"/>
        <w:rPr>
          <w:sz w:val="24"/>
        </w:rPr>
      </w:pPr>
      <w:r>
        <w:rPr>
          <w:rFonts w:hint="eastAsia"/>
          <w:sz w:val="24"/>
        </w:rPr>
        <w:t>图</w:t>
      </w:r>
      <w:r>
        <w:rPr>
          <w:rFonts w:hint="eastAsia"/>
          <w:sz w:val="24"/>
        </w:rPr>
        <w:t>4.9</w:t>
      </w:r>
      <w:r>
        <w:rPr>
          <w:rFonts w:hint="eastAsia"/>
          <w:sz w:val="24"/>
        </w:rPr>
        <w:t>中</w:t>
      </w:r>
      <w:r>
        <w:rPr>
          <w:sz w:val="24"/>
        </w:rPr>
        <w:t>的</w:t>
      </w:r>
      <w:r>
        <w:rPr>
          <w:rFonts w:hint="eastAsia"/>
          <w:sz w:val="24"/>
        </w:rPr>
        <w:t>时间</w:t>
      </w:r>
      <w:r>
        <w:rPr>
          <w:sz w:val="24"/>
        </w:rPr>
        <w:t>规律</w:t>
      </w:r>
      <w:r>
        <w:rPr>
          <w:rFonts w:hint="eastAsia"/>
          <w:sz w:val="24"/>
        </w:rPr>
        <w:t>和</w:t>
      </w:r>
      <w:r>
        <w:rPr>
          <w:sz w:val="24"/>
        </w:rPr>
        <w:t>特征</w:t>
      </w:r>
      <w:r>
        <w:rPr>
          <w:rFonts w:hint="eastAsia"/>
          <w:sz w:val="24"/>
        </w:rPr>
        <w:t>可以</w:t>
      </w:r>
      <w:r>
        <w:rPr>
          <w:sz w:val="24"/>
        </w:rPr>
        <w:t>应用在</w:t>
      </w:r>
      <w:r>
        <w:rPr>
          <w:rFonts w:hint="eastAsia"/>
          <w:sz w:val="24"/>
        </w:rPr>
        <w:t>广告</w:t>
      </w:r>
      <w:r>
        <w:rPr>
          <w:sz w:val="24"/>
        </w:rPr>
        <w:t>的</w:t>
      </w:r>
      <w:r>
        <w:rPr>
          <w:rFonts w:hint="eastAsia"/>
          <w:sz w:val="24"/>
        </w:rPr>
        <w:t>时间营销</w:t>
      </w:r>
      <w:r>
        <w:rPr>
          <w:sz w:val="24"/>
        </w:rPr>
        <w:t>中</w:t>
      </w:r>
      <w:r>
        <w:rPr>
          <w:rFonts w:hint="eastAsia"/>
          <w:sz w:val="24"/>
        </w:rPr>
        <w:t>，</w:t>
      </w:r>
      <w:r>
        <w:rPr>
          <w:sz w:val="24"/>
        </w:rPr>
        <w:t>时间营销是指</w:t>
      </w:r>
      <w:r>
        <w:rPr>
          <w:rFonts w:hint="eastAsia"/>
          <w:sz w:val="24"/>
        </w:rPr>
        <w:t>改变</w:t>
      </w:r>
      <w:r>
        <w:rPr>
          <w:sz w:val="24"/>
        </w:rPr>
        <w:t>广告</w:t>
      </w:r>
      <w:r>
        <w:rPr>
          <w:rFonts w:hint="eastAsia"/>
          <w:sz w:val="24"/>
        </w:rPr>
        <w:t>到达传播对象</w:t>
      </w:r>
      <w:r>
        <w:rPr>
          <w:sz w:val="24"/>
        </w:rPr>
        <w:t>的时间，</w:t>
      </w:r>
      <w:r>
        <w:rPr>
          <w:rFonts w:hint="eastAsia"/>
          <w:sz w:val="24"/>
        </w:rPr>
        <w:t>进而</w:t>
      </w:r>
      <w:r>
        <w:rPr>
          <w:sz w:val="24"/>
        </w:rPr>
        <w:t>优化营销的效果。</w:t>
      </w:r>
      <w:r>
        <w:rPr>
          <w:rFonts w:hint="eastAsia"/>
          <w:sz w:val="24"/>
        </w:rPr>
        <w:t>营销</w:t>
      </w:r>
      <w:r>
        <w:rPr>
          <w:sz w:val="24"/>
        </w:rPr>
        <w:t>效果好的时候必定是用户访问量多的时候，看到广告的用户多，转化为</w:t>
      </w:r>
      <w:r>
        <w:rPr>
          <w:rFonts w:hint="eastAsia"/>
          <w:sz w:val="24"/>
        </w:rPr>
        <w:t>目标</w:t>
      </w:r>
      <w:r>
        <w:rPr>
          <w:sz w:val="24"/>
        </w:rPr>
        <w:t>群体的</w:t>
      </w:r>
      <w:r>
        <w:rPr>
          <w:rFonts w:hint="eastAsia"/>
          <w:sz w:val="24"/>
        </w:rPr>
        <w:t>才</w:t>
      </w:r>
      <w:r>
        <w:rPr>
          <w:sz w:val="24"/>
        </w:rPr>
        <w:t>会比较</w:t>
      </w:r>
      <w:r>
        <w:rPr>
          <w:rFonts w:hint="eastAsia"/>
          <w:sz w:val="24"/>
        </w:rPr>
        <w:t>多</w:t>
      </w:r>
      <w:r>
        <w:rPr>
          <w:sz w:val="24"/>
        </w:rPr>
        <w:t>。根据</w:t>
      </w:r>
      <w:r>
        <w:rPr>
          <w:rFonts w:hint="eastAsia"/>
          <w:sz w:val="24"/>
        </w:rPr>
        <w:t>时间</w:t>
      </w:r>
      <w:r>
        <w:rPr>
          <w:sz w:val="24"/>
        </w:rPr>
        <w:t>规律</w:t>
      </w:r>
      <w:r>
        <w:rPr>
          <w:rFonts w:hint="eastAsia"/>
          <w:sz w:val="24"/>
        </w:rPr>
        <w:t>，</w:t>
      </w:r>
      <w:r>
        <w:rPr>
          <w:sz w:val="24"/>
        </w:rPr>
        <w:t>如果</w:t>
      </w:r>
      <w:r>
        <w:rPr>
          <w:rFonts w:hint="eastAsia"/>
          <w:sz w:val="24"/>
        </w:rPr>
        <w:t>广告</w:t>
      </w:r>
      <w:r>
        <w:rPr>
          <w:sz w:val="24"/>
        </w:rPr>
        <w:t>营销的时间是以天为单位的，选择几天进行营销，那么就在</w:t>
      </w:r>
      <w:r>
        <w:rPr>
          <w:rFonts w:hint="eastAsia"/>
          <w:sz w:val="24"/>
        </w:rPr>
        <w:t>周五</w:t>
      </w:r>
      <w:r>
        <w:rPr>
          <w:sz w:val="24"/>
        </w:rPr>
        <w:t>和周一进行广告营销，因为这两天是一周内访问量</w:t>
      </w:r>
      <w:r>
        <w:rPr>
          <w:rFonts w:hint="eastAsia"/>
          <w:sz w:val="24"/>
        </w:rPr>
        <w:t>最多</w:t>
      </w:r>
      <w:r>
        <w:rPr>
          <w:sz w:val="24"/>
        </w:rPr>
        <w:t>的时候</w:t>
      </w:r>
      <w:r>
        <w:rPr>
          <w:rFonts w:hint="eastAsia"/>
          <w:sz w:val="24"/>
        </w:rPr>
        <w:t>。如果</w:t>
      </w:r>
      <w:r>
        <w:rPr>
          <w:sz w:val="24"/>
        </w:rPr>
        <w:t>是</w:t>
      </w:r>
      <w:r>
        <w:rPr>
          <w:rFonts w:hint="eastAsia"/>
          <w:sz w:val="24"/>
        </w:rPr>
        <w:t>选择</w:t>
      </w:r>
      <w:r>
        <w:rPr>
          <w:sz w:val="24"/>
        </w:rPr>
        <w:t>一天内固定的时间段，那么就选择每天的</w:t>
      </w:r>
      <w:r>
        <w:rPr>
          <w:rFonts w:hint="eastAsia"/>
          <w:sz w:val="24"/>
        </w:rPr>
        <w:t>20</w:t>
      </w:r>
      <w:r>
        <w:rPr>
          <w:rFonts w:hint="eastAsia"/>
          <w:sz w:val="24"/>
        </w:rPr>
        <w:t>点</w:t>
      </w:r>
      <w:r>
        <w:rPr>
          <w:sz w:val="24"/>
        </w:rPr>
        <w:t>到</w:t>
      </w:r>
      <w:r>
        <w:rPr>
          <w:rFonts w:hint="eastAsia"/>
          <w:sz w:val="24"/>
        </w:rPr>
        <w:t>24</w:t>
      </w:r>
      <w:r>
        <w:rPr>
          <w:rFonts w:hint="eastAsia"/>
          <w:sz w:val="24"/>
        </w:rPr>
        <w:t>点</w:t>
      </w:r>
      <w:r>
        <w:rPr>
          <w:sz w:val="24"/>
        </w:rPr>
        <w:t>进行广告投放</w:t>
      </w:r>
      <w:r>
        <w:rPr>
          <w:rFonts w:hint="eastAsia"/>
          <w:sz w:val="24"/>
        </w:rPr>
        <w:t>。</w:t>
      </w:r>
      <w:r>
        <w:rPr>
          <w:sz w:val="24"/>
        </w:rPr>
        <w:t>如果</w:t>
      </w:r>
      <w:r>
        <w:rPr>
          <w:rFonts w:hint="eastAsia"/>
          <w:sz w:val="24"/>
        </w:rPr>
        <w:t>投放</w:t>
      </w:r>
      <w:r>
        <w:rPr>
          <w:sz w:val="24"/>
        </w:rPr>
        <w:t>广告的</w:t>
      </w:r>
      <w:r>
        <w:rPr>
          <w:rFonts w:hint="eastAsia"/>
          <w:sz w:val="24"/>
        </w:rPr>
        <w:t>时间</w:t>
      </w:r>
      <w:r>
        <w:rPr>
          <w:sz w:val="24"/>
        </w:rPr>
        <w:t>选择性很灵活，可以任意选择在某天的哪个时段投放，那么</w:t>
      </w:r>
      <w:r>
        <w:rPr>
          <w:rFonts w:hint="eastAsia"/>
          <w:sz w:val="24"/>
        </w:rPr>
        <w:t>首先选择周一</w:t>
      </w:r>
      <w:r>
        <w:rPr>
          <w:sz w:val="24"/>
        </w:rPr>
        <w:t>的</w:t>
      </w:r>
      <w:r>
        <w:rPr>
          <w:rFonts w:hint="eastAsia"/>
          <w:sz w:val="24"/>
        </w:rPr>
        <w:t>12</w:t>
      </w:r>
      <w:r>
        <w:rPr>
          <w:rFonts w:hint="eastAsia"/>
          <w:sz w:val="24"/>
        </w:rPr>
        <w:t>点</w:t>
      </w:r>
      <w:r>
        <w:rPr>
          <w:sz w:val="24"/>
        </w:rPr>
        <w:t>到</w:t>
      </w:r>
      <w:r>
        <w:rPr>
          <w:rFonts w:hint="eastAsia"/>
          <w:sz w:val="24"/>
        </w:rPr>
        <w:t>14</w:t>
      </w:r>
      <w:r>
        <w:rPr>
          <w:rFonts w:hint="eastAsia"/>
          <w:sz w:val="24"/>
        </w:rPr>
        <w:t>点、</w:t>
      </w:r>
      <w:r>
        <w:rPr>
          <w:rFonts w:hint="eastAsia"/>
          <w:sz w:val="24"/>
        </w:rPr>
        <w:t>17</w:t>
      </w:r>
      <w:r>
        <w:rPr>
          <w:rFonts w:hint="eastAsia"/>
          <w:sz w:val="24"/>
        </w:rPr>
        <w:t>点</w:t>
      </w:r>
      <w:r>
        <w:rPr>
          <w:sz w:val="24"/>
        </w:rPr>
        <w:t>到</w:t>
      </w:r>
      <w:r>
        <w:rPr>
          <w:rFonts w:hint="eastAsia"/>
          <w:sz w:val="24"/>
        </w:rPr>
        <w:t>23</w:t>
      </w:r>
      <w:r>
        <w:rPr>
          <w:rFonts w:hint="eastAsia"/>
          <w:sz w:val="24"/>
        </w:rPr>
        <w:t>点；周二</w:t>
      </w:r>
      <w:r>
        <w:rPr>
          <w:sz w:val="24"/>
        </w:rPr>
        <w:t>的</w:t>
      </w:r>
      <w:r>
        <w:rPr>
          <w:rFonts w:hint="eastAsia"/>
          <w:sz w:val="24"/>
        </w:rPr>
        <w:t>17</w:t>
      </w:r>
      <w:r>
        <w:rPr>
          <w:rFonts w:hint="eastAsia"/>
          <w:sz w:val="24"/>
        </w:rPr>
        <w:t>点</w:t>
      </w:r>
      <w:r>
        <w:rPr>
          <w:sz w:val="24"/>
        </w:rPr>
        <w:t>到</w:t>
      </w:r>
      <w:r>
        <w:rPr>
          <w:rFonts w:hint="eastAsia"/>
          <w:sz w:val="24"/>
        </w:rPr>
        <w:t>24</w:t>
      </w:r>
      <w:r>
        <w:rPr>
          <w:rFonts w:hint="eastAsia"/>
          <w:sz w:val="24"/>
        </w:rPr>
        <w:t>点</w:t>
      </w:r>
      <w:r>
        <w:rPr>
          <w:sz w:val="24"/>
        </w:rPr>
        <w:t>；</w:t>
      </w:r>
      <w:r>
        <w:rPr>
          <w:rFonts w:hint="eastAsia"/>
          <w:sz w:val="24"/>
        </w:rPr>
        <w:t>周三</w:t>
      </w:r>
      <w:r>
        <w:rPr>
          <w:sz w:val="24"/>
        </w:rPr>
        <w:t>的</w:t>
      </w:r>
      <w:r>
        <w:rPr>
          <w:sz w:val="24"/>
        </w:rPr>
        <w:t>1</w:t>
      </w:r>
      <w:r>
        <w:rPr>
          <w:rFonts w:hint="eastAsia"/>
          <w:sz w:val="24"/>
        </w:rPr>
        <w:t>点</w:t>
      </w:r>
      <w:r>
        <w:rPr>
          <w:sz w:val="24"/>
        </w:rPr>
        <w:t>到</w:t>
      </w:r>
      <w:r>
        <w:rPr>
          <w:rFonts w:hint="eastAsia"/>
          <w:sz w:val="24"/>
        </w:rPr>
        <w:t>3</w:t>
      </w:r>
      <w:r>
        <w:rPr>
          <w:rFonts w:hint="eastAsia"/>
          <w:sz w:val="24"/>
        </w:rPr>
        <w:t>点</w:t>
      </w:r>
      <w:r>
        <w:rPr>
          <w:sz w:val="24"/>
        </w:rPr>
        <w:t>；</w:t>
      </w:r>
      <w:r>
        <w:rPr>
          <w:rFonts w:hint="eastAsia"/>
          <w:sz w:val="24"/>
        </w:rPr>
        <w:t>周四</w:t>
      </w:r>
      <w:r>
        <w:rPr>
          <w:sz w:val="24"/>
        </w:rPr>
        <w:t>的</w:t>
      </w:r>
      <w:r>
        <w:rPr>
          <w:rFonts w:hint="eastAsia"/>
          <w:sz w:val="24"/>
        </w:rPr>
        <w:t>14</w:t>
      </w:r>
      <w:r>
        <w:rPr>
          <w:rFonts w:hint="eastAsia"/>
          <w:sz w:val="24"/>
        </w:rPr>
        <w:t>点</w:t>
      </w:r>
      <w:r>
        <w:rPr>
          <w:sz w:val="24"/>
        </w:rPr>
        <w:t>到</w:t>
      </w:r>
      <w:r>
        <w:rPr>
          <w:rFonts w:hint="eastAsia"/>
          <w:sz w:val="24"/>
        </w:rPr>
        <w:t>16</w:t>
      </w:r>
      <w:r>
        <w:rPr>
          <w:rFonts w:hint="eastAsia"/>
          <w:sz w:val="24"/>
        </w:rPr>
        <w:t>点</w:t>
      </w:r>
      <w:r>
        <w:rPr>
          <w:sz w:val="24"/>
        </w:rPr>
        <w:t>，</w:t>
      </w:r>
      <w:r>
        <w:rPr>
          <w:rFonts w:hint="eastAsia"/>
          <w:sz w:val="24"/>
        </w:rPr>
        <w:t>周五</w:t>
      </w:r>
      <w:r>
        <w:rPr>
          <w:sz w:val="24"/>
        </w:rPr>
        <w:t>的</w:t>
      </w:r>
      <w:r>
        <w:rPr>
          <w:rFonts w:hint="eastAsia"/>
          <w:sz w:val="24"/>
        </w:rPr>
        <w:t>16</w:t>
      </w:r>
      <w:r>
        <w:rPr>
          <w:rFonts w:hint="eastAsia"/>
          <w:sz w:val="24"/>
        </w:rPr>
        <w:t>点</w:t>
      </w:r>
      <w:r>
        <w:rPr>
          <w:sz w:val="24"/>
        </w:rPr>
        <w:t>到</w:t>
      </w:r>
      <w:r>
        <w:rPr>
          <w:rFonts w:hint="eastAsia"/>
          <w:sz w:val="24"/>
        </w:rPr>
        <w:t>周六</w:t>
      </w:r>
      <w:r>
        <w:rPr>
          <w:sz w:val="24"/>
        </w:rPr>
        <w:t>的三点几个时间段投放，其次选择</w:t>
      </w:r>
      <w:r>
        <w:rPr>
          <w:rFonts w:hint="eastAsia"/>
          <w:sz w:val="24"/>
        </w:rPr>
        <w:t>周一的</w:t>
      </w:r>
      <w:r>
        <w:rPr>
          <w:sz w:val="24"/>
        </w:rPr>
        <w:t>14</w:t>
      </w:r>
      <w:r>
        <w:rPr>
          <w:rFonts w:hint="eastAsia"/>
          <w:sz w:val="24"/>
        </w:rPr>
        <w:t>点</w:t>
      </w:r>
      <w:r>
        <w:rPr>
          <w:sz w:val="24"/>
        </w:rPr>
        <w:t>到</w:t>
      </w:r>
      <w:r>
        <w:rPr>
          <w:rFonts w:hint="eastAsia"/>
          <w:sz w:val="24"/>
        </w:rPr>
        <w:t>17</w:t>
      </w:r>
      <w:r>
        <w:rPr>
          <w:rFonts w:hint="eastAsia"/>
          <w:sz w:val="24"/>
        </w:rPr>
        <w:t>点</w:t>
      </w:r>
      <w:r>
        <w:rPr>
          <w:sz w:val="24"/>
        </w:rPr>
        <w:t>、</w:t>
      </w:r>
      <w:r>
        <w:rPr>
          <w:rFonts w:hint="eastAsia"/>
          <w:sz w:val="24"/>
        </w:rPr>
        <w:t>周三</w:t>
      </w:r>
      <w:r>
        <w:rPr>
          <w:sz w:val="24"/>
        </w:rPr>
        <w:t>的</w:t>
      </w:r>
      <w:r>
        <w:rPr>
          <w:rFonts w:hint="eastAsia"/>
          <w:sz w:val="24"/>
        </w:rPr>
        <w:t>14</w:t>
      </w:r>
      <w:r>
        <w:rPr>
          <w:rFonts w:hint="eastAsia"/>
          <w:sz w:val="24"/>
        </w:rPr>
        <w:t>点</w:t>
      </w:r>
      <w:r>
        <w:rPr>
          <w:sz w:val="24"/>
        </w:rPr>
        <w:t>到</w:t>
      </w:r>
      <w:r>
        <w:rPr>
          <w:rFonts w:hint="eastAsia"/>
          <w:sz w:val="24"/>
        </w:rPr>
        <w:t>17</w:t>
      </w:r>
      <w:r>
        <w:rPr>
          <w:rFonts w:hint="eastAsia"/>
          <w:sz w:val="24"/>
        </w:rPr>
        <w:t>点</w:t>
      </w:r>
      <w:r>
        <w:rPr>
          <w:sz w:val="24"/>
        </w:rPr>
        <w:t>、</w:t>
      </w:r>
      <w:r>
        <w:rPr>
          <w:rFonts w:hint="eastAsia"/>
          <w:sz w:val="24"/>
        </w:rPr>
        <w:t>周四</w:t>
      </w:r>
      <w:r>
        <w:rPr>
          <w:sz w:val="24"/>
        </w:rPr>
        <w:t>的</w:t>
      </w:r>
      <w:r>
        <w:rPr>
          <w:rFonts w:hint="eastAsia"/>
          <w:sz w:val="24"/>
        </w:rPr>
        <w:t>10</w:t>
      </w:r>
      <w:r>
        <w:rPr>
          <w:rFonts w:hint="eastAsia"/>
          <w:sz w:val="24"/>
        </w:rPr>
        <w:t>点</w:t>
      </w:r>
      <w:r>
        <w:rPr>
          <w:sz w:val="24"/>
        </w:rPr>
        <w:t>到</w:t>
      </w:r>
      <w:r>
        <w:rPr>
          <w:rFonts w:hint="eastAsia"/>
          <w:sz w:val="24"/>
        </w:rPr>
        <w:t>13</w:t>
      </w:r>
      <w:r>
        <w:rPr>
          <w:rFonts w:hint="eastAsia"/>
          <w:sz w:val="24"/>
        </w:rPr>
        <w:t>点</w:t>
      </w:r>
      <w:r>
        <w:rPr>
          <w:sz w:val="24"/>
        </w:rPr>
        <w:t>、</w:t>
      </w:r>
      <w:r>
        <w:rPr>
          <w:rFonts w:hint="eastAsia"/>
          <w:sz w:val="24"/>
        </w:rPr>
        <w:t>周四</w:t>
      </w:r>
      <w:r>
        <w:rPr>
          <w:sz w:val="24"/>
        </w:rPr>
        <w:t>的</w:t>
      </w:r>
      <w:r>
        <w:rPr>
          <w:rFonts w:hint="eastAsia"/>
          <w:sz w:val="24"/>
        </w:rPr>
        <w:t>19</w:t>
      </w:r>
      <w:r>
        <w:rPr>
          <w:rFonts w:hint="eastAsia"/>
          <w:sz w:val="24"/>
        </w:rPr>
        <w:t>点</w:t>
      </w:r>
      <w:r>
        <w:rPr>
          <w:sz w:val="24"/>
        </w:rPr>
        <w:t>到周五的</w:t>
      </w:r>
      <w:r>
        <w:rPr>
          <w:rFonts w:hint="eastAsia"/>
          <w:sz w:val="24"/>
        </w:rPr>
        <w:t>4</w:t>
      </w:r>
      <w:r>
        <w:rPr>
          <w:rFonts w:hint="eastAsia"/>
          <w:sz w:val="24"/>
        </w:rPr>
        <w:t>点</w:t>
      </w:r>
      <w:r>
        <w:rPr>
          <w:sz w:val="24"/>
        </w:rPr>
        <w:t>、</w:t>
      </w:r>
      <w:r>
        <w:rPr>
          <w:rFonts w:hint="eastAsia"/>
          <w:sz w:val="24"/>
        </w:rPr>
        <w:t>周日</w:t>
      </w:r>
      <w:r>
        <w:rPr>
          <w:sz w:val="24"/>
        </w:rPr>
        <w:t>的</w:t>
      </w:r>
      <w:r>
        <w:rPr>
          <w:rFonts w:hint="eastAsia"/>
          <w:sz w:val="24"/>
        </w:rPr>
        <w:t>21</w:t>
      </w:r>
      <w:r>
        <w:rPr>
          <w:rFonts w:hint="eastAsia"/>
          <w:sz w:val="24"/>
        </w:rPr>
        <w:t>点</w:t>
      </w:r>
      <w:r>
        <w:rPr>
          <w:sz w:val="24"/>
        </w:rPr>
        <w:t>到</w:t>
      </w:r>
      <w:r>
        <w:rPr>
          <w:rFonts w:hint="eastAsia"/>
          <w:sz w:val="24"/>
        </w:rPr>
        <w:t>23</w:t>
      </w:r>
      <w:r>
        <w:rPr>
          <w:rFonts w:hint="eastAsia"/>
          <w:sz w:val="24"/>
        </w:rPr>
        <w:t>点</w:t>
      </w:r>
      <w:r>
        <w:rPr>
          <w:sz w:val="24"/>
        </w:rPr>
        <w:t>投放广告。</w:t>
      </w:r>
    </w:p>
    <w:p w:rsidR="00702E9F" w:rsidRDefault="00702E9F" w:rsidP="00E04D44">
      <w:pPr>
        <w:autoSpaceDE w:val="0"/>
        <w:autoSpaceDN w:val="0"/>
        <w:adjustRightInd w:val="0"/>
        <w:spacing w:line="400" w:lineRule="exact"/>
        <w:ind w:firstLine="482"/>
        <w:jc w:val="left"/>
        <w:rPr>
          <w:sz w:val="24"/>
        </w:rPr>
      </w:pPr>
      <w:r>
        <w:rPr>
          <w:rFonts w:hint="eastAsia"/>
          <w:sz w:val="24"/>
        </w:rPr>
        <w:t>另外</w:t>
      </w:r>
      <w:r>
        <w:rPr>
          <w:sz w:val="24"/>
        </w:rPr>
        <w:t>还可根据</w:t>
      </w:r>
      <w:r>
        <w:rPr>
          <w:rFonts w:hint="eastAsia"/>
          <w:sz w:val="24"/>
        </w:rPr>
        <w:t>拟合</w:t>
      </w:r>
      <w:r>
        <w:rPr>
          <w:sz w:val="24"/>
        </w:rPr>
        <w:t>的公式来预测</w:t>
      </w:r>
      <w:r>
        <w:rPr>
          <w:rFonts w:hint="eastAsia"/>
          <w:sz w:val="24"/>
        </w:rPr>
        <w:t>用户</w:t>
      </w:r>
      <w:r>
        <w:rPr>
          <w:sz w:val="24"/>
        </w:rPr>
        <w:t>的访问量，</w:t>
      </w:r>
      <w:r>
        <w:rPr>
          <w:rFonts w:hint="eastAsia"/>
          <w:sz w:val="24"/>
        </w:rPr>
        <w:t>结合</w:t>
      </w:r>
      <w:r>
        <w:rPr>
          <w:sz w:val="24"/>
        </w:rPr>
        <w:t>访问规律</w:t>
      </w:r>
      <w:r>
        <w:rPr>
          <w:rFonts w:hint="eastAsia"/>
          <w:sz w:val="24"/>
        </w:rPr>
        <w:t>，安排</w:t>
      </w:r>
      <w:r>
        <w:rPr>
          <w:sz w:val="24"/>
        </w:rPr>
        <w:t>网络客服的</w:t>
      </w:r>
      <w:r>
        <w:rPr>
          <w:rFonts w:hint="eastAsia"/>
          <w:sz w:val="24"/>
        </w:rPr>
        <w:t>工作</w:t>
      </w:r>
      <w:r>
        <w:rPr>
          <w:sz w:val="24"/>
        </w:rPr>
        <w:t>排班情况，在用户访问量大</w:t>
      </w:r>
      <w:r>
        <w:rPr>
          <w:rFonts w:hint="eastAsia"/>
          <w:sz w:val="24"/>
        </w:rPr>
        <w:t>时</w:t>
      </w:r>
      <w:r>
        <w:rPr>
          <w:sz w:val="24"/>
        </w:rPr>
        <w:t>安排的人数多些，提供优质的</w:t>
      </w:r>
      <w:r>
        <w:rPr>
          <w:rFonts w:hint="eastAsia"/>
          <w:sz w:val="24"/>
        </w:rPr>
        <w:t>客服</w:t>
      </w:r>
      <w:r>
        <w:rPr>
          <w:sz w:val="24"/>
        </w:rPr>
        <w:t>服务</w:t>
      </w:r>
      <w:r>
        <w:rPr>
          <w:rFonts w:hint="eastAsia"/>
          <w:sz w:val="24"/>
        </w:rPr>
        <w:t>；</w:t>
      </w:r>
      <w:r>
        <w:rPr>
          <w:sz w:val="24"/>
        </w:rPr>
        <w:t>在访问量比较的少的时候</w:t>
      </w:r>
      <w:r>
        <w:rPr>
          <w:rFonts w:hint="eastAsia"/>
          <w:sz w:val="24"/>
        </w:rPr>
        <w:t>减少</w:t>
      </w:r>
      <w:r>
        <w:rPr>
          <w:sz w:val="24"/>
        </w:rPr>
        <w:t>客服人员，到达按需分配，</w:t>
      </w:r>
      <w:r>
        <w:rPr>
          <w:rFonts w:hint="eastAsia"/>
          <w:sz w:val="24"/>
        </w:rPr>
        <w:t>尽</w:t>
      </w:r>
      <w:r>
        <w:rPr>
          <w:sz w:val="24"/>
        </w:rPr>
        <w:t>最大程度</w:t>
      </w:r>
      <w:r>
        <w:rPr>
          <w:rFonts w:hint="eastAsia"/>
          <w:sz w:val="24"/>
        </w:rPr>
        <w:t>提高</w:t>
      </w:r>
      <w:r>
        <w:rPr>
          <w:sz w:val="24"/>
        </w:rPr>
        <w:t>用户满意度的同时到达资源节约</w:t>
      </w:r>
      <w:r>
        <w:rPr>
          <w:rFonts w:hint="eastAsia"/>
          <w:sz w:val="24"/>
        </w:rPr>
        <w:t>的</w:t>
      </w:r>
      <w:r>
        <w:rPr>
          <w:sz w:val="24"/>
        </w:rPr>
        <w:t>目的。</w:t>
      </w:r>
    </w:p>
    <w:p w:rsidR="00DA7034" w:rsidRDefault="00DA7034" w:rsidP="00DA7034">
      <w:pPr>
        <w:autoSpaceDE w:val="0"/>
        <w:autoSpaceDN w:val="0"/>
        <w:adjustRightInd w:val="0"/>
        <w:spacing w:line="400" w:lineRule="atLeast"/>
        <w:jc w:val="left"/>
        <w:rPr>
          <w:sz w:val="24"/>
        </w:rPr>
      </w:pPr>
      <w:r w:rsidRPr="00DA7034">
        <w:rPr>
          <w:rFonts w:hint="eastAsia"/>
          <w:noProof/>
          <w:sz w:val="24"/>
        </w:rPr>
        <w:lastRenderedPageBreak/>
        <w:drawing>
          <wp:inline distT="0" distB="0" distL="0" distR="0">
            <wp:extent cx="5534025" cy="84013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5631" cy="8403756"/>
                    </a:xfrm>
                    <a:prstGeom prst="rect">
                      <a:avLst/>
                    </a:prstGeom>
                    <a:noFill/>
                    <a:ln>
                      <a:noFill/>
                    </a:ln>
                  </pic:spPr>
                </pic:pic>
              </a:graphicData>
            </a:graphic>
          </wp:inline>
        </w:drawing>
      </w:r>
    </w:p>
    <w:p w:rsidR="00274D4C" w:rsidRPr="00F9337B" w:rsidRDefault="00DA7034" w:rsidP="00F9337B">
      <w:pPr>
        <w:spacing w:before="120" w:after="240"/>
        <w:jc w:val="center"/>
        <w:rPr>
          <w:sz w:val="22"/>
          <w:szCs w:val="22"/>
        </w:rPr>
      </w:pPr>
      <w:r w:rsidRPr="00F9337B">
        <w:rPr>
          <w:rFonts w:hint="eastAsia"/>
          <w:sz w:val="22"/>
          <w:szCs w:val="22"/>
        </w:rPr>
        <w:t>图</w:t>
      </w:r>
      <w:r w:rsidRPr="00F9337B">
        <w:rPr>
          <w:rFonts w:hint="eastAsia"/>
          <w:sz w:val="22"/>
          <w:szCs w:val="22"/>
        </w:rPr>
        <w:t>4.9</w:t>
      </w:r>
      <w:r w:rsidRPr="00F9337B">
        <w:rPr>
          <w:sz w:val="22"/>
          <w:szCs w:val="22"/>
        </w:rPr>
        <w:t xml:space="preserve"> </w:t>
      </w:r>
      <w:r w:rsidR="00003FE0">
        <w:rPr>
          <w:sz w:val="22"/>
          <w:szCs w:val="22"/>
        </w:rPr>
        <w:t xml:space="preserve"> </w:t>
      </w:r>
      <w:r w:rsidRPr="00F9337B">
        <w:rPr>
          <w:rFonts w:hint="eastAsia"/>
          <w:sz w:val="22"/>
          <w:szCs w:val="22"/>
        </w:rPr>
        <w:t>时间</w:t>
      </w:r>
      <w:r w:rsidRPr="00F9337B">
        <w:rPr>
          <w:sz w:val="22"/>
          <w:szCs w:val="22"/>
        </w:rPr>
        <w:t>规律及特征总结</w:t>
      </w:r>
    </w:p>
    <w:p w:rsidR="0068200C" w:rsidRPr="00367101" w:rsidRDefault="0068200C" w:rsidP="0068200C">
      <w:pPr>
        <w:spacing w:line="400" w:lineRule="exact"/>
        <w:rPr>
          <w:sz w:val="24"/>
        </w:rPr>
      </w:pPr>
    </w:p>
    <w:p w:rsidR="00750498" w:rsidRPr="00F31610" w:rsidRDefault="00F31610" w:rsidP="00D64E80">
      <w:pPr>
        <w:pStyle w:val="1"/>
        <w:spacing w:before="480" w:after="360" w:line="240" w:lineRule="auto"/>
        <w:jc w:val="center"/>
        <w:rPr>
          <w:rFonts w:ascii="黑体" w:eastAsia="黑体" w:hAnsi="黑体"/>
          <w:b w:val="0"/>
          <w:sz w:val="32"/>
          <w:szCs w:val="32"/>
        </w:rPr>
      </w:pPr>
      <w:bookmarkStart w:id="96" w:name="_Toc432581625"/>
      <w:r w:rsidRPr="00BB5371">
        <w:rPr>
          <w:rFonts w:ascii="黑体" w:eastAsia="黑体" w:hAnsi="黑体" w:hint="eastAsia"/>
          <w:b w:val="0"/>
          <w:sz w:val="32"/>
          <w:szCs w:val="32"/>
        </w:rPr>
        <w:t>第</w:t>
      </w:r>
      <w:r w:rsidRPr="00D64E80">
        <w:rPr>
          <w:rFonts w:ascii="黑体" w:eastAsia="黑体" w:hAnsi="黑体" w:hint="eastAsia"/>
          <w:b w:val="0"/>
          <w:sz w:val="32"/>
          <w:szCs w:val="32"/>
        </w:rPr>
        <w:t>五</w:t>
      </w:r>
      <w:r w:rsidRPr="00BB5371">
        <w:rPr>
          <w:rFonts w:ascii="黑体" w:eastAsia="黑体" w:hAnsi="黑体" w:hint="eastAsia"/>
          <w:b w:val="0"/>
          <w:sz w:val="32"/>
          <w:szCs w:val="32"/>
        </w:rPr>
        <w:t xml:space="preserve">章 </w:t>
      </w:r>
      <w:r>
        <w:rPr>
          <w:rFonts w:ascii="黑体" w:eastAsia="黑体" w:hAnsi="黑体" w:hint="eastAsia"/>
          <w:b w:val="0"/>
          <w:sz w:val="32"/>
          <w:szCs w:val="32"/>
        </w:rPr>
        <w:t xml:space="preserve"> 竞争</w:t>
      </w:r>
      <w:r>
        <w:rPr>
          <w:rFonts w:ascii="黑体" w:eastAsia="黑体" w:hAnsi="黑体"/>
          <w:b w:val="0"/>
          <w:sz w:val="32"/>
          <w:szCs w:val="32"/>
        </w:rPr>
        <w:t>结构分析</w:t>
      </w:r>
      <w:bookmarkEnd w:id="96"/>
    </w:p>
    <w:p w:rsidR="006168DE" w:rsidRPr="006E78C3" w:rsidRDefault="00F31610" w:rsidP="006168DE">
      <w:pPr>
        <w:pStyle w:val="2"/>
        <w:spacing w:before="480" w:after="120" w:line="400" w:lineRule="exact"/>
        <w:rPr>
          <w:rFonts w:ascii="黑体" w:eastAsia="黑体" w:hAnsi="黑体"/>
          <w:b w:val="0"/>
          <w:sz w:val="28"/>
          <w:szCs w:val="28"/>
        </w:rPr>
      </w:pPr>
      <w:bookmarkStart w:id="97" w:name="_Toc432581626"/>
      <w:r w:rsidRPr="00D64E80">
        <w:rPr>
          <w:rFonts w:ascii="黑体" w:eastAsia="黑体" w:hAnsi="黑体"/>
          <w:b w:val="0"/>
          <w:sz w:val="28"/>
          <w:szCs w:val="28"/>
        </w:rPr>
        <w:t>5</w:t>
      </w:r>
      <w:r w:rsidR="006168DE" w:rsidRPr="00D64E80">
        <w:rPr>
          <w:rFonts w:ascii="黑体" w:eastAsia="黑体" w:hAnsi="黑体"/>
          <w:b w:val="0"/>
          <w:sz w:val="28"/>
          <w:szCs w:val="28"/>
        </w:rPr>
        <w:t>.</w:t>
      </w:r>
      <w:r w:rsidRPr="00D64E80">
        <w:rPr>
          <w:rFonts w:ascii="黑体" w:eastAsia="黑体" w:hAnsi="黑体"/>
          <w:b w:val="0"/>
          <w:sz w:val="28"/>
          <w:szCs w:val="28"/>
        </w:rPr>
        <w:t>1</w:t>
      </w:r>
      <w:r w:rsidR="006168DE" w:rsidRPr="006E78C3">
        <w:rPr>
          <w:rFonts w:ascii="黑体" w:eastAsia="黑体" w:hAnsi="黑体" w:hint="eastAsia"/>
          <w:b w:val="0"/>
          <w:sz w:val="28"/>
          <w:szCs w:val="28"/>
        </w:rPr>
        <w:t xml:space="preserve"> </w:t>
      </w:r>
      <w:r w:rsidR="006168DE">
        <w:rPr>
          <w:rFonts w:ascii="黑体" w:eastAsia="黑体" w:hAnsi="黑体" w:hint="eastAsia"/>
          <w:b w:val="0"/>
          <w:sz w:val="28"/>
          <w:szCs w:val="28"/>
        </w:rPr>
        <w:t xml:space="preserve"> </w:t>
      </w:r>
      <w:r w:rsidR="005A184A">
        <w:rPr>
          <w:rFonts w:ascii="黑体" w:eastAsia="黑体" w:hAnsi="黑体" w:hint="eastAsia"/>
          <w:b w:val="0"/>
          <w:sz w:val="28"/>
          <w:szCs w:val="28"/>
        </w:rPr>
        <w:t>业务</w:t>
      </w:r>
      <w:r w:rsidR="005A184A">
        <w:rPr>
          <w:rFonts w:ascii="黑体" w:eastAsia="黑体" w:hAnsi="黑体"/>
          <w:b w:val="0"/>
          <w:sz w:val="28"/>
          <w:szCs w:val="28"/>
        </w:rPr>
        <w:t>应用</w:t>
      </w:r>
      <w:r w:rsidR="005E3DFA">
        <w:rPr>
          <w:rFonts w:ascii="黑体" w:eastAsia="黑体" w:hAnsi="黑体"/>
          <w:b w:val="0"/>
          <w:sz w:val="28"/>
          <w:szCs w:val="28"/>
        </w:rPr>
        <w:t>介绍</w:t>
      </w:r>
      <w:bookmarkEnd w:id="97"/>
    </w:p>
    <w:p w:rsidR="006D4193" w:rsidRDefault="003511D4" w:rsidP="00E04D44">
      <w:pPr>
        <w:autoSpaceDE w:val="0"/>
        <w:autoSpaceDN w:val="0"/>
        <w:adjustRightInd w:val="0"/>
        <w:spacing w:line="400" w:lineRule="exact"/>
        <w:ind w:firstLine="482"/>
        <w:jc w:val="left"/>
        <w:rPr>
          <w:kern w:val="0"/>
          <w:sz w:val="24"/>
        </w:rPr>
      </w:pPr>
      <w:r>
        <w:rPr>
          <w:rFonts w:hint="eastAsia"/>
          <w:kern w:val="0"/>
          <w:sz w:val="24"/>
        </w:rPr>
        <w:t>本</w:t>
      </w:r>
      <w:r>
        <w:rPr>
          <w:kern w:val="0"/>
          <w:sz w:val="24"/>
        </w:rPr>
        <w:t>章针对</w:t>
      </w:r>
      <w:r>
        <w:rPr>
          <w:rFonts w:hint="eastAsia"/>
          <w:kern w:val="0"/>
          <w:sz w:val="24"/>
        </w:rPr>
        <w:t>各</w:t>
      </w:r>
      <w:r>
        <w:rPr>
          <w:kern w:val="0"/>
          <w:sz w:val="24"/>
        </w:rPr>
        <w:t>类别的业务应用</w:t>
      </w:r>
      <w:r>
        <w:rPr>
          <w:rFonts w:hint="eastAsia"/>
          <w:kern w:val="0"/>
          <w:sz w:val="24"/>
        </w:rPr>
        <w:t>进行</w:t>
      </w:r>
      <w:r>
        <w:rPr>
          <w:kern w:val="0"/>
          <w:sz w:val="24"/>
        </w:rPr>
        <w:t>竞争结构分析。</w:t>
      </w:r>
      <w:r w:rsidR="005E3DFA">
        <w:rPr>
          <w:rFonts w:hint="eastAsia"/>
          <w:kern w:val="0"/>
          <w:sz w:val="24"/>
        </w:rPr>
        <w:t>竞争</w:t>
      </w:r>
      <w:r w:rsidR="005E3DFA">
        <w:rPr>
          <w:kern w:val="0"/>
          <w:sz w:val="24"/>
        </w:rPr>
        <w:t>结构是指某</w:t>
      </w:r>
      <w:r w:rsidR="005E3DFA">
        <w:rPr>
          <w:rFonts w:hint="eastAsia"/>
          <w:kern w:val="0"/>
          <w:sz w:val="24"/>
        </w:rPr>
        <w:t>类</w:t>
      </w:r>
      <w:r w:rsidR="005E3DFA">
        <w:rPr>
          <w:kern w:val="0"/>
          <w:sz w:val="24"/>
        </w:rPr>
        <w:t>产品市场</w:t>
      </w:r>
      <w:r w:rsidR="005E3DFA">
        <w:rPr>
          <w:rFonts w:hint="eastAsia"/>
          <w:kern w:val="0"/>
          <w:sz w:val="24"/>
        </w:rPr>
        <w:t>中各</w:t>
      </w:r>
      <w:r w:rsidR="005E3DFA">
        <w:rPr>
          <w:kern w:val="0"/>
          <w:sz w:val="24"/>
        </w:rPr>
        <w:t>企业</w:t>
      </w:r>
      <w:r w:rsidR="005E3DFA">
        <w:rPr>
          <w:rFonts w:hint="eastAsia"/>
          <w:kern w:val="0"/>
          <w:sz w:val="24"/>
        </w:rPr>
        <w:t>所占份额</w:t>
      </w:r>
      <w:r w:rsidR="005E3DFA">
        <w:rPr>
          <w:kern w:val="0"/>
          <w:sz w:val="24"/>
        </w:rPr>
        <w:t>以及</w:t>
      </w:r>
      <w:r w:rsidR="005E3DFA">
        <w:rPr>
          <w:rFonts w:hint="eastAsia"/>
          <w:kern w:val="0"/>
          <w:sz w:val="24"/>
        </w:rPr>
        <w:t>企业</w:t>
      </w:r>
      <w:r w:rsidR="005E3DFA">
        <w:rPr>
          <w:kern w:val="0"/>
          <w:sz w:val="24"/>
        </w:rPr>
        <w:t>数量分布结构。</w:t>
      </w:r>
      <w:r w:rsidR="006D4193">
        <w:rPr>
          <w:rFonts w:hint="eastAsia"/>
          <w:kern w:val="0"/>
          <w:sz w:val="24"/>
        </w:rPr>
        <w:t>任何</w:t>
      </w:r>
      <w:r w:rsidR="006D4193">
        <w:rPr>
          <w:kern w:val="0"/>
          <w:sz w:val="24"/>
        </w:rPr>
        <w:t>一</w:t>
      </w:r>
      <w:r w:rsidR="006D4193">
        <w:rPr>
          <w:rFonts w:hint="eastAsia"/>
          <w:kern w:val="0"/>
          <w:sz w:val="24"/>
        </w:rPr>
        <w:t>类</w:t>
      </w:r>
      <w:r w:rsidR="006D4193">
        <w:rPr>
          <w:kern w:val="0"/>
          <w:sz w:val="24"/>
        </w:rPr>
        <w:t>市场的竞争结构一般都可以分为</w:t>
      </w:r>
      <w:r w:rsidR="006D4193">
        <w:rPr>
          <w:rFonts w:hint="eastAsia"/>
          <w:kern w:val="0"/>
          <w:sz w:val="24"/>
        </w:rPr>
        <w:t>完全竞争、垄断</w:t>
      </w:r>
      <w:r w:rsidR="006D4193">
        <w:rPr>
          <w:kern w:val="0"/>
          <w:sz w:val="24"/>
        </w:rPr>
        <w:t>竞争、</w:t>
      </w:r>
      <w:r w:rsidR="006D4193">
        <w:rPr>
          <w:rFonts w:hint="eastAsia"/>
          <w:kern w:val="0"/>
          <w:sz w:val="24"/>
        </w:rPr>
        <w:t>寡头垄断、完全垄断四种。完全</w:t>
      </w:r>
      <w:r w:rsidR="006D4193">
        <w:rPr>
          <w:kern w:val="0"/>
          <w:sz w:val="24"/>
        </w:rPr>
        <w:t>竞争是经济学中</w:t>
      </w:r>
      <w:r w:rsidR="006D4193">
        <w:rPr>
          <w:rFonts w:hint="eastAsia"/>
          <w:kern w:val="0"/>
          <w:sz w:val="24"/>
        </w:rPr>
        <w:t>理想</w:t>
      </w:r>
      <w:r w:rsidR="006D4193">
        <w:rPr>
          <w:kern w:val="0"/>
          <w:sz w:val="24"/>
        </w:rPr>
        <w:t>的市场竞争状态，又</w:t>
      </w:r>
      <w:r w:rsidR="006D4193">
        <w:rPr>
          <w:rFonts w:hint="eastAsia"/>
          <w:kern w:val="0"/>
          <w:sz w:val="24"/>
        </w:rPr>
        <w:t>称</w:t>
      </w:r>
      <w:r w:rsidR="006D4193">
        <w:rPr>
          <w:kern w:val="0"/>
          <w:sz w:val="24"/>
        </w:rPr>
        <w:t>纯粹竞争，</w:t>
      </w:r>
      <w:r w:rsidR="006D4193">
        <w:rPr>
          <w:rFonts w:hint="eastAsia"/>
          <w:kern w:val="0"/>
          <w:sz w:val="24"/>
        </w:rPr>
        <w:t>是</w:t>
      </w:r>
      <w:r w:rsidR="006D4193">
        <w:rPr>
          <w:kern w:val="0"/>
          <w:sz w:val="24"/>
        </w:rPr>
        <w:t>一种不受阻碍和干扰的状态，</w:t>
      </w:r>
      <w:r w:rsidR="006D4193">
        <w:rPr>
          <w:rFonts w:hint="eastAsia"/>
          <w:kern w:val="0"/>
          <w:sz w:val="24"/>
        </w:rPr>
        <w:t>没有</w:t>
      </w:r>
      <w:r w:rsidR="006D4193">
        <w:rPr>
          <w:kern w:val="0"/>
          <w:sz w:val="24"/>
        </w:rPr>
        <w:t>企业或消费者可以影响市场。</w:t>
      </w:r>
      <w:r w:rsidR="006D4193">
        <w:rPr>
          <w:rFonts w:hint="eastAsia"/>
          <w:kern w:val="0"/>
          <w:sz w:val="24"/>
        </w:rPr>
        <w:t>垄断竞争</w:t>
      </w:r>
      <w:r w:rsidR="006D4193">
        <w:rPr>
          <w:kern w:val="0"/>
          <w:sz w:val="24"/>
        </w:rPr>
        <w:t>是指</w:t>
      </w:r>
      <w:r w:rsidR="006D4193">
        <w:rPr>
          <w:rFonts w:hint="eastAsia"/>
          <w:kern w:val="0"/>
          <w:sz w:val="24"/>
        </w:rPr>
        <w:t>许多</w:t>
      </w:r>
      <w:r w:rsidR="006D4193">
        <w:rPr>
          <w:kern w:val="0"/>
          <w:sz w:val="24"/>
        </w:rPr>
        <w:t>企业销售</w:t>
      </w:r>
      <w:r w:rsidR="006D4193">
        <w:rPr>
          <w:rFonts w:hint="eastAsia"/>
          <w:kern w:val="0"/>
          <w:sz w:val="24"/>
        </w:rPr>
        <w:t>相似</w:t>
      </w:r>
      <w:r w:rsidR="006D4193">
        <w:rPr>
          <w:kern w:val="0"/>
          <w:sz w:val="24"/>
        </w:rPr>
        <w:t>但不完全相同的产品。寡头</w:t>
      </w:r>
      <w:r w:rsidR="006D4193">
        <w:rPr>
          <w:rFonts w:hint="eastAsia"/>
          <w:kern w:val="0"/>
          <w:sz w:val="24"/>
        </w:rPr>
        <w:t>垄断</w:t>
      </w:r>
      <w:r w:rsidR="006D4193">
        <w:rPr>
          <w:kern w:val="0"/>
          <w:sz w:val="24"/>
        </w:rPr>
        <w:t>是指</w:t>
      </w:r>
      <w:r w:rsidR="006D4193">
        <w:rPr>
          <w:rFonts w:hint="eastAsia"/>
          <w:kern w:val="0"/>
          <w:sz w:val="24"/>
        </w:rPr>
        <w:t>少数</w:t>
      </w:r>
      <w:r w:rsidR="006D4193">
        <w:rPr>
          <w:kern w:val="0"/>
          <w:sz w:val="24"/>
        </w:rPr>
        <w:t>的企业占领市场的大部分份额，</w:t>
      </w:r>
      <w:r w:rsidR="006D4193">
        <w:rPr>
          <w:rFonts w:hint="eastAsia"/>
          <w:kern w:val="0"/>
          <w:sz w:val="24"/>
        </w:rPr>
        <w:t>新</w:t>
      </w:r>
      <w:r w:rsidR="006D4193">
        <w:rPr>
          <w:kern w:val="0"/>
          <w:sz w:val="24"/>
        </w:rPr>
        <w:t>的企业比较难进入</w:t>
      </w:r>
      <w:r w:rsidR="006D4193">
        <w:rPr>
          <w:rFonts w:hint="eastAsia"/>
          <w:kern w:val="0"/>
          <w:sz w:val="24"/>
        </w:rPr>
        <w:t>；</w:t>
      </w:r>
      <w:r w:rsidR="006D4193">
        <w:rPr>
          <w:kern w:val="0"/>
          <w:sz w:val="24"/>
        </w:rPr>
        <w:t>如果是两个企业竞争，占有市场的大部分份额，这种属于</w:t>
      </w:r>
      <w:r w:rsidR="006D4193">
        <w:rPr>
          <w:rFonts w:hint="eastAsia"/>
          <w:kern w:val="0"/>
          <w:sz w:val="24"/>
        </w:rPr>
        <w:t>寡头</w:t>
      </w:r>
      <w:r w:rsidR="006D4193">
        <w:rPr>
          <w:kern w:val="0"/>
          <w:sz w:val="24"/>
        </w:rPr>
        <w:t>垄断的特殊情况，为</w:t>
      </w:r>
      <w:r w:rsidR="006D4193">
        <w:rPr>
          <w:rFonts w:hint="eastAsia"/>
          <w:kern w:val="0"/>
          <w:sz w:val="24"/>
        </w:rPr>
        <w:t>双寡头</w:t>
      </w:r>
      <w:r w:rsidR="006D4193">
        <w:rPr>
          <w:kern w:val="0"/>
          <w:sz w:val="24"/>
        </w:rPr>
        <w:t>垄断。</w:t>
      </w:r>
      <w:r w:rsidR="006D4193">
        <w:rPr>
          <w:rFonts w:hint="eastAsia"/>
          <w:kern w:val="0"/>
          <w:sz w:val="24"/>
        </w:rPr>
        <w:t>完全</w:t>
      </w:r>
      <w:r w:rsidR="006D4193">
        <w:rPr>
          <w:kern w:val="0"/>
          <w:sz w:val="24"/>
        </w:rPr>
        <w:t>垄断是指市场中只有一家企业提供产品和服务，</w:t>
      </w:r>
      <w:r w:rsidR="006D4193">
        <w:rPr>
          <w:rFonts w:hint="eastAsia"/>
          <w:kern w:val="0"/>
          <w:sz w:val="24"/>
        </w:rPr>
        <w:t>没有</w:t>
      </w:r>
      <w:r w:rsidR="006D4193">
        <w:rPr>
          <w:kern w:val="0"/>
          <w:sz w:val="24"/>
        </w:rPr>
        <w:t>替代品，</w:t>
      </w:r>
      <w:r w:rsidR="006D4193">
        <w:rPr>
          <w:rFonts w:hint="eastAsia"/>
          <w:kern w:val="0"/>
          <w:sz w:val="24"/>
        </w:rPr>
        <w:t>其他</w:t>
      </w:r>
      <w:r w:rsidR="006D4193">
        <w:rPr>
          <w:kern w:val="0"/>
          <w:sz w:val="24"/>
        </w:rPr>
        <w:t>企业几乎</w:t>
      </w:r>
      <w:r w:rsidR="006D4193">
        <w:rPr>
          <w:rFonts w:hint="eastAsia"/>
          <w:kern w:val="0"/>
          <w:sz w:val="24"/>
        </w:rPr>
        <w:t>进入</w:t>
      </w:r>
      <w:r w:rsidR="006D4193">
        <w:rPr>
          <w:kern w:val="0"/>
          <w:sz w:val="24"/>
        </w:rPr>
        <w:t>不了这个市场。</w:t>
      </w:r>
    </w:p>
    <w:p w:rsidR="003224F5" w:rsidRDefault="00974833" w:rsidP="00E04D44">
      <w:pPr>
        <w:autoSpaceDE w:val="0"/>
        <w:autoSpaceDN w:val="0"/>
        <w:adjustRightInd w:val="0"/>
        <w:spacing w:line="400" w:lineRule="exact"/>
        <w:ind w:firstLine="482"/>
        <w:jc w:val="left"/>
        <w:rPr>
          <w:kern w:val="0"/>
          <w:sz w:val="24"/>
        </w:rPr>
      </w:pPr>
      <w:r>
        <w:rPr>
          <w:kern w:val="0"/>
          <w:sz w:val="24"/>
        </w:rPr>
        <w:t>业务</w:t>
      </w:r>
      <w:r>
        <w:rPr>
          <w:rFonts w:hint="eastAsia"/>
          <w:kern w:val="0"/>
          <w:sz w:val="24"/>
        </w:rPr>
        <w:t>应用指</w:t>
      </w:r>
      <w:r>
        <w:rPr>
          <w:kern w:val="0"/>
          <w:sz w:val="24"/>
        </w:rPr>
        <w:t>的</w:t>
      </w:r>
      <w:r>
        <w:rPr>
          <w:rFonts w:hint="eastAsia"/>
          <w:kern w:val="0"/>
          <w:sz w:val="24"/>
        </w:rPr>
        <w:t>是</w:t>
      </w:r>
      <w:r>
        <w:rPr>
          <w:kern w:val="0"/>
          <w:sz w:val="24"/>
        </w:rPr>
        <w:t>电信用户</w:t>
      </w:r>
      <w:r>
        <w:rPr>
          <w:rFonts w:hint="eastAsia"/>
          <w:kern w:val="0"/>
          <w:sz w:val="24"/>
        </w:rPr>
        <w:t>移动</w:t>
      </w:r>
      <w:r>
        <w:rPr>
          <w:kern w:val="0"/>
          <w:sz w:val="24"/>
        </w:rPr>
        <w:t>终端里的</w:t>
      </w:r>
      <w:r>
        <w:rPr>
          <w:rFonts w:hint="eastAsia"/>
          <w:kern w:val="0"/>
          <w:sz w:val="24"/>
        </w:rPr>
        <w:t>软件</w:t>
      </w:r>
      <w:r>
        <w:rPr>
          <w:kern w:val="0"/>
          <w:sz w:val="24"/>
        </w:rPr>
        <w:t>应用，用户</w:t>
      </w:r>
      <w:r>
        <w:rPr>
          <w:rFonts w:hint="eastAsia"/>
          <w:kern w:val="0"/>
          <w:sz w:val="24"/>
        </w:rPr>
        <w:t>在</w:t>
      </w:r>
      <w:r>
        <w:rPr>
          <w:kern w:val="0"/>
          <w:sz w:val="24"/>
        </w:rPr>
        <w:t>使用</w:t>
      </w:r>
      <w:r>
        <w:rPr>
          <w:rFonts w:hint="eastAsia"/>
          <w:kern w:val="0"/>
          <w:sz w:val="24"/>
        </w:rPr>
        <w:t>APP</w:t>
      </w:r>
      <w:r>
        <w:rPr>
          <w:rFonts w:hint="eastAsia"/>
          <w:kern w:val="0"/>
          <w:sz w:val="24"/>
        </w:rPr>
        <w:t>等</w:t>
      </w:r>
      <w:r>
        <w:rPr>
          <w:kern w:val="0"/>
          <w:sz w:val="24"/>
        </w:rPr>
        <w:t>软件</w:t>
      </w:r>
      <w:r>
        <w:rPr>
          <w:rFonts w:hint="eastAsia"/>
          <w:kern w:val="0"/>
          <w:sz w:val="24"/>
        </w:rPr>
        <w:t>进行</w:t>
      </w:r>
      <w:r>
        <w:rPr>
          <w:kern w:val="0"/>
          <w:sz w:val="24"/>
        </w:rPr>
        <w:t>联网时，数据被记录下来，通过对各类业务中各种产品的网络访问量</w:t>
      </w:r>
      <w:r>
        <w:rPr>
          <w:rFonts w:hint="eastAsia"/>
          <w:kern w:val="0"/>
          <w:sz w:val="24"/>
        </w:rPr>
        <w:t>来反映</w:t>
      </w:r>
      <w:r>
        <w:rPr>
          <w:kern w:val="0"/>
          <w:sz w:val="24"/>
        </w:rPr>
        <w:t>各企业的市场份额。</w:t>
      </w:r>
      <w:r w:rsidR="006237DC">
        <w:rPr>
          <w:rFonts w:hint="eastAsia"/>
          <w:kern w:val="0"/>
          <w:sz w:val="24"/>
        </w:rPr>
        <w:t>在互联网</w:t>
      </w:r>
      <w:r w:rsidR="006237DC">
        <w:rPr>
          <w:kern w:val="0"/>
          <w:sz w:val="24"/>
        </w:rPr>
        <w:t>领域，一般不存在完全竞争和完全垄断，所以业务应用市场竞争结构应该为垄断竞争或寡头垄断。</w:t>
      </w:r>
    </w:p>
    <w:p w:rsidR="005A184A" w:rsidRDefault="006329D7" w:rsidP="00E04D44">
      <w:pPr>
        <w:autoSpaceDE w:val="0"/>
        <w:autoSpaceDN w:val="0"/>
        <w:adjustRightInd w:val="0"/>
        <w:spacing w:line="400" w:lineRule="exact"/>
        <w:ind w:firstLine="482"/>
        <w:jc w:val="left"/>
        <w:rPr>
          <w:kern w:val="0"/>
          <w:sz w:val="24"/>
        </w:rPr>
      </w:pPr>
      <w:r>
        <w:rPr>
          <w:rFonts w:hint="eastAsia"/>
          <w:kern w:val="0"/>
          <w:sz w:val="24"/>
        </w:rPr>
        <w:t>目前移动互联网</w:t>
      </w:r>
      <w:r w:rsidRPr="006329D7">
        <w:rPr>
          <w:rFonts w:hint="eastAsia"/>
          <w:kern w:val="0"/>
          <w:sz w:val="24"/>
        </w:rPr>
        <w:t>主要提供信息即时交互</w:t>
      </w:r>
      <w:r>
        <w:rPr>
          <w:rFonts w:hint="eastAsia"/>
          <w:kern w:val="0"/>
          <w:sz w:val="24"/>
        </w:rPr>
        <w:t>、</w:t>
      </w:r>
      <w:r w:rsidRPr="006329D7">
        <w:rPr>
          <w:rFonts w:hint="eastAsia"/>
          <w:kern w:val="0"/>
          <w:sz w:val="24"/>
        </w:rPr>
        <w:t>HTTP</w:t>
      </w:r>
      <w:r w:rsidRPr="006329D7">
        <w:rPr>
          <w:rFonts w:hint="eastAsia"/>
          <w:kern w:val="0"/>
          <w:sz w:val="24"/>
        </w:rPr>
        <w:t>应用</w:t>
      </w:r>
      <w:r>
        <w:rPr>
          <w:rFonts w:hint="eastAsia"/>
          <w:kern w:val="0"/>
          <w:sz w:val="24"/>
        </w:rPr>
        <w:t>、</w:t>
      </w:r>
      <w:r w:rsidRPr="006329D7">
        <w:rPr>
          <w:rFonts w:hint="eastAsia"/>
          <w:kern w:val="0"/>
          <w:sz w:val="24"/>
        </w:rPr>
        <w:t>电子邮件</w:t>
      </w:r>
      <w:r>
        <w:rPr>
          <w:rFonts w:hint="eastAsia"/>
          <w:kern w:val="0"/>
          <w:sz w:val="24"/>
        </w:rPr>
        <w:t>、</w:t>
      </w:r>
      <w:r w:rsidRPr="006329D7">
        <w:rPr>
          <w:kern w:val="0"/>
          <w:sz w:val="24"/>
        </w:rPr>
        <w:t>VoIP</w:t>
      </w:r>
      <w:r>
        <w:rPr>
          <w:rFonts w:hint="eastAsia"/>
          <w:kern w:val="0"/>
          <w:sz w:val="24"/>
        </w:rPr>
        <w:t>、</w:t>
      </w:r>
      <w:r w:rsidRPr="006329D7">
        <w:rPr>
          <w:rFonts w:hint="eastAsia"/>
          <w:kern w:val="0"/>
          <w:sz w:val="24"/>
        </w:rPr>
        <w:t>P2P</w:t>
      </w:r>
      <w:r w:rsidR="00BE4DB9">
        <w:rPr>
          <w:rFonts w:hint="eastAsia"/>
          <w:kern w:val="0"/>
          <w:sz w:val="24"/>
        </w:rPr>
        <w:t>下载</w:t>
      </w:r>
      <w:r>
        <w:rPr>
          <w:rFonts w:hint="eastAsia"/>
          <w:kern w:val="0"/>
          <w:sz w:val="24"/>
        </w:rPr>
        <w:t>、</w:t>
      </w:r>
      <w:r w:rsidR="00BE4DB9">
        <w:rPr>
          <w:rFonts w:hint="eastAsia"/>
          <w:kern w:val="0"/>
          <w:sz w:val="24"/>
        </w:rPr>
        <w:t>P2P</w:t>
      </w:r>
      <w:r w:rsidR="00BE4DB9">
        <w:rPr>
          <w:rFonts w:hint="eastAsia"/>
          <w:kern w:val="0"/>
          <w:sz w:val="24"/>
        </w:rPr>
        <w:t>视频、</w:t>
      </w:r>
      <w:r w:rsidRPr="006329D7">
        <w:rPr>
          <w:rFonts w:hint="eastAsia"/>
          <w:kern w:val="0"/>
          <w:sz w:val="24"/>
        </w:rPr>
        <w:t>网络游戏</w:t>
      </w:r>
      <w:r>
        <w:rPr>
          <w:rFonts w:hint="eastAsia"/>
          <w:kern w:val="0"/>
          <w:sz w:val="24"/>
        </w:rPr>
        <w:t>、</w:t>
      </w:r>
      <w:r w:rsidRPr="006329D7">
        <w:rPr>
          <w:rFonts w:hint="eastAsia"/>
          <w:kern w:val="0"/>
          <w:sz w:val="24"/>
        </w:rPr>
        <w:t>在线阅读</w:t>
      </w:r>
      <w:r>
        <w:rPr>
          <w:rFonts w:hint="eastAsia"/>
          <w:kern w:val="0"/>
          <w:sz w:val="24"/>
        </w:rPr>
        <w:t>、</w:t>
      </w:r>
      <w:r w:rsidRPr="006329D7">
        <w:rPr>
          <w:rFonts w:hint="eastAsia"/>
          <w:kern w:val="0"/>
          <w:sz w:val="24"/>
        </w:rPr>
        <w:t>在线音乐等业务</w:t>
      </w:r>
      <w:r>
        <w:rPr>
          <w:rFonts w:hint="eastAsia"/>
          <w:kern w:val="0"/>
          <w:sz w:val="24"/>
        </w:rPr>
        <w:t>。</w:t>
      </w:r>
    </w:p>
    <w:p w:rsidR="00B56AB5" w:rsidRDefault="00B56AB5" w:rsidP="00E04D44">
      <w:pPr>
        <w:autoSpaceDE w:val="0"/>
        <w:autoSpaceDN w:val="0"/>
        <w:adjustRightInd w:val="0"/>
        <w:spacing w:line="400" w:lineRule="exact"/>
        <w:ind w:firstLine="482"/>
        <w:jc w:val="left"/>
        <w:rPr>
          <w:kern w:val="0"/>
          <w:sz w:val="24"/>
        </w:rPr>
      </w:pPr>
      <w:r w:rsidRPr="006329D7">
        <w:rPr>
          <w:rFonts w:hint="eastAsia"/>
          <w:kern w:val="0"/>
          <w:sz w:val="24"/>
        </w:rPr>
        <w:t>信息即时交互</w:t>
      </w:r>
      <w:proofErr w:type="gramStart"/>
      <w:r>
        <w:rPr>
          <w:rFonts w:hint="eastAsia"/>
          <w:kern w:val="0"/>
          <w:sz w:val="24"/>
        </w:rPr>
        <w:t>服务指</w:t>
      </w:r>
      <w:proofErr w:type="gramEnd"/>
      <w:r>
        <w:rPr>
          <w:rFonts w:hint="eastAsia"/>
          <w:kern w:val="0"/>
          <w:sz w:val="24"/>
        </w:rPr>
        <w:t>的是</w:t>
      </w:r>
      <w:r w:rsidRPr="00B56AB5">
        <w:rPr>
          <w:rFonts w:hint="eastAsia"/>
          <w:kern w:val="0"/>
          <w:sz w:val="24"/>
        </w:rPr>
        <w:t>能够即时发送和接收互联网消息等的业务</w:t>
      </w:r>
      <w:r>
        <w:rPr>
          <w:rFonts w:hint="eastAsia"/>
          <w:kern w:val="0"/>
          <w:sz w:val="24"/>
        </w:rPr>
        <w:t>。</w:t>
      </w:r>
      <w:r w:rsidR="006E50F3">
        <w:rPr>
          <w:rFonts w:hint="eastAsia"/>
          <w:kern w:val="0"/>
          <w:sz w:val="24"/>
        </w:rPr>
        <w:t>如今</w:t>
      </w:r>
      <w:r w:rsidR="006E50F3">
        <w:rPr>
          <w:kern w:val="0"/>
          <w:sz w:val="24"/>
        </w:rPr>
        <w:t>的</w:t>
      </w:r>
      <w:r>
        <w:rPr>
          <w:rFonts w:hint="eastAsia"/>
          <w:kern w:val="0"/>
          <w:sz w:val="24"/>
        </w:rPr>
        <w:t>信息及时交互</w:t>
      </w:r>
      <w:r w:rsidR="006E50F3">
        <w:rPr>
          <w:rFonts w:hint="eastAsia"/>
          <w:kern w:val="0"/>
          <w:sz w:val="24"/>
        </w:rPr>
        <w:t>服务</w:t>
      </w:r>
      <w:r w:rsidR="006E50F3">
        <w:rPr>
          <w:kern w:val="0"/>
          <w:sz w:val="24"/>
        </w:rPr>
        <w:t>不仅仅是针对于</w:t>
      </w:r>
      <w:r w:rsidR="006E50F3">
        <w:rPr>
          <w:rFonts w:hint="eastAsia"/>
          <w:kern w:val="0"/>
          <w:sz w:val="24"/>
        </w:rPr>
        <w:t>聊天</w:t>
      </w:r>
      <w:r w:rsidR="00827611">
        <w:rPr>
          <w:rFonts w:hint="eastAsia"/>
          <w:kern w:val="0"/>
          <w:sz w:val="24"/>
        </w:rPr>
        <w:t>，</w:t>
      </w:r>
      <w:r w:rsidR="006E50F3">
        <w:rPr>
          <w:rFonts w:hint="eastAsia"/>
          <w:kern w:val="0"/>
          <w:sz w:val="24"/>
        </w:rPr>
        <w:t>而是</w:t>
      </w:r>
      <w:r w:rsidR="006E50F3">
        <w:rPr>
          <w:kern w:val="0"/>
          <w:sz w:val="24"/>
        </w:rPr>
        <w:t>已经变成</w:t>
      </w:r>
      <w:r w:rsidRPr="00B56AB5">
        <w:rPr>
          <w:rFonts w:hint="eastAsia"/>
          <w:kern w:val="0"/>
          <w:sz w:val="24"/>
        </w:rPr>
        <w:t>综合化</w:t>
      </w:r>
      <w:r w:rsidR="006E50F3">
        <w:rPr>
          <w:rFonts w:hint="eastAsia"/>
          <w:kern w:val="0"/>
          <w:sz w:val="24"/>
        </w:rPr>
        <w:t>的</w:t>
      </w:r>
      <w:r w:rsidRPr="00B56AB5">
        <w:rPr>
          <w:rFonts w:hint="eastAsia"/>
          <w:kern w:val="0"/>
          <w:sz w:val="24"/>
        </w:rPr>
        <w:t>信息</w:t>
      </w:r>
      <w:r w:rsidR="006E50F3">
        <w:rPr>
          <w:rFonts w:hint="eastAsia"/>
          <w:kern w:val="0"/>
          <w:sz w:val="24"/>
        </w:rPr>
        <w:t>交流</w:t>
      </w:r>
      <w:r w:rsidRPr="00B56AB5">
        <w:rPr>
          <w:rFonts w:hint="eastAsia"/>
          <w:kern w:val="0"/>
          <w:sz w:val="24"/>
        </w:rPr>
        <w:t>平台</w:t>
      </w:r>
      <w:r w:rsidR="00827611">
        <w:rPr>
          <w:rFonts w:hint="eastAsia"/>
          <w:kern w:val="0"/>
          <w:sz w:val="24"/>
        </w:rPr>
        <w:t>。</w:t>
      </w:r>
      <w:r w:rsidRPr="00B56AB5">
        <w:rPr>
          <w:rFonts w:hint="eastAsia"/>
          <w:kern w:val="0"/>
          <w:sz w:val="24"/>
        </w:rPr>
        <w:t>目前比较流行的</w:t>
      </w:r>
      <w:r>
        <w:rPr>
          <w:rFonts w:hint="eastAsia"/>
          <w:kern w:val="0"/>
          <w:sz w:val="24"/>
        </w:rPr>
        <w:t>软件有</w:t>
      </w:r>
      <w:r>
        <w:rPr>
          <w:rFonts w:hint="eastAsia"/>
          <w:kern w:val="0"/>
          <w:sz w:val="24"/>
        </w:rPr>
        <w:t>QQ</w:t>
      </w:r>
      <w:r>
        <w:rPr>
          <w:rFonts w:hint="eastAsia"/>
          <w:kern w:val="0"/>
          <w:sz w:val="24"/>
        </w:rPr>
        <w:t>、微信、阿里旺旺、</w:t>
      </w:r>
      <w:r>
        <w:rPr>
          <w:rFonts w:hint="eastAsia"/>
          <w:kern w:val="0"/>
          <w:sz w:val="24"/>
        </w:rPr>
        <w:t>LINE</w:t>
      </w:r>
      <w:r>
        <w:rPr>
          <w:rFonts w:hint="eastAsia"/>
          <w:kern w:val="0"/>
          <w:sz w:val="24"/>
        </w:rPr>
        <w:t>、飞信、</w:t>
      </w:r>
      <w:r>
        <w:rPr>
          <w:rFonts w:hint="eastAsia"/>
          <w:kern w:val="0"/>
          <w:sz w:val="24"/>
        </w:rPr>
        <w:t>MSN</w:t>
      </w:r>
      <w:r>
        <w:rPr>
          <w:rFonts w:hint="eastAsia"/>
          <w:kern w:val="0"/>
          <w:sz w:val="24"/>
        </w:rPr>
        <w:t>等。</w:t>
      </w:r>
    </w:p>
    <w:p w:rsidR="006B1DB2" w:rsidRDefault="006B1DB2" w:rsidP="00E04D44">
      <w:pPr>
        <w:autoSpaceDE w:val="0"/>
        <w:autoSpaceDN w:val="0"/>
        <w:adjustRightInd w:val="0"/>
        <w:spacing w:line="400" w:lineRule="exact"/>
        <w:ind w:firstLine="482"/>
        <w:jc w:val="left"/>
        <w:rPr>
          <w:kern w:val="0"/>
          <w:sz w:val="24"/>
        </w:rPr>
      </w:pPr>
      <w:r>
        <w:rPr>
          <w:rFonts w:hint="eastAsia"/>
          <w:kern w:val="0"/>
          <w:sz w:val="24"/>
        </w:rPr>
        <w:t>HTTP</w:t>
      </w:r>
      <w:r>
        <w:rPr>
          <w:rFonts w:hint="eastAsia"/>
          <w:kern w:val="0"/>
          <w:sz w:val="24"/>
        </w:rPr>
        <w:t>应用是</w:t>
      </w:r>
      <w:r w:rsidRPr="006B1DB2">
        <w:rPr>
          <w:rFonts w:hint="eastAsia"/>
          <w:kern w:val="0"/>
          <w:sz w:val="24"/>
        </w:rPr>
        <w:t>当前互联网上最流行的业务</w:t>
      </w:r>
      <w:r w:rsidR="00BE4DB9">
        <w:rPr>
          <w:rFonts w:hint="eastAsia"/>
          <w:kern w:val="0"/>
          <w:sz w:val="24"/>
        </w:rPr>
        <w:t>，</w:t>
      </w:r>
      <w:r w:rsidR="0007293A">
        <w:rPr>
          <w:rFonts w:hint="eastAsia"/>
          <w:kern w:val="0"/>
          <w:sz w:val="24"/>
        </w:rPr>
        <w:t>也称作</w:t>
      </w:r>
      <w:r w:rsidR="006D4193" w:rsidRPr="0007293A">
        <w:rPr>
          <w:rFonts w:hint="eastAsia"/>
          <w:kern w:val="0"/>
          <w:sz w:val="24"/>
        </w:rPr>
        <w:t>Web</w:t>
      </w:r>
      <w:r w:rsidR="0007293A">
        <w:rPr>
          <w:rFonts w:hint="eastAsia"/>
          <w:kern w:val="0"/>
          <w:sz w:val="24"/>
        </w:rPr>
        <w:t>业务。</w:t>
      </w:r>
      <w:r w:rsidR="00806A66">
        <w:rPr>
          <w:rFonts w:hint="eastAsia"/>
          <w:kern w:val="0"/>
          <w:sz w:val="24"/>
        </w:rPr>
        <w:t>目</w:t>
      </w:r>
      <w:r w:rsidRPr="006B1DB2">
        <w:rPr>
          <w:rFonts w:hint="eastAsia"/>
          <w:kern w:val="0"/>
          <w:sz w:val="24"/>
        </w:rPr>
        <w:t>前互联网业务</w:t>
      </w:r>
      <w:r w:rsidR="006E50F3">
        <w:rPr>
          <w:rFonts w:hint="eastAsia"/>
          <w:kern w:val="0"/>
          <w:sz w:val="24"/>
        </w:rPr>
        <w:t>多种多样</w:t>
      </w:r>
      <w:r w:rsidR="00BE4DB9">
        <w:rPr>
          <w:rFonts w:hint="eastAsia"/>
          <w:kern w:val="0"/>
          <w:sz w:val="24"/>
        </w:rPr>
        <w:t>，</w:t>
      </w:r>
      <w:r w:rsidRPr="006B1DB2">
        <w:rPr>
          <w:rFonts w:hint="eastAsia"/>
          <w:kern w:val="0"/>
          <w:sz w:val="24"/>
        </w:rPr>
        <w:t>但</w:t>
      </w:r>
      <w:r w:rsidR="006D4193" w:rsidRPr="0007293A">
        <w:rPr>
          <w:rFonts w:hint="eastAsia"/>
          <w:kern w:val="0"/>
          <w:sz w:val="24"/>
        </w:rPr>
        <w:t>Web</w:t>
      </w:r>
      <w:r w:rsidRPr="006B1DB2">
        <w:rPr>
          <w:rFonts w:hint="eastAsia"/>
          <w:kern w:val="0"/>
          <w:sz w:val="24"/>
        </w:rPr>
        <w:t>业务在互联网</w:t>
      </w:r>
      <w:r w:rsidR="006E50F3">
        <w:rPr>
          <w:rFonts w:hint="eastAsia"/>
          <w:kern w:val="0"/>
          <w:sz w:val="24"/>
        </w:rPr>
        <w:t>结构</w:t>
      </w:r>
      <w:r w:rsidRPr="006B1DB2">
        <w:rPr>
          <w:rFonts w:hint="eastAsia"/>
          <w:kern w:val="0"/>
          <w:sz w:val="24"/>
        </w:rPr>
        <w:t>中的</w:t>
      </w:r>
      <w:r w:rsidR="006E50F3">
        <w:rPr>
          <w:rFonts w:hint="eastAsia"/>
          <w:kern w:val="0"/>
          <w:sz w:val="24"/>
        </w:rPr>
        <w:t>比重依然</w:t>
      </w:r>
      <w:r w:rsidR="006E50F3">
        <w:rPr>
          <w:kern w:val="0"/>
          <w:sz w:val="24"/>
        </w:rPr>
        <w:t>很</w:t>
      </w:r>
      <w:r w:rsidRPr="006B1DB2">
        <w:rPr>
          <w:rFonts w:hint="eastAsia"/>
          <w:kern w:val="0"/>
          <w:sz w:val="24"/>
        </w:rPr>
        <w:t>大</w:t>
      </w:r>
      <w:r w:rsidR="00BE4DB9">
        <w:rPr>
          <w:rFonts w:hint="eastAsia"/>
          <w:kern w:val="0"/>
          <w:sz w:val="24"/>
        </w:rPr>
        <w:t>。</w:t>
      </w:r>
      <w:r w:rsidR="00B5274D">
        <w:rPr>
          <w:rFonts w:hint="eastAsia"/>
          <w:kern w:val="0"/>
          <w:sz w:val="24"/>
        </w:rPr>
        <w:t>不受客户端</w:t>
      </w:r>
      <w:r w:rsidR="00B5274D">
        <w:rPr>
          <w:kern w:val="0"/>
          <w:sz w:val="24"/>
        </w:rPr>
        <w:t>、操作平台的影响，</w:t>
      </w:r>
      <w:r w:rsidR="00B5274D">
        <w:rPr>
          <w:rFonts w:hint="eastAsia"/>
          <w:kern w:val="0"/>
          <w:sz w:val="24"/>
        </w:rPr>
        <w:t>只需</w:t>
      </w:r>
      <w:r w:rsidR="00B5274D">
        <w:rPr>
          <w:kern w:val="0"/>
          <w:sz w:val="24"/>
        </w:rPr>
        <w:t>一个</w:t>
      </w:r>
      <w:r w:rsidR="00B5274D">
        <w:rPr>
          <w:rFonts w:hint="eastAsia"/>
          <w:kern w:val="0"/>
          <w:sz w:val="24"/>
        </w:rPr>
        <w:t>浏览器就</w:t>
      </w:r>
      <w:r w:rsidR="0007293A" w:rsidRPr="0007293A">
        <w:rPr>
          <w:rFonts w:hint="eastAsia"/>
          <w:kern w:val="0"/>
          <w:sz w:val="24"/>
        </w:rPr>
        <w:t>访问</w:t>
      </w:r>
      <w:r w:rsidR="0007293A" w:rsidRPr="0007293A">
        <w:rPr>
          <w:rFonts w:hint="eastAsia"/>
          <w:kern w:val="0"/>
          <w:sz w:val="24"/>
        </w:rPr>
        <w:t>Web</w:t>
      </w:r>
      <w:r w:rsidR="0007293A" w:rsidRPr="0007293A">
        <w:rPr>
          <w:rFonts w:hint="eastAsia"/>
          <w:kern w:val="0"/>
          <w:sz w:val="24"/>
        </w:rPr>
        <w:t>网站</w:t>
      </w:r>
      <w:r w:rsidR="00B5274D">
        <w:rPr>
          <w:rFonts w:hint="eastAsia"/>
          <w:kern w:val="0"/>
          <w:sz w:val="24"/>
        </w:rPr>
        <w:t>，互联网</w:t>
      </w:r>
      <w:r w:rsidR="00B5274D">
        <w:rPr>
          <w:kern w:val="0"/>
          <w:sz w:val="24"/>
        </w:rPr>
        <w:t>中的各种资源</w:t>
      </w:r>
      <w:r w:rsidR="00B5274D">
        <w:rPr>
          <w:rFonts w:hint="eastAsia"/>
          <w:kern w:val="0"/>
          <w:sz w:val="24"/>
        </w:rPr>
        <w:t>都</w:t>
      </w:r>
      <w:r w:rsidR="00B5274D">
        <w:rPr>
          <w:kern w:val="0"/>
          <w:sz w:val="24"/>
        </w:rPr>
        <w:t>可以访问到</w:t>
      </w:r>
      <w:r w:rsidR="00B5274D">
        <w:rPr>
          <w:rFonts w:hint="eastAsia"/>
          <w:kern w:val="0"/>
          <w:sz w:val="24"/>
        </w:rPr>
        <w:t>。如今</w:t>
      </w:r>
      <w:r w:rsidR="0007293A" w:rsidRPr="0007293A">
        <w:rPr>
          <w:rFonts w:hint="eastAsia"/>
          <w:kern w:val="0"/>
          <w:sz w:val="24"/>
        </w:rPr>
        <w:t>Web</w:t>
      </w:r>
      <w:r w:rsidR="0007293A" w:rsidRPr="0007293A">
        <w:rPr>
          <w:rFonts w:hint="eastAsia"/>
          <w:kern w:val="0"/>
          <w:sz w:val="24"/>
        </w:rPr>
        <w:t>网站</w:t>
      </w:r>
      <w:r w:rsidR="00B5274D">
        <w:rPr>
          <w:rFonts w:hint="eastAsia"/>
          <w:kern w:val="0"/>
          <w:sz w:val="24"/>
        </w:rPr>
        <w:t>不仅</w:t>
      </w:r>
      <w:r w:rsidR="00B5274D" w:rsidRPr="0007293A">
        <w:rPr>
          <w:rFonts w:hint="eastAsia"/>
          <w:kern w:val="0"/>
          <w:sz w:val="24"/>
        </w:rPr>
        <w:t>内容丰富</w:t>
      </w:r>
      <w:r w:rsidR="00B5274D">
        <w:rPr>
          <w:rFonts w:hint="eastAsia"/>
          <w:kern w:val="0"/>
          <w:sz w:val="24"/>
        </w:rPr>
        <w:t>多彩，</w:t>
      </w:r>
      <w:r w:rsidR="0007293A" w:rsidRPr="0007293A">
        <w:rPr>
          <w:rFonts w:hint="eastAsia"/>
          <w:kern w:val="0"/>
          <w:sz w:val="24"/>
        </w:rPr>
        <w:t>信息量</w:t>
      </w:r>
      <w:r w:rsidR="00B5274D">
        <w:rPr>
          <w:rFonts w:hint="eastAsia"/>
          <w:kern w:val="0"/>
          <w:sz w:val="24"/>
        </w:rPr>
        <w:t>巨</w:t>
      </w:r>
      <w:r w:rsidR="0007293A" w:rsidRPr="0007293A">
        <w:rPr>
          <w:rFonts w:hint="eastAsia"/>
          <w:kern w:val="0"/>
          <w:sz w:val="24"/>
        </w:rPr>
        <w:t>大</w:t>
      </w:r>
      <w:r w:rsidR="00BE4DB9">
        <w:rPr>
          <w:rFonts w:hint="eastAsia"/>
          <w:kern w:val="0"/>
          <w:sz w:val="24"/>
        </w:rPr>
        <w:t>，</w:t>
      </w:r>
      <w:r w:rsidR="00B5274D">
        <w:rPr>
          <w:rFonts w:hint="eastAsia"/>
          <w:kern w:val="0"/>
          <w:sz w:val="24"/>
        </w:rPr>
        <w:t>而且图片和</w:t>
      </w:r>
      <w:r w:rsidR="0007293A" w:rsidRPr="0007293A">
        <w:rPr>
          <w:rFonts w:hint="eastAsia"/>
          <w:kern w:val="0"/>
          <w:sz w:val="24"/>
        </w:rPr>
        <w:t>动画</w:t>
      </w:r>
      <w:r w:rsidR="00B5274D">
        <w:rPr>
          <w:rFonts w:hint="eastAsia"/>
          <w:kern w:val="0"/>
          <w:sz w:val="24"/>
        </w:rPr>
        <w:t>也</w:t>
      </w:r>
      <w:r w:rsidR="00B5274D">
        <w:rPr>
          <w:kern w:val="0"/>
          <w:sz w:val="24"/>
        </w:rPr>
        <w:t>异彩纷呈</w:t>
      </w:r>
      <w:r w:rsidR="00BE4DB9">
        <w:rPr>
          <w:rFonts w:hint="eastAsia"/>
          <w:kern w:val="0"/>
          <w:sz w:val="24"/>
        </w:rPr>
        <w:t>。</w:t>
      </w:r>
      <w:r w:rsidR="0007293A" w:rsidRPr="0007293A">
        <w:rPr>
          <w:rFonts w:hint="eastAsia"/>
          <w:kern w:val="0"/>
          <w:sz w:val="24"/>
        </w:rPr>
        <w:t>同时</w:t>
      </w:r>
      <w:r w:rsidR="00BE4DB9">
        <w:rPr>
          <w:rFonts w:hint="eastAsia"/>
          <w:kern w:val="0"/>
          <w:sz w:val="24"/>
        </w:rPr>
        <w:t>，</w:t>
      </w:r>
      <w:r w:rsidR="0007293A" w:rsidRPr="0007293A">
        <w:rPr>
          <w:rFonts w:hint="eastAsia"/>
          <w:kern w:val="0"/>
          <w:sz w:val="24"/>
        </w:rPr>
        <w:t>Web</w:t>
      </w:r>
      <w:r w:rsidR="00B5274D">
        <w:rPr>
          <w:rFonts w:hint="eastAsia"/>
          <w:kern w:val="0"/>
          <w:sz w:val="24"/>
        </w:rPr>
        <w:t>非常易于导航</w:t>
      </w:r>
      <w:r w:rsidR="00BE4DB9">
        <w:rPr>
          <w:rFonts w:hint="eastAsia"/>
          <w:kern w:val="0"/>
          <w:sz w:val="24"/>
        </w:rPr>
        <w:t>，</w:t>
      </w:r>
      <w:r w:rsidR="0007293A" w:rsidRPr="0007293A">
        <w:rPr>
          <w:rFonts w:hint="eastAsia"/>
          <w:kern w:val="0"/>
          <w:sz w:val="24"/>
        </w:rPr>
        <w:t>只需要从一个链接跳到另一个链接</w:t>
      </w:r>
      <w:r w:rsidR="00BE4DB9">
        <w:rPr>
          <w:rFonts w:hint="eastAsia"/>
          <w:kern w:val="0"/>
          <w:sz w:val="24"/>
        </w:rPr>
        <w:t>，</w:t>
      </w:r>
      <w:r w:rsidR="0007293A" w:rsidRPr="0007293A">
        <w:rPr>
          <w:rFonts w:hint="eastAsia"/>
          <w:kern w:val="0"/>
          <w:sz w:val="24"/>
        </w:rPr>
        <w:t>就可以在各个网页或各个站点之间进行浏览了</w:t>
      </w:r>
      <w:r w:rsidR="00BE4DB9">
        <w:rPr>
          <w:rFonts w:hint="eastAsia"/>
          <w:kern w:val="0"/>
          <w:sz w:val="24"/>
        </w:rPr>
        <w:t>。</w:t>
      </w:r>
    </w:p>
    <w:p w:rsidR="0054230B" w:rsidRDefault="0054230B" w:rsidP="00E04D44">
      <w:pPr>
        <w:autoSpaceDE w:val="0"/>
        <w:autoSpaceDN w:val="0"/>
        <w:adjustRightInd w:val="0"/>
        <w:spacing w:line="400" w:lineRule="exact"/>
        <w:ind w:firstLine="482"/>
        <w:jc w:val="left"/>
        <w:rPr>
          <w:kern w:val="0"/>
          <w:sz w:val="24"/>
        </w:rPr>
      </w:pPr>
      <w:r>
        <w:rPr>
          <w:rFonts w:hint="eastAsia"/>
          <w:kern w:val="0"/>
          <w:sz w:val="24"/>
        </w:rPr>
        <w:t>电子邮件</w:t>
      </w:r>
      <w:r>
        <w:rPr>
          <w:kern w:val="0"/>
          <w:sz w:val="24"/>
        </w:rPr>
        <w:t>是一种</w:t>
      </w:r>
      <w:r>
        <w:rPr>
          <w:rFonts w:hint="eastAsia"/>
          <w:kern w:val="0"/>
          <w:sz w:val="24"/>
        </w:rPr>
        <w:t>进行</w:t>
      </w:r>
      <w:r>
        <w:rPr>
          <w:kern w:val="0"/>
          <w:sz w:val="24"/>
        </w:rPr>
        <w:t>信息交换的电子通讯方式</w:t>
      </w:r>
      <w:r>
        <w:rPr>
          <w:rFonts w:hint="eastAsia"/>
          <w:kern w:val="0"/>
          <w:sz w:val="24"/>
        </w:rPr>
        <w:t>，</w:t>
      </w:r>
      <w:r>
        <w:rPr>
          <w:kern w:val="0"/>
          <w:sz w:val="24"/>
        </w:rPr>
        <w:t>用户使用网络并</w:t>
      </w:r>
      <w:r>
        <w:rPr>
          <w:rFonts w:hint="eastAsia"/>
          <w:kern w:val="0"/>
          <w:sz w:val="24"/>
        </w:rPr>
        <w:t>以</w:t>
      </w:r>
      <w:r>
        <w:rPr>
          <w:kern w:val="0"/>
          <w:sz w:val="24"/>
        </w:rPr>
        <w:t>低廉</w:t>
      </w:r>
      <w:r>
        <w:rPr>
          <w:rFonts w:hint="eastAsia"/>
          <w:kern w:val="0"/>
          <w:sz w:val="24"/>
        </w:rPr>
        <w:t>、</w:t>
      </w:r>
      <w:r>
        <w:rPr>
          <w:kern w:val="0"/>
          <w:sz w:val="24"/>
        </w:rPr>
        <w:t>快捷的方式</w:t>
      </w:r>
      <w:r>
        <w:rPr>
          <w:rFonts w:hint="eastAsia"/>
          <w:kern w:val="0"/>
          <w:sz w:val="24"/>
        </w:rPr>
        <w:t>与</w:t>
      </w:r>
      <w:r>
        <w:rPr>
          <w:kern w:val="0"/>
          <w:sz w:val="24"/>
        </w:rPr>
        <w:t>世界存在网络的任何一个地方的</w:t>
      </w:r>
      <w:r>
        <w:rPr>
          <w:rFonts w:hint="eastAsia"/>
          <w:kern w:val="0"/>
          <w:sz w:val="24"/>
        </w:rPr>
        <w:t>用户</w:t>
      </w:r>
      <w:r>
        <w:rPr>
          <w:kern w:val="0"/>
          <w:sz w:val="24"/>
        </w:rPr>
        <w:t>进行联系。</w:t>
      </w:r>
      <w:r>
        <w:rPr>
          <w:rFonts w:hint="eastAsia"/>
          <w:kern w:val="0"/>
          <w:sz w:val="24"/>
        </w:rPr>
        <w:t>不同于</w:t>
      </w:r>
      <w:r>
        <w:rPr>
          <w:kern w:val="0"/>
          <w:sz w:val="24"/>
        </w:rPr>
        <w:t>普通的纸质邮件，电子邮件</w:t>
      </w:r>
      <w:r>
        <w:rPr>
          <w:rFonts w:hint="eastAsia"/>
          <w:kern w:val="0"/>
          <w:sz w:val="24"/>
        </w:rPr>
        <w:t>除了</w:t>
      </w:r>
      <w:r>
        <w:rPr>
          <w:kern w:val="0"/>
          <w:sz w:val="24"/>
        </w:rPr>
        <w:t>网络费用，不需要其他费用，并且没有地理位置带来的时间成本，只需几秒就可以到达对方的手中。</w:t>
      </w:r>
      <w:r>
        <w:rPr>
          <w:rFonts w:hint="eastAsia"/>
          <w:kern w:val="0"/>
          <w:sz w:val="24"/>
        </w:rPr>
        <w:t>不仅仅</w:t>
      </w:r>
      <w:r>
        <w:rPr>
          <w:kern w:val="0"/>
          <w:sz w:val="24"/>
        </w:rPr>
        <w:t>是文字性的东西，图片、音频、视频都可以通过电子邮件进行传递，</w:t>
      </w:r>
      <w:r>
        <w:rPr>
          <w:rFonts w:hint="eastAsia"/>
          <w:kern w:val="0"/>
          <w:sz w:val="24"/>
        </w:rPr>
        <w:t>极大</w:t>
      </w:r>
      <w:r>
        <w:rPr>
          <w:kern w:val="0"/>
          <w:sz w:val="24"/>
        </w:rPr>
        <w:t>的方便了人们的交流沟通</w:t>
      </w:r>
      <w:r>
        <w:rPr>
          <w:rFonts w:hint="eastAsia"/>
          <w:kern w:val="0"/>
          <w:sz w:val="24"/>
        </w:rPr>
        <w:t>。</w:t>
      </w:r>
    </w:p>
    <w:p w:rsidR="0054230B" w:rsidRDefault="0054230B" w:rsidP="00E04D44">
      <w:pPr>
        <w:autoSpaceDE w:val="0"/>
        <w:autoSpaceDN w:val="0"/>
        <w:adjustRightInd w:val="0"/>
        <w:spacing w:line="400" w:lineRule="exact"/>
        <w:ind w:firstLine="482"/>
        <w:jc w:val="left"/>
        <w:rPr>
          <w:kern w:val="0"/>
          <w:sz w:val="24"/>
        </w:rPr>
      </w:pPr>
      <w:r w:rsidRPr="006329D7">
        <w:rPr>
          <w:kern w:val="0"/>
          <w:sz w:val="24"/>
        </w:rPr>
        <w:lastRenderedPageBreak/>
        <w:t>VoIP</w:t>
      </w:r>
      <w:r w:rsidRPr="00BE4DB9">
        <w:rPr>
          <w:rFonts w:hint="eastAsia"/>
          <w:kern w:val="0"/>
          <w:sz w:val="24"/>
        </w:rPr>
        <w:t>技术</w:t>
      </w:r>
      <w:r>
        <w:rPr>
          <w:rFonts w:hint="eastAsia"/>
          <w:kern w:val="0"/>
          <w:sz w:val="24"/>
        </w:rPr>
        <w:t>是</w:t>
      </w:r>
      <w:r>
        <w:rPr>
          <w:kern w:val="0"/>
          <w:sz w:val="24"/>
        </w:rPr>
        <w:t>传统通讯行业的巨大变革，</w:t>
      </w:r>
      <w:r>
        <w:rPr>
          <w:rFonts w:hint="eastAsia"/>
          <w:kern w:val="0"/>
          <w:sz w:val="24"/>
        </w:rPr>
        <w:t>它</w:t>
      </w:r>
      <w:r>
        <w:rPr>
          <w:kern w:val="0"/>
          <w:sz w:val="24"/>
        </w:rPr>
        <w:t>将模拟声音的信号进行数字化</w:t>
      </w:r>
      <w:r>
        <w:rPr>
          <w:rFonts w:hint="eastAsia"/>
          <w:kern w:val="0"/>
          <w:sz w:val="24"/>
        </w:rPr>
        <w:t>转换</w:t>
      </w:r>
      <w:r>
        <w:rPr>
          <w:kern w:val="0"/>
          <w:sz w:val="24"/>
        </w:rPr>
        <w:t>，</w:t>
      </w:r>
      <w:r>
        <w:rPr>
          <w:rFonts w:hint="eastAsia"/>
          <w:kern w:val="0"/>
          <w:sz w:val="24"/>
        </w:rPr>
        <w:t>然后</w:t>
      </w:r>
      <w:r>
        <w:rPr>
          <w:kern w:val="0"/>
          <w:sz w:val="24"/>
        </w:rPr>
        <w:t>数据封装在网络上进行传送。</w:t>
      </w:r>
      <w:r>
        <w:rPr>
          <w:rFonts w:hint="eastAsia"/>
          <w:kern w:val="0"/>
          <w:sz w:val="24"/>
        </w:rPr>
        <w:t>如今</w:t>
      </w:r>
      <w:r>
        <w:rPr>
          <w:kern w:val="0"/>
          <w:sz w:val="24"/>
        </w:rPr>
        <w:t>广泛的应用与</w:t>
      </w:r>
      <w:r>
        <w:rPr>
          <w:kern w:val="0"/>
          <w:sz w:val="24"/>
        </w:rPr>
        <w:t>Internet</w:t>
      </w:r>
      <w:r>
        <w:rPr>
          <w:kern w:val="0"/>
          <w:sz w:val="24"/>
        </w:rPr>
        <w:t>中</w:t>
      </w:r>
      <w:r>
        <w:rPr>
          <w:rFonts w:hint="eastAsia"/>
          <w:kern w:val="0"/>
          <w:sz w:val="24"/>
        </w:rPr>
        <w:t>，</w:t>
      </w:r>
      <w:r>
        <w:rPr>
          <w:kern w:val="0"/>
          <w:sz w:val="24"/>
        </w:rPr>
        <w:t>低成本的传送语音</w:t>
      </w:r>
      <w:r>
        <w:rPr>
          <w:rFonts w:hint="eastAsia"/>
          <w:kern w:val="0"/>
          <w:sz w:val="24"/>
        </w:rPr>
        <w:t>、</w:t>
      </w:r>
      <w:r>
        <w:rPr>
          <w:kern w:val="0"/>
          <w:sz w:val="24"/>
        </w:rPr>
        <w:t>视频</w:t>
      </w:r>
      <w:r>
        <w:rPr>
          <w:rFonts w:hint="eastAsia"/>
          <w:kern w:val="0"/>
          <w:sz w:val="24"/>
        </w:rPr>
        <w:t>等</w:t>
      </w:r>
      <w:r>
        <w:rPr>
          <w:kern w:val="0"/>
          <w:sz w:val="24"/>
        </w:rPr>
        <w:t>，</w:t>
      </w:r>
      <w:r w:rsidRPr="006329D7">
        <w:rPr>
          <w:kern w:val="0"/>
          <w:sz w:val="24"/>
        </w:rPr>
        <w:t>VoIP</w:t>
      </w:r>
      <w:r>
        <w:rPr>
          <w:rFonts w:hint="eastAsia"/>
          <w:kern w:val="0"/>
          <w:sz w:val="24"/>
        </w:rPr>
        <w:t>业务</w:t>
      </w:r>
      <w:r>
        <w:rPr>
          <w:kern w:val="0"/>
          <w:sz w:val="24"/>
        </w:rPr>
        <w:t>有</w:t>
      </w:r>
      <w:r w:rsidR="008C6DA3">
        <w:rPr>
          <w:rFonts w:hint="eastAsia"/>
          <w:kern w:val="0"/>
          <w:sz w:val="24"/>
        </w:rPr>
        <w:t>虚拟</w:t>
      </w:r>
      <w:r w:rsidR="008C6DA3">
        <w:rPr>
          <w:kern w:val="0"/>
          <w:sz w:val="24"/>
        </w:rPr>
        <w:t>电话、虚拟语音、网络呼叫中心等。</w:t>
      </w:r>
    </w:p>
    <w:p w:rsidR="0054230B" w:rsidRDefault="0051382D" w:rsidP="00E04D44">
      <w:pPr>
        <w:autoSpaceDE w:val="0"/>
        <w:autoSpaceDN w:val="0"/>
        <w:adjustRightInd w:val="0"/>
        <w:spacing w:line="400" w:lineRule="exact"/>
        <w:ind w:firstLine="482"/>
        <w:jc w:val="left"/>
        <w:rPr>
          <w:kern w:val="0"/>
          <w:sz w:val="24"/>
        </w:rPr>
      </w:pPr>
      <w:r w:rsidRPr="002C6AF1">
        <w:rPr>
          <w:rFonts w:hint="eastAsia"/>
          <w:kern w:val="0"/>
          <w:sz w:val="24"/>
        </w:rPr>
        <w:t>P</w:t>
      </w:r>
      <w:r>
        <w:rPr>
          <w:rFonts w:hint="eastAsia"/>
          <w:kern w:val="0"/>
          <w:sz w:val="24"/>
        </w:rPr>
        <w:t>2</w:t>
      </w:r>
      <w:r w:rsidRPr="002C6AF1">
        <w:rPr>
          <w:rFonts w:hint="eastAsia"/>
          <w:kern w:val="0"/>
          <w:sz w:val="24"/>
        </w:rPr>
        <w:t>P</w:t>
      </w:r>
      <w:r w:rsidRPr="002C6AF1">
        <w:rPr>
          <w:rFonts w:hint="eastAsia"/>
          <w:kern w:val="0"/>
          <w:sz w:val="24"/>
        </w:rPr>
        <w:t>下载业务</w:t>
      </w:r>
      <w:r>
        <w:rPr>
          <w:rFonts w:hint="eastAsia"/>
          <w:kern w:val="0"/>
          <w:sz w:val="24"/>
        </w:rPr>
        <w:t>，</w:t>
      </w:r>
      <w:r w:rsidRPr="002C6AF1">
        <w:rPr>
          <w:rFonts w:hint="eastAsia"/>
          <w:kern w:val="0"/>
          <w:sz w:val="24"/>
        </w:rPr>
        <w:t>即</w:t>
      </w:r>
      <w:r w:rsidRPr="002C6AF1">
        <w:rPr>
          <w:rFonts w:hint="eastAsia"/>
          <w:kern w:val="0"/>
          <w:sz w:val="24"/>
        </w:rPr>
        <w:t>P</w:t>
      </w:r>
      <w:r>
        <w:rPr>
          <w:rFonts w:hint="eastAsia"/>
          <w:kern w:val="0"/>
          <w:sz w:val="24"/>
        </w:rPr>
        <w:t>2</w:t>
      </w:r>
      <w:r w:rsidRPr="002C6AF1">
        <w:rPr>
          <w:rFonts w:hint="eastAsia"/>
          <w:kern w:val="0"/>
          <w:sz w:val="24"/>
        </w:rPr>
        <w:t>P</w:t>
      </w:r>
      <w:r w:rsidRPr="002C6AF1">
        <w:rPr>
          <w:rFonts w:hint="eastAsia"/>
          <w:kern w:val="0"/>
          <w:sz w:val="24"/>
        </w:rPr>
        <w:t>文件共享</w:t>
      </w:r>
      <w:r>
        <w:rPr>
          <w:rFonts w:hint="eastAsia"/>
          <w:kern w:val="0"/>
          <w:sz w:val="24"/>
        </w:rPr>
        <w:t>。</w:t>
      </w:r>
      <w:r w:rsidRPr="002C6AF1">
        <w:rPr>
          <w:rFonts w:hint="eastAsia"/>
          <w:kern w:val="0"/>
          <w:sz w:val="24"/>
        </w:rPr>
        <w:t>P</w:t>
      </w:r>
      <w:r>
        <w:rPr>
          <w:rFonts w:hint="eastAsia"/>
          <w:kern w:val="0"/>
          <w:sz w:val="24"/>
        </w:rPr>
        <w:t>2</w:t>
      </w:r>
      <w:r w:rsidRPr="002C6AF1">
        <w:rPr>
          <w:rFonts w:hint="eastAsia"/>
          <w:kern w:val="0"/>
          <w:sz w:val="24"/>
        </w:rPr>
        <w:t>P(Pee</w:t>
      </w:r>
      <w:r>
        <w:rPr>
          <w:rFonts w:hint="eastAsia"/>
          <w:kern w:val="0"/>
          <w:sz w:val="24"/>
        </w:rPr>
        <w:t xml:space="preserve">r </w:t>
      </w:r>
      <w:r w:rsidRPr="002C6AF1">
        <w:rPr>
          <w:rFonts w:hint="eastAsia"/>
          <w:kern w:val="0"/>
          <w:sz w:val="24"/>
        </w:rPr>
        <w:t>to</w:t>
      </w:r>
      <w:r>
        <w:rPr>
          <w:rFonts w:hint="eastAsia"/>
          <w:kern w:val="0"/>
          <w:sz w:val="24"/>
        </w:rPr>
        <w:t xml:space="preserve"> </w:t>
      </w:r>
      <w:r w:rsidRPr="002C6AF1">
        <w:rPr>
          <w:rFonts w:hint="eastAsia"/>
          <w:kern w:val="0"/>
          <w:sz w:val="24"/>
        </w:rPr>
        <w:t>Peer</w:t>
      </w:r>
      <w:r>
        <w:rPr>
          <w:rFonts w:hint="eastAsia"/>
          <w:kern w:val="0"/>
          <w:sz w:val="24"/>
        </w:rPr>
        <w:t>，</w:t>
      </w:r>
      <w:r w:rsidRPr="002C6AF1">
        <w:rPr>
          <w:rFonts w:hint="eastAsia"/>
          <w:kern w:val="0"/>
          <w:sz w:val="24"/>
        </w:rPr>
        <w:t>对等网络</w:t>
      </w:r>
      <w:r w:rsidRPr="002C6AF1">
        <w:rPr>
          <w:rFonts w:hint="eastAsia"/>
          <w:kern w:val="0"/>
          <w:sz w:val="24"/>
        </w:rPr>
        <w:t>)</w:t>
      </w:r>
      <w:r w:rsidRPr="002C6AF1">
        <w:rPr>
          <w:rFonts w:hint="eastAsia"/>
          <w:kern w:val="0"/>
          <w:sz w:val="24"/>
        </w:rPr>
        <w:t>技术</w:t>
      </w:r>
      <w:r>
        <w:rPr>
          <w:rFonts w:hint="eastAsia"/>
          <w:kern w:val="0"/>
          <w:sz w:val="24"/>
        </w:rPr>
        <w:t>，是一种</w:t>
      </w:r>
      <w:r>
        <w:rPr>
          <w:kern w:val="0"/>
          <w:sz w:val="24"/>
        </w:rPr>
        <w:t>直接</w:t>
      </w:r>
      <w:r>
        <w:rPr>
          <w:rFonts w:hint="eastAsia"/>
          <w:kern w:val="0"/>
          <w:sz w:val="24"/>
        </w:rPr>
        <w:t>通过</w:t>
      </w:r>
      <w:r>
        <w:rPr>
          <w:kern w:val="0"/>
          <w:sz w:val="24"/>
        </w:rPr>
        <w:t>终端进行信息交换和资源共享的</w:t>
      </w:r>
      <w:r>
        <w:rPr>
          <w:rFonts w:hint="eastAsia"/>
          <w:kern w:val="0"/>
          <w:sz w:val="24"/>
        </w:rPr>
        <w:t>应用</w:t>
      </w:r>
      <w:r>
        <w:rPr>
          <w:kern w:val="0"/>
          <w:sz w:val="24"/>
        </w:rPr>
        <w:t>模式。</w:t>
      </w:r>
      <w:r>
        <w:rPr>
          <w:rFonts w:hint="eastAsia"/>
          <w:kern w:val="0"/>
          <w:sz w:val="24"/>
        </w:rPr>
        <w:t>P</w:t>
      </w:r>
      <w:r>
        <w:rPr>
          <w:kern w:val="0"/>
          <w:sz w:val="24"/>
        </w:rPr>
        <w:t>2P</w:t>
      </w:r>
      <w:r>
        <w:rPr>
          <w:rFonts w:hint="eastAsia"/>
          <w:kern w:val="0"/>
          <w:sz w:val="24"/>
        </w:rPr>
        <w:t>网络</w:t>
      </w:r>
      <w:r>
        <w:rPr>
          <w:kern w:val="0"/>
          <w:sz w:val="24"/>
        </w:rPr>
        <w:t>中的任何节点地位都是相同的</w:t>
      </w:r>
      <w:r>
        <w:rPr>
          <w:rFonts w:hint="eastAsia"/>
          <w:kern w:val="0"/>
          <w:sz w:val="24"/>
        </w:rPr>
        <w:t>。</w:t>
      </w:r>
      <w:r>
        <w:rPr>
          <w:rFonts w:hint="eastAsia"/>
          <w:kern w:val="0"/>
          <w:sz w:val="24"/>
        </w:rPr>
        <w:t>P2P</w:t>
      </w:r>
      <w:r>
        <w:rPr>
          <w:rFonts w:hint="eastAsia"/>
          <w:kern w:val="0"/>
          <w:sz w:val="24"/>
        </w:rPr>
        <w:t>不仅</w:t>
      </w:r>
      <w:r>
        <w:rPr>
          <w:kern w:val="0"/>
          <w:sz w:val="24"/>
        </w:rPr>
        <w:t>仅是一种技术，更体现了</w:t>
      </w:r>
      <w:r>
        <w:rPr>
          <w:rFonts w:hint="eastAsia"/>
          <w:kern w:val="0"/>
          <w:sz w:val="24"/>
        </w:rPr>
        <w:t>互联网</w:t>
      </w:r>
      <w:r>
        <w:rPr>
          <w:kern w:val="0"/>
          <w:sz w:val="24"/>
        </w:rPr>
        <w:t>自由平等、资源开发共享的特点。</w:t>
      </w:r>
      <w:r>
        <w:rPr>
          <w:rFonts w:hint="eastAsia"/>
          <w:kern w:val="0"/>
          <w:sz w:val="24"/>
        </w:rPr>
        <w:t>P2P</w:t>
      </w:r>
      <w:r>
        <w:rPr>
          <w:rFonts w:hint="eastAsia"/>
          <w:kern w:val="0"/>
          <w:sz w:val="24"/>
        </w:rPr>
        <w:t>下载业务</w:t>
      </w:r>
      <w:r>
        <w:rPr>
          <w:kern w:val="0"/>
          <w:sz w:val="24"/>
        </w:rPr>
        <w:t>的代表为</w:t>
      </w:r>
      <w:r w:rsidRPr="002C6AF1">
        <w:rPr>
          <w:rFonts w:hint="eastAsia"/>
          <w:kern w:val="0"/>
          <w:sz w:val="24"/>
        </w:rPr>
        <w:t>BT</w:t>
      </w:r>
      <w:r>
        <w:rPr>
          <w:rFonts w:hint="eastAsia"/>
          <w:kern w:val="0"/>
          <w:sz w:val="24"/>
        </w:rPr>
        <w:t>、</w:t>
      </w:r>
      <w:r w:rsidRPr="002C6AF1">
        <w:rPr>
          <w:rFonts w:hint="eastAsia"/>
          <w:kern w:val="0"/>
          <w:sz w:val="24"/>
        </w:rPr>
        <w:t>eMule</w:t>
      </w:r>
      <w:r>
        <w:rPr>
          <w:rFonts w:hint="eastAsia"/>
          <w:kern w:val="0"/>
          <w:sz w:val="24"/>
        </w:rPr>
        <w:t>、</w:t>
      </w:r>
      <w:r w:rsidRPr="002C6AF1">
        <w:rPr>
          <w:rFonts w:hint="eastAsia"/>
          <w:kern w:val="0"/>
          <w:sz w:val="24"/>
        </w:rPr>
        <w:t>迅雷等</w:t>
      </w:r>
      <w:r w:rsidR="00463E2C">
        <w:rPr>
          <w:rFonts w:hint="eastAsia"/>
          <w:kern w:val="0"/>
          <w:sz w:val="24"/>
        </w:rPr>
        <w:t>。</w:t>
      </w:r>
    </w:p>
    <w:p w:rsidR="0054230B" w:rsidRPr="0051382D" w:rsidRDefault="00463E2C" w:rsidP="00E04D44">
      <w:pPr>
        <w:autoSpaceDE w:val="0"/>
        <w:autoSpaceDN w:val="0"/>
        <w:adjustRightInd w:val="0"/>
        <w:spacing w:line="400" w:lineRule="exact"/>
        <w:ind w:firstLine="482"/>
        <w:jc w:val="left"/>
        <w:rPr>
          <w:kern w:val="0"/>
          <w:sz w:val="24"/>
        </w:rPr>
      </w:pPr>
      <w:r>
        <w:rPr>
          <w:rFonts w:hint="eastAsia"/>
          <w:kern w:val="0"/>
          <w:sz w:val="24"/>
        </w:rPr>
        <w:t>P2P</w:t>
      </w:r>
      <w:r>
        <w:rPr>
          <w:rFonts w:hint="eastAsia"/>
          <w:kern w:val="0"/>
          <w:sz w:val="24"/>
        </w:rPr>
        <w:t>视频的</w:t>
      </w:r>
      <w:r>
        <w:rPr>
          <w:kern w:val="0"/>
          <w:sz w:val="24"/>
        </w:rPr>
        <w:t>用户不仅是下载</w:t>
      </w:r>
      <w:r>
        <w:rPr>
          <w:rFonts w:hint="eastAsia"/>
          <w:kern w:val="0"/>
          <w:sz w:val="24"/>
        </w:rPr>
        <w:t>，</w:t>
      </w:r>
      <w:r>
        <w:rPr>
          <w:kern w:val="0"/>
          <w:sz w:val="24"/>
        </w:rPr>
        <w:t>还把媒体流上载给其他的</w:t>
      </w:r>
      <w:r>
        <w:rPr>
          <w:rFonts w:hint="eastAsia"/>
          <w:kern w:val="0"/>
          <w:sz w:val="24"/>
        </w:rPr>
        <w:t>P2P</w:t>
      </w:r>
      <w:r>
        <w:rPr>
          <w:rFonts w:hint="eastAsia"/>
          <w:kern w:val="0"/>
          <w:sz w:val="24"/>
        </w:rPr>
        <w:t>用户</w:t>
      </w:r>
      <w:r>
        <w:rPr>
          <w:kern w:val="0"/>
          <w:sz w:val="24"/>
        </w:rPr>
        <w:t>，扩大规模，带来更多的资源。</w:t>
      </w:r>
      <w:r>
        <w:rPr>
          <w:rFonts w:hint="eastAsia"/>
          <w:kern w:val="0"/>
          <w:sz w:val="24"/>
        </w:rPr>
        <w:t>用户</w:t>
      </w:r>
      <w:r>
        <w:rPr>
          <w:kern w:val="0"/>
          <w:sz w:val="24"/>
        </w:rPr>
        <w:t>可以选择直播或者</w:t>
      </w:r>
      <w:r>
        <w:rPr>
          <w:rFonts w:hint="eastAsia"/>
          <w:kern w:val="0"/>
          <w:sz w:val="24"/>
        </w:rPr>
        <w:t>可以控制</w:t>
      </w:r>
      <w:r>
        <w:rPr>
          <w:kern w:val="0"/>
          <w:sz w:val="24"/>
        </w:rPr>
        <w:t>节目播放顺序</w:t>
      </w:r>
      <w:proofErr w:type="gramStart"/>
      <w:r>
        <w:rPr>
          <w:kern w:val="0"/>
          <w:sz w:val="24"/>
        </w:rPr>
        <w:t>的轮播</w:t>
      </w:r>
      <w:r>
        <w:rPr>
          <w:rFonts w:hint="eastAsia"/>
          <w:kern w:val="0"/>
          <w:sz w:val="24"/>
        </w:rPr>
        <w:t>形式</w:t>
      </w:r>
      <w:proofErr w:type="gramEnd"/>
      <w:r>
        <w:rPr>
          <w:rFonts w:hint="eastAsia"/>
          <w:kern w:val="0"/>
          <w:sz w:val="24"/>
        </w:rPr>
        <w:t>，</w:t>
      </w:r>
      <w:r w:rsidR="00701A36">
        <w:rPr>
          <w:rFonts w:hint="eastAsia"/>
          <w:kern w:val="0"/>
          <w:sz w:val="24"/>
        </w:rPr>
        <w:t>按照</w:t>
      </w:r>
      <w:r w:rsidR="00701A36">
        <w:rPr>
          <w:kern w:val="0"/>
          <w:sz w:val="24"/>
        </w:rPr>
        <w:t>自己的喜好进行播放。</w:t>
      </w:r>
    </w:p>
    <w:p w:rsidR="00B56AB5" w:rsidRPr="00D64E80" w:rsidRDefault="006D4193" w:rsidP="006D4193">
      <w:pPr>
        <w:pStyle w:val="2"/>
        <w:spacing w:before="480" w:after="120" w:line="400" w:lineRule="exact"/>
        <w:rPr>
          <w:rFonts w:ascii="黑体" w:eastAsia="黑体" w:hAnsi="黑体"/>
          <w:b w:val="0"/>
          <w:sz w:val="28"/>
          <w:szCs w:val="28"/>
        </w:rPr>
      </w:pPr>
      <w:bookmarkStart w:id="98" w:name="_Toc432581627"/>
      <w:r w:rsidRPr="00D64E80">
        <w:rPr>
          <w:rFonts w:ascii="黑体" w:eastAsia="黑体" w:hAnsi="黑体"/>
          <w:b w:val="0"/>
          <w:sz w:val="28"/>
          <w:szCs w:val="28"/>
        </w:rPr>
        <w:t>5</w:t>
      </w:r>
      <w:r w:rsidR="003351C9" w:rsidRPr="00D64E80">
        <w:rPr>
          <w:rFonts w:ascii="黑体" w:eastAsia="黑体" w:hAnsi="黑体"/>
          <w:b w:val="0"/>
          <w:sz w:val="28"/>
          <w:szCs w:val="28"/>
        </w:rPr>
        <w:t>.</w:t>
      </w:r>
      <w:r w:rsidR="00CD4CFF" w:rsidRPr="00D64E80">
        <w:rPr>
          <w:rFonts w:ascii="黑体" w:eastAsia="黑体" w:hAnsi="黑体" w:hint="eastAsia"/>
          <w:b w:val="0"/>
          <w:sz w:val="28"/>
          <w:szCs w:val="28"/>
        </w:rPr>
        <w:t>2</w:t>
      </w:r>
      <w:r w:rsidR="00D64E80">
        <w:rPr>
          <w:rFonts w:ascii="黑体" w:eastAsia="黑体" w:hAnsi="黑体"/>
          <w:b w:val="0"/>
          <w:sz w:val="28"/>
          <w:szCs w:val="28"/>
        </w:rPr>
        <w:t xml:space="preserve"> </w:t>
      </w:r>
      <w:r w:rsidR="003351C9" w:rsidRPr="00D64E80">
        <w:rPr>
          <w:rFonts w:ascii="黑体" w:eastAsia="黑体" w:hAnsi="黑体" w:hint="eastAsia"/>
          <w:b w:val="0"/>
          <w:sz w:val="28"/>
          <w:szCs w:val="28"/>
        </w:rPr>
        <w:t xml:space="preserve"> 业务</w:t>
      </w:r>
      <w:r w:rsidRPr="00D64E80">
        <w:rPr>
          <w:rFonts w:ascii="黑体" w:eastAsia="黑体" w:hAnsi="黑体" w:hint="eastAsia"/>
          <w:b w:val="0"/>
          <w:sz w:val="28"/>
          <w:szCs w:val="28"/>
        </w:rPr>
        <w:t>应用</w:t>
      </w:r>
      <w:r w:rsidR="003351C9" w:rsidRPr="00D64E80">
        <w:rPr>
          <w:rFonts w:ascii="黑体" w:eastAsia="黑体" w:hAnsi="黑体" w:hint="eastAsia"/>
          <w:b w:val="0"/>
          <w:sz w:val="28"/>
          <w:szCs w:val="28"/>
        </w:rPr>
        <w:t>访问量分布</w:t>
      </w:r>
      <w:bookmarkEnd w:id="98"/>
    </w:p>
    <w:p w:rsidR="00C75B98" w:rsidRDefault="006329D7" w:rsidP="00E04D44">
      <w:pPr>
        <w:autoSpaceDE w:val="0"/>
        <w:autoSpaceDN w:val="0"/>
        <w:adjustRightInd w:val="0"/>
        <w:spacing w:line="400" w:lineRule="exact"/>
        <w:ind w:firstLine="482"/>
        <w:jc w:val="left"/>
        <w:rPr>
          <w:kern w:val="0"/>
          <w:sz w:val="24"/>
        </w:rPr>
      </w:pPr>
      <w:r>
        <w:rPr>
          <w:rFonts w:hint="eastAsia"/>
          <w:kern w:val="0"/>
          <w:sz w:val="24"/>
        </w:rPr>
        <w:t>从访问量来看，移动互联网的业务主要来源于</w:t>
      </w:r>
      <w:r>
        <w:rPr>
          <w:rFonts w:hint="eastAsia"/>
          <w:kern w:val="0"/>
          <w:sz w:val="24"/>
        </w:rPr>
        <w:t>HTTP</w:t>
      </w:r>
      <w:r>
        <w:rPr>
          <w:rFonts w:hint="eastAsia"/>
          <w:kern w:val="0"/>
          <w:sz w:val="24"/>
        </w:rPr>
        <w:t>应用，其次是</w:t>
      </w:r>
      <w:r w:rsidRPr="006329D7">
        <w:rPr>
          <w:rFonts w:hint="eastAsia"/>
          <w:kern w:val="0"/>
          <w:sz w:val="24"/>
        </w:rPr>
        <w:t>信息即时交互服务</w:t>
      </w:r>
      <w:r>
        <w:rPr>
          <w:rFonts w:hint="eastAsia"/>
          <w:kern w:val="0"/>
          <w:sz w:val="24"/>
        </w:rPr>
        <w:t>，占总访问量的</w:t>
      </w:r>
      <w:r>
        <w:rPr>
          <w:rFonts w:hint="eastAsia"/>
          <w:kern w:val="0"/>
          <w:sz w:val="24"/>
        </w:rPr>
        <w:t>11.6%</w:t>
      </w:r>
      <w:r w:rsidR="0005246B">
        <w:rPr>
          <w:rFonts w:hint="eastAsia"/>
          <w:kern w:val="0"/>
          <w:sz w:val="24"/>
        </w:rPr>
        <w:t>，</w:t>
      </w:r>
      <w:r w:rsidR="006B1761">
        <w:rPr>
          <w:rFonts w:hint="eastAsia"/>
          <w:kern w:val="0"/>
          <w:sz w:val="24"/>
        </w:rPr>
        <w:t>然后是</w:t>
      </w:r>
      <w:r w:rsidR="006B1761">
        <w:rPr>
          <w:rFonts w:hint="eastAsia"/>
          <w:kern w:val="0"/>
          <w:sz w:val="24"/>
        </w:rPr>
        <w:t>P2P</w:t>
      </w:r>
      <w:r w:rsidR="006B1761">
        <w:rPr>
          <w:rFonts w:hint="eastAsia"/>
          <w:kern w:val="0"/>
          <w:sz w:val="24"/>
        </w:rPr>
        <w:t>视频和在线音乐，其他业务所占比例都比较小，</w:t>
      </w:r>
      <w:r w:rsidR="0005246B">
        <w:rPr>
          <w:rFonts w:hint="eastAsia"/>
          <w:kern w:val="0"/>
          <w:sz w:val="24"/>
        </w:rPr>
        <w:t>具体见图</w:t>
      </w:r>
      <w:r w:rsidR="006D4193">
        <w:rPr>
          <w:kern w:val="0"/>
          <w:sz w:val="24"/>
        </w:rPr>
        <w:t>5</w:t>
      </w:r>
      <w:r w:rsidR="006D4193">
        <w:rPr>
          <w:rFonts w:hint="eastAsia"/>
          <w:kern w:val="0"/>
          <w:sz w:val="24"/>
        </w:rPr>
        <w:t>.1</w:t>
      </w:r>
      <w:r w:rsidR="003351C9">
        <w:rPr>
          <w:rFonts w:hint="eastAsia"/>
          <w:kern w:val="0"/>
          <w:sz w:val="24"/>
        </w:rPr>
        <w:t>。</w:t>
      </w:r>
    </w:p>
    <w:p w:rsidR="0005246B" w:rsidRDefault="0005246B" w:rsidP="0005246B">
      <w:pPr>
        <w:autoSpaceDE w:val="0"/>
        <w:autoSpaceDN w:val="0"/>
        <w:adjustRightInd w:val="0"/>
        <w:spacing w:line="400" w:lineRule="atLeast"/>
        <w:jc w:val="center"/>
        <w:rPr>
          <w:kern w:val="0"/>
          <w:sz w:val="24"/>
        </w:rPr>
      </w:pPr>
      <w:r>
        <w:rPr>
          <w:noProof/>
        </w:rPr>
        <w:drawing>
          <wp:inline distT="0" distB="0" distL="0" distR="0" wp14:anchorId="4C1D69D9" wp14:editId="1F728BC4">
            <wp:extent cx="4572000" cy="2743200"/>
            <wp:effectExtent l="0" t="0" r="19050" b="190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5246B" w:rsidRPr="00F9337B" w:rsidRDefault="0005246B" w:rsidP="00F9337B">
      <w:pPr>
        <w:spacing w:before="120" w:after="240"/>
        <w:jc w:val="center"/>
        <w:rPr>
          <w:sz w:val="22"/>
          <w:szCs w:val="22"/>
        </w:rPr>
      </w:pPr>
      <w:r w:rsidRPr="00F9337B">
        <w:rPr>
          <w:rFonts w:hint="eastAsia"/>
          <w:sz w:val="22"/>
          <w:szCs w:val="22"/>
        </w:rPr>
        <w:t>图</w:t>
      </w:r>
      <w:r w:rsidR="006D4193" w:rsidRPr="00F9337B">
        <w:rPr>
          <w:sz w:val="22"/>
          <w:szCs w:val="22"/>
        </w:rPr>
        <w:t>5</w:t>
      </w:r>
      <w:r w:rsidRPr="00F9337B">
        <w:rPr>
          <w:rFonts w:hint="eastAsia"/>
          <w:sz w:val="22"/>
          <w:szCs w:val="22"/>
        </w:rPr>
        <w:t>.1</w:t>
      </w:r>
      <w:r w:rsidR="00003FE0">
        <w:rPr>
          <w:sz w:val="22"/>
          <w:szCs w:val="22"/>
        </w:rPr>
        <w:t xml:space="preserve">  </w:t>
      </w:r>
      <w:r w:rsidRPr="00F9337B">
        <w:rPr>
          <w:rFonts w:hint="eastAsia"/>
          <w:sz w:val="22"/>
          <w:szCs w:val="22"/>
        </w:rPr>
        <w:t>业务访问量百分比</w:t>
      </w:r>
    </w:p>
    <w:p w:rsidR="00E04D44" w:rsidRDefault="006B1761" w:rsidP="00E04D44">
      <w:pPr>
        <w:autoSpaceDE w:val="0"/>
        <w:autoSpaceDN w:val="0"/>
        <w:adjustRightInd w:val="0"/>
        <w:spacing w:line="400" w:lineRule="exact"/>
        <w:ind w:firstLine="482"/>
        <w:jc w:val="left"/>
        <w:rPr>
          <w:kern w:val="0"/>
          <w:sz w:val="24"/>
        </w:rPr>
      </w:pPr>
      <w:r>
        <w:rPr>
          <w:rFonts w:hint="eastAsia"/>
          <w:kern w:val="0"/>
          <w:sz w:val="24"/>
        </w:rPr>
        <w:t>为了进一步研究用户对业务的选择，看每类业务中具体业务的访问</w:t>
      </w:r>
      <w:r w:rsidR="006D4193">
        <w:rPr>
          <w:rFonts w:hint="eastAsia"/>
          <w:kern w:val="0"/>
          <w:sz w:val="24"/>
        </w:rPr>
        <w:t>量</w:t>
      </w:r>
      <w:r>
        <w:rPr>
          <w:rFonts w:hint="eastAsia"/>
          <w:kern w:val="0"/>
          <w:sz w:val="24"/>
        </w:rPr>
        <w:t>占比情况，统计每个业务的用户的访问量，并按业务类别进行分组。从图</w:t>
      </w:r>
      <w:r w:rsidR="006D4193">
        <w:rPr>
          <w:kern w:val="0"/>
          <w:sz w:val="24"/>
        </w:rPr>
        <w:t>5</w:t>
      </w:r>
      <w:r w:rsidR="006D4193">
        <w:rPr>
          <w:rFonts w:hint="eastAsia"/>
          <w:kern w:val="0"/>
          <w:sz w:val="24"/>
        </w:rPr>
        <w:t>.1</w:t>
      </w:r>
      <w:r>
        <w:rPr>
          <w:rFonts w:hint="eastAsia"/>
          <w:kern w:val="0"/>
          <w:sz w:val="24"/>
        </w:rPr>
        <w:t>可看出，其他业务占比</w:t>
      </w:r>
      <w:r>
        <w:rPr>
          <w:rFonts w:hint="eastAsia"/>
          <w:kern w:val="0"/>
          <w:sz w:val="24"/>
        </w:rPr>
        <w:t>14.46%</w:t>
      </w:r>
      <w:r>
        <w:rPr>
          <w:rFonts w:hint="eastAsia"/>
          <w:kern w:val="0"/>
          <w:sz w:val="24"/>
        </w:rPr>
        <w:t>，比位居第二的信息即时交互服务还要高，所以将其他业务继续细分，添加证券交易、应用商店、社区门户</w:t>
      </w:r>
      <w:r w:rsidR="00DE5A1C">
        <w:rPr>
          <w:rFonts w:hint="eastAsia"/>
          <w:kern w:val="0"/>
          <w:sz w:val="24"/>
        </w:rPr>
        <w:t>、旅游、</w:t>
      </w:r>
      <w:proofErr w:type="gramStart"/>
      <w:r w:rsidR="00DE5A1C">
        <w:rPr>
          <w:rFonts w:hint="eastAsia"/>
          <w:kern w:val="0"/>
          <w:sz w:val="24"/>
        </w:rPr>
        <w:t>动漫等</w:t>
      </w:r>
      <w:proofErr w:type="gramEnd"/>
      <w:r w:rsidR="00DE5A1C">
        <w:rPr>
          <w:rFonts w:hint="eastAsia"/>
          <w:kern w:val="0"/>
          <w:sz w:val="24"/>
        </w:rPr>
        <w:t>业务类别，所有业务分类见表</w:t>
      </w:r>
      <w:r w:rsidR="006D4193">
        <w:rPr>
          <w:kern w:val="0"/>
          <w:sz w:val="24"/>
        </w:rPr>
        <w:t>5.1</w:t>
      </w:r>
      <w:r w:rsidR="00DE5A1C">
        <w:rPr>
          <w:rFonts w:hint="eastAsia"/>
          <w:kern w:val="0"/>
          <w:sz w:val="24"/>
        </w:rPr>
        <w:t>。</w:t>
      </w:r>
    </w:p>
    <w:p w:rsidR="0005246B" w:rsidRDefault="0005246B" w:rsidP="00E04D44">
      <w:pPr>
        <w:widowControl/>
        <w:jc w:val="left"/>
        <w:rPr>
          <w:kern w:val="0"/>
          <w:sz w:val="24"/>
        </w:rPr>
      </w:pPr>
    </w:p>
    <w:p w:rsidR="00E04D44" w:rsidRDefault="00E04D44" w:rsidP="007B7812">
      <w:pPr>
        <w:spacing w:before="240" w:after="120"/>
        <w:ind w:firstLine="437"/>
        <w:jc w:val="center"/>
        <w:rPr>
          <w:rFonts w:ascii="宋体" w:hAnsi="宋体"/>
          <w:sz w:val="22"/>
          <w:szCs w:val="22"/>
        </w:rPr>
      </w:pPr>
    </w:p>
    <w:p w:rsidR="00DE5A1C" w:rsidRPr="007B7812" w:rsidRDefault="006D4193" w:rsidP="007B7812">
      <w:pPr>
        <w:spacing w:before="240" w:after="120"/>
        <w:ind w:firstLine="437"/>
        <w:jc w:val="center"/>
        <w:rPr>
          <w:rFonts w:ascii="宋体" w:hAnsi="宋体"/>
          <w:sz w:val="22"/>
          <w:szCs w:val="22"/>
        </w:rPr>
      </w:pPr>
      <w:r w:rsidRPr="007B7812">
        <w:rPr>
          <w:rFonts w:ascii="宋体" w:hAnsi="宋体"/>
          <w:sz w:val="22"/>
          <w:szCs w:val="22"/>
        </w:rPr>
        <w:lastRenderedPageBreak/>
        <w:t>5.1</w:t>
      </w:r>
      <w:r w:rsidR="008711A4">
        <w:rPr>
          <w:rFonts w:ascii="宋体" w:hAnsi="宋体"/>
          <w:sz w:val="22"/>
          <w:szCs w:val="22"/>
        </w:rPr>
        <w:t xml:space="preserve">  </w:t>
      </w:r>
      <w:r w:rsidR="00DE5A1C" w:rsidRPr="007B7812">
        <w:rPr>
          <w:rFonts w:ascii="宋体" w:hAnsi="宋体" w:hint="eastAsia"/>
          <w:sz w:val="22"/>
          <w:szCs w:val="22"/>
        </w:rPr>
        <w:t>业务分类表</w:t>
      </w:r>
    </w:p>
    <w:tbl>
      <w:tblPr>
        <w:tblW w:w="6961" w:type="dxa"/>
        <w:jc w:val="center"/>
        <w:tblLook w:val="04A0" w:firstRow="1" w:lastRow="0" w:firstColumn="1" w:lastColumn="0" w:noHBand="0" w:noVBand="1"/>
      </w:tblPr>
      <w:tblGrid>
        <w:gridCol w:w="1149"/>
        <w:gridCol w:w="1985"/>
        <w:gridCol w:w="1134"/>
        <w:gridCol w:w="1134"/>
        <w:gridCol w:w="1559"/>
      </w:tblGrid>
      <w:tr w:rsidR="00DE5A1C" w:rsidRPr="00DE5A1C" w:rsidTr="00DE5A1C">
        <w:trPr>
          <w:trHeight w:val="270"/>
          <w:jc w:val="center"/>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P2P下载</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信息即时交互服务</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P2P视频</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HTTP应用</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电子邮件服务</w:t>
            </w:r>
          </w:p>
        </w:tc>
      </w:tr>
      <w:tr w:rsidR="00DE5A1C" w:rsidRPr="00DE5A1C" w:rsidTr="00DE5A1C">
        <w:trPr>
          <w:trHeight w:val="27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网络游戏</w:t>
            </w:r>
          </w:p>
        </w:tc>
        <w:tc>
          <w:tcPr>
            <w:tcW w:w="1985"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证券交易</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在线阅读</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在线音乐</w:t>
            </w:r>
          </w:p>
        </w:tc>
        <w:tc>
          <w:tcPr>
            <w:tcW w:w="1559"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地图导航</w:t>
            </w:r>
          </w:p>
        </w:tc>
      </w:tr>
      <w:tr w:rsidR="00DE5A1C" w:rsidRPr="00DE5A1C" w:rsidTr="00DE5A1C">
        <w:trPr>
          <w:trHeight w:val="27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应用商店</w:t>
            </w:r>
          </w:p>
        </w:tc>
        <w:tc>
          <w:tcPr>
            <w:tcW w:w="1985"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社区门户</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旅游</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proofErr w:type="gramStart"/>
            <w:r w:rsidRPr="00DE5A1C">
              <w:rPr>
                <w:rFonts w:ascii="宋体" w:hAnsi="宋体" w:cs="宋体" w:hint="eastAsia"/>
                <w:color w:val="000000"/>
                <w:kern w:val="0"/>
                <w:sz w:val="22"/>
                <w:szCs w:val="22"/>
              </w:rPr>
              <w:t>动漫</w:t>
            </w:r>
            <w:proofErr w:type="gramEnd"/>
          </w:p>
        </w:tc>
        <w:tc>
          <w:tcPr>
            <w:tcW w:w="1559"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云盘</w:t>
            </w:r>
          </w:p>
        </w:tc>
      </w:tr>
      <w:tr w:rsidR="00DE5A1C" w:rsidRPr="00DE5A1C" w:rsidTr="00DE5A1C">
        <w:trPr>
          <w:trHeight w:val="27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VoIP</w:t>
            </w:r>
          </w:p>
        </w:tc>
        <w:tc>
          <w:tcPr>
            <w:tcW w:w="1985"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支付</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生活</w:t>
            </w:r>
          </w:p>
        </w:tc>
        <w:tc>
          <w:tcPr>
            <w:tcW w:w="1134"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购物</w:t>
            </w:r>
          </w:p>
        </w:tc>
        <w:tc>
          <w:tcPr>
            <w:tcW w:w="1559" w:type="dxa"/>
            <w:tcBorders>
              <w:top w:val="nil"/>
              <w:left w:val="nil"/>
              <w:bottom w:val="single" w:sz="4" w:space="0" w:color="auto"/>
              <w:right w:val="single" w:sz="4" w:space="0" w:color="auto"/>
            </w:tcBorders>
            <w:shd w:val="clear" w:color="auto" w:fill="auto"/>
            <w:noWrap/>
            <w:vAlign w:val="bottom"/>
            <w:hideMark/>
          </w:tcPr>
          <w:p w:rsidR="00DE5A1C" w:rsidRPr="00DE5A1C" w:rsidRDefault="00DE5A1C" w:rsidP="00DE5A1C">
            <w:pPr>
              <w:widowControl/>
              <w:jc w:val="left"/>
              <w:rPr>
                <w:rFonts w:ascii="宋体" w:hAnsi="宋体" w:cs="宋体"/>
                <w:color w:val="000000"/>
                <w:kern w:val="0"/>
                <w:sz w:val="22"/>
                <w:szCs w:val="22"/>
              </w:rPr>
            </w:pPr>
            <w:r w:rsidRPr="00DE5A1C">
              <w:rPr>
                <w:rFonts w:ascii="宋体" w:hAnsi="宋体" w:cs="宋体" w:hint="eastAsia"/>
                <w:color w:val="000000"/>
                <w:kern w:val="0"/>
                <w:sz w:val="22"/>
                <w:szCs w:val="22"/>
              </w:rPr>
              <w:t>其他</w:t>
            </w:r>
          </w:p>
        </w:tc>
      </w:tr>
    </w:tbl>
    <w:p w:rsidR="00300BA5" w:rsidRDefault="00CB0DD3" w:rsidP="00D933CF">
      <w:pPr>
        <w:autoSpaceDE w:val="0"/>
        <w:autoSpaceDN w:val="0"/>
        <w:adjustRightInd w:val="0"/>
        <w:spacing w:before="60" w:line="400" w:lineRule="exact"/>
        <w:ind w:firstLine="482"/>
        <w:jc w:val="left"/>
        <w:rPr>
          <w:kern w:val="0"/>
          <w:sz w:val="24"/>
        </w:rPr>
      </w:pPr>
      <w:r>
        <w:rPr>
          <w:rFonts w:hint="eastAsia"/>
          <w:kern w:val="0"/>
          <w:sz w:val="24"/>
        </w:rPr>
        <w:t>每个业务类别为一组，将每组中所有业务的访问量统计出来，</w:t>
      </w:r>
      <w:proofErr w:type="gramStart"/>
      <w:r w:rsidR="001022D2">
        <w:rPr>
          <w:rFonts w:hint="eastAsia"/>
          <w:kern w:val="0"/>
          <w:sz w:val="24"/>
        </w:rPr>
        <w:t>换算</w:t>
      </w:r>
      <w:r w:rsidR="001022D2">
        <w:rPr>
          <w:kern w:val="0"/>
          <w:sz w:val="24"/>
        </w:rPr>
        <w:t>成占此类</w:t>
      </w:r>
      <w:proofErr w:type="gramEnd"/>
      <w:r w:rsidR="00C21195">
        <w:rPr>
          <w:rFonts w:hint="eastAsia"/>
          <w:kern w:val="0"/>
          <w:sz w:val="24"/>
        </w:rPr>
        <w:t>市场</w:t>
      </w:r>
      <w:r w:rsidR="001022D2">
        <w:rPr>
          <w:rFonts w:hint="eastAsia"/>
          <w:kern w:val="0"/>
          <w:sz w:val="24"/>
        </w:rPr>
        <w:t>总</w:t>
      </w:r>
      <w:r w:rsidR="001022D2">
        <w:rPr>
          <w:kern w:val="0"/>
          <w:sz w:val="24"/>
        </w:rPr>
        <w:t>访问量</w:t>
      </w:r>
      <w:r>
        <w:rPr>
          <w:rFonts w:hint="eastAsia"/>
          <w:kern w:val="0"/>
          <w:sz w:val="24"/>
        </w:rPr>
        <w:t>的百分比</w:t>
      </w:r>
      <w:r w:rsidR="00B56FC0">
        <w:rPr>
          <w:rFonts w:hint="eastAsia"/>
          <w:kern w:val="0"/>
          <w:sz w:val="24"/>
        </w:rPr>
        <w:t>，按所占比例进行降序排名。</w:t>
      </w:r>
      <w:r w:rsidR="001022D2">
        <w:rPr>
          <w:rFonts w:hint="eastAsia"/>
          <w:kern w:val="0"/>
          <w:sz w:val="24"/>
        </w:rPr>
        <w:t>这时每类</w:t>
      </w:r>
      <w:r w:rsidR="001022D2">
        <w:rPr>
          <w:kern w:val="0"/>
          <w:sz w:val="24"/>
        </w:rPr>
        <w:t>业务的用户</w:t>
      </w:r>
      <w:r w:rsidR="001022D2">
        <w:rPr>
          <w:rFonts w:hint="eastAsia"/>
          <w:kern w:val="0"/>
          <w:sz w:val="24"/>
        </w:rPr>
        <w:t>访问量</w:t>
      </w:r>
      <w:r w:rsidR="001022D2">
        <w:rPr>
          <w:kern w:val="0"/>
          <w:sz w:val="24"/>
        </w:rPr>
        <w:t>的百分比就对应为此类</w:t>
      </w:r>
      <w:r w:rsidR="001022D2">
        <w:rPr>
          <w:rFonts w:hint="eastAsia"/>
          <w:kern w:val="0"/>
          <w:sz w:val="24"/>
        </w:rPr>
        <w:t>业务</w:t>
      </w:r>
      <w:r w:rsidR="001022D2">
        <w:rPr>
          <w:kern w:val="0"/>
          <w:sz w:val="24"/>
        </w:rPr>
        <w:t>应用市场的市场占有率，</w:t>
      </w:r>
      <w:r w:rsidR="00300BA5">
        <w:rPr>
          <w:rFonts w:hint="eastAsia"/>
          <w:kern w:val="0"/>
          <w:sz w:val="24"/>
        </w:rPr>
        <w:t>部分</w:t>
      </w:r>
      <w:r w:rsidR="00300BA5">
        <w:rPr>
          <w:kern w:val="0"/>
          <w:sz w:val="24"/>
        </w:rPr>
        <w:t>业务类别</w:t>
      </w:r>
      <w:r w:rsidR="00300BA5">
        <w:rPr>
          <w:rFonts w:hint="eastAsia"/>
          <w:kern w:val="0"/>
          <w:sz w:val="24"/>
        </w:rPr>
        <w:t>中市场</w:t>
      </w:r>
      <w:r w:rsidR="00300BA5">
        <w:rPr>
          <w:kern w:val="0"/>
          <w:sz w:val="24"/>
        </w:rPr>
        <w:t>占有率</w:t>
      </w:r>
      <w:r w:rsidR="00300BA5">
        <w:rPr>
          <w:rFonts w:hint="eastAsia"/>
          <w:kern w:val="0"/>
          <w:sz w:val="24"/>
        </w:rPr>
        <w:t>排名</w:t>
      </w:r>
      <w:r w:rsidR="00300BA5">
        <w:rPr>
          <w:kern w:val="0"/>
          <w:sz w:val="24"/>
        </w:rPr>
        <w:t>前</w:t>
      </w:r>
      <w:r w:rsidR="00300BA5">
        <w:rPr>
          <w:rFonts w:hint="eastAsia"/>
          <w:kern w:val="0"/>
          <w:sz w:val="24"/>
        </w:rPr>
        <w:t>10</w:t>
      </w:r>
      <w:r w:rsidR="00300BA5">
        <w:rPr>
          <w:rFonts w:hint="eastAsia"/>
          <w:kern w:val="0"/>
          <w:sz w:val="24"/>
        </w:rPr>
        <w:t>的业务应用如</w:t>
      </w:r>
      <w:r w:rsidR="00300BA5">
        <w:rPr>
          <w:kern w:val="0"/>
          <w:sz w:val="24"/>
        </w:rPr>
        <w:t>表</w:t>
      </w:r>
      <w:r w:rsidR="00300BA5">
        <w:rPr>
          <w:rFonts w:hint="eastAsia"/>
          <w:kern w:val="0"/>
          <w:sz w:val="24"/>
        </w:rPr>
        <w:t>5.2</w:t>
      </w:r>
      <w:r w:rsidR="00300BA5">
        <w:rPr>
          <w:rFonts w:hint="eastAsia"/>
          <w:kern w:val="0"/>
          <w:sz w:val="24"/>
        </w:rPr>
        <w:t>所示</w:t>
      </w:r>
      <w:r w:rsidR="00300BA5">
        <w:rPr>
          <w:kern w:val="0"/>
          <w:sz w:val="24"/>
        </w:rPr>
        <w:t>。</w:t>
      </w:r>
    </w:p>
    <w:p w:rsidR="00300BA5" w:rsidRPr="007B7812" w:rsidRDefault="00300BA5"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表5.2 </w:t>
      </w:r>
      <w:r w:rsidR="008711A4">
        <w:rPr>
          <w:rFonts w:ascii="宋体" w:hAnsi="宋体"/>
          <w:sz w:val="22"/>
          <w:szCs w:val="22"/>
        </w:rPr>
        <w:t xml:space="preserve"> </w:t>
      </w:r>
      <w:r w:rsidRPr="007B7812">
        <w:rPr>
          <w:rFonts w:ascii="宋体" w:hAnsi="宋体" w:hint="eastAsia"/>
          <w:sz w:val="22"/>
          <w:szCs w:val="22"/>
        </w:rPr>
        <w:t>业务应用市场</w:t>
      </w:r>
      <w:r w:rsidRPr="007B7812">
        <w:rPr>
          <w:rFonts w:ascii="宋体" w:hAnsi="宋体"/>
          <w:sz w:val="22"/>
          <w:szCs w:val="22"/>
        </w:rPr>
        <w:t>占有率表</w:t>
      </w:r>
    </w:p>
    <w:tbl>
      <w:tblPr>
        <w:tblW w:w="0" w:type="auto"/>
        <w:tblInd w:w="108" w:type="dxa"/>
        <w:tblLook w:val="04A0" w:firstRow="1" w:lastRow="0" w:firstColumn="1" w:lastColumn="0" w:noHBand="0" w:noVBand="1"/>
      </w:tblPr>
      <w:tblGrid>
        <w:gridCol w:w="648"/>
        <w:gridCol w:w="1079"/>
        <w:gridCol w:w="1295"/>
        <w:gridCol w:w="648"/>
        <w:gridCol w:w="1079"/>
        <w:gridCol w:w="1295"/>
        <w:gridCol w:w="648"/>
        <w:gridCol w:w="1079"/>
        <w:gridCol w:w="1295"/>
      </w:tblGrid>
      <w:tr w:rsidR="00B9064E" w:rsidRPr="008711A4" w:rsidTr="00302AC1">
        <w:trPr>
          <w:trHeight w:val="270"/>
        </w:trPr>
        <w:tc>
          <w:tcPr>
            <w:tcW w:w="0" w:type="auto"/>
            <w:gridSpan w:val="3"/>
            <w:tcBorders>
              <w:top w:val="single" w:sz="8" w:space="0" w:color="auto"/>
              <w:left w:val="single" w:sz="8" w:space="0" w:color="auto"/>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P2P下载</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信息即时交互服务</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在线阅读</w:t>
            </w:r>
          </w:p>
        </w:tc>
      </w:tr>
      <w:tr w:rsidR="00B9064E" w:rsidRPr="008711A4" w:rsidTr="00302AC1">
        <w:trPr>
          <w:trHeight w:val="270"/>
        </w:trPr>
        <w:tc>
          <w:tcPr>
            <w:tcW w:w="0" w:type="auto"/>
            <w:tcBorders>
              <w:top w:val="nil"/>
              <w:left w:val="single" w:sz="8" w:space="0" w:color="auto"/>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110</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51.414%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70.272%</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20.475%</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25.987%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16.659%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17.703%</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13.525%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6.348%</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C80</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15.808%</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8.071%</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216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3.883%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C06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10.278%</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0.794%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2.352%</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8.453%</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0.112%</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243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0.239%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6.991%</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0.079%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220</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0.097%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C10</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4.700%</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0.014%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219</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0.073%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C46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3.224%</w:t>
            </w:r>
          </w:p>
        </w:tc>
      </w:tr>
      <w:tr w:rsidR="00B9064E" w:rsidRPr="008711A4" w:rsidTr="00302AC1">
        <w:trPr>
          <w:trHeight w:val="285"/>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0.003%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227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0.055%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C29</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1.889%</w:t>
            </w:r>
          </w:p>
        </w:tc>
      </w:tr>
      <w:tr w:rsidR="00B9064E" w:rsidRPr="008711A4" w:rsidTr="00302AC1">
        <w:trPr>
          <w:trHeight w:val="285"/>
        </w:trPr>
        <w:tc>
          <w:tcPr>
            <w:tcW w:w="0" w:type="auto"/>
            <w:tcBorders>
              <w:top w:val="nil"/>
              <w:left w:val="single" w:sz="8" w:space="0" w:color="auto"/>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115</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0.001%</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204</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0.013%</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C27</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1.682%</w:t>
            </w:r>
          </w:p>
        </w:tc>
      </w:tr>
      <w:tr w:rsidR="00B9064E" w:rsidRPr="008711A4" w:rsidTr="00302AC1">
        <w:trPr>
          <w:trHeight w:val="270"/>
        </w:trPr>
        <w:tc>
          <w:tcPr>
            <w:tcW w:w="0" w:type="auto"/>
            <w:gridSpan w:val="3"/>
            <w:tcBorders>
              <w:top w:val="single" w:sz="8" w:space="0" w:color="auto"/>
              <w:left w:val="single" w:sz="8" w:space="0" w:color="auto"/>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P2P视频</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网络游戏</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证券交易</w:t>
            </w:r>
          </w:p>
        </w:tc>
      </w:tr>
      <w:tr w:rsidR="00B9064E" w:rsidRPr="008711A4" w:rsidTr="00302AC1">
        <w:trPr>
          <w:trHeight w:val="270"/>
        </w:trPr>
        <w:tc>
          <w:tcPr>
            <w:tcW w:w="0" w:type="auto"/>
            <w:tcBorders>
              <w:top w:val="nil"/>
              <w:left w:val="single" w:sz="8" w:space="0" w:color="auto"/>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35.559%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A22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62.599%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43.713%</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26.905%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A73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9.323%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B13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42.971%</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12.579%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7.047%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7.136%</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925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6.230%</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A38</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2.248%</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B10</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3.442%</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918</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5.941%</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A68</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2.137%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B08</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0.847%</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2.384%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A25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1.814%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B11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0.772%</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913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2.046%</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A97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1.781%</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0.680%</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1.689%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A92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1.424%</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0.337%</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1.097%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A03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1.278%</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B14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0.079%</w:t>
            </w:r>
          </w:p>
        </w:tc>
      </w:tr>
      <w:tr w:rsidR="00B9064E" w:rsidRPr="008711A4" w:rsidTr="00302AC1">
        <w:trPr>
          <w:trHeight w:val="285"/>
        </w:trPr>
        <w:tc>
          <w:tcPr>
            <w:tcW w:w="0" w:type="auto"/>
            <w:tcBorders>
              <w:top w:val="nil"/>
              <w:left w:val="single" w:sz="8" w:space="0" w:color="auto"/>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908</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0.869%</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A61</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1.103%</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B07</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0.010%</w:t>
            </w:r>
          </w:p>
        </w:tc>
      </w:tr>
      <w:tr w:rsidR="00B9064E" w:rsidRPr="008711A4" w:rsidTr="00302AC1">
        <w:trPr>
          <w:trHeight w:val="270"/>
        </w:trPr>
        <w:tc>
          <w:tcPr>
            <w:tcW w:w="0" w:type="auto"/>
            <w:gridSpan w:val="3"/>
            <w:tcBorders>
              <w:top w:val="single" w:sz="8" w:space="0" w:color="auto"/>
              <w:left w:val="single" w:sz="8" w:space="0" w:color="auto"/>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在线音乐</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应用商店</w:t>
            </w:r>
          </w:p>
        </w:tc>
        <w:tc>
          <w:tcPr>
            <w:tcW w:w="0" w:type="auto"/>
            <w:gridSpan w:val="3"/>
            <w:tcBorders>
              <w:top w:val="single" w:sz="8" w:space="0" w:color="auto"/>
              <w:left w:val="nil"/>
              <w:bottom w:val="nil"/>
              <w:right w:val="single" w:sz="8" w:space="0" w:color="000000"/>
            </w:tcBorders>
            <w:shd w:val="clear" w:color="auto" w:fill="auto"/>
            <w:noWrap/>
            <w:vAlign w:val="bottom"/>
            <w:hideMark/>
          </w:tcPr>
          <w:p w:rsidR="00B9064E" w:rsidRPr="008711A4" w:rsidRDefault="00B9064E" w:rsidP="00B9064E">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社区门户</w:t>
            </w:r>
          </w:p>
        </w:tc>
      </w:tr>
      <w:tr w:rsidR="00B9064E" w:rsidRPr="008711A4" w:rsidTr="00302AC1">
        <w:trPr>
          <w:trHeight w:val="270"/>
        </w:trPr>
        <w:tc>
          <w:tcPr>
            <w:tcW w:w="0" w:type="auto"/>
            <w:tcBorders>
              <w:top w:val="nil"/>
              <w:left w:val="single" w:sz="8" w:space="0" w:color="auto"/>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c>
          <w:tcPr>
            <w:tcW w:w="0" w:type="auto"/>
            <w:tcBorders>
              <w:top w:val="nil"/>
              <w:left w:val="nil"/>
              <w:bottom w:val="single" w:sz="4" w:space="0" w:color="auto"/>
              <w:right w:val="nil"/>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排名</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业务编号</w:t>
            </w:r>
          </w:p>
        </w:tc>
        <w:tc>
          <w:tcPr>
            <w:tcW w:w="0" w:type="auto"/>
            <w:tcBorders>
              <w:top w:val="nil"/>
              <w:left w:val="nil"/>
              <w:bottom w:val="single" w:sz="4" w:space="0" w:color="auto"/>
              <w:right w:val="single" w:sz="8"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市场占有率</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43.608%</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25.773%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G51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49.146%</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20.237%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19.246%</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G82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31.460%</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D09</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17.797%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E31</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12.769%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G34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3.453%</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8.168%</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12.203%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4</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G83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3.276%</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D37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2.799%</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E09</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10.645%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G55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2.991%</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lastRenderedPageBreak/>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D16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2.273%</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E14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6.872%</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G38</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2.480%</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1.250%</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E03</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3.787%</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G87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1.936%</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D12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1.006%</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E16</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2.310%</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G72</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1.440%</w:t>
            </w:r>
          </w:p>
        </w:tc>
      </w:tr>
      <w:tr w:rsidR="00B9064E" w:rsidRPr="008711A4" w:rsidTr="00302AC1">
        <w:trPr>
          <w:trHeight w:val="270"/>
        </w:trPr>
        <w:tc>
          <w:tcPr>
            <w:tcW w:w="0" w:type="auto"/>
            <w:tcBorders>
              <w:top w:val="nil"/>
              <w:left w:val="single" w:sz="8" w:space="0" w:color="auto"/>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D25</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0.795%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E17</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1.825%</w:t>
            </w:r>
          </w:p>
        </w:tc>
        <w:tc>
          <w:tcPr>
            <w:tcW w:w="0" w:type="auto"/>
            <w:tcBorders>
              <w:top w:val="nil"/>
              <w:left w:val="nil"/>
              <w:bottom w:val="nil"/>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9</w:t>
            </w:r>
          </w:p>
        </w:tc>
        <w:tc>
          <w:tcPr>
            <w:tcW w:w="0" w:type="auto"/>
            <w:tcBorders>
              <w:top w:val="nil"/>
              <w:left w:val="single" w:sz="4" w:space="0" w:color="auto"/>
              <w:bottom w:val="nil"/>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G84</w:t>
            </w:r>
          </w:p>
        </w:tc>
        <w:tc>
          <w:tcPr>
            <w:tcW w:w="0" w:type="auto"/>
            <w:tcBorders>
              <w:top w:val="nil"/>
              <w:left w:val="nil"/>
              <w:bottom w:val="nil"/>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0.677%</w:t>
            </w:r>
          </w:p>
        </w:tc>
      </w:tr>
      <w:tr w:rsidR="00B9064E" w:rsidRPr="008711A4" w:rsidTr="00302AC1">
        <w:trPr>
          <w:trHeight w:val="285"/>
        </w:trPr>
        <w:tc>
          <w:tcPr>
            <w:tcW w:w="0" w:type="auto"/>
            <w:tcBorders>
              <w:top w:val="nil"/>
              <w:left w:val="single" w:sz="8" w:space="0" w:color="auto"/>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D05</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0.725%</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E36</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1.513%</w:t>
            </w:r>
          </w:p>
        </w:tc>
        <w:tc>
          <w:tcPr>
            <w:tcW w:w="0" w:type="auto"/>
            <w:tcBorders>
              <w:top w:val="nil"/>
              <w:left w:val="nil"/>
              <w:bottom w:val="single" w:sz="8" w:space="0" w:color="auto"/>
              <w:right w:val="nil"/>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10</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rsidR="00B9064E" w:rsidRPr="008711A4" w:rsidRDefault="00B9064E" w:rsidP="00B9064E">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G10</w:t>
            </w:r>
          </w:p>
        </w:tc>
        <w:tc>
          <w:tcPr>
            <w:tcW w:w="0" w:type="auto"/>
            <w:tcBorders>
              <w:top w:val="nil"/>
              <w:left w:val="nil"/>
              <w:bottom w:val="single" w:sz="8" w:space="0" w:color="auto"/>
              <w:right w:val="single" w:sz="8" w:space="0" w:color="auto"/>
            </w:tcBorders>
            <w:shd w:val="clear" w:color="auto" w:fill="auto"/>
            <w:noWrap/>
            <w:vAlign w:val="bottom"/>
            <w:hideMark/>
          </w:tcPr>
          <w:p w:rsidR="00B9064E" w:rsidRPr="008711A4" w:rsidRDefault="00B9064E" w:rsidP="00B9064E">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0.607%</w:t>
            </w:r>
          </w:p>
        </w:tc>
      </w:tr>
    </w:tbl>
    <w:p w:rsidR="00B56FC0" w:rsidRDefault="00B56FC0" w:rsidP="00D933CF">
      <w:pPr>
        <w:autoSpaceDE w:val="0"/>
        <w:autoSpaceDN w:val="0"/>
        <w:adjustRightInd w:val="0"/>
        <w:spacing w:before="60" w:line="400" w:lineRule="exact"/>
        <w:ind w:firstLineChars="200" w:firstLine="480"/>
        <w:jc w:val="left"/>
        <w:rPr>
          <w:kern w:val="0"/>
          <w:sz w:val="24"/>
        </w:rPr>
      </w:pPr>
      <w:r>
        <w:rPr>
          <w:rFonts w:hint="eastAsia"/>
          <w:kern w:val="0"/>
          <w:sz w:val="24"/>
        </w:rPr>
        <w:t>将每组业务</w:t>
      </w:r>
      <w:r w:rsidR="001022D2">
        <w:rPr>
          <w:rFonts w:hint="eastAsia"/>
          <w:kern w:val="0"/>
          <w:sz w:val="24"/>
        </w:rPr>
        <w:t>应用</w:t>
      </w:r>
      <w:r w:rsidR="001022D2">
        <w:rPr>
          <w:kern w:val="0"/>
          <w:sz w:val="24"/>
        </w:rPr>
        <w:t>的</w:t>
      </w:r>
      <w:r w:rsidR="001022D2">
        <w:rPr>
          <w:rFonts w:hint="eastAsia"/>
          <w:kern w:val="0"/>
          <w:sz w:val="24"/>
        </w:rPr>
        <w:t>市场</w:t>
      </w:r>
      <w:r w:rsidR="001022D2">
        <w:rPr>
          <w:kern w:val="0"/>
          <w:sz w:val="24"/>
        </w:rPr>
        <w:t>占有率</w:t>
      </w:r>
      <w:r>
        <w:rPr>
          <w:rFonts w:hint="eastAsia"/>
          <w:kern w:val="0"/>
          <w:sz w:val="24"/>
        </w:rPr>
        <w:t>的排名</w:t>
      </w:r>
      <w:r w:rsidR="001022D2">
        <w:rPr>
          <w:rFonts w:hint="eastAsia"/>
          <w:kern w:val="0"/>
          <w:sz w:val="24"/>
        </w:rPr>
        <w:t>拟合成</w:t>
      </w:r>
      <w:r w:rsidR="001022D2">
        <w:rPr>
          <w:kern w:val="0"/>
          <w:sz w:val="24"/>
        </w:rPr>
        <w:t>曲线</w:t>
      </w:r>
      <w:r>
        <w:rPr>
          <w:rFonts w:hint="eastAsia"/>
          <w:kern w:val="0"/>
          <w:sz w:val="24"/>
        </w:rPr>
        <w:t>，如图</w:t>
      </w:r>
      <w:r w:rsidR="006D4193">
        <w:rPr>
          <w:kern w:val="0"/>
          <w:sz w:val="24"/>
        </w:rPr>
        <w:t>5.2</w:t>
      </w:r>
      <w:r>
        <w:rPr>
          <w:rFonts w:hint="eastAsia"/>
          <w:kern w:val="0"/>
          <w:sz w:val="24"/>
        </w:rPr>
        <w:t>。</w:t>
      </w:r>
    </w:p>
    <w:p w:rsidR="00B56FC0" w:rsidRPr="00B56FC0" w:rsidRDefault="00B56FC0" w:rsidP="007578BF">
      <w:pPr>
        <w:autoSpaceDE w:val="0"/>
        <w:autoSpaceDN w:val="0"/>
        <w:adjustRightInd w:val="0"/>
        <w:spacing w:line="400" w:lineRule="atLeast"/>
        <w:jc w:val="center"/>
        <w:rPr>
          <w:kern w:val="0"/>
          <w:sz w:val="24"/>
        </w:rPr>
      </w:pPr>
      <w:r>
        <w:rPr>
          <w:noProof/>
        </w:rPr>
        <w:drawing>
          <wp:inline distT="0" distB="0" distL="0" distR="0" wp14:anchorId="0868A131" wp14:editId="30FC971D">
            <wp:extent cx="5124450" cy="2809875"/>
            <wp:effectExtent l="0" t="0" r="1905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75B98" w:rsidRPr="00F9337B" w:rsidRDefault="00B56FC0" w:rsidP="00F9337B">
      <w:pPr>
        <w:spacing w:before="120" w:after="240"/>
        <w:jc w:val="center"/>
        <w:rPr>
          <w:sz w:val="22"/>
          <w:szCs w:val="22"/>
        </w:rPr>
      </w:pPr>
      <w:r w:rsidRPr="00F9337B">
        <w:rPr>
          <w:rFonts w:hint="eastAsia"/>
          <w:sz w:val="22"/>
          <w:szCs w:val="22"/>
        </w:rPr>
        <w:t>图</w:t>
      </w:r>
      <w:r w:rsidR="006D4193" w:rsidRPr="00F9337B">
        <w:rPr>
          <w:sz w:val="22"/>
          <w:szCs w:val="22"/>
        </w:rPr>
        <w:t>5.2</w:t>
      </w:r>
      <w:r w:rsidRPr="00F9337B">
        <w:rPr>
          <w:rFonts w:hint="eastAsia"/>
          <w:sz w:val="22"/>
          <w:szCs w:val="22"/>
        </w:rPr>
        <w:t xml:space="preserve"> </w:t>
      </w:r>
      <w:r w:rsidR="00003FE0">
        <w:rPr>
          <w:sz w:val="22"/>
          <w:szCs w:val="22"/>
        </w:rPr>
        <w:t xml:space="preserve"> </w:t>
      </w:r>
      <w:r w:rsidRPr="00F9337B">
        <w:rPr>
          <w:rFonts w:hint="eastAsia"/>
          <w:sz w:val="22"/>
          <w:szCs w:val="22"/>
        </w:rPr>
        <w:t>业务排名</w:t>
      </w:r>
      <w:r w:rsidRPr="00F9337B">
        <w:rPr>
          <w:rFonts w:hint="eastAsia"/>
          <w:sz w:val="22"/>
          <w:szCs w:val="22"/>
        </w:rPr>
        <w:t>-</w:t>
      </w:r>
      <w:r w:rsidRPr="00F9337B">
        <w:rPr>
          <w:rFonts w:hint="eastAsia"/>
          <w:sz w:val="22"/>
          <w:szCs w:val="22"/>
        </w:rPr>
        <w:t>访问量占比图</w:t>
      </w:r>
    </w:p>
    <w:p w:rsidR="00850F76" w:rsidRPr="00B56FC0" w:rsidRDefault="00B56FC0" w:rsidP="00D933CF">
      <w:pPr>
        <w:autoSpaceDE w:val="0"/>
        <w:autoSpaceDN w:val="0"/>
        <w:adjustRightInd w:val="0"/>
        <w:spacing w:line="400" w:lineRule="exact"/>
        <w:ind w:firstLine="482"/>
        <w:jc w:val="left"/>
        <w:rPr>
          <w:kern w:val="0"/>
          <w:sz w:val="24"/>
        </w:rPr>
      </w:pPr>
      <w:r>
        <w:rPr>
          <w:rFonts w:hint="eastAsia"/>
          <w:kern w:val="0"/>
          <w:sz w:val="24"/>
        </w:rPr>
        <w:t>图中每条曲线对应此类别下每个业务的排名与所占份额情况，图中的曲线基本都符合</w:t>
      </w:r>
      <w:proofErr w:type="gramStart"/>
      <w:r>
        <w:rPr>
          <w:rFonts w:hint="eastAsia"/>
          <w:kern w:val="0"/>
          <w:sz w:val="24"/>
        </w:rPr>
        <w:t>幂</w:t>
      </w:r>
      <w:proofErr w:type="gramEnd"/>
      <w:r>
        <w:rPr>
          <w:rFonts w:hint="eastAsia"/>
          <w:kern w:val="0"/>
          <w:sz w:val="24"/>
        </w:rPr>
        <w:t>定律函数</w:t>
      </w:r>
      <w:r w:rsidR="00CD4CFF">
        <w:rPr>
          <w:rFonts w:hint="eastAsia"/>
          <w:kern w:val="0"/>
          <w:sz w:val="24"/>
        </w:rPr>
        <w:t>，与</w:t>
      </w:r>
      <w:r w:rsidR="00702E9F">
        <w:rPr>
          <w:rFonts w:hint="eastAsia"/>
          <w:kern w:val="0"/>
          <w:sz w:val="24"/>
        </w:rPr>
        <w:t>幂函数</w:t>
      </w:r>
      <m:oMath>
        <m:r>
          <w:rPr>
            <w:rFonts w:ascii="Cambria Math" w:eastAsia="Cambria Math" w:hAnsi="Cambria Math"/>
            <w:sz w:val="24"/>
          </w:rPr>
          <m:t>y=c</m:t>
        </m:r>
        <m:sSup>
          <m:sSupPr>
            <m:ctrlPr>
              <w:rPr>
                <w:rFonts w:ascii="Cambria Math" w:eastAsia="Cambria Math" w:hAnsi="Cambria Math"/>
                <w:i/>
                <w:sz w:val="24"/>
              </w:rPr>
            </m:ctrlPr>
          </m:sSupPr>
          <m:e>
            <m:r>
              <w:rPr>
                <w:rFonts w:ascii="Cambria Math" w:eastAsia="Cambria Math" w:hAnsi="Cambria Math"/>
                <w:sz w:val="24"/>
              </w:rPr>
              <m:t>x</m:t>
            </m:r>
          </m:e>
          <m:sup>
            <m:r>
              <w:rPr>
                <w:rFonts w:ascii="Cambria Math" w:eastAsia="Cambria Math" w:hAnsi="Cambria Math"/>
                <w:sz w:val="24"/>
              </w:rPr>
              <m:t>-a</m:t>
            </m:r>
          </m:sup>
        </m:sSup>
      </m:oMath>
      <w:r w:rsidR="00CD4CFF">
        <w:rPr>
          <w:rFonts w:hint="eastAsia"/>
          <w:sz w:val="24"/>
        </w:rPr>
        <w:t>曲线相似，初步判定每个业务类别中排名与份额符合</w:t>
      </w:r>
      <w:proofErr w:type="gramStart"/>
      <w:r w:rsidR="00CD4CFF">
        <w:rPr>
          <w:rFonts w:hint="eastAsia"/>
          <w:sz w:val="24"/>
        </w:rPr>
        <w:t>幂</w:t>
      </w:r>
      <w:proofErr w:type="gramEnd"/>
      <w:r w:rsidR="00CD4CFF">
        <w:rPr>
          <w:rFonts w:hint="eastAsia"/>
          <w:sz w:val="24"/>
        </w:rPr>
        <w:t>定律分布，下面通过统计分析来验证其中的</w:t>
      </w:r>
      <w:proofErr w:type="gramStart"/>
      <w:r w:rsidR="00CD4CFF">
        <w:rPr>
          <w:rFonts w:hint="eastAsia"/>
          <w:sz w:val="24"/>
        </w:rPr>
        <w:t>幂</w:t>
      </w:r>
      <w:proofErr w:type="gramEnd"/>
      <w:r w:rsidR="00CD4CFF">
        <w:rPr>
          <w:rFonts w:hint="eastAsia"/>
          <w:sz w:val="24"/>
        </w:rPr>
        <w:t>定律分布规律。</w:t>
      </w:r>
    </w:p>
    <w:p w:rsidR="005D1897" w:rsidRPr="00D64E80" w:rsidRDefault="006D4193" w:rsidP="006D4193">
      <w:pPr>
        <w:pStyle w:val="2"/>
        <w:spacing w:before="480" w:after="120" w:line="400" w:lineRule="exact"/>
        <w:rPr>
          <w:rFonts w:ascii="黑体" w:eastAsia="黑体" w:hAnsi="黑体"/>
          <w:b w:val="0"/>
          <w:sz w:val="28"/>
          <w:szCs w:val="28"/>
        </w:rPr>
      </w:pPr>
      <w:bookmarkStart w:id="99" w:name="_Toc432581628"/>
      <w:r w:rsidRPr="00D64E80">
        <w:rPr>
          <w:rFonts w:ascii="黑体" w:eastAsia="黑体" w:hAnsi="黑体"/>
          <w:b w:val="0"/>
          <w:sz w:val="28"/>
          <w:szCs w:val="28"/>
        </w:rPr>
        <w:t>5</w:t>
      </w:r>
      <w:r w:rsidR="005D1897" w:rsidRPr="00D64E80">
        <w:rPr>
          <w:rFonts w:ascii="黑体" w:eastAsia="黑体" w:hAnsi="黑体"/>
          <w:b w:val="0"/>
          <w:sz w:val="28"/>
          <w:szCs w:val="28"/>
        </w:rPr>
        <w:t>.</w:t>
      </w:r>
      <w:r w:rsidR="005D1897" w:rsidRPr="00D64E80">
        <w:rPr>
          <w:rFonts w:ascii="黑体" w:eastAsia="黑体" w:hAnsi="黑体" w:hint="eastAsia"/>
          <w:b w:val="0"/>
          <w:sz w:val="28"/>
          <w:szCs w:val="28"/>
        </w:rPr>
        <w:t xml:space="preserve">3 </w:t>
      </w:r>
      <w:r w:rsidR="00D64E80">
        <w:rPr>
          <w:rFonts w:ascii="黑体" w:eastAsia="黑体" w:hAnsi="黑体"/>
          <w:b w:val="0"/>
          <w:sz w:val="28"/>
          <w:szCs w:val="28"/>
        </w:rPr>
        <w:t xml:space="preserve"> </w:t>
      </w:r>
      <w:r w:rsidR="001D65DC" w:rsidRPr="00D64E80">
        <w:rPr>
          <w:rFonts w:ascii="黑体" w:eastAsia="黑体" w:hAnsi="黑体" w:hint="eastAsia"/>
          <w:b w:val="0"/>
          <w:sz w:val="28"/>
          <w:szCs w:val="28"/>
        </w:rPr>
        <w:t>业务</w:t>
      </w:r>
      <w:r w:rsidR="008253A0" w:rsidRPr="00D64E80">
        <w:rPr>
          <w:rFonts w:ascii="黑体" w:eastAsia="黑体" w:hAnsi="黑体" w:hint="eastAsia"/>
          <w:b w:val="0"/>
          <w:sz w:val="28"/>
          <w:szCs w:val="28"/>
        </w:rPr>
        <w:t>应用</w:t>
      </w:r>
      <w:r w:rsidR="008253A0" w:rsidRPr="00D64E80">
        <w:rPr>
          <w:rFonts w:ascii="黑体" w:eastAsia="黑体" w:hAnsi="黑体"/>
          <w:b w:val="0"/>
          <w:sz w:val="28"/>
          <w:szCs w:val="28"/>
        </w:rPr>
        <w:t>占有率分布</w:t>
      </w:r>
      <w:r w:rsidR="001D65DC" w:rsidRPr="00D64E80">
        <w:rPr>
          <w:rFonts w:ascii="黑体" w:eastAsia="黑体" w:hAnsi="黑体" w:hint="eastAsia"/>
          <w:b w:val="0"/>
          <w:sz w:val="28"/>
          <w:szCs w:val="28"/>
        </w:rPr>
        <w:t>规律</w:t>
      </w:r>
      <w:bookmarkEnd w:id="99"/>
    </w:p>
    <w:p w:rsidR="00702E9F" w:rsidRDefault="00702E9F" w:rsidP="00702E9F">
      <w:pPr>
        <w:tabs>
          <w:tab w:val="left" w:pos="1891"/>
        </w:tabs>
        <w:spacing w:line="400" w:lineRule="exact"/>
        <w:ind w:firstLine="480"/>
        <w:rPr>
          <w:kern w:val="0"/>
          <w:sz w:val="24"/>
        </w:rPr>
      </w:pPr>
      <w:r>
        <w:rPr>
          <w:rFonts w:hint="eastAsia"/>
          <w:kern w:val="0"/>
          <w:sz w:val="24"/>
        </w:rPr>
        <w:t>通过</w:t>
      </w:r>
      <w:r>
        <w:rPr>
          <w:rFonts w:hint="eastAsia"/>
          <w:kern w:val="0"/>
          <w:sz w:val="24"/>
        </w:rPr>
        <w:t>5.2</w:t>
      </w:r>
      <w:r>
        <w:rPr>
          <w:rFonts w:hint="eastAsia"/>
          <w:kern w:val="0"/>
          <w:sz w:val="24"/>
        </w:rPr>
        <w:t>节</w:t>
      </w:r>
      <w:r>
        <w:rPr>
          <w:kern w:val="0"/>
          <w:sz w:val="24"/>
        </w:rPr>
        <w:t>可知，每个类别下的业务排名与所占份额的曲线与幂函数相似，所以下边对</w:t>
      </w:r>
      <w:r>
        <w:rPr>
          <w:rFonts w:hint="eastAsia"/>
          <w:kern w:val="0"/>
          <w:sz w:val="24"/>
        </w:rPr>
        <w:t>各类</w:t>
      </w:r>
      <w:r>
        <w:rPr>
          <w:kern w:val="0"/>
          <w:sz w:val="24"/>
        </w:rPr>
        <w:t>进行幂函数的</w:t>
      </w:r>
      <w:r>
        <w:rPr>
          <w:rFonts w:hint="eastAsia"/>
          <w:kern w:val="0"/>
          <w:sz w:val="24"/>
        </w:rPr>
        <w:t>拟合，</w:t>
      </w:r>
      <w:r>
        <w:rPr>
          <w:kern w:val="0"/>
          <w:sz w:val="24"/>
        </w:rPr>
        <w:t>拟合公式为</w:t>
      </w:r>
    </w:p>
    <w:p w:rsidR="00702E9F" w:rsidRPr="00702E9F" w:rsidRDefault="00702E9F" w:rsidP="008123C4">
      <w:pPr>
        <w:wordWrap w:val="0"/>
        <w:autoSpaceDE w:val="0"/>
        <w:autoSpaceDN w:val="0"/>
        <w:adjustRightInd w:val="0"/>
        <w:spacing w:before="120" w:after="120"/>
        <w:jc w:val="right"/>
        <w:rPr>
          <w:sz w:val="24"/>
          <w:vertAlign w:val="superscript"/>
        </w:rPr>
      </w:pPr>
      <m:oMath>
        <m:r>
          <w:rPr>
            <w:rFonts w:ascii="Cambria Math" w:eastAsia="Cambria Math" w:hAnsi="Cambria Math"/>
            <w:sz w:val="24"/>
          </w:rPr>
          <m:t>y=c</m:t>
        </m:r>
        <m:sSup>
          <m:sSupPr>
            <m:ctrlPr>
              <w:rPr>
                <w:rFonts w:ascii="Cambria Math" w:eastAsia="Cambria Math" w:hAnsi="Cambria Math"/>
                <w:i/>
                <w:sz w:val="24"/>
              </w:rPr>
            </m:ctrlPr>
          </m:sSupPr>
          <m:e>
            <m:r>
              <w:rPr>
                <w:rFonts w:ascii="Cambria Math" w:eastAsia="Cambria Math" w:hAnsi="Cambria Math"/>
                <w:sz w:val="24"/>
              </w:rPr>
              <m:t>x</m:t>
            </m:r>
          </m:e>
          <m:sup>
            <m:r>
              <w:rPr>
                <w:rFonts w:ascii="Cambria Math" w:eastAsia="Cambria Math" w:hAnsi="Cambria Math"/>
                <w:sz w:val="24"/>
              </w:rPr>
              <m:t>-a</m:t>
            </m:r>
          </m:sup>
        </m:sSup>
      </m:oMath>
      <w:r>
        <w:rPr>
          <w:sz w:val="24"/>
        </w:rPr>
        <w:t xml:space="preserve">                              (5-1)</w:t>
      </w:r>
    </w:p>
    <w:p w:rsidR="00850F76" w:rsidRPr="003C09A9" w:rsidRDefault="003C09A9" w:rsidP="00D933CF">
      <w:pPr>
        <w:tabs>
          <w:tab w:val="left" w:pos="1891"/>
        </w:tabs>
        <w:spacing w:line="400" w:lineRule="exact"/>
        <w:ind w:firstLineChars="200" w:firstLine="480"/>
        <w:rPr>
          <w:kern w:val="0"/>
          <w:sz w:val="24"/>
        </w:rPr>
      </w:pPr>
      <w:r>
        <w:rPr>
          <w:rFonts w:hint="eastAsia"/>
          <w:kern w:val="0"/>
          <w:sz w:val="24"/>
        </w:rPr>
        <w:t>经过统计分析步骤的处理，基于幂</w:t>
      </w:r>
      <w:r w:rsidR="008253A0">
        <w:rPr>
          <w:rFonts w:hint="eastAsia"/>
          <w:kern w:val="0"/>
          <w:sz w:val="24"/>
        </w:rPr>
        <w:t>函数进行</w:t>
      </w:r>
      <w:r>
        <w:rPr>
          <w:rFonts w:hint="eastAsia"/>
          <w:kern w:val="0"/>
          <w:sz w:val="24"/>
        </w:rPr>
        <w:t>拟合，得到了每个业务分类对应曲线的参数，</w:t>
      </w:r>
      <w:r w:rsidRPr="003C09A9">
        <w:rPr>
          <w:rFonts w:hint="eastAsia"/>
          <w:kern w:val="0"/>
          <w:sz w:val="24"/>
        </w:rPr>
        <w:t>对基于</w:t>
      </w:r>
      <w:proofErr w:type="gramStart"/>
      <w:r w:rsidRPr="003C09A9">
        <w:rPr>
          <w:rFonts w:hint="eastAsia"/>
          <w:kern w:val="0"/>
          <w:sz w:val="24"/>
        </w:rPr>
        <w:t>幂</w:t>
      </w:r>
      <w:proofErr w:type="gramEnd"/>
      <w:r w:rsidRPr="003C09A9">
        <w:rPr>
          <w:rFonts w:hint="eastAsia"/>
          <w:kern w:val="0"/>
          <w:sz w:val="24"/>
        </w:rPr>
        <w:t>定律拟和的分布规律进行进一步分析，得到了</w:t>
      </w:r>
      <w:r w:rsidRPr="003C09A9">
        <w:rPr>
          <w:rFonts w:hint="eastAsia"/>
          <w:kern w:val="0"/>
          <w:sz w:val="24"/>
        </w:rPr>
        <w:t>F</w:t>
      </w:r>
      <w:r w:rsidRPr="003C09A9">
        <w:rPr>
          <w:rFonts w:hint="eastAsia"/>
          <w:kern w:val="0"/>
          <w:sz w:val="24"/>
        </w:rPr>
        <w:t>检验和</w:t>
      </w:r>
      <w:r w:rsidRPr="003C09A9">
        <w:rPr>
          <w:rFonts w:hint="eastAsia"/>
          <w:kern w:val="0"/>
          <w:sz w:val="24"/>
        </w:rPr>
        <w:t>T</w:t>
      </w:r>
      <w:r w:rsidRPr="003C09A9">
        <w:rPr>
          <w:rFonts w:hint="eastAsia"/>
          <w:kern w:val="0"/>
          <w:sz w:val="24"/>
        </w:rPr>
        <w:t>检验的</w:t>
      </w:r>
      <w:r w:rsidRPr="003C09A9">
        <w:rPr>
          <w:rFonts w:hint="eastAsia"/>
          <w:kern w:val="0"/>
          <w:sz w:val="24"/>
        </w:rPr>
        <w:t>P</w:t>
      </w:r>
      <w:r w:rsidRPr="003C09A9">
        <w:rPr>
          <w:rFonts w:hint="eastAsia"/>
          <w:kern w:val="0"/>
          <w:sz w:val="24"/>
        </w:rPr>
        <w:t>值。将</w:t>
      </w:r>
      <w:r>
        <w:rPr>
          <w:rFonts w:hint="eastAsia"/>
          <w:kern w:val="0"/>
          <w:sz w:val="24"/>
        </w:rPr>
        <w:t>业务访问</w:t>
      </w:r>
      <w:r w:rsidRPr="003C09A9">
        <w:rPr>
          <w:rFonts w:hint="eastAsia"/>
          <w:kern w:val="0"/>
          <w:sz w:val="24"/>
        </w:rPr>
        <w:t>数据基于</w:t>
      </w:r>
      <w:proofErr w:type="gramStart"/>
      <w:r w:rsidRPr="003C09A9">
        <w:rPr>
          <w:rFonts w:hint="eastAsia"/>
          <w:kern w:val="0"/>
          <w:sz w:val="24"/>
        </w:rPr>
        <w:t>幂</w:t>
      </w:r>
      <w:proofErr w:type="gramEnd"/>
      <w:r w:rsidRPr="003C09A9">
        <w:rPr>
          <w:rFonts w:hint="eastAsia"/>
          <w:kern w:val="0"/>
          <w:sz w:val="24"/>
        </w:rPr>
        <w:t>定律拟合的分析结果整理如表</w:t>
      </w:r>
      <w:r w:rsidR="008253A0">
        <w:rPr>
          <w:kern w:val="0"/>
          <w:sz w:val="24"/>
        </w:rPr>
        <w:t>5.3</w:t>
      </w:r>
      <w:r w:rsidRPr="003C09A9">
        <w:rPr>
          <w:rFonts w:hint="eastAsia"/>
          <w:kern w:val="0"/>
          <w:sz w:val="24"/>
        </w:rPr>
        <w:t>。</w:t>
      </w:r>
    </w:p>
    <w:p w:rsidR="00A1508B" w:rsidRPr="007B7812" w:rsidRDefault="00D73574" w:rsidP="007B7812">
      <w:pPr>
        <w:spacing w:before="240" w:after="120"/>
        <w:ind w:firstLine="437"/>
        <w:jc w:val="center"/>
        <w:rPr>
          <w:rFonts w:ascii="宋体" w:hAnsi="宋体"/>
          <w:sz w:val="22"/>
          <w:szCs w:val="22"/>
        </w:rPr>
      </w:pPr>
      <w:r w:rsidRPr="007B7812">
        <w:rPr>
          <w:rFonts w:ascii="宋体" w:hAnsi="宋体" w:hint="eastAsia"/>
          <w:sz w:val="22"/>
          <w:szCs w:val="22"/>
        </w:rPr>
        <w:t>表</w:t>
      </w:r>
      <w:r w:rsidR="008253A0" w:rsidRPr="007B7812">
        <w:rPr>
          <w:rFonts w:ascii="宋体" w:hAnsi="宋体"/>
          <w:sz w:val="22"/>
          <w:szCs w:val="22"/>
        </w:rPr>
        <w:t>5.3</w:t>
      </w:r>
      <w:r w:rsidRPr="007B7812">
        <w:rPr>
          <w:rFonts w:ascii="宋体" w:hAnsi="宋体" w:hint="eastAsia"/>
          <w:sz w:val="22"/>
          <w:szCs w:val="22"/>
        </w:rPr>
        <w:t xml:space="preserve"> </w:t>
      </w:r>
      <w:r w:rsidR="008711A4">
        <w:rPr>
          <w:rFonts w:ascii="宋体" w:hAnsi="宋体"/>
          <w:sz w:val="22"/>
          <w:szCs w:val="22"/>
        </w:rPr>
        <w:t xml:space="preserve"> </w:t>
      </w:r>
      <w:r w:rsidRPr="007B7812">
        <w:rPr>
          <w:rFonts w:ascii="宋体" w:hAnsi="宋体" w:hint="eastAsia"/>
          <w:sz w:val="22"/>
          <w:szCs w:val="22"/>
        </w:rPr>
        <w:t>业务访问数据</w:t>
      </w:r>
      <w:proofErr w:type="gramStart"/>
      <w:r w:rsidRPr="007B7812">
        <w:rPr>
          <w:rFonts w:ascii="宋体" w:hAnsi="宋体" w:hint="eastAsia"/>
          <w:sz w:val="22"/>
          <w:szCs w:val="22"/>
        </w:rPr>
        <w:t>幂</w:t>
      </w:r>
      <w:proofErr w:type="gramEnd"/>
      <w:r w:rsidRPr="007B7812">
        <w:rPr>
          <w:rFonts w:ascii="宋体" w:hAnsi="宋体" w:hint="eastAsia"/>
          <w:sz w:val="22"/>
          <w:szCs w:val="22"/>
        </w:rPr>
        <w:t>定律拟合表</w:t>
      </w:r>
    </w:p>
    <w:tbl>
      <w:tblPr>
        <w:tblW w:w="8560" w:type="dxa"/>
        <w:jc w:val="center"/>
        <w:tblLook w:val="04A0" w:firstRow="1" w:lastRow="0" w:firstColumn="1" w:lastColumn="0" w:noHBand="0" w:noVBand="1"/>
      </w:tblPr>
      <w:tblGrid>
        <w:gridCol w:w="2080"/>
        <w:gridCol w:w="1071"/>
        <w:gridCol w:w="1073"/>
        <w:gridCol w:w="1071"/>
        <w:gridCol w:w="1073"/>
        <w:gridCol w:w="1071"/>
        <w:gridCol w:w="1121"/>
      </w:tblGrid>
      <w:tr w:rsidR="004060DA" w:rsidRPr="008711A4" w:rsidTr="004060DA">
        <w:trPr>
          <w:trHeight w:val="285"/>
          <w:jc w:val="center"/>
        </w:trPr>
        <w:tc>
          <w:tcPr>
            <w:tcW w:w="208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060DA" w:rsidRPr="008711A4" w:rsidRDefault="004060DA" w:rsidP="004060DA">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业务类别</w:t>
            </w:r>
          </w:p>
        </w:tc>
        <w:tc>
          <w:tcPr>
            <w:tcW w:w="108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F</w:t>
            </w:r>
            <w:r w:rsidRPr="008711A4">
              <w:rPr>
                <w:rFonts w:ascii="宋体" w:hAnsi="宋体" w:hint="eastAsia"/>
                <w:color w:val="000000"/>
                <w:kern w:val="0"/>
                <w:sz w:val="22"/>
                <w:szCs w:val="22"/>
              </w:rPr>
              <w:t>检验</w:t>
            </w:r>
          </w:p>
        </w:tc>
        <w:tc>
          <w:tcPr>
            <w:tcW w:w="2160" w:type="dxa"/>
            <w:gridSpan w:val="2"/>
            <w:tcBorders>
              <w:top w:val="single" w:sz="8" w:space="0" w:color="000000"/>
              <w:left w:val="nil"/>
              <w:bottom w:val="single" w:sz="8" w:space="0" w:color="000000"/>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a</w:t>
            </w:r>
          </w:p>
        </w:tc>
        <w:tc>
          <w:tcPr>
            <w:tcW w:w="2160" w:type="dxa"/>
            <w:gridSpan w:val="2"/>
            <w:tcBorders>
              <w:top w:val="single" w:sz="8" w:space="0" w:color="000000"/>
              <w:left w:val="nil"/>
              <w:bottom w:val="single" w:sz="8" w:space="0" w:color="000000"/>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c</w:t>
            </w:r>
          </w:p>
        </w:tc>
        <w:tc>
          <w:tcPr>
            <w:tcW w:w="108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R-squared</w:t>
            </w:r>
          </w:p>
        </w:tc>
      </w:tr>
      <w:tr w:rsidR="004060DA" w:rsidRPr="008711A4" w:rsidTr="004060DA">
        <w:trPr>
          <w:trHeight w:val="285"/>
          <w:jc w:val="center"/>
        </w:trPr>
        <w:tc>
          <w:tcPr>
            <w:tcW w:w="2080" w:type="dxa"/>
            <w:vMerge/>
            <w:tcBorders>
              <w:top w:val="single" w:sz="8" w:space="0" w:color="000000"/>
              <w:left w:val="single" w:sz="8" w:space="0" w:color="000000"/>
              <w:bottom w:val="single" w:sz="8" w:space="0" w:color="000000"/>
              <w:right w:val="single" w:sz="8" w:space="0" w:color="000000"/>
            </w:tcBorders>
            <w:vAlign w:val="center"/>
            <w:hideMark/>
          </w:tcPr>
          <w:p w:rsidR="004060DA" w:rsidRPr="008711A4" w:rsidRDefault="004060DA" w:rsidP="004060DA">
            <w:pPr>
              <w:widowControl/>
              <w:jc w:val="left"/>
              <w:rPr>
                <w:rFonts w:ascii="宋体" w:hAnsi="宋体" w:cs="宋体"/>
                <w:color w:val="000000"/>
                <w:kern w:val="0"/>
                <w:sz w:val="22"/>
                <w:szCs w:val="22"/>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rsidR="004060DA" w:rsidRPr="008711A4" w:rsidRDefault="004060DA" w:rsidP="004060DA">
            <w:pPr>
              <w:widowControl/>
              <w:jc w:val="left"/>
              <w:rPr>
                <w:color w:val="000000"/>
                <w:kern w:val="0"/>
                <w:sz w:val="22"/>
                <w:szCs w:val="22"/>
              </w:rPr>
            </w:pPr>
          </w:p>
        </w:tc>
        <w:tc>
          <w:tcPr>
            <w:tcW w:w="1080" w:type="dxa"/>
            <w:tcBorders>
              <w:top w:val="nil"/>
              <w:left w:val="nil"/>
              <w:bottom w:val="single" w:sz="8" w:space="0" w:color="auto"/>
              <w:right w:val="single" w:sz="8" w:space="0" w:color="000000"/>
            </w:tcBorders>
            <w:shd w:val="clear" w:color="auto" w:fill="auto"/>
            <w:vAlign w:val="center"/>
            <w:hideMark/>
          </w:tcPr>
          <w:p w:rsidR="004060DA" w:rsidRPr="008711A4" w:rsidRDefault="004060DA" w:rsidP="004060DA">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拟合值</w:t>
            </w:r>
          </w:p>
        </w:tc>
        <w:tc>
          <w:tcPr>
            <w:tcW w:w="1080" w:type="dxa"/>
            <w:tcBorders>
              <w:top w:val="nil"/>
              <w:left w:val="nil"/>
              <w:bottom w:val="single" w:sz="8" w:space="0" w:color="auto"/>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t</w:t>
            </w:r>
            <w:r w:rsidRPr="008711A4">
              <w:rPr>
                <w:rFonts w:ascii="宋体" w:hAnsi="宋体" w:hint="eastAsia"/>
                <w:color w:val="000000"/>
                <w:kern w:val="0"/>
                <w:sz w:val="22"/>
                <w:szCs w:val="22"/>
              </w:rPr>
              <w:t>检验</w:t>
            </w:r>
          </w:p>
        </w:tc>
        <w:tc>
          <w:tcPr>
            <w:tcW w:w="1080" w:type="dxa"/>
            <w:tcBorders>
              <w:top w:val="nil"/>
              <w:left w:val="nil"/>
              <w:bottom w:val="single" w:sz="8" w:space="0" w:color="auto"/>
              <w:right w:val="single" w:sz="8" w:space="0" w:color="000000"/>
            </w:tcBorders>
            <w:shd w:val="clear" w:color="auto" w:fill="auto"/>
            <w:vAlign w:val="center"/>
            <w:hideMark/>
          </w:tcPr>
          <w:p w:rsidR="004060DA" w:rsidRPr="008711A4" w:rsidRDefault="004060DA" w:rsidP="004060DA">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拟合值</w:t>
            </w:r>
          </w:p>
        </w:tc>
        <w:tc>
          <w:tcPr>
            <w:tcW w:w="1080" w:type="dxa"/>
            <w:tcBorders>
              <w:top w:val="nil"/>
              <w:left w:val="nil"/>
              <w:bottom w:val="single" w:sz="8" w:space="0" w:color="auto"/>
              <w:right w:val="single" w:sz="8" w:space="0" w:color="000000"/>
            </w:tcBorders>
            <w:shd w:val="clear" w:color="auto" w:fill="auto"/>
            <w:vAlign w:val="center"/>
            <w:hideMark/>
          </w:tcPr>
          <w:p w:rsidR="004060DA" w:rsidRPr="008711A4" w:rsidRDefault="004060DA" w:rsidP="004060DA">
            <w:pPr>
              <w:widowControl/>
              <w:jc w:val="center"/>
              <w:rPr>
                <w:color w:val="000000"/>
                <w:kern w:val="0"/>
                <w:sz w:val="22"/>
                <w:szCs w:val="22"/>
              </w:rPr>
            </w:pPr>
            <w:r w:rsidRPr="008711A4">
              <w:rPr>
                <w:color w:val="000000"/>
                <w:kern w:val="0"/>
                <w:sz w:val="22"/>
                <w:szCs w:val="22"/>
              </w:rPr>
              <w:t>t</w:t>
            </w:r>
            <w:r w:rsidRPr="008711A4">
              <w:rPr>
                <w:rFonts w:ascii="宋体" w:hAnsi="宋体" w:hint="eastAsia"/>
                <w:color w:val="000000"/>
                <w:kern w:val="0"/>
                <w:sz w:val="22"/>
                <w:szCs w:val="22"/>
              </w:rPr>
              <w:t>检验</w:t>
            </w: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rsidR="004060DA" w:rsidRPr="008711A4" w:rsidRDefault="004060DA" w:rsidP="004060DA">
            <w:pPr>
              <w:widowControl/>
              <w:jc w:val="left"/>
              <w:rPr>
                <w:color w:val="000000"/>
                <w:kern w:val="0"/>
                <w:sz w:val="22"/>
                <w:szCs w:val="22"/>
              </w:rPr>
            </w:pP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P2P下载</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1.431</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0.531</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0.9564</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电子邮件服务</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4.861</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0.9448</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0.9997</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lastRenderedPageBreak/>
              <w:t>VoIP</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6.945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0.9911</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1</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P2P视频</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1.207</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0.3893</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0.9241</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网络游戏</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2.39</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0.6236</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0.003</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0.9942</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证券交易</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1.297</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0.4905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0.01</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0.7799</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在线阅读</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0.9217</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0.2485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0.049</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0.8491</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在线音乐</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1.339</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0.4516</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0.9578</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应用商店</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0.003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0.9906</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0.003</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0.2917</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0.002</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0.8846</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社区门户</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1.49</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0.5154</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0.9236</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旅游</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1.302</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0.3961</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0.9851</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生活</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1.474</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0.4039</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0.994</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地图导航</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1.665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0.6019</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0.9768</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支付</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3.937</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0.8805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0.9985</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购物</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2.202</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0.674</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0.9827</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动漫</w:t>
            </w:r>
            <w:proofErr w:type="gramEnd"/>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2.335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0.6392</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0.9827</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云盘</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1.366</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0.5153</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0.9437</w:t>
            </w:r>
          </w:p>
        </w:tc>
      </w:tr>
      <w:tr w:rsidR="007139D1" w:rsidRPr="008711A4" w:rsidTr="004060DA">
        <w:trPr>
          <w:trHeight w:val="270"/>
          <w:jc w:val="center"/>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HTTP服务</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4.012</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0.8315</w:t>
            </w:r>
          </w:p>
        </w:tc>
        <w:tc>
          <w:tcPr>
            <w:tcW w:w="1080" w:type="dxa"/>
            <w:tcBorders>
              <w:top w:val="nil"/>
              <w:left w:val="nil"/>
              <w:bottom w:val="single" w:sz="4"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4"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0.9971</w:t>
            </w:r>
          </w:p>
        </w:tc>
      </w:tr>
      <w:tr w:rsidR="007139D1" w:rsidRPr="008711A4" w:rsidTr="004060DA">
        <w:trPr>
          <w:trHeight w:val="285"/>
          <w:jc w:val="center"/>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rsidR="007139D1" w:rsidRPr="008711A4" w:rsidRDefault="007139D1" w:rsidP="004060DA">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信息及时交互服务</w:t>
            </w:r>
          </w:p>
        </w:tc>
        <w:tc>
          <w:tcPr>
            <w:tcW w:w="1080" w:type="dxa"/>
            <w:tcBorders>
              <w:top w:val="nil"/>
              <w:left w:val="nil"/>
              <w:bottom w:val="single" w:sz="8"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8" w:space="0" w:color="auto"/>
              <w:right w:val="single" w:sz="4" w:space="0" w:color="auto"/>
            </w:tcBorders>
            <w:shd w:val="clear" w:color="auto" w:fill="auto"/>
            <w:vAlign w:val="center"/>
            <w:hideMark/>
          </w:tcPr>
          <w:p w:rsidR="007139D1" w:rsidRPr="008711A4" w:rsidRDefault="007139D1" w:rsidP="00E31287">
            <w:pPr>
              <w:widowControl/>
              <w:jc w:val="center"/>
              <w:rPr>
                <w:color w:val="000000"/>
                <w:kern w:val="0"/>
                <w:sz w:val="22"/>
                <w:szCs w:val="22"/>
              </w:rPr>
            </w:pPr>
            <w:r w:rsidRPr="008711A4">
              <w:rPr>
                <w:color w:val="000000"/>
                <w:kern w:val="0"/>
                <w:sz w:val="22"/>
                <w:szCs w:val="22"/>
              </w:rPr>
              <w:t>2.153</w:t>
            </w:r>
          </w:p>
        </w:tc>
        <w:tc>
          <w:tcPr>
            <w:tcW w:w="1080" w:type="dxa"/>
            <w:tcBorders>
              <w:top w:val="nil"/>
              <w:left w:val="nil"/>
              <w:bottom w:val="single" w:sz="8"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8" w:space="0" w:color="auto"/>
              <w:right w:val="single" w:sz="4" w:space="0" w:color="auto"/>
            </w:tcBorders>
            <w:shd w:val="clear" w:color="auto" w:fill="auto"/>
            <w:vAlign w:val="center"/>
            <w:hideMark/>
          </w:tcPr>
          <w:p w:rsidR="007139D1" w:rsidRPr="008711A4" w:rsidRDefault="007139D1">
            <w:pPr>
              <w:jc w:val="center"/>
              <w:rPr>
                <w:color w:val="000000"/>
                <w:sz w:val="22"/>
                <w:szCs w:val="22"/>
              </w:rPr>
            </w:pPr>
            <w:r w:rsidRPr="008711A4">
              <w:rPr>
                <w:color w:val="000000"/>
                <w:sz w:val="22"/>
                <w:szCs w:val="22"/>
              </w:rPr>
              <w:t>0.7039</w:t>
            </w:r>
          </w:p>
        </w:tc>
        <w:tc>
          <w:tcPr>
            <w:tcW w:w="1080" w:type="dxa"/>
            <w:tcBorders>
              <w:top w:val="nil"/>
              <w:left w:val="nil"/>
              <w:bottom w:val="single" w:sz="8" w:space="0" w:color="auto"/>
              <w:right w:val="single" w:sz="4"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 xml:space="preserve">0.000 </w:t>
            </w:r>
          </w:p>
        </w:tc>
        <w:tc>
          <w:tcPr>
            <w:tcW w:w="1080" w:type="dxa"/>
            <w:tcBorders>
              <w:top w:val="nil"/>
              <w:left w:val="nil"/>
              <w:bottom w:val="single" w:sz="8" w:space="0" w:color="auto"/>
              <w:right w:val="single" w:sz="8" w:space="0" w:color="auto"/>
            </w:tcBorders>
            <w:shd w:val="clear" w:color="auto" w:fill="auto"/>
            <w:vAlign w:val="center"/>
            <w:hideMark/>
          </w:tcPr>
          <w:p w:rsidR="007139D1" w:rsidRPr="008711A4" w:rsidRDefault="007139D1" w:rsidP="004060DA">
            <w:pPr>
              <w:widowControl/>
              <w:jc w:val="center"/>
              <w:rPr>
                <w:color w:val="000000"/>
                <w:kern w:val="0"/>
                <w:sz w:val="22"/>
                <w:szCs w:val="22"/>
              </w:rPr>
            </w:pPr>
            <w:r w:rsidRPr="008711A4">
              <w:rPr>
                <w:color w:val="000000"/>
                <w:kern w:val="0"/>
                <w:sz w:val="22"/>
                <w:szCs w:val="22"/>
              </w:rPr>
              <w:t>0.999</w:t>
            </w:r>
          </w:p>
        </w:tc>
      </w:tr>
    </w:tbl>
    <w:p w:rsidR="003C09A9" w:rsidRDefault="00692485" w:rsidP="00D933CF">
      <w:pPr>
        <w:spacing w:before="60" w:line="400" w:lineRule="exact"/>
        <w:ind w:firstLineChars="200" w:firstLine="480"/>
        <w:jc w:val="left"/>
        <w:rPr>
          <w:sz w:val="24"/>
        </w:rPr>
      </w:pPr>
      <w:r w:rsidRPr="00A80DFA">
        <w:rPr>
          <w:rFonts w:hint="eastAsia"/>
          <w:sz w:val="24"/>
        </w:rPr>
        <w:t>通过表</w:t>
      </w:r>
      <w:r w:rsidR="008253A0">
        <w:rPr>
          <w:sz w:val="24"/>
        </w:rPr>
        <w:t>5.3</w:t>
      </w:r>
      <w:r w:rsidRPr="00A80DFA">
        <w:rPr>
          <w:rFonts w:hint="eastAsia"/>
          <w:sz w:val="24"/>
        </w:rPr>
        <w:t>可以看出，</w:t>
      </w:r>
      <w:proofErr w:type="gramStart"/>
      <w:r w:rsidRPr="00A80DFA">
        <w:rPr>
          <w:rFonts w:hint="eastAsia"/>
          <w:sz w:val="24"/>
        </w:rPr>
        <w:t>幂</w:t>
      </w:r>
      <w:proofErr w:type="gramEnd"/>
      <w:r w:rsidRPr="00A80DFA">
        <w:rPr>
          <w:rFonts w:hint="eastAsia"/>
          <w:sz w:val="24"/>
        </w:rPr>
        <w:t>定律拟合的可决系数均大于</w:t>
      </w:r>
      <w:r w:rsidRPr="00A80DFA">
        <w:rPr>
          <w:rFonts w:hint="eastAsia"/>
          <w:sz w:val="24"/>
        </w:rPr>
        <w:t>0.</w:t>
      </w:r>
      <w:r>
        <w:rPr>
          <w:rFonts w:hint="eastAsia"/>
          <w:sz w:val="24"/>
        </w:rPr>
        <w:t>77</w:t>
      </w:r>
      <w:r w:rsidRPr="00A80DFA">
        <w:rPr>
          <w:rFonts w:hint="eastAsia"/>
          <w:sz w:val="24"/>
        </w:rPr>
        <w:t>，且</w:t>
      </w:r>
      <w:r w:rsidRPr="00A80DFA">
        <w:rPr>
          <w:rFonts w:hint="eastAsia"/>
          <w:sz w:val="24"/>
        </w:rPr>
        <w:t>F</w:t>
      </w:r>
      <w:r w:rsidRPr="00A80DFA">
        <w:rPr>
          <w:rFonts w:hint="eastAsia"/>
          <w:sz w:val="24"/>
        </w:rPr>
        <w:t>检验和</w:t>
      </w:r>
      <w:r w:rsidRPr="00A80DFA">
        <w:rPr>
          <w:sz w:val="24"/>
        </w:rPr>
        <w:t>T</w:t>
      </w:r>
      <w:r w:rsidRPr="00A80DFA">
        <w:rPr>
          <w:rFonts w:hint="eastAsia"/>
          <w:sz w:val="24"/>
        </w:rPr>
        <w:t>检验的</w:t>
      </w:r>
      <w:r w:rsidRPr="00A80DFA">
        <w:rPr>
          <w:rFonts w:hint="eastAsia"/>
          <w:sz w:val="24"/>
        </w:rPr>
        <w:t>P</w:t>
      </w:r>
      <w:r w:rsidRPr="00A80DFA">
        <w:rPr>
          <w:rFonts w:hint="eastAsia"/>
          <w:sz w:val="24"/>
        </w:rPr>
        <w:t>值均小于</w:t>
      </w:r>
      <w:r w:rsidRPr="00A80DFA">
        <w:rPr>
          <w:rFonts w:hint="eastAsia"/>
          <w:sz w:val="24"/>
        </w:rPr>
        <w:t>0.05</w:t>
      </w:r>
      <w:r w:rsidRPr="00A80DFA">
        <w:rPr>
          <w:rFonts w:hint="eastAsia"/>
          <w:sz w:val="24"/>
        </w:rPr>
        <w:t>，回归拟合结果令人满意，表明拟合模型在统计意义上十分显著。</w:t>
      </w:r>
      <w:r>
        <w:rPr>
          <w:rFonts w:hint="eastAsia"/>
          <w:sz w:val="24"/>
        </w:rPr>
        <w:t>分析结果表明，业务访问量占比对应排名即每个业务类别</w:t>
      </w:r>
      <w:r w:rsidR="00024D34">
        <w:rPr>
          <w:rFonts w:hint="eastAsia"/>
          <w:sz w:val="24"/>
        </w:rPr>
        <w:t>中</w:t>
      </w:r>
      <w:r>
        <w:rPr>
          <w:rFonts w:hint="eastAsia"/>
          <w:sz w:val="24"/>
        </w:rPr>
        <w:t>业务</w:t>
      </w:r>
      <w:r w:rsidR="007578BF">
        <w:rPr>
          <w:rFonts w:hint="eastAsia"/>
          <w:sz w:val="24"/>
        </w:rPr>
        <w:t>应用</w:t>
      </w:r>
      <w:r>
        <w:rPr>
          <w:rFonts w:hint="eastAsia"/>
          <w:sz w:val="24"/>
        </w:rPr>
        <w:t>竞争结构符合</w:t>
      </w:r>
      <w:proofErr w:type="gramStart"/>
      <w:r>
        <w:rPr>
          <w:rFonts w:hint="eastAsia"/>
          <w:sz w:val="24"/>
        </w:rPr>
        <w:t>幂</w:t>
      </w:r>
      <w:proofErr w:type="gramEnd"/>
      <w:r>
        <w:rPr>
          <w:rFonts w:hint="eastAsia"/>
          <w:sz w:val="24"/>
        </w:rPr>
        <w:t>律分布特征，反映出每个领域软件的市场份额与其对应的排名成反比关系，整个市场中大部分的份额集中在少数软件中。</w:t>
      </w:r>
    </w:p>
    <w:p w:rsidR="00850A5F" w:rsidRDefault="00850A5F" w:rsidP="00D933CF">
      <w:pPr>
        <w:spacing w:line="400" w:lineRule="exact"/>
        <w:ind w:firstLineChars="200" w:firstLine="480"/>
        <w:jc w:val="left"/>
        <w:rPr>
          <w:sz w:val="24"/>
        </w:rPr>
      </w:pPr>
      <w:r>
        <w:rPr>
          <w:rFonts w:hint="eastAsia"/>
          <w:sz w:val="24"/>
        </w:rPr>
        <w:t>比较各</w:t>
      </w:r>
      <w:r>
        <w:rPr>
          <w:sz w:val="24"/>
        </w:rPr>
        <w:t>类别中拟合公式的</w:t>
      </w:r>
      <w:proofErr w:type="gramStart"/>
      <w:r>
        <w:rPr>
          <w:sz w:val="24"/>
        </w:rPr>
        <w:t>幂</w:t>
      </w:r>
      <w:proofErr w:type="gramEnd"/>
      <w:r>
        <w:rPr>
          <w:sz w:val="24"/>
        </w:rPr>
        <w:t>指数</w:t>
      </w:r>
      <w:r>
        <w:rPr>
          <w:sz w:val="24"/>
        </w:rPr>
        <w:t>a</w:t>
      </w:r>
      <w:r>
        <w:rPr>
          <w:sz w:val="24"/>
        </w:rPr>
        <w:t>和系数</w:t>
      </w:r>
      <w:r>
        <w:rPr>
          <w:sz w:val="24"/>
        </w:rPr>
        <w:t>c</w:t>
      </w:r>
      <w:r>
        <w:rPr>
          <w:sz w:val="24"/>
        </w:rPr>
        <w:t>，</w:t>
      </w:r>
      <w:r w:rsidR="004A5753">
        <w:rPr>
          <w:rFonts w:hint="eastAsia"/>
          <w:sz w:val="24"/>
        </w:rPr>
        <w:t>发现</w:t>
      </w:r>
      <w:proofErr w:type="gramStart"/>
      <w:r w:rsidR="004A5753">
        <w:rPr>
          <w:sz w:val="24"/>
        </w:rPr>
        <w:t>幂</w:t>
      </w:r>
      <w:proofErr w:type="gramEnd"/>
      <w:r w:rsidR="004A5753">
        <w:rPr>
          <w:sz w:val="24"/>
        </w:rPr>
        <w:t>指数</w:t>
      </w:r>
      <w:r w:rsidR="004A5753">
        <w:rPr>
          <w:sz w:val="24"/>
        </w:rPr>
        <w:t>a</w:t>
      </w:r>
      <w:r w:rsidR="004A5753">
        <w:rPr>
          <w:sz w:val="24"/>
        </w:rPr>
        <w:t>越大，</w:t>
      </w:r>
      <w:r w:rsidR="004A5753">
        <w:rPr>
          <w:rFonts w:hint="eastAsia"/>
          <w:sz w:val="24"/>
        </w:rPr>
        <w:t>曲线越</w:t>
      </w:r>
      <w:r w:rsidR="004A5753">
        <w:rPr>
          <w:sz w:val="24"/>
        </w:rPr>
        <w:t>陡峭，</w:t>
      </w:r>
      <w:r w:rsidR="004A5753">
        <w:rPr>
          <w:rFonts w:hint="eastAsia"/>
          <w:sz w:val="24"/>
        </w:rPr>
        <w:t>排名第一</w:t>
      </w:r>
      <w:r w:rsidR="004A5753">
        <w:rPr>
          <w:sz w:val="24"/>
        </w:rPr>
        <w:t>的业务占有率越大</w:t>
      </w:r>
      <w:r w:rsidR="004A5753">
        <w:rPr>
          <w:rFonts w:hint="eastAsia"/>
          <w:sz w:val="24"/>
        </w:rPr>
        <w:t>，</w:t>
      </w:r>
      <w:r w:rsidR="004A5753">
        <w:rPr>
          <w:sz w:val="24"/>
        </w:rPr>
        <w:t>此行业的垄断性越大</w:t>
      </w:r>
      <w:r w:rsidR="004A5753">
        <w:rPr>
          <w:rFonts w:hint="eastAsia"/>
          <w:sz w:val="24"/>
        </w:rPr>
        <w:t>，部分</w:t>
      </w:r>
      <w:r w:rsidR="004A5753">
        <w:rPr>
          <w:sz w:val="24"/>
        </w:rPr>
        <w:t>公式的拟合公式曲线如图</w:t>
      </w:r>
      <w:r w:rsidR="004A5753">
        <w:rPr>
          <w:rFonts w:hint="eastAsia"/>
          <w:sz w:val="24"/>
        </w:rPr>
        <w:t>5.3</w:t>
      </w:r>
      <w:r w:rsidR="004A5753">
        <w:rPr>
          <w:rFonts w:hint="eastAsia"/>
          <w:sz w:val="24"/>
        </w:rPr>
        <w:t>。</w:t>
      </w:r>
    </w:p>
    <w:p w:rsidR="004A5753" w:rsidRDefault="004A5753" w:rsidP="00D933CF">
      <w:pPr>
        <w:spacing w:line="400" w:lineRule="exact"/>
        <w:jc w:val="left"/>
        <w:rPr>
          <w:sz w:val="24"/>
        </w:rPr>
      </w:pPr>
      <w:r>
        <w:rPr>
          <w:rFonts w:hint="eastAsia"/>
          <w:sz w:val="24"/>
        </w:rPr>
        <w:t>图</w:t>
      </w:r>
      <w:r>
        <w:rPr>
          <w:rFonts w:hint="eastAsia"/>
          <w:sz w:val="24"/>
        </w:rPr>
        <w:t>5.3</w:t>
      </w:r>
      <w:r>
        <w:rPr>
          <w:rFonts w:hint="eastAsia"/>
          <w:sz w:val="24"/>
        </w:rPr>
        <w:t>中</w:t>
      </w:r>
      <w:r>
        <w:rPr>
          <w:sz w:val="24"/>
        </w:rPr>
        <w:t>各曲线从上到下依次是当</w:t>
      </w:r>
      <w:r>
        <w:rPr>
          <w:sz w:val="24"/>
        </w:rPr>
        <w:t>a=</w:t>
      </w:r>
      <w:r w:rsidR="008E1AA6">
        <w:rPr>
          <w:sz w:val="24"/>
        </w:rPr>
        <w:t>0.9217</w:t>
      </w:r>
      <w:r>
        <w:rPr>
          <w:rFonts w:hint="eastAsia"/>
          <w:sz w:val="24"/>
        </w:rPr>
        <w:t>、</w:t>
      </w:r>
      <w:r w:rsidR="008E1AA6">
        <w:rPr>
          <w:rFonts w:hint="eastAsia"/>
          <w:sz w:val="24"/>
        </w:rPr>
        <w:t>1.431</w:t>
      </w:r>
      <w:r>
        <w:rPr>
          <w:rFonts w:hint="eastAsia"/>
          <w:sz w:val="24"/>
        </w:rPr>
        <w:t>、</w:t>
      </w:r>
      <w:r w:rsidR="008E1AA6">
        <w:rPr>
          <w:rFonts w:hint="eastAsia"/>
          <w:sz w:val="24"/>
        </w:rPr>
        <w:t>2.202</w:t>
      </w:r>
      <w:r>
        <w:rPr>
          <w:rFonts w:hint="eastAsia"/>
          <w:sz w:val="24"/>
        </w:rPr>
        <w:t>、</w:t>
      </w:r>
      <w:r w:rsidR="008E1AA6">
        <w:rPr>
          <w:rFonts w:hint="eastAsia"/>
          <w:sz w:val="24"/>
        </w:rPr>
        <w:t>3.937</w:t>
      </w:r>
      <w:r>
        <w:rPr>
          <w:rFonts w:hint="eastAsia"/>
          <w:sz w:val="24"/>
        </w:rPr>
        <w:t>，当</w:t>
      </w:r>
      <w:r>
        <w:rPr>
          <w:sz w:val="24"/>
        </w:rPr>
        <w:t>a=</w:t>
      </w:r>
      <w:r w:rsidR="00827DF3">
        <w:rPr>
          <w:sz w:val="24"/>
        </w:rPr>
        <w:t>0.9217</w:t>
      </w:r>
      <w:r>
        <w:rPr>
          <w:rFonts w:hint="eastAsia"/>
          <w:sz w:val="24"/>
        </w:rPr>
        <w:t>时</w:t>
      </w:r>
      <w:r w:rsidR="006708CA">
        <w:rPr>
          <w:rFonts w:hint="eastAsia"/>
          <w:sz w:val="24"/>
        </w:rPr>
        <w:t>是</w:t>
      </w:r>
      <w:r>
        <w:rPr>
          <w:sz w:val="24"/>
        </w:rPr>
        <w:t>图中四个曲线</w:t>
      </w:r>
      <w:r w:rsidR="006708CA">
        <w:rPr>
          <w:rFonts w:hint="eastAsia"/>
          <w:sz w:val="24"/>
        </w:rPr>
        <w:t>最为</w:t>
      </w:r>
      <w:r w:rsidR="006708CA">
        <w:rPr>
          <w:sz w:val="24"/>
        </w:rPr>
        <w:t>平缓的，而当</w:t>
      </w:r>
      <w:r w:rsidR="006708CA">
        <w:rPr>
          <w:sz w:val="24"/>
        </w:rPr>
        <w:t>a=</w:t>
      </w:r>
      <w:r w:rsidR="00827DF3">
        <w:rPr>
          <w:rFonts w:hint="eastAsia"/>
          <w:sz w:val="24"/>
        </w:rPr>
        <w:t>3.937</w:t>
      </w:r>
      <w:r w:rsidR="006708CA">
        <w:rPr>
          <w:rFonts w:hint="eastAsia"/>
          <w:sz w:val="24"/>
        </w:rPr>
        <w:t>时</w:t>
      </w:r>
      <w:r w:rsidR="00827DF3">
        <w:rPr>
          <w:rFonts w:hint="eastAsia"/>
          <w:sz w:val="24"/>
        </w:rPr>
        <w:t>曲线</w:t>
      </w:r>
      <w:r w:rsidR="00827DF3">
        <w:rPr>
          <w:sz w:val="24"/>
        </w:rPr>
        <w:t>就变得很陡峭了。而且</w:t>
      </w:r>
      <w:r w:rsidR="00827DF3">
        <w:rPr>
          <w:sz w:val="24"/>
        </w:rPr>
        <w:t>a</w:t>
      </w:r>
      <w:r w:rsidR="00827DF3">
        <w:rPr>
          <w:rFonts w:hint="eastAsia"/>
          <w:sz w:val="24"/>
        </w:rPr>
        <w:t>越大</w:t>
      </w:r>
      <w:r w:rsidR="00827DF3">
        <w:rPr>
          <w:sz w:val="24"/>
        </w:rPr>
        <w:t>，第一名的市场占有率就越大，说明行业的</w:t>
      </w:r>
      <w:r w:rsidR="00827DF3">
        <w:rPr>
          <w:rFonts w:hint="eastAsia"/>
          <w:sz w:val="24"/>
        </w:rPr>
        <w:t>垄断性</w:t>
      </w:r>
      <w:r w:rsidR="00827DF3">
        <w:rPr>
          <w:sz w:val="24"/>
        </w:rPr>
        <w:t>就越大。</w:t>
      </w:r>
    </w:p>
    <w:p w:rsidR="004A5753" w:rsidRDefault="008E1AA6" w:rsidP="004A5753">
      <w:pPr>
        <w:spacing w:line="400" w:lineRule="atLeast"/>
        <w:jc w:val="center"/>
        <w:rPr>
          <w:sz w:val="24"/>
        </w:rPr>
      </w:pPr>
      <w:r>
        <w:rPr>
          <w:noProof/>
        </w:rPr>
        <w:lastRenderedPageBreak/>
        <w:drawing>
          <wp:inline distT="0" distB="0" distL="0" distR="0" wp14:anchorId="639B67AE" wp14:editId="35965E2A">
            <wp:extent cx="4143375" cy="52768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5276850"/>
                    </a:xfrm>
                    <a:prstGeom prst="rect">
                      <a:avLst/>
                    </a:prstGeom>
                  </pic:spPr>
                </pic:pic>
              </a:graphicData>
            </a:graphic>
          </wp:inline>
        </w:drawing>
      </w:r>
    </w:p>
    <w:p w:rsidR="004A5753" w:rsidRPr="00F9337B" w:rsidRDefault="004A5753"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5.3 </w:t>
      </w:r>
      <w:r w:rsidR="00003FE0">
        <w:rPr>
          <w:sz w:val="22"/>
          <w:szCs w:val="22"/>
        </w:rPr>
        <w:t xml:space="preserve"> </w:t>
      </w:r>
      <w:r w:rsidRPr="00F9337B">
        <w:rPr>
          <w:rFonts w:hint="eastAsia"/>
          <w:sz w:val="22"/>
          <w:szCs w:val="22"/>
        </w:rPr>
        <w:t>拟合</w:t>
      </w:r>
      <w:r w:rsidRPr="00F9337B">
        <w:rPr>
          <w:sz w:val="22"/>
          <w:szCs w:val="22"/>
        </w:rPr>
        <w:t>公式曲线图</w:t>
      </w:r>
    </w:p>
    <w:p w:rsidR="00D82A1B" w:rsidRPr="00D64E80" w:rsidRDefault="00D82A1B" w:rsidP="00D82A1B">
      <w:pPr>
        <w:pStyle w:val="2"/>
        <w:spacing w:before="480" w:after="120" w:line="400" w:lineRule="exact"/>
        <w:rPr>
          <w:rFonts w:ascii="黑体" w:eastAsia="黑体" w:hAnsi="黑体"/>
          <w:b w:val="0"/>
          <w:sz w:val="28"/>
          <w:szCs w:val="28"/>
        </w:rPr>
      </w:pPr>
      <w:bookmarkStart w:id="100" w:name="_Toc432581629"/>
      <w:r w:rsidRPr="00D64E80">
        <w:rPr>
          <w:rFonts w:ascii="黑体" w:eastAsia="黑体" w:hAnsi="黑体"/>
          <w:b w:val="0"/>
          <w:sz w:val="28"/>
          <w:szCs w:val="28"/>
        </w:rPr>
        <w:t>5.4</w:t>
      </w:r>
      <w:r w:rsidRPr="00D64E80">
        <w:rPr>
          <w:rFonts w:ascii="黑体" w:eastAsia="黑体" w:hAnsi="黑体" w:hint="eastAsia"/>
          <w:b w:val="0"/>
          <w:sz w:val="28"/>
          <w:szCs w:val="28"/>
        </w:rPr>
        <w:t xml:space="preserve"> </w:t>
      </w:r>
      <w:r w:rsidR="00D64E80">
        <w:rPr>
          <w:rFonts w:ascii="黑体" w:eastAsia="黑体" w:hAnsi="黑体"/>
          <w:b w:val="0"/>
          <w:sz w:val="28"/>
          <w:szCs w:val="28"/>
        </w:rPr>
        <w:t xml:space="preserve"> </w:t>
      </w:r>
      <w:r w:rsidRPr="00D64E80">
        <w:rPr>
          <w:rFonts w:ascii="黑体" w:eastAsia="黑体" w:hAnsi="黑体" w:hint="eastAsia"/>
          <w:b w:val="0"/>
          <w:sz w:val="28"/>
          <w:szCs w:val="28"/>
        </w:rPr>
        <w:t>各类</w:t>
      </w:r>
      <w:r w:rsidRPr="00D64E80">
        <w:rPr>
          <w:rFonts w:ascii="黑体" w:eastAsia="黑体" w:hAnsi="黑体"/>
          <w:b w:val="0"/>
          <w:sz w:val="28"/>
          <w:szCs w:val="28"/>
        </w:rPr>
        <w:t>业务</w:t>
      </w:r>
      <w:r w:rsidRPr="00D64E80">
        <w:rPr>
          <w:rFonts w:ascii="黑体" w:eastAsia="黑体" w:hAnsi="黑体" w:hint="eastAsia"/>
          <w:b w:val="0"/>
          <w:sz w:val="28"/>
          <w:szCs w:val="28"/>
        </w:rPr>
        <w:t>市场竞争</w:t>
      </w:r>
      <w:r w:rsidRPr="00D64E80">
        <w:rPr>
          <w:rFonts w:ascii="黑体" w:eastAsia="黑体" w:hAnsi="黑体"/>
          <w:b w:val="0"/>
          <w:sz w:val="28"/>
          <w:szCs w:val="28"/>
        </w:rPr>
        <w:t>结构</w:t>
      </w:r>
      <w:bookmarkEnd w:id="100"/>
    </w:p>
    <w:p w:rsidR="001F6DB9" w:rsidRPr="001F6DB9" w:rsidRDefault="00D82A1B" w:rsidP="00D933CF">
      <w:pPr>
        <w:spacing w:line="400" w:lineRule="exact"/>
        <w:jc w:val="left"/>
        <w:rPr>
          <w:sz w:val="24"/>
        </w:rPr>
      </w:pPr>
      <w:r>
        <w:rPr>
          <w:rFonts w:hint="eastAsia"/>
          <w:sz w:val="24"/>
        </w:rPr>
        <w:t xml:space="preserve">    </w:t>
      </w:r>
      <w:r>
        <w:rPr>
          <w:rFonts w:hint="eastAsia"/>
          <w:sz w:val="24"/>
        </w:rPr>
        <w:t>计算</w:t>
      </w:r>
      <w:r>
        <w:rPr>
          <w:sz w:val="24"/>
        </w:rPr>
        <w:t>出</w:t>
      </w:r>
      <w:r>
        <w:rPr>
          <w:rFonts w:hint="eastAsia"/>
          <w:sz w:val="24"/>
        </w:rPr>
        <w:t>每类</w:t>
      </w:r>
      <w:r>
        <w:rPr>
          <w:sz w:val="24"/>
        </w:rPr>
        <w:t>业务</w:t>
      </w:r>
      <w:r>
        <w:rPr>
          <w:rFonts w:hint="eastAsia"/>
          <w:sz w:val="24"/>
        </w:rPr>
        <w:t>应用的市场</w:t>
      </w:r>
      <w:r>
        <w:rPr>
          <w:sz w:val="24"/>
        </w:rPr>
        <w:t>占有率公式，分析每类市场的竞争结构，各类业务应用的</w:t>
      </w:r>
      <w:r>
        <w:rPr>
          <w:rFonts w:hint="eastAsia"/>
          <w:sz w:val="24"/>
        </w:rPr>
        <w:t>市场</w:t>
      </w:r>
      <w:r>
        <w:rPr>
          <w:sz w:val="24"/>
        </w:rPr>
        <w:t>分布情况如</w:t>
      </w:r>
      <w:r>
        <w:rPr>
          <w:rFonts w:hint="eastAsia"/>
          <w:sz w:val="24"/>
        </w:rPr>
        <w:t>表</w:t>
      </w:r>
      <w:r>
        <w:rPr>
          <w:rFonts w:hint="eastAsia"/>
          <w:sz w:val="24"/>
        </w:rPr>
        <w:t>5.4</w:t>
      </w:r>
      <w:r>
        <w:rPr>
          <w:rFonts w:hint="eastAsia"/>
          <w:sz w:val="24"/>
        </w:rPr>
        <w:t>所示</w:t>
      </w:r>
      <w:r>
        <w:rPr>
          <w:sz w:val="24"/>
        </w:rPr>
        <w:t>。</w:t>
      </w:r>
    </w:p>
    <w:p w:rsidR="00894944" w:rsidRPr="007B7812" w:rsidRDefault="00D82A1B"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表5.4 </w:t>
      </w:r>
      <w:r w:rsidR="008711A4">
        <w:rPr>
          <w:rFonts w:ascii="宋体" w:hAnsi="宋体"/>
          <w:sz w:val="22"/>
          <w:szCs w:val="22"/>
        </w:rPr>
        <w:t xml:space="preserve"> </w:t>
      </w:r>
      <w:r w:rsidRPr="007B7812">
        <w:rPr>
          <w:rFonts w:ascii="宋体" w:hAnsi="宋体" w:hint="eastAsia"/>
          <w:sz w:val="22"/>
          <w:szCs w:val="22"/>
        </w:rPr>
        <w:t>各类</w:t>
      </w:r>
      <w:r w:rsidRPr="007B7812">
        <w:rPr>
          <w:rFonts w:ascii="宋体" w:hAnsi="宋体"/>
          <w:sz w:val="22"/>
          <w:szCs w:val="22"/>
        </w:rPr>
        <w:t>业务应用的市场分布</w:t>
      </w:r>
    </w:p>
    <w:tbl>
      <w:tblPr>
        <w:tblW w:w="0" w:type="auto"/>
        <w:jc w:val="center"/>
        <w:tblLayout w:type="fixed"/>
        <w:tblLook w:val="04A0" w:firstRow="1" w:lastRow="0" w:firstColumn="1" w:lastColumn="0" w:noHBand="0" w:noVBand="1"/>
      </w:tblPr>
      <w:tblGrid>
        <w:gridCol w:w="658"/>
        <w:gridCol w:w="1658"/>
        <w:gridCol w:w="1591"/>
        <w:gridCol w:w="1237"/>
        <w:gridCol w:w="1112"/>
        <w:gridCol w:w="1756"/>
        <w:gridCol w:w="1027"/>
      </w:tblGrid>
      <w:tr w:rsidR="002C4B71" w:rsidRPr="008711A4" w:rsidTr="00302AC1">
        <w:trPr>
          <w:trHeight w:val="540"/>
          <w:jc w:val="center"/>
        </w:trPr>
        <w:tc>
          <w:tcPr>
            <w:tcW w:w="6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序号</w:t>
            </w:r>
          </w:p>
        </w:tc>
        <w:tc>
          <w:tcPr>
            <w:tcW w:w="1658" w:type="dxa"/>
            <w:tcBorders>
              <w:top w:val="single" w:sz="4" w:space="0" w:color="auto"/>
              <w:left w:val="nil"/>
              <w:bottom w:val="single" w:sz="4" w:space="0" w:color="auto"/>
              <w:right w:val="single" w:sz="4" w:space="0" w:color="auto"/>
            </w:tcBorders>
            <w:shd w:val="clear" w:color="auto" w:fill="auto"/>
            <w:vAlign w:val="center"/>
            <w:hideMark/>
          </w:tcPr>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业务类别</w:t>
            </w:r>
          </w:p>
        </w:tc>
        <w:tc>
          <w:tcPr>
            <w:tcW w:w="1591" w:type="dxa"/>
            <w:tcBorders>
              <w:top w:val="single" w:sz="4" w:space="0" w:color="auto"/>
              <w:left w:val="nil"/>
              <w:bottom w:val="single" w:sz="4" w:space="0" w:color="auto"/>
              <w:right w:val="single" w:sz="4" w:space="0" w:color="auto"/>
            </w:tcBorders>
            <w:shd w:val="clear" w:color="auto" w:fill="auto"/>
            <w:noWrap/>
            <w:vAlign w:val="center"/>
            <w:hideMark/>
          </w:tcPr>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公式</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D82A1B"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占有率高</w:t>
            </w:r>
          </w:p>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的业务</w:t>
            </w:r>
          </w:p>
        </w:tc>
        <w:tc>
          <w:tcPr>
            <w:tcW w:w="1112" w:type="dxa"/>
            <w:tcBorders>
              <w:top w:val="single" w:sz="4" w:space="0" w:color="auto"/>
              <w:left w:val="nil"/>
              <w:bottom w:val="single" w:sz="4" w:space="0" w:color="auto"/>
              <w:right w:val="single" w:sz="4" w:space="0" w:color="auto"/>
            </w:tcBorders>
            <w:shd w:val="clear" w:color="auto" w:fill="auto"/>
            <w:noWrap/>
            <w:vAlign w:val="center"/>
            <w:hideMark/>
          </w:tcPr>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占有率</w:t>
            </w:r>
          </w:p>
        </w:tc>
        <w:tc>
          <w:tcPr>
            <w:tcW w:w="1756" w:type="dxa"/>
            <w:tcBorders>
              <w:top w:val="single" w:sz="4" w:space="0" w:color="auto"/>
              <w:left w:val="nil"/>
              <w:bottom w:val="single" w:sz="4" w:space="0" w:color="auto"/>
              <w:right w:val="single" w:sz="4" w:space="0" w:color="auto"/>
            </w:tcBorders>
            <w:shd w:val="clear" w:color="auto" w:fill="auto"/>
            <w:noWrap/>
            <w:vAlign w:val="center"/>
            <w:hideMark/>
          </w:tcPr>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业务名称</w:t>
            </w:r>
          </w:p>
        </w:tc>
        <w:tc>
          <w:tcPr>
            <w:tcW w:w="1027" w:type="dxa"/>
            <w:tcBorders>
              <w:top w:val="single" w:sz="4" w:space="0" w:color="auto"/>
              <w:left w:val="nil"/>
              <w:bottom w:val="single" w:sz="4" w:space="0" w:color="auto"/>
              <w:right w:val="single" w:sz="4" w:space="0" w:color="auto"/>
            </w:tcBorders>
            <w:shd w:val="clear" w:color="auto" w:fill="auto"/>
            <w:noWrap/>
            <w:vAlign w:val="center"/>
            <w:hideMark/>
          </w:tcPr>
          <w:p w:rsidR="00D82A1B"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竞争</w:t>
            </w:r>
          </w:p>
          <w:p w:rsidR="002C4B71" w:rsidRPr="008711A4" w:rsidRDefault="002C4B71" w:rsidP="002C4B71">
            <w:pPr>
              <w:widowControl/>
              <w:jc w:val="center"/>
              <w:rPr>
                <w:rFonts w:ascii="宋体" w:hAnsi="宋体" w:cs="宋体"/>
                <w:b/>
                <w:bCs/>
                <w:color w:val="000000"/>
                <w:kern w:val="0"/>
                <w:sz w:val="22"/>
                <w:szCs w:val="22"/>
              </w:rPr>
            </w:pPr>
            <w:r w:rsidRPr="008711A4">
              <w:rPr>
                <w:rFonts w:ascii="宋体" w:hAnsi="宋体" w:cs="宋体" w:hint="eastAsia"/>
                <w:b/>
                <w:bCs/>
                <w:color w:val="000000"/>
                <w:kern w:val="0"/>
                <w:sz w:val="22"/>
                <w:szCs w:val="22"/>
              </w:rPr>
              <w:t>结构</w:t>
            </w:r>
          </w:p>
        </w:tc>
      </w:tr>
      <w:tr w:rsidR="00302AC1" w:rsidRPr="008711A4" w:rsidTr="00302AC1">
        <w:trPr>
          <w:trHeight w:val="315"/>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在线阅读</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y=0.2485x</w:t>
            </w:r>
            <w:r w:rsidRPr="008711A4">
              <w:rPr>
                <w:rFonts w:ascii="宋体" w:hAnsi="宋体" w:cs="宋体" w:hint="eastAsia"/>
                <w:color w:val="000000"/>
                <w:kern w:val="0"/>
                <w:sz w:val="22"/>
                <w:szCs w:val="22"/>
                <w:vertAlign w:val="superscript"/>
              </w:rPr>
              <w:t>-0.9217</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C11</w:t>
            </w:r>
          </w:p>
        </w:tc>
        <w:tc>
          <w:tcPr>
            <w:tcW w:w="1112" w:type="dxa"/>
            <w:tcBorders>
              <w:top w:val="nil"/>
              <w:left w:val="single" w:sz="4" w:space="0" w:color="auto"/>
              <w:bottom w:val="nil"/>
              <w:right w:val="single" w:sz="8" w:space="0" w:color="auto"/>
            </w:tcBorders>
            <w:shd w:val="clear" w:color="auto" w:fill="auto"/>
            <w:noWrap/>
            <w:vAlign w:val="bottom"/>
            <w:hideMark/>
          </w:tcPr>
          <w:p w:rsidR="00302AC1" w:rsidRPr="008711A4" w:rsidRDefault="00302AC1" w:rsidP="00302AC1">
            <w:pPr>
              <w:widowControl/>
              <w:jc w:val="right"/>
              <w:rPr>
                <w:color w:val="000000"/>
                <w:kern w:val="0"/>
                <w:sz w:val="22"/>
                <w:szCs w:val="22"/>
              </w:rPr>
            </w:pPr>
            <w:r w:rsidRPr="008711A4">
              <w:rPr>
                <w:rFonts w:hint="eastAsia"/>
                <w:color w:val="000000"/>
                <w:sz w:val="22"/>
                <w:szCs w:val="22"/>
              </w:rPr>
              <w:t>20.475%</w:t>
            </w:r>
          </w:p>
        </w:tc>
        <w:tc>
          <w:tcPr>
            <w:tcW w:w="1756"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掌阅</w:t>
            </w:r>
            <w:proofErr w:type="gramEnd"/>
          </w:p>
        </w:tc>
        <w:tc>
          <w:tcPr>
            <w:tcW w:w="1027" w:type="dxa"/>
            <w:vMerge w:val="restart"/>
            <w:tcBorders>
              <w:top w:val="nil"/>
              <w:left w:val="single" w:sz="4" w:space="0" w:color="auto"/>
              <w:bottom w:val="nil"/>
              <w:right w:val="single" w:sz="4" w:space="0" w:color="auto"/>
            </w:tcBorders>
            <w:shd w:val="clear" w:color="auto" w:fill="auto"/>
            <w:vAlign w:val="bottom"/>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竞</w:t>
            </w:r>
          </w:p>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争</w:t>
            </w:r>
          </w:p>
          <w:p w:rsidR="00302AC1" w:rsidRPr="008711A4" w:rsidRDefault="00302AC1" w:rsidP="00302AC1">
            <w:pPr>
              <w:widowControl/>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C17</w:t>
            </w:r>
          </w:p>
        </w:tc>
        <w:tc>
          <w:tcPr>
            <w:tcW w:w="1112" w:type="dxa"/>
            <w:tcBorders>
              <w:top w:val="nil"/>
              <w:left w:val="single" w:sz="4" w:space="0" w:color="auto"/>
              <w:bottom w:val="nil"/>
              <w:right w:val="single" w:sz="8"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17.703%</w:t>
            </w:r>
          </w:p>
        </w:tc>
        <w:tc>
          <w:tcPr>
            <w:tcW w:w="1756"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QQ书城</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315"/>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C80</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15.808%</w:t>
            </w:r>
          </w:p>
        </w:tc>
        <w:tc>
          <w:tcPr>
            <w:tcW w:w="1756"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豆瓣</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C06</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10.278%</w:t>
            </w:r>
          </w:p>
        </w:tc>
        <w:tc>
          <w:tcPr>
            <w:tcW w:w="1756"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起点</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2</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应用商店</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y=0.2917x</w:t>
            </w:r>
            <w:r w:rsidRPr="008711A4">
              <w:rPr>
                <w:rFonts w:ascii="宋体" w:hAnsi="宋体" w:cs="宋体" w:hint="eastAsia"/>
                <w:color w:val="000000"/>
                <w:kern w:val="0"/>
                <w:sz w:val="22"/>
                <w:szCs w:val="22"/>
                <w:vertAlign w:val="superscript"/>
              </w:rPr>
              <w:t>-0.9906</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E02</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25.773%</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安卓市场</w:t>
            </w:r>
            <w:proofErr w:type="gramEnd"/>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E04</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19.246%</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AppStore</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E31</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12.769%</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联想</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E07</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12.203%</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智慧云</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E09</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10.645%</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豌豆荚</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3</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P2P视频</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y=0.3893x</w:t>
            </w:r>
            <w:r w:rsidRPr="008711A4">
              <w:rPr>
                <w:rFonts w:ascii="宋体" w:hAnsi="宋体" w:cs="宋体" w:hint="eastAsia"/>
                <w:color w:val="000000"/>
                <w:kern w:val="0"/>
                <w:sz w:val="22"/>
                <w:szCs w:val="22"/>
                <w:vertAlign w:val="superscript"/>
              </w:rPr>
              <w:t>-1.207</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905</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35.559%</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腾讯视频</w:t>
            </w:r>
            <w:proofErr w:type="gramEnd"/>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902</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26.905%</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爱奇艺</w:t>
            </w:r>
            <w:proofErr w:type="gramEnd"/>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906</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12.579%</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优酷</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925</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6.230%</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乐视网</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315"/>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4</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证券交易</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y=0.4905x</w:t>
            </w:r>
            <w:r w:rsidRPr="008711A4">
              <w:rPr>
                <w:rFonts w:ascii="宋体" w:hAnsi="宋体" w:cs="宋体" w:hint="eastAsia"/>
                <w:color w:val="000000"/>
                <w:kern w:val="0"/>
                <w:sz w:val="22"/>
                <w:szCs w:val="22"/>
                <w:vertAlign w:val="superscript"/>
              </w:rPr>
              <w:t>-1.297</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B01</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43.713%</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同花顺</w:t>
            </w:r>
          </w:p>
        </w:tc>
        <w:tc>
          <w:tcPr>
            <w:tcW w:w="1027" w:type="dxa"/>
            <w:vMerge/>
            <w:tcBorders>
              <w:top w:val="nil"/>
              <w:left w:val="single" w:sz="4" w:space="0" w:color="auto"/>
              <w:bottom w:val="nil"/>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D0714E">
        <w:trPr>
          <w:trHeight w:val="201"/>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B13</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42.971%</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东方</w:t>
            </w:r>
            <w:proofErr w:type="gramStart"/>
            <w:r w:rsidRPr="008711A4">
              <w:rPr>
                <w:rFonts w:ascii="宋体" w:hAnsi="宋体" w:cs="宋体" w:hint="eastAsia"/>
                <w:color w:val="000000"/>
                <w:kern w:val="0"/>
                <w:sz w:val="22"/>
                <w:szCs w:val="22"/>
              </w:rPr>
              <w:t>财富网</w:t>
            </w:r>
            <w:proofErr w:type="gramEnd"/>
          </w:p>
        </w:tc>
        <w:tc>
          <w:tcPr>
            <w:tcW w:w="1027"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302AC1" w:rsidRPr="008711A4" w:rsidTr="002C4B71">
              <w:trPr>
                <w:trHeight w:val="270"/>
                <w:tblCellSpacing w:w="0" w:type="dxa"/>
              </w:trPr>
              <w:tc>
                <w:tcPr>
                  <w:tcW w:w="960"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bl>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315"/>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5</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旅游</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y=0.3961x</w:t>
            </w:r>
            <w:r w:rsidRPr="008711A4">
              <w:rPr>
                <w:rFonts w:ascii="宋体" w:hAnsi="宋体" w:cs="宋体" w:hint="eastAsia"/>
                <w:color w:val="000000"/>
                <w:kern w:val="0"/>
                <w:sz w:val="22"/>
                <w:szCs w:val="22"/>
                <w:vertAlign w:val="superscript"/>
              </w:rPr>
              <w:t>-1.302</w:t>
            </w: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JB0</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38.406%</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携程旅行网</w:t>
            </w:r>
            <w:proofErr w:type="gramEnd"/>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J98</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20.196%</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D4118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去哪网</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noProof/>
                <w:color w:val="000000"/>
                <w:kern w:val="0"/>
                <w:sz w:val="22"/>
                <w:szCs w:val="22"/>
              </w:rPr>
              <mc:AlternateContent>
                <mc:Choice Requires="wps">
                  <w:drawing>
                    <wp:anchor distT="0" distB="0" distL="114300" distR="114300" simplePos="0" relativeHeight="251658240" behindDoc="0" locked="0" layoutInCell="1" allowOverlap="1" wp14:anchorId="6C798CD5" wp14:editId="0E1CBDB2">
                      <wp:simplePos x="0" y="0"/>
                      <wp:positionH relativeFrom="column">
                        <wp:posOffset>87630</wp:posOffset>
                      </wp:positionH>
                      <wp:positionV relativeFrom="paragraph">
                        <wp:posOffset>-520065</wp:posOffset>
                      </wp:positionV>
                      <wp:extent cx="314325" cy="1866900"/>
                      <wp:effectExtent l="57150" t="38100" r="9525" b="95250"/>
                      <wp:wrapNone/>
                      <wp:docPr id="6" name="下箭头 6"/>
                      <wp:cNvGraphicFramePr/>
                      <a:graphic xmlns:a="http://schemas.openxmlformats.org/drawingml/2006/main">
                        <a:graphicData uri="http://schemas.microsoft.com/office/word/2010/wordprocessingShape">
                          <wps:wsp>
                            <wps:cNvSpPr/>
                            <wps:spPr>
                              <a:xfrm>
                                <a:off x="0" y="0"/>
                                <a:ext cx="209550" cy="1657350"/>
                              </a:xfrm>
                              <a:prstGeom prst="downArrow">
                                <a:avLst/>
                              </a:prstGeom>
                              <a:gradFill flip="none" rotWithShape="1">
                                <a:gsLst>
                                  <a:gs pos="0">
                                    <a:schemeClr val="accent1">
                                      <a:lumMod val="0"/>
                                      <a:lumOff val="100000"/>
                                    </a:schemeClr>
                                  </a:gs>
                                  <a:gs pos="54000">
                                    <a:schemeClr val="accent1">
                                      <a:lumMod val="0"/>
                                      <a:lumOff val="100000"/>
                                    </a:schemeClr>
                                  </a:gs>
                                  <a:gs pos="100000">
                                    <a:schemeClr val="accent1">
                                      <a:lumMod val="100000"/>
                                    </a:schemeClr>
                                  </a:gs>
                                </a:gsLst>
                                <a:path path="circle">
                                  <a:fillToRect l="50000" t="-80000" r="50000" b="180000"/>
                                </a:path>
                                <a:tileRect/>
                              </a:gradFill>
                            </wps:spPr>
                            <wps:style>
                              <a:lnRef idx="1">
                                <a:schemeClr val="accent1"/>
                              </a:lnRef>
                              <a:fillRef idx="2">
                                <a:schemeClr val="accent1"/>
                              </a:fillRef>
                              <a:effectRef idx="1">
                                <a:schemeClr val="accent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E38EB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left:0;text-align:left;margin-left:6.9pt;margin-top:-40.95pt;width:24.7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" adj="20234" fillcolor="white [20]" strokecolor="#4579b8 [3044]">
                      <v:fill color2="#4f81bd [3204]" rotate="t" focusposition=".5,-52429f" focussize="" colors="0 white;35389f white;1 #4f81bd" focus="100%" type="gradientRadial"/>
                      <v:shadow on="t" color="black" opacity="24903f" origin=",.5" offset="0,.55556mm"/>
                    </v:shape>
                  </w:pict>
                </mc:Fallback>
              </mc:AlternateContent>
            </w: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JA6</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8.878%</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953B1D"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同程</w:t>
            </w:r>
            <w:r w:rsidR="00D41181" w:rsidRPr="008711A4">
              <w:rPr>
                <w:rFonts w:ascii="宋体" w:hAnsi="宋体" w:cs="宋体"/>
                <w:color w:val="000000"/>
                <w:kern w:val="0"/>
                <w:sz w:val="22"/>
                <w:szCs w:val="22"/>
              </w:rPr>
              <w:t>旅游</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6</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在线音乐</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y=0.4516x</w:t>
            </w:r>
            <w:r w:rsidRPr="008711A4">
              <w:rPr>
                <w:rFonts w:ascii="宋体" w:hAnsi="宋体" w:cs="宋体" w:hint="eastAsia"/>
                <w:color w:val="000000"/>
                <w:kern w:val="0"/>
                <w:sz w:val="22"/>
                <w:szCs w:val="22"/>
                <w:vertAlign w:val="superscript"/>
              </w:rPr>
              <w:t>-1.339</w:t>
            </w: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D03</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43.608%</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QQ音乐</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D01</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20.237%</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酷狗</w:t>
            </w:r>
            <w:proofErr w:type="gramEnd"/>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D09</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17.797%</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百度音乐</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7</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云盘</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y=0.5153x</w:t>
            </w:r>
            <w:r w:rsidRPr="008711A4">
              <w:rPr>
                <w:rFonts w:ascii="宋体" w:hAnsi="宋体" w:cs="宋体" w:hint="eastAsia"/>
                <w:color w:val="000000"/>
                <w:kern w:val="0"/>
                <w:sz w:val="22"/>
                <w:szCs w:val="22"/>
                <w:vertAlign w:val="superscript"/>
              </w:rPr>
              <w:t>-1.366</w:t>
            </w: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T06</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49.521%</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百度云盘</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T10</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27.335%</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酷云</w:t>
            </w:r>
            <w:proofErr w:type="gramEnd"/>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T03</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14.471%</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快盘</w:t>
            </w:r>
            <w:proofErr w:type="gramEnd"/>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8</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P2P下载</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y=0.531x</w:t>
            </w:r>
            <w:r w:rsidRPr="008711A4">
              <w:rPr>
                <w:rFonts w:ascii="宋体" w:hAnsi="宋体" w:cs="宋体" w:hint="eastAsia"/>
                <w:color w:val="000000"/>
                <w:kern w:val="0"/>
                <w:sz w:val="22"/>
                <w:szCs w:val="22"/>
                <w:vertAlign w:val="superscript"/>
              </w:rPr>
              <w:t>-1.431</w:t>
            </w: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110</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51.414%</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酷狗音乐</w:t>
            </w:r>
            <w:proofErr w:type="gramEnd"/>
            <w:r w:rsidRPr="008711A4">
              <w:rPr>
                <w:rFonts w:ascii="宋体" w:hAnsi="宋体" w:cs="宋体" w:hint="eastAsia"/>
                <w:color w:val="000000"/>
                <w:kern w:val="0"/>
                <w:sz w:val="22"/>
                <w:szCs w:val="22"/>
              </w:rPr>
              <w:t>盒</w:t>
            </w:r>
          </w:p>
        </w:tc>
        <w:tc>
          <w:tcPr>
            <w:tcW w:w="1027"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 xml:space="preserve">　</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117</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25.987%</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Poco</w:t>
            </w:r>
          </w:p>
        </w:tc>
        <w:tc>
          <w:tcPr>
            <w:tcW w:w="1027" w:type="dxa"/>
            <w:vMerge w:val="restart"/>
            <w:tcBorders>
              <w:top w:val="nil"/>
              <w:left w:val="single" w:sz="4" w:space="0" w:color="auto"/>
              <w:bottom w:val="single" w:sz="4" w:space="0" w:color="000000"/>
              <w:right w:val="single" w:sz="4" w:space="0" w:color="auto"/>
            </w:tcBorders>
            <w:shd w:val="clear" w:color="auto" w:fill="auto"/>
            <w:hideMark/>
          </w:tcPr>
          <w:p w:rsidR="00302AC1" w:rsidRPr="008711A4" w:rsidRDefault="00302AC1" w:rsidP="00302AC1">
            <w:pPr>
              <w:widowControl/>
              <w:jc w:val="center"/>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垄</w:t>
            </w:r>
            <w:proofErr w:type="gramEnd"/>
          </w:p>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断</w:t>
            </w: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111</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13.525%</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115</w:t>
            </w:r>
            <w:proofErr w:type="gramStart"/>
            <w:r w:rsidRPr="008711A4">
              <w:rPr>
                <w:rFonts w:ascii="宋体" w:hAnsi="宋体" w:cs="宋体" w:hint="eastAsia"/>
                <w:color w:val="000000"/>
                <w:kern w:val="0"/>
                <w:sz w:val="22"/>
                <w:szCs w:val="22"/>
              </w:rPr>
              <w:t>优蛋</w:t>
            </w:r>
            <w:proofErr w:type="gramEnd"/>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9</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生活</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y=0.4039x</w:t>
            </w:r>
            <w:r w:rsidRPr="008711A4">
              <w:rPr>
                <w:rFonts w:ascii="宋体" w:hAnsi="宋体" w:cs="宋体" w:hint="eastAsia"/>
                <w:color w:val="000000"/>
                <w:kern w:val="0"/>
                <w:sz w:val="22"/>
                <w:szCs w:val="22"/>
                <w:vertAlign w:val="superscript"/>
              </w:rPr>
              <w:t>-1.474</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L18</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40.593%</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58同城</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L23</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14.709%</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赶集</w:t>
            </w:r>
            <w:r w:rsidRPr="008711A4">
              <w:rPr>
                <w:rFonts w:ascii="宋体" w:hAnsi="宋体" w:cs="宋体"/>
                <w:color w:val="000000"/>
                <w:kern w:val="0"/>
                <w:sz w:val="22"/>
                <w:szCs w:val="22"/>
              </w:rPr>
              <w:t>网</w:t>
            </w:r>
            <w:proofErr w:type="gramEnd"/>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10</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社区门户</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y=0.5154x</w:t>
            </w:r>
            <w:r w:rsidRPr="008711A4">
              <w:rPr>
                <w:rFonts w:ascii="宋体" w:hAnsi="宋体" w:cs="宋体" w:hint="eastAsia"/>
                <w:color w:val="000000"/>
                <w:kern w:val="0"/>
                <w:sz w:val="22"/>
                <w:szCs w:val="22"/>
                <w:vertAlign w:val="superscript"/>
              </w:rPr>
              <w:t>-1.49</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G51</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49.146%</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新浪</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G82</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31.460%</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百度</w:t>
            </w:r>
            <w:r w:rsidR="005D35A8" w:rsidRPr="008711A4">
              <w:rPr>
                <w:rFonts w:ascii="宋体" w:hAnsi="宋体" w:cs="宋体" w:hint="eastAsia"/>
                <w:color w:val="000000"/>
                <w:kern w:val="0"/>
                <w:sz w:val="22"/>
                <w:szCs w:val="22"/>
              </w:rPr>
              <w:t>贴吧</w:t>
            </w:r>
            <w:proofErr w:type="gramEnd"/>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11</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地图导航</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y=0.6019x</w:t>
            </w:r>
            <w:r w:rsidRPr="008711A4">
              <w:rPr>
                <w:rFonts w:ascii="宋体" w:hAnsi="宋体" w:cs="宋体" w:hint="eastAsia"/>
                <w:color w:val="000000"/>
                <w:kern w:val="0"/>
                <w:sz w:val="22"/>
                <w:szCs w:val="22"/>
                <w:vertAlign w:val="superscript"/>
              </w:rPr>
              <w:t>-1.665</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N09</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58.935%</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百度地图</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N05</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25.159%</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高德地图</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12</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信息及时交互服务</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y=0.7039x</w:t>
            </w:r>
            <w:r w:rsidRPr="008711A4">
              <w:rPr>
                <w:rFonts w:ascii="宋体" w:hAnsi="宋体" w:cs="宋体" w:hint="eastAsia"/>
                <w:color w:val="000000"/>
                <w:kern w:val="0"/>
                <w:sz w:val="22"/>
                <w:szCs w:val="22"/>
                <w:vertAlign w:val="superscript"/>
              </w:rPr>
              <w:t>-2.153</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205</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70.272%</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腾讯</w:t>
            </w:r>
            <w:proofErr w:type="gramEnd"/>
            <w:r w:rsidRPr="008711A4">
              <w:rPr>
                <w:rFonts w:ascii="宋体" w:hAnsi="宋体" w:cs="宋体" w:hint="eastAsia"/>
                <w:color w:val="000000"/>
                <w:kern w:val="0"/>
                <w:sz w:val="22"/>
                <w:szCs w:val="22"/>
              </w:rPr>
              <w:t>(微信、QQ)</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203</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16.659%</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旺旺</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13</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购物</w:t>
            </w:r>
          </w:p>
        </w:tc>
        <w:tc>
          <w:tcPr>
            <w:tcW w:w="15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y=0.674x</w:t>
            </w:r>
            <w:r w:rsidRPr="008711A4">
              <w:rPr>
                <w:rFonts w:ascii="宋体" w:hAnsi="宋体" w:cs="宋体" w:hint="eastAsia"/>
                <w:color w:val="000000"/>
                <w:kern w:val="0"/>
                <w:sz w:val="22"/>
                <w:szCs w:val="22"/>
                <w:vertAlign w:val="superscript"/>
              </w:rPr>
              <w:t>-2.202</w:t>
            </w: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R32</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67.686%</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淘宝</w:t>
            </w:r>
            <w:proofErr w:type="gramEnd"/>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R06</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11.171%</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天猫</w:t>
            </w:r>
            <w:proofErr w:type="gramEnd"/>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nil"/>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R11</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10.905%</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京东</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14</w:t>
            </w:r>
          </w:p>
        </w:tc>
        <w:tc>
          <w:tcPr>
            <w:tcW w:w="1658" w:type="dxa"/>
            <w:vMerge w:val="restart"/>
            <w:tcBorders>
              <w:top w:val="nil"/>
              <w:left w:val="single" w:sz="4" w:space="0" w:color="auto"/>
              <w:bottom w:val="single" w:sz="4" w:space="0" w:color="000000"/>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网络游戏</w:t>
            </w:r>
          </w:p>
        </w:tc>
        <w:tc>
          <w:tcPr>
            <w:tcW w:w="1591" w:type="dxa"/>
            <w:vMerge w:val="restart"/>
            <w:tcBorders>
              <w:top w:val="nil"/>
              <w:left w:val="single" w:sz="4" w:space="0" w:color="auto"/>
              <w:bottom w:val="single" w:sz="4" w:space="0" w:color="000000"/>
              <w:right w:val="nil"/>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y=0.6236x</w:t>
            </w:r>
            <w:r w:rsidRPr="008711A4">
              <w:rPr>
                <w:rFonts w:ascii="宋体" w:hAnsi="宋体" w:cs="宋体" w:hint="eastAsia"/>
                <w:color w:val="000000"/>
                <w:kern w:val="0"/>
                <w:sz w:val="22"/>
                <w:szCs w:val="22"/>
                <w:vertAlign w:val="superscript"/>
              </w:rPr>
              <w:t>-2.39</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A22</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62.599%</w:t>
            </w:r>
          </w:p>
        </w:tc>
        <w:tc>
          <w:tcPr>
            <w:tcW w:w="1756" w:type="dxa"/>
            <w:tcBorders>
              <w:top w:val="nil"/>
              <w:left w:val="nil"/>
              <w:bottom w:val="nil"/>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新浪游戏</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270"/>
          <w:jc w:val="center"/>
        </w:trPr>
        <w:tc>
          <w:tcPr>
            <w:tcW w:w="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color w:val="000000"/>
                <w:kern w:val="0"/>
                <w:sz w:val="22"/>
                <w:szCs w:val="22"/>
              </w:rPr>
            </w:pPr>
          </w:p>
        </w:tc>
        <w:tc>
          <w:tcPr>
            <w:tcW w:w="1658"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591" w:type="dxa"/>
            <w:vMerge/>
            <w:tcBorders>
              <w:top w:val="nil"/>
              <w:left w:val="single" w:sz="4" w:space="0" w:color="auto"/>
              <w:bottom w:val="single" w:sz="4" w:space="0" w:color="000000"/>
              <w:right w:val="nil"/>
            </w:tcBorders>
            <w:vAlign w:val="center"/>
            <w:hideMark/>
          </w:tcPr>
          <w:p w:rsidR="00302AC1" w:rsidRPr="008711A4" w:rsidRDefault="00302AC1" w:rsidP="00302AC1">
            <w:pPr>
              <w:widowControl/>
              <w:jc w:val="left"/>
              <w:rPr>
                <w:rFonts w:ascii="宋体" w:hAnsi="宋体" w:cs="宋体"/>
                <w:color w:val="000000"/>
                <w:kern w:val="0"/>
                <w:sz w:val="22"/>
                <w:szCs w:val="22"/>
              </w:rPr>
            </w:pPr>
          </w:p>
        </w:tc>
        <w:tc>
          <w:tcPr>
            <w:tcW w:w="1237" w:type="dxa"/>
            <w:tcBorders>
              <w:top w:val="nil"/>
              <w:left w:val="single" w:sz="4" w:space="0" w:color="auto"/>
              <w:bottom w:val="single" w:sz="4" w:space="0" w:color="auto"/>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A73</w:t>
            </w:r>
          </w:p>
        </w:tc>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9.323%</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多玩</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315"/>
          <w:jc w:val="center"/>
        </w:trPr>
        <w:tc>
          <w:tcPr>
            <w:tcW w:w="658" w:type="dxa"/>
            <w:tcBorders>
              <w:top w:val="nil"/>
              <w:left w:val="single" w:sz="4" w:space="0" w:color="auto"/>
              <w:bottom w:val="single" w:sz="4" w:space="0" w:color="auto"/>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15</w:t>
            </w:r>
          </w:p>
        </w:tc>
        <w:tc>
          <w:tcPr>
            <w:tcW w:w="1658" w:type="dxa"/>
            <w:tcBorders>
              <w:top w:val="nil"/>
              <w:left w:val="nil"/>
              <w:bottom w:val="single" w:sz="4" w:space="0" w:color="auto"/>
              <w:right w:val="single" w:sz="4" w:space="0" w:color="auto"/>
            </w:tcBorders>
            <w:shd w:val="clear" w:color="auto" w:fill="auto"/>
            <w:vAlign w:val="bottom"/>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支付</w:t>
            </w:r>
          </w:p>
        </w:tc>
        <w:tc>
          <w:tcPr>
            <w:tcW w:w="1591"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y=0.8805x</w:t>
            </w:r>
            <w:r w:rsidRPr="008711A4">
              <w:rPr>
                <w:rFonts w:ascii="宋体" w:hAnsi="宋体" w:cs="宋体" w:hint="eastAsia"/>
                <w:color w:val="000000"/>
                <w:kern w:val="0"/>
                <w:sz w:val="22"/>
                <w:szCs w:val="22"/>
                <w:vertAlign w:val="superscript"/>
              </w:rPr>
              <w:t>-3.937</w:t>
            </w:r>
          </w:p>
        </w:tc>
        <w:tc>
          <w:tcPr>
            <w:tcW w:w="1237" w:type="dxa"/>
            <w:tcBorders>
              <w:top w:val="nil"/>
              <w:left w:val="single" w:sz="4" w:space="0" w:color="auto"/>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P07</w:t>
            </w:r>
          </w:p>
        </w:tc>
        <w:tc>
          <w:tcPr>
            <w:tcW w:w="1112" w:type="dxa"/>
            <w:tcBorders>
              <w:top w:val="nil"/>
              <w:left w:val="single" w:sz="4" w:space="0" w:color="auto"/>
              <w:bottom w:val="nil"/>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88.075%</w:t>
            </w:r>
          </w:p>
        </w:tc>
        <w:tc>
          <w:tcPr>
            <w:tcW w:w="1756" w:type="dxa"/>
            <w:tcBorders>
              <w:top w:val="nil"/>
              <w:left w:val="nil"/>
              <w:bottom w:val="nil"/>
              <w:right w:val="nil"/>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支付宝</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D0714E">
        <w:trPr>
          <w:trHeight w:val="396"/>
          <w:jc w:val="center"/>
        </w:trPr>
        <w:tc>
          <w:tcPr>
            <w:tcW w:w="658" w:type="dxa"/>
            <w:tcBorders>
              <w:top w:val="nil"/>
              <w:left w:val="single" w:sz="4" w:space="0" w:color="auto"/>
              <w:bottom w:val="nil"/>
              <w:right w:val="single" w:sz="4" w:space="0" w:color="auto"/>
            </w:tcBorders>
            <w:shd w:val="clear" w:color="auto" w:fill="auto"/>
            <w:vAlign w:val="center"/>
            <w:hideMark/>
          </w:tcPr>
          <w:p w:rsidR="00302AC1" w:rsidRPr="008711A4" w:rsidRDefault="00302AC1" w:rsidP="00302AC1">
            <w:pPr>
              <w:widowControl/>
              <w:jc w:val="center"/>
              <w:rPr>
                <w:color w:val="000000"/>
                <w:kern w:val="0"/>
                <w:sz w:val="22"/>
                <w:szCs w:val="22"/>
              </w:rPr>
            </w:pPr>
            <w:r w:rsidRPr="008711A4">
              <w:rPr>
                <w:color w:val="000000"/>
                <w:kern w:val="0"/>
                <w:sz w:val="22"/>
                <w:szCs w:val="22"/>
              </w:rPr>
              <w:t>16</w:t>
            </w:r>
          </w:p>
        </w:tc>
        <w:tc>
          <w:tcPr>
            <w:tcW w:w="1658" w:type="dxa"/>
            <w:tcBorders>
              <w:top w:val="nil"/>
              <w:left w:val="nil"/>
              <w:bottom w:val="nil"/>
              <w:right w:val="single" w:sz="4" w:space="0" w:color="auto"/>
            </w:tcBorders>
            <w:shd w:val="clear" w:color="auto" w:fill="auto"/>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电子邮件服务</w:t>
            </w:r>
          </w:p>
        </w:tc>
        <w:tc>
          <w:tcPr>
            <w:tcW w:w="1591" w:type="dxa"/>
            <w:tcBorders>
              <w:top w:val="single" w:sz="4" w:space="0" w:color="auto"/>
              <w:left w:val="nil"/>
              <w:bottom w:val="single" w:sz="4" w:space="0" w:color="auto"/>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y=0.9448x</w:t>
            </w:r>
            <w:r w:rsidRPr="008711A4">
              <w:rPr>
                <w:rFonts w:ascii="宋体" w:hAnsi="宋体" w:cs="宋体" w:hint="eastAsia"/>
                <w:color w:val="000000"/>
                <w:kern w:val="0"/>
                <w:sz w:val="22"/>
                <w:szCs w:val="22"/>
                <w:vertAlign w:val="superscript"/>
              </w:rPr>
              <w:t>-4.861</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507</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94.488%</w:t>
            </w:r>
          </w:p>
        </w:tc>
        <w:tc>
          <w:tcPr>
            <w:tcW w:w="1756" w:type="dxa"/>
            <w:tcBorders>
              <w:top w:val="single" w:sz="4" w:space="0" w:color="auto"/>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126邮箱</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r w:rsidR="00302AC1" w:rsidRPr="008711A4" w:rsidTr="00302AC1">
        <w:trPr>
          <w:trHeight w:val="315"/>
          <w:jc w:val="center"/>
        </w:trPr>
        <w:tc>
          <w:tcPr>
            <w:tcW w:w="6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17</w:t>
            </w:r>
          </w:p>
        </w:tc>
        <w:tc>
          <w:tcPr>
            <w:tcW w:w="1658" w:type="dxa"/>
            <w:tcBorders>
              <w:top w:val="single" w:sz="4" w:space="0" w:color="auto"/>
              <w:left w:val="nil"/>
              <w:bottom w:val="single" w:sz="4" w:space="0" w:color="auto"/>
              <w:right w:val="single" w:sz="4" w:space="0" w:color="auto"/>
            </w:tcBorders>
            <w:shd w:val="clear" w:color="auto" w:fill="auto"/>
            <w:vAlign w:val="bottom"/>
            <w:hideMark/>
          </w:tcPr>
          <w:p w:rsidR="00302AC1" w:rsidRPr="008711A4" w:rsidRDefault="00302AC1" w:rsidP="00302AC1">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VoIP</w:t>
            </w:r>
          </w:p>
        </w:tc>
        <w:tc>
          <w:tcPr>
            <w:tcW w:w="1591"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y=0.9911x</w:t>
            </w:r>
            <w:r w:rsidRPr="008711A4">
              <w:rPr>
                <w:rFonts w:ascii="宋体" w:hAnsi="宋体" w:cs="宋体" w:hint="eastAsia"/>
                <w:color w:val="000000"/>
                <w:kern w:val="0"/>
                <w:sz w:val="22"/>
                <w:szCs w:val="22"/>
                <w:vertAlign w:val="superscript"/>
              </w:rPr>
              <w:t>-6.945</w:t>
            </w:r>
          </w:p>
        </w:tc>
        <w:tc>
          <w:tcPr>
            <w:tcW w:w="1237"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706</w:t>
            </w:r>
          </w:p>
        </w:tc>
        <w:tc>
          <w:tcPr>
            <w:tcW w:w="1112"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jc w:val="right"/>
              <w:rPr>
                <w:color w:val="000000"/>
                <w:sz w:val="22"/>
                <w:szCs w:val="22"/>
              </w:rPr>
            </w:pPr>
            <w:r w:rsidRPr="008711A4">
              <w:rPr>
                <w:rFonts w:hint="eastAsia"/>
                <w:color w:val="000000"/>
                <w:sz w:val="22"/>
                <w:szCs w:val="22"/>
              </w:rPr>
              <w:t>99.108%</w:t>
            </w:r>
          </w:p>
        </w:tc>
        <w:tc>
          <w:tcPr>
            <w:tcW w:w="1756" w:type="dxa"/>
            <w:tcBorders>
              <w:top w:val="nil"/>
              <w:left w:val="nil"/>
              <w:bottom w:val="single" w:sz="4" w:space="0" w:color="auto"/>
              <w:right w:val="single" w:sz="4" w:space="0" w:color="auto"/>
            </w:tcBorders>
            <w:shd w:val="clear" w:color="auto" w:fill="auto"/>
            <w:noWrap/>
            <w:vAlign w:val="bottom"/>
            <w:hideMark/>
          </w:tcPr>
          <w:p w:rsidR="00302AC1" w:rsidRPr="008711A4" w:rsidRDefault="00302AC1" w:rsidP="00302AC1">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歪歪语音</w:t>
            </w:r>
          </w:p>
        </w:tc>
        <w:tc>
          <w:tcPr>
            <w:tcW w:w="1027" w:type="dxa"/>
            <w:vMerge/>
            <w:tcBorders>
              <w:top w:val="nil"/>
              <w:left w:val="single" w:sz="4" w:space="0" w:color="auto"/>
              <w:bottom w:val="single" w:sz="4" w:space="0" w:color="000000"/>
              <w:right w:val="single" w:sz="4" w:space="0" w:color="auto"/>
            </w:tcBorders>
            <w:vAlign w:val="center"/>
            <w:hideMark/>
          </w:tcPr>
          <w:p w:rsidR="00302AC1" w:rsidRPr="008711A4" w:rsidRDefault="00302AC1" w:rsidP="00302AC1">
            <w:pPr>
              <w:widowControl/>
              <w:jc w:val="left"/>
              <w:rPr>
                <w:rFonts w:ascii="宋体" w:hAnsi="宋体" w:cs="宋体"/>
                <w:color w:val="000000"/>
                <w:kern w:val="0"/>
                <w:sz w:val="22"/>
                <w:szCs w:val="22"/>
              </w:rPr>
            </w:pPr>
          </w:p>
        </w:tc>
      </w:tr>
    </w:tbl>
    <w:p w:rsidR="00024D34" w:rsidRDefault="00D82A1B" w:rsidP="00D933CF">
      <w:pPr>
        <w:tabs>
          <w:tab w:val="left" w:pos="1891"/>
        </w:tabs>
        <w:spacing w:line="400" w:lineRule="exact"/>
        <w:ind w:firstLineChars="200" w:firstLine="480"/>
        <w:rPr>
          <w:kern w:val="0"/>
          <w:sz w:val="24"/>
        </w:rPr>
      </w:pPr>
      <w:r>
        <w:rPr>
          <w:rFonts w:hint="eastAsia"/>
          <w:kern w:val="0"/>
          <w:sz w:val="24"/>
        </w:rPr>
        <w:t>表中各类</w:t>
      </w:r>
      <w:r>
        <w:rPr>
          <w:kern w:val="0"/>
          <w:sz w:val="24"/>
        </w:rPr>
        <w:t>市场</w:t>
      </w:r>
      <w:r w:rsidR="00FD4DD6">
        <w:rPr>
          <w:rFonts w:hint="eastAsia"/>
          <w:kern w:val="0"/>
          <w:sz w:val="24"/>
        </w:rPr>
        <w:t>按照表</w:t>
      </w:r>
      <w:r w:rsidR="00FD4DD6">
        <w:rPr>
          <w:rFonts w:hint="eastAsia"/>
          <w:kern w:val="0"/>
          <w:sz w:val="24"/>
        </w:rPr>
        <w:t>5.4</w:t>
      </w:r>
      <w:r w:rsidR="00FD4DD6">
        <w:rPr>
          <w:rFonts w:hint="eastAsia"/>
          <w:kern w:val="0"/>
          <w:sz w:val="24"/>
        </w:rPr>
        <w:t>的</w:t>
      </w:r>
      <w:r w:rsidR="00FD4DD6">
        <w:rPr>
          <w:kern w:val="0"/>
          <w:sz w:val="24"/>
        </w:rPr>
        <w:t>排序</w:t>
      </w:r>
      <w:r w:rsidR="00FD4DD6">
        <w:rPr>
          <w:rFonts w:hint="eastAsia"/>
          <w:kern w:val="0"/>
          <w:sz w:val="24"/>
        </w:rPr>
        <w:t>，占有率</w:t>
      </w:r>
      <w:r w:rsidR="00FD4DD6">
        <w:rPr>
          <w:kern w:val="0"/>
          <w:sz w:val="24"/>
        </w:rPr>
        <w:t>从市场</w:t>
      </w:r>
      <w:r w:rsidR="00FD4DD6">
        <w:rPr>
          <w:rFonts w:hint="eastAsia"/>
          <w:kern w:val="0"/>
          <w:sz w:val="24"/>
        </w:rPr>
        <w:t>中</w:t>
      </w:r>
      <w:r w:rsidR="00FD4DD6">
        <w:rPr>
          <w:kern w:val="0"/>
          <w:sz w:val="24"/>
        </w:rPr>
        <w:t>几个企业</w:t>
      </w:r>
      <w:r w:rsidR="00FD4DD6">
        <w:rPr>
          <w:rFonts w:hint="eastAsia"/>
          <w:kern w:val="0"/>
          <w:sz w:val="24"/>
        </w:rPr>
        <w:t>平分市场</w:t>
      </w:r>
      <w:r w:rsidR="00FD4DD6">
        <w:rPr>
          <w:kern w:val="0"/>
          <w:sz w:val="24"/>
        </w:rPr>
        <w:t>到几乎一个企业独占鳌头，</w:t>
      </w:r>
      <w:r w:rsidR="00FD4DD6">
        <w:rPr>
          <w:rFonts w:hint="eastAsia"/>
          <w:kern w:val="0"/>
          <w:sz w:val="24"/>
        </w:rPr>
        <w:t>竞争</w:t>
      </w:r>
      <w:r w:rsidR="00FD4DD6">
        <w:rPr>
          <w:kern w:val="0"/>
          <w:sz w:val="24"/>
        </w:rPr>
        <w:t>结构相</w:t>
      </w:r>
      <w:r w:rsidR="00FD4DD6">
        <w:rPr>
          <w:rFonts w:hint="eastAsia"/>
          <w:kern w:val="0"/>
          <w:sz w:val="24"/>
        </w:rPr>
        <w:t>对比</w:t>
      </w:r>
      <w:r w:rsidR="00FD4DD6">
        <w:rPr>
          <w:kern w:val="0"/>
          <w:sz w:val="24"/>
        </w:rPr>
        <w:t>来说是</w:t>
      </w:r>
      <w:r w:rsidR="00AB05BE">
        <w:rPr>
          <w:rFonts w:hint="eastAsia"/>
          <w:kern w:val="0"/>
          <w:sz w:val="24"/>
        </w:rPr>
        <w:t>逐渐</w:t>
      </w:r>
      <w:r w:rsidR="00FD4DD6">
        <w:rPr>
          <w:kern w:val="0"/>
          <w:sz w:val="24"/>
        </w:rPr>
        <w:t>从竞争到垄断的一个顺序，</w:t>
      </w:r>
      <w:r w:rsidR="00AB05BE">
        <w:rPr>
          <w:kern w:val="0"/>
          <w:sz w:val="24"/>
        </w:rPr>
        <w:t>市场占有率曲线中</w:t>
      </w:r>
      <w:proofErr w:type="gramStart"/>
      <w:r w:rsidR="00AB05BE">
        <w:rPr>
          <w:rFonts w:hint="eastAsia"/>
          <w:kern w:val="0"/>
          <w:sz w:val="24"/>
        </w:rPr>
        <w:t>幂</w:t>
      </w:r>
      <w:proofErr w:type="gramEnd"/>
      <w:r w:rsidR="00AB05BE">
        <w:rPr>
          <w:rFonts w:hint="eastAsia"/>
          <w:kern w:val="0"/>
          <w:sz w:val="24"/>
        </w:rPr>
        <w:t>指数</w:t>
      </w:r>
      <w:r w:rsidR="00AB05BE">
        <w:rPr>
          <w:kern w:val="0"/>
          <w:sz w:val="24"/>
        </w:rPr>
        <w:t>a</w:t>
      </w:r>
      <w:r w:rsidR="00AB05BE">
        <w:rPr>
          <w:kern w:val="0"/>
          <w:sz w:val="24"/>
        </w:rPr>
        <w:t>值越</w:t>
      </w:r>
      <w:r w:rsidR="00AB05BE">
        <w:rPr>
          <w:rFonts w:hint="eastAsia"/>
          <w:kern w:val="0"/>
          <w:sz w:val="24"/>
        </w:rPr>
        <w:t>小</w:t>
      </w:r>
      <w:r w:rsidR="00FD4DD6">
        <w:rPr>
          <w:kern w:val="0"/>
          <w:sz w:val="24"/>
        </w:rPr>
        <w:t>竞争</w:t>
      </w:r>
      <w:r w:rsidR="00FD4DD6">
        <w:rPr>
          <w:rFonts w:hint="eastAsia"/>
          <w:kern w:val="0"/>
          <w:sz w:val="24"/>
        </w:rPr>
        <w:t>越</w:t>
      </w:r>
      <w:r w:rsidR="00FD4DD6">
        <w:rPr>
          <w:kern w:val="0"/>
          <w:sz w:val="24"/>
        </w:rPr>
        <w:t>激烈</w:t>
      </w:r>
      <w:r w:rsidR="00FD4DD6">
        <w:rPr>
          <w:rFonts w:hint="eastAsia"/>
          <w:kern w:val="0"/>
          <w:sz w:val="24"/>
        </w:rPr>
        <w:t>，</w:t>
      </w:r>
      <w:proofErr w:type="gramStart"/>
      <w:r w:rsidR="00AB05BE">
        <w:rPr>
          <w:rFonts w:hint="eastAsia"/>
          <w:kern w:val="0"/>
          <w:sz w:val="24"/>
        </w:rPr>
        <w:t>幂</w:t>
      </w:r>
      <w:proofErr w:type="gramEnd"/>
      <w:r w:rsidR="00AB05BE">
        <w:rPr>
          <w:rFonts w:hint="eastAsia"/>
          <w:kern w:val="0"/>
          <w:sz w:val="24"/>
        </w:rPr>
        <w:t>指数</w:t>
      </w:r>
      <w:r w:rsidR="00AB05BE">
        <w:rPr>
          <w:kern w:val="0"/>
          <w:sz w:val="24"/>
        </w:rPr>
        <w:t>a</w:t>
      </w:r>
      <w:r w:rsidR="00AB05BE">
        <w:rPr>
          <w:kern w:val="0"/>
          <w:sz w:val="24"/>
        </w:rPr>
        <w:t>越大可竞争者越少，市场</w:t>
      </w:r>
      <w:r w:rsidR="00AB05BE">
        <w:rPr>
          <w:rFonts w:hint="eastAsia"/>
          <w:kern w:val="0"/>
          <w:sz w:val="24"/>
        </w:rPr>
        <w:t>越</w:t>
      </w:r>
      <w:r w:rsidR="00AB05BE">
        <w:rPr>
          <w:kern w:val="0"/>
          <w:sz w:val="24"/>
        </w:rPr>
        <w:t>垄断</w:t>
      </w:r>
      <w:r w:rsidR="00FD4DD6">
        <w:rPr>
          <w:kern w:val="0"/>
          <w:sz w:val="24"/>
        </w:rPr>
        <w:t>。</w:t>
      </w:r>
    </w:p>
    <w:p w:rsidR="00B9064E" w:rsidRDefault="00FD4DD6" w:rsidP="00D933CF">
      <w:pPr>
        <w:tabs>
          <w:tab w:val="left" w:pos="1891"/>
        </w:tabs>
        <w:spacing w:line="400" w:lineRule="exact"/>
        <w:ind w:firstLineChars="200" w:firstLine="480"/>
        <w:rPr>
          <w:kern w:val="0"/>
          <w:sz w:val="24"/>
        </w:rPr>
      </w:pPr>
      <w:r>
        <w:rPr>
          <w:rFonts w:hint="eastAsia"/>
          <w:kern w:val="0"/>
          <w:sz w:val="24"/>
        </w:rPr>
        <w:t>在线</w:t>
      </w:r>
      <w:r>
        <w:rPr>
          <w:kern w:val="0"/>
          <w:sz w:val="24"/>
        </w:rPr>
        <w:t>阅读、应用商店和</w:t>
      </w:r>
      <w:r>
        <w:rPr>
          <w:rFonts w:hint="eastAsia"/>
          <w:kern w:val="0"/>
          <w:sz w:val="24"/>
        </w:rPr>
        <w:t>P2P</w:t>
      </w:r>
      <w:r>
        <w:rPr>
          <w:rFonts w:hint="eastAsia"/>
          <w:kern w:val="0"/>
          <w:sz w:val="24"/>
        </w:rPr>
        <w:t>视频</w:t>
      </w:r>
      <w:r>
        <w:rPr>
          <w:kern w:val="0"/>
          <w:sz w:val="24"/>
        </w:rPr>
        <w:t>三类业务应用</w:t>
      </w:r>
      <w:r>
        <w:rPr>
          <w:rFonts w:hint="eastAsia"/>
          <w:kern w:val="0"/>
          <w:sz w:val="24"/>
        </w:rPr>
        <w:t>的</w:t>
      </w:r>
      <w:r>
        <w:rPr>
          <w:kern w:val="0"/>
          <w:sz w:val="24"/>
        </w:rPr>
        <w:t>竞争最为激烈，</w:t>
      </w:r>
      <w:r>
        <w:rPr>
          <w:rFonts w:hint="eastAsia"/>
          <w:kern w:val="0"/>
          <w:sz w:val="24"/>
        </w:rPr>
        <w:t>前</w:t>
      </w:r>
      <w:r>
        <w:rPr>
          <w:kern w:val="0"/>
          <w:sz w:val="24"/>
        </w:rPr>
        <w:t>四五名</w:t>
      </w:r>
      <w:r>
        <w:rPr>
          <w:rFonts w:hint="eastAsia"/>
          <w:kern w:val="0"/>
          <w:sz w:val="24"/>
        </w:rPr>
        <w:t>业务</w:t>
      </w:r>
      <w:r>
        <w:rPr>
          <w:kern w:val="0"/>
          <w:sz w:val="24"/>
        </w:rPr>
        <w:t>应用几乎瓜分了整个市场，而且</w:t>
      </w:r>
      <w:r>
        <w:rPr>
          <w:rFonts w:hint="eastAsia"/>
          <w:kern w:val="0"/>
          <w:sz w:val="24"/>
        </w:rPr>
        <w:t>每个</w:t>
      </w:r>
      <w:r>
        <w:rPr>
          <w:kern w:val="0"/>
          <w:sz w:val="24"/>
        </w:rPr>
        <w:t>的占有率</w:t>
      </w:r>
      <w:r>
        <w:rPr>
          <w:rFonts w:hint="eastAsia"/>
          <w:kern w:val="0"/>
          <w:sz w:val="24"/>
        </w:rPr>
        <w:t>大致</w:t>
      </w:r>
      <w:r>
        <w:rPr>
          <w:kern w:val="0"/>
          <w:sz w:val="24"/>
        </w:rPr>
        <w:t>相同。在</w:t>
      </w:r>
      <w:r>
        <w:rPr>
          <w:rFonts w:hint="eastAsia"/>
          <w:kern w:val="0"/>
          <w:sz w:val="24"/>
        </w:rPr>
        <w:t>这</w:t>
      </w:r>
      <w:r>
        <w:rPr>
          <w:kern w:val="0"/>
          <w:sz w:val="24"/>
        </w:rPr>
        <w:t>三类市场中的</w:t>
      </w:r>
      <w:r>
        <w:rPr>
          <w:rFonts w:hint="eastAsia"/>
          <w:kern w:val="0"/>
          <w:sz w:val="24"/>
        </w:rPr>
        <w:t>产品服务</w:t>
      </w:r>
      <w:r>
        <w:rPr>
          <w:kern w:val="0"/>
          <w:sz w:val="24"/>
        </w:rPr>
        <w:t>差</w:t>
      </w:r>
      <w:r>
        <w:rPr>
          <w:kern w:val="0"/>
          <w:sz w:val="24"/>
        </w:rPr>
        <w:lastRenderedPageBreak/>
        <w:t>异性比较小，要努力做出个性化</w:t>
      </w:r>
      <w:r w:rsidR="001758DB">
        <w:rPr>
          <w:rFonts w:hint="eastAsia"/>
          <w:kern w:val="0"/>
          <w:sz w:val="24"/>
        </w:rPr>
        <w:t>的</w:t>
      </w:r>
      <w:r w:rsidR="001758DB">
        <w:rPr>
          <w:kern w:val="0"/>
          <w:sz w:val="24"/>
        </w:rPr>
        <w:t>产品才能更吸引用户，提升市场占有率。</w:t>
      </w:r>
      <w:r w:rsidR="000F0478">
        <w:rPr>
          <w:rFonts w:hint="eastAsia"/>
          <w:kern w:val="0"/>
          <w:sz w:val="24"/>
        </w:rPr>
        <w:t>新</w:t>
      </w:r>
      <w:r w:rsidR="000F0478">
        <w:rPr>
          <w:kern w:val="0"/>
          <w:sz w:val="24"/>
        </w:rPr>
        <w:t>企业或新产品可以</w:t>
      </w:r>
      <w:r w:rsidR="000F0478">
        <w:rPr>
          <w:rFonts w:hint="eastAsia"/>
          <w:kern w:val="0"/>
          <w:sz w:val="24"/>
        </w:rPr>
        <w:t>进入</w:t>
      </w:r>
      <w:r w:rsidR="000F0478">
        <w:rPr>
          <w:kern w:val="0"/>
          <w:sz w:val="24"/>
        </w:rPr>
        <w:t>这样的市场，在竞争激烈的市场中拿出对用户有诚意的产品，可以迅速崛起，争夺市场</w:t>
      </w:r>
      <w:r w:rsidR="000F0478">
        <w:rPr>
          <w:rFonts w:hint="eastAsia"/>
          <w:kern w:val="0"/>
          <w:sz w:val="24"/>
        </w:rPr>
        <w:t>。</w:t>
      </w:r>
    </w:p>
    <w:p w:rsidR="00FD4DD6" w:rsidRDefault="001758DB" w:rsidP="00D933CF">
      <w:pPr>
        <w:tabs>
          <w:tab w:val="left" w:pos="1891"/>
        </w:tabs>
        <w:spacing w:line="400" w:lineRule="exact"/>
        <w:ind w:firstLineChars="200" w:firstLine="480"/>
        <w:rPr>
          <w:kern w:val="0"/>
          <w:sz w:val="24"/>
        </w:rPr>
      </w:pPr>
      <w:r>
        <w:rPr>
          <w:rFonts w:hint="eastAsia"/>
          <w:kern w:val="0"/>
          <w:sz w:val="24"/>
        </w:rPr>
        <w:t>在线</w:t>
      </w:r>
      <w:r>
        <w:rPr>
          <w:kern w:val="0"/>
          <w:sz w:val="24"/>
        </w:rPr>
        <w:t>阅读中有</w:t>
      </w:r>
      <w:r w:rsidR="00B9064E">
        <w:rPr>
          <w:rFonts w:hint="eastAsia"/>
          <w:kern w:val="0"/>
          <w:sz w:val="24"/>
        </w:rPr>
        <w:t>运营商</w:t>
      </w:r>
      <w:r>
        <w:rPr>
          <w:kern w:val="0"/>
          <w:sz w:val="24"/>
        </w:rPr>
        <w:t>的自营阅读业务</w:t>
      </w:r>
      <w:r>
        <w:rPr>
          <w:rFonts w:hint="eastAsia"/>
          <w:kern w:val="0"/>
          <w:sz w:val="24"/>
        </w:rPr>
        <w:t>，</w:t>
      </w:r>
      <w:r>
        <w:rPr>
          <w:kern w:val="0"/>
          <w:sz w:val="24"/>
        </w:rPr>
        <w:t>市场占有率排名排在第五位，占比</w:t>
      </w:r>
      <w:r w:rsidRPr="001758DB">
        <w:rPr>
          <w:kern w:val="0"/>
          <w:sz w:val="24"/>
        </w:rPr>
        <w:t>8</w:t>
      </w:r>
      <w:r w:rsidR="00302AC1">
        <w:rPr>
          <w:rFonts w:hint="eastAsia"/>
          <w:kern w:val="0"/>
          <w:sz w:val="24"/>
        </w:rPr>
        <w:t>.</w:t>
      </w:r>
      <w:r w:rsidRPr="001758DB">
        <w:rPr>
          <w:kern w:val="0"/>
          <w:sz w:val="24"/>
        </w:rPr>
        <w:t>45</w:t>
      </w:r>
      <w:r w:rsidR="00302AC1">
        <w:rPr>
          <w:kern w:val="0"/>
          <w:sz w:val="24"/>
        </w:rPr>
        <w:t>%</w:t>
      </w:r>
      <w:r>
        <w:rPr>
          <w:rFonts w:hint="eastAsia"/>
          <w:kern w:val="0"/>
          <w:sz w:val="24"/>
        </w:rPr>
        <w:t>；</w:t>
      </w:r>
      <w:r>
        <w:rPr>
          <w:kern w:val="0"/>
          <w:sz w:val="24"/>
        </w:rPr>
        <w:t>其前一名市场占有率为</w:t>
      </w:r>
      <w:r w:rsidRPr="001758DB">
        <w:rPr>
          <w:kern w:val="0"/>
          <w:sz w:val="24"/>
        </w:rPr>
        <w:t>10</w:t>
      </w:r>
      <w:r w:rsidR="00302AC1">
        <w:rPr>
          <w:kern w:val="0"/>
          <w:sz w:val="24"/>
        </w:rPr>
        <w:t>.</w:t>
      </w:r>
      <w:r w:rsidRPr="001758DB">
        <w:rPr>
          <w:kern w:val="0"/>
          <w:sz w:val="24"/>
        </w:rPr>
        <w:t>28</w:t>
      </w:r>
      <w:r w:rsidR="00302AC1">
        <w:rPr>
          <w:kern w:val="0"/>
          <w:sz w:val="24"/>
        </w:rPr>
        <w:t>%</w:t>
      </w:r>
      <w:r>
        <w:rPr>
          <w:rFonts w:hint="eastAsia"/>
          <w:kern w:val="0"/>
          <w:sz w:val="24"/>
        </w:rPr>
        <w:t>，</w:t>
      </w:r>
      <w:r>
        <w:rPr>
          <w:kern w:val="0"/>
          <w:sz w:val="24"/>
        </w:rPr>
        <w:t>如果自营业务想要</w:t>
      </w:r>
      <w:r>
        <w:rPr>
          <w:rFonts w:hint="eastAsia"/>
          <w:kern w:val="0"/>
          <w:sz w:val="24"/>
        </w:rPr>
        <w:t>提升</w:t>
      </w:r>
      <w:r>
        <w:rPr>
          <w:kern w:val="0"/>
          <w:sz w:val="24"/>
        </w:rPr>
        <w:t>排名，需向</w:t>
      </w:r>
      <w:r>
        <w:rPr>
          <w:rFonts w:hint="eastAsia"/>
          <w:kern w:val="0"/>
          <w:sz w:val="24"/>
        </w:rPr>
        <w:t>第</w:t>
      </w:r>
      <w:r>
        <w:rPr>
          <w:rFonts w:hint="eastAsia"/>
          <w:kern w:val="0"/>
          <w:sz w:val="24"/>
        </w:rPr>
        <w:t>4</w:t>
      </w:r>
      <w:r>
        <w:rPr>
          <w:rFonts w:hint="eastAsia"/>
          <w:kern w:val="0"/>
          <w:sz w:val="24"/>
        </w:rPr>
        <w:t>名</w:t>
      </w:r>
      <w:r>
        <w:rPr>
          <w:kern w:val="0"/>
          <w:sz w:val="24"/>
        </w:rPr>
        <w:t>的市场占有率</w:t>
      </w:r>
      <w:r w:rsidRPr="001758DB">
        <w:rPr>
          <w:kern w:val="0"/>
          <w:sz w:val="24"/>
        </w:rPr>
        <w:t>10</w:t>
      </w:r>
      <w:r w:rsidR="00302AC1">
        <w:rPr>
          <w:kern w:val="0"/>
          <w:sz w:val="24"/>
        </w:rPr>
        <w:t>.</w:t>
      </w:r>
      <w:r w:rsidRPr="001758DB">
        <w:rPr>
          <w:kern w:val="0"/>
          <w:sz w:val="24"/>
        </w:rPr>
        <w:t>28</w:t>
      </w:r>
      <w:r w:rsidR="00302AC1">
        <w:rPr>
          <w:kern w:val="0"/>
          <w:sz w:val="24"/>
        </w:rPr>
        <w:t>%</w:t>
      </w:r>
      <w:r>
        <w:rPr>
          <w:rFonts w:hint="eastAsia"/>
          <w:kern w:val="0"/>
          <w:sz w:val="24"/>
        </w:rPr>
        <w:t>努力</w:t>
      </w:r>
      <w:r w:rsidR="00B9064E">
        <w:rPr>
          <w:rFonts w:hint="eastAsia"/>
          <w:kern w:val="0"/>
          <w:sz w:val="24"/>
        </w:rPr>
        <w:t>。这个</w:t>
      </w:r>
      <w:r w:rsidR="00B9064E">
        <w:rPr>
          <w:kern w:val="0"/>
          <w:sz w:val="24"/>
        </w:rPr>
        <w:t>行业</w:t>
      </w:r>
      <w:r w:rsidR="00B9064E">
        <w:rPr>
          <w:rFonts w:hint="eastAsia"/>
          <w:kern w:val="0"/>
          <w:sz w:val="24"/>
        </w:rPr>
        <w:t>因为</w:t>
      </w:r>
      <w:r w:rsidR="00B9064E">
        <w:rPr>
          <w:kern w:val="0"/>
          <w:sz w:val="24"/>
        </w:rPr>
        <w:t>产品差异性小</w:t>
      </w:r>
      <w:r w:rsidR="00B9064E">
        <w:rPr>
          <w:rFonts w:hint="eastAsia"/>
          <w:kern w:val="0"/>
          <w:sz w:val="24"/>
        </w:rPr>
        <w:t>且</w:t>
      </w:r>
      <w:r w:rsidR="00B9064E">
        <w:rPr>
          <w:kern w:val="0"/>
          <w:sz w:val="24"/>
        </w:rPr>
        <w:t>没有垄断情况存在，</w:t>
      </w:r>
      <w:r w:rsidR="00B9064E">
        <w:rPr>
          <w:rFonts w:hint="eastAsia"/>
          <w:kern w:val="0"/>
          <w:sz w:val="24"/>
        </w:rPr>
        <w:t>争夺</w:t>
      </w:r>
      <w:r w:rsidR="00B9064E">
        <w:rPr>
          <w:kern w:val="0"/>
          <w:sz w:val="24"/>
        </w:rPr>
        <w:t>市场占有率的机会还是很大的</w:t>
      </w:r>
      <w:r w:rsidR="00B9064E">
        <w:rPr>
          <w:rFonts w:hint="eastAsia"/>
          <w:kern w:val="0"/>
          <w:sz w:val="24"/>
        </w:rPr>
        <w:t>，</w:t>
      </w:r>
      <w:r w:rsidR="00B9064E">
        <w:rPr>
          <w:kern w:val="0"/>
          <w:sz w:val="24"/>
        </w:rPr>
        <w:t>可以结合用户的兴趣偏好，向用户推送一些感兴趣的</w:t>
      </w:r>
      <w:r w:rsidR="00B9064E">
        <w:rPr>
          <w:rFonts w:hint="eastAsia"/>
          <w:kern w:val="0"/>
          <w:sz w:val="24"/>
        </w:rPr>
        <w:t>书籍</w:t>
      </w:r>
      <w:r w:rsidR="00B9064E">
        <w:rPr>
          <w:kern w:val="0"/>
          <w:sz w:val="24"/>
        </w:rPr>
        <w:t>，提供个性化的推荐，提升用户满意度，增加用户忠诚度。</w:t>
      </w:r>
    </w:p>
    <w:p w:rsidR="00B9064E" w:rsidRDefault="00B9064E" w:rsidP="00D933CF">
      <w:pPr>
        <w:tabs>
          <w:tab w:val="left" w:pos="1891"/>
        </w:tabs>
        <w:spacing w:line="400" w:lineRule="exact"/>
        <w:ind w:firstLineChars="200" w:firstLine="480"/>
        <w:rPr>
          <w:kern w:val="0"/>
          <w:sz w:val="24"/>
        </w:rPr>
      </w:pPr>
      <w:r>
        <w:rPr>
          <w:rFonts w:hint="eastAsia"/>
          <w:kern w:val="0"/>
          <w:sz w:val="24"/>
        </w:rPr>
        <w:t>应用商店</w:t>
      </w:r>
      <w:r>
        <w:rPr>
          <w:kern w:val="0"/>
          <w:sz w:val="24"/>
        </w:rPr>
        <w:t>类别下</w:t>
      </w:r>
      <w:r>
        <w:rPr>
          <w:rFonts w:hint="eastAsia"/>
          <w:kern w:val="0"/>
          <w:sz w:val="24"/>
        </w:rPr>
        <w:t>同样</w:t>
      </w:r>
      <w:r>
        <w:rPr>
          <w:kern w:val="0"/>
          <w:sz w:val="24"/>
        </w:rPr>
        <w:t>有运营商的自营业务，</w:t>
      </w:r>
      <w:r>
        <w:rPr>
          <w:rFonts w:hint="eastAsia"/>
          <w:kern w:val="0"/>
          <w:sz w:val="24"/>
        </w:rPr>
        <w:t>在</w:t>
      </w:r>
      <w:r>
        <w:rPr>
          <w:kern w:val="0"/>
          <w:sz w:val="24"/>
        </w:rPr>
        <w:t>此类别下排名为</w:t>
      </w:r>
      <w:r>
        <w:rPr>
          <w:rFonts w:hint="eastAsia"/>
          <w:kern w:val="0"/>
          <w:sz w:val="24"/>
        </w:rPr>
        <w:t>13</w:t>
      </w:r>
      <w:r>
        <w:rPr>
          <w:rFonts w:hint="eastAsia"/>
          <w:kern w:val="0"/>
          <w:sz w:val="24"/>
        </w:rPr>
        <w:t>，市场</w:t>
      </w:r>
      <w:r>
        <w:rPr>
          <w:kern w:val="0"/>
          <w:sz w:val="24"/>
        </w:rPr>
        <w:t>占有率为</w:t>
      </w:r>
      <w:r w:rsidRPr="00B9064E">
        <w:rPr>
          <w:kern w:val="0"/>
          <w:sz w:val="24"/>
        </w:rPr>
        <w:t>0</w:t>
      </w:r>
      <w:r w:rsidR="00302AC1">
        <w:rPr>
          <w:kern w:val="0"/>
          <w:sz w:val="24"/>
        </w:rPr>
        <w:t>.</w:t>
      </w:r>
      <w:r w:rsidRPr="00B9064E">
        <w:rPr>
          <w:kern w:val="0"/>
          <w:sz w:val="24"/>
        </w:rPr>
        <w:t>64</w:t>
      </w:r>
      <w:r w:rsidR="00302AC1">
        <w:rPr>
          <w:kern w:val="0"/>
          <w:sz w:val="24"/>
        </w:rPr>
        <w:t>%</w:t>
      </w:r>
      <w:r w:rsidR="00302AC1">
        <w:rPr>
          <w:rFonts w:hint="eastAsia"/>
          <w:kern w:val="0"/>
          <w:sz w:val="24"/>
        </w:rPr>
        <w:t>。应用</w:t>
      </w:r>
      <w:r w:rsidR="00302AC1">
        <w:rPr>
          <w:kern w:val="0"/>
          <w:sz w:val="24"/>
        </w:rPr>
        <w:t>商店的同质化比较严重，</w:t>
      </w:r>
      <w:r w:rsidR="00302AC1">
        <w:rPr>
          <w:rFonts w:hint="eastAsia"/>
          <w:kern w:val="0"/>
          <w:sz w:val="24"/>
        </w:rPr>
        <w:t>运营商</w:t>
      </w:r>
      <w:r w:rsidR="00302AC1">
        <w:rPr>
          <w:kern w:val="0"/>
          <w:sz w:val="24"/>
        </w:rPr>
        <w:t>的自营业务</w:t>
      </w:r>
      <w:r w:rsidR="00302AC1">
        <w:rPr>
          <w:rFonts w:hint="eastAsia"/>
          <w:kern w:val="0"/>
          <w:sz w:val="24"/>
        </w:rPr>
        <w:t>也</w:t>
      </w:r>
      <w:r w:rsidR="00302AC1">
        <w:rPr>
          <w:kern w:val="0"/>
          <w:sz w:val="24"/>
        </w:rPr>
        <w:t>没有特色，</w:t>
      </w:r>
      <w:r w:rsidR="00302AC1">
        <w:rPr>
          <w:rFonts w:hint="eastAsia"/>
          <w:kern w:val="0"/>
          <w:sz w:val="24"/>
        </w:rPr>
        <w:t>所以</w:t>
      </w:r>
      <w:r w:rsidR="00302AC1">
        <w:rPr>
          <w:kern w:val="0"/>
          <w:sz w:val="24"/>
        </w:rPr>
        <w:t>在市场的竞争力很小，很难在市场占有率上获得提高</w:t>
      </w:r>
      <w:r w:rsidR="00302AC1">
        <w:rPr>
          <w:rFonts w:hint="eastAsia"/>
          <w:kern w:val="0"/>
          <w:sz w:val="24"/>
        </w:rPr>
        <w:t>。</w:t>
      </w:r>
      <w:r w:rsidR="00302AC1">
        <w:rPr>
          <w:kern w:val="0"/>
          <w:sz w:val="24"/>
        </w:rPr>
        <w:t>如果想要挤入前列，通过应用商店的</w:t>
      </w:r>
      <w:proofErr w:type="gramStart"/>
      <w:r w:rsidR="00302AC1">
        <w:rPr>
          <w:kern w:val="0"/>
          <w:sz w:val="24"/>
        </w:rPr>
        <w:t>幂</w:t>
      </w:r>
      <w:proofErr w:type="gramEnd"/>
      <w:r w:rsidR="00302AC1">
        <w:rPr>
          <w:kern w:val="0"/>
          <w:sz w:val="24"/>
        </w:rPr>
        <w:t>定律公式计算出相应排名的</w:t>
      </w:r>
      <w:r w:rsidR="00302AC1">
        <w:rPr>
          <w:rFonts w:hint="eastAsia"/>
          <w:kern w:val="0"/>
          <w:sz w:val="24"/>
        </w:rPr>
        <w:t>占有率</w:t>
      </w:r>
      <w:r w:rsidR="00302AC1">
        <w:rPr>
          <w:kern w:val="0"/>
          <w:sz w:val="24"/>
        </w:rPr>
        <w:t>，</w:t>
      </w:r>
      <w:r w:rsidR="00302AC1">
        <w:rPr>
          <w:rFonts w:hint="eastAsia"/>
          <w:kern w:val="0"/>
          <w:sz w:val="24"/>
        </w:rPr>
        <w:t>明确</w:t>
      </w:r>
      <w:r w:rsidR="00302AC1">
        <w:rPr>
          <w:kern w:val="0"/>
          <w:sz w:val="24"/>
        </w:rPr>
        <w:t>目标后</w:t>
      </w:r>
      <w:r w:rsidR="00302AC1">
        <w:rPr>
          <w:rFonts w:hint="eastAsia"/>
          <w:kern w:val="0"/>
          <w:sz w:val="24"/>
        </w:rPr>
        <w:t>改进</w:t>
      </w:r>
      <w:r w:rsidR="00302AC1">
        <w:rPr>
          <w:kern w:val="0"/>
          <w:sz w:val="24"/>
        </w:rPr>
        <w:t>产品，突出</w:t>
      </w:r>
      <w:r w:rsidR="00302AC1">
        <w:rPr>
          <w:rFonts w:hint="eastAsia"/>
          <w:kern w:val="0"/>
          <w:sz w:val="24"/>
        </w:rPr>
        <w:t>产品</w:t>
      </w:r>
      <w:r w:rsidR="00302AC1">
        <w:rPr>
          <w:kern w:val="0"/>
          <w:sz w:val="24"/>
        </w:rPr>
        <w:t>差异性，获取潜在用户</w:t>
      </w:r>
      <w:r w:rsidR="00302AC1">
        <w:rPr>
          <w:rFonts w:hint="eastAsia"/>
          <w:kern w:val="0"/>
          <w:sz w:val="24"/>
        </w:rPr>
        <w:t>，</w:t>
      </w:r>
      <w:r w:rsidR="00302AC1">
        <w:rPr>
          <w:kern w:val="0"/>
          <w:sz w:val="24"/>
        </w:rPr>
        <w:t>向</w:t>
      </w:r>
      <w:r w:rsidR="00302AC1">
        <w:rPr>
          <w:rFonts w:hint="eastAsia"/>
          <w:kern w:val="0"/>
          <w:sz w:val="24"/>
        </w:rPr>
        <w:t>潜在</w:t>
      </w:r>
      <w:r w:rsidR="00302AC1">
        <w:rPr>
          <w:kern w:val="0"/>
          <w:sz w:val="24"/>
        </w:rPr>
        <w:t>用户群体</w:t>
      </w:r>
      <w:r w:rsidR="00302AC1">
        <w:rPr>
          <w:rFonts w:hint="eastAsia"/>
          <w:kern w:val="0"/>
          <w:sz w:val="24"/>
        </w:rPr>
        <w:t>推广</w:t>
      </w:r>
      <w:r w:rsidR="00302AC1">
        <w:rPr>
          <w:kern w:val="0"/>
          <w:sz w:val="24"/>
        </w:rPr>
        <w:t>营销，提升产品的排名与占有率。</w:t>
      </w:r>
    </w:p>
    <w:p w:rsidR="00AE76DF" w:rsidRDefault="00AE76DF" w:rsidP="00D933CF">
      <w:pPr>
        <w:tabs>
          <w:tab w:val="left" w:pos="1891"/>
        </w:tabs>
        <w:spacing w:line="400" w:lineRule="exact"/>
        <w:ind w:firstLineChars="200" w:firstLine="480"/>
        <w:rPr>
          <w:kern w:val="0"/>
          <w:sz w:val="24"/>
        </w:rPr>
      </w:pPr>
      <w:r>
        <w:rPr>
          <w:rFonts w:hint="eastAsia"/>
          <w:kern w:val="0"/>
          <w:sz w:val="24"/>
        </w:rPr>
        <w:t>P</w:t>
      </w:r>
      <w:r>
        <w:rPr>
          <w:kern w:val="0"/>
          <w:sz w:val="24"/>
        </w:rPr>
        <w:t>2P</w:t>
      </w:r>
      <w:r>
        <w:rPr>
          <w:rFonts w:hint="eastAsia"/>
          <w:kern w:val="0"/>
          <w:sz w:val="24"/>
        </w:rPr>
        <w:t>视频</w:t>
      </w:r>
      <w:r>
        <w:rPr>
          <w:kern w:val="0"/>
          <w:sz w:val="24"/>
        </w:rPr>
        <w:t>中运营商的自营业务排名第</w:t>
      </w:r>
      <w:r>
        <w:rPr>
          <w:rFonts w:hint="eastAsia"/>
          <w:kern w:val="0"/>
          <w:sz w:val="24"/>
        </w:rPr>
        <w:t>10</w:t>
      </w:r>
      <w:r>
        <w:rPr>
          <w:rFonts w:hint="eastAsia"/>
          <w:kern w:val="0"/>
          <w:sz w:val="24"/>
        </w:rPr>
        <w:t>，</w:t>
      </w:r>
      <w:r>
        <w:rPr>
          <w:kern w:val="0"/>
          <w:sz w:val="24"/>
        </w:rPr>
        <w:t>市场占有率为</w:t>
      </w:r>
      <w:r w:rsidRPr="00AE76DF">
        <w:rPr>
          <w:kern w:val="0"/>
          <w:sz w:val="24"/>
        </w:rPr>
        <w:t>0.8694%</w:t>
      </w:r>
      <w:r>
        <w:rPr>
          <w:rFonts w:hint="eastAsia"/>
          <w:kern w:val="0"/>
          <w:sz w:val="24"/>
        </w:rPr>
        <w:t>，</w:t>
      </w:r>
      <w:r>
        <w:rPr>
          <w:kern w:val="0"/>
          <w:sz w:val="24"/>
        </w:rPr>
        <w:t>同上面两类业务应用，在</w:t>
      </w:r>
      <w:r>
        <w:rPr>
          <w:rFonts w:hint="eastAsia"/>
          <w:kern w:val="0"/>
          <w:sz w:val="24"/>
        </w:rPr>
        <w:t>竞争</w:t>
      </w:r>
      <w:r>
        <w:rPr>
          <w:kern w:val="0"/>
          <w:sz w:val="24"/>
        </w:rPr>
        <w:t>激励且产品较为相似的市场中，拿出高质量的产品服务，再冠以个性化的推荐服务，</w:t>
      </w:r>
      <w:proofErr w:type="gramStart"/>
      <w:r>
        <w:rPr>
          <w:kern w:val="0"/>
          <w:sz w:val="24"/>
        </w:rPr>
        <w:t>知用户</w:t>
      </w:r>
      <w:proofErr w:type="gramEnd"/>
      <w:r>
        <w:rPr>
          <w:rFonts w:hint="eastAsia"/>
          <w:kern w:val="0"/>
          <w:sz w:val="24"/>
        </w:rPr>
        <w:t>之</w:t>
      </w:r>
      <w:r>
        <w:rPr>
          <w:kern w:val="0"/>
          <w:sz w:val="24"/>
        </w:rPr>
        <w:t>所爱，</w:t>
      </w:r>
      <w:r>
        <w:rPr>
          <w:rFonts w:hint="eastAsia"/>
          <w:kern w:val="0"/>
          <w:sz w:val="24"/>
        </w:rPr>
        <w:t>会</w:t>
      </w:r>
      <w:r>
        <w:rPr>
          <w:kern w:val="0"/>
          <w:sz w:val="24"/>
        </w:rPr>
        <w:t>在市场中</w:t>
      </w:r>
      <w:r>
        <w:rPr>
          <w:rFonts w:hint="eastAsia"/>
          <w:kern w:val="0"/>
          <w:sz w:val="24"/>
        </w:rPr>
        <w:t>获得</w:t>
      </w:r>
      <w:r>
        <w:rPr>
          <w:kern w:val="0"/>
          <w:sz w:val="24"/>
        </w:rPr>
        <w:t>更多的用户，得到更多的收益。</w:t>
      </w:r>
    </w:p>
    <w:p w:rsidR="00AE76DF" w:rsidRDefault="00AE76DF" w:rsidP="00D933CF">
      <w:pPr>
        <w:tabs>
          <w:tab w:val="left" w:pos="1891"/>
        </w:tabs>
        <w:spacing w:line="400" w:lineRule="exact"/>
        <w:ind w:firstLineChars="200" w:firstLine="480"/>
        <w:rPr>
          <w:kern w:val="0"/>
          <w:sz w:val="24"/>
        </w:rPr>
      </w:pPr>
      <w:r>
        <w:rPr>
          <w:rFonts w:hint="eastAsia"/>
          <w:kern w:val="0"/>
          <w:sz w:val="24"/>
        </w:rPr>
        <w:t>证券</w:t>
      </w:r>
      <w:r>
        <w:rPr>
          <w:kern w:val="0"/>
          <w:sz w:val="24"/>
        </w:rPr>
        <w:t>交易市场中出现了</w:t>
      </w:r>
      <w:r w:rsidR="00D41181">
        <w:rPr>
          <w:rFonts w:hint="eastAsia"/>
          <w:kern w:val="0"/>
          <w:sz w:val="24"/>
        </w:rPr>
        <w:t>接近</w:t>
      </w:r>
      <w:r>
        <w:rPr>
          <w:kern w:val="0"/>
          <w:sz w:val="24"/>
        </w:rPr>
        <w:t>双寡头垄断</w:t>
      </w:r>
      <w:r>
        <w:rPr>
          <w:rFonts w:hint="eastAsia"/>
          <w:kern w:val="0"/>
          <w:sz w:val="24"/>
        </w:rPr>
        <w:t>的</w:t>
      </w:r>
      <w:r>
        <w:rPr>
          <w:kern w:val="0"/>
          <w:sz w:val="24"/>
        </w:rPr>
        <w:t>竞争结构，</w:t>
      </w:r>
      <w:r>
        <w:rPr>
          <w:rFonts w:hint="eastAsia"/>
          <w:kern w:val="0"/>
          <w:sz w:val="24"/>
        </w:rPr>
        <w:t>同花顺</w:t>
      </w:r>
      <w:r>
        <w:rPr>
          <w:kern w:val="0"/>
          <w:sz w:val="24"/>
        </w:rPr>
        <w:t>和东方</w:t>
      </w:r>
      <w:proofErr w:type="gramStart"/>
      <w:r>
        <w:rPr>
          <w:kern w:val="0"/>
          <w:sz w:val="24"/>
        </w:rPr>
        <w:t>财富网</w:t>
      </w:r>
      <w:proofErr w:type="gramEnd"/>
      <w:r>
        <w:rPr>
          <w:kern w:val="0"/>
          <w:sz w:val="24"/>
        </w:rPr>
        <w:t>两个业务应用几乎平分秋色的占领了</w:t>
      </w:r>
      <w:r>
        <w:rPr>
          <w:rFonts w:hint="eastAsia"/>
          <w:kern w:val="0"/>
          <w:sz w:val="24"/>
        </w:rPr>
        <w:t>整个</w:t>
      </w:r>
      <w:r>
        <w:rPr>
          <w:kern w:val="0"/>
          <w:sz w:val="24"/>
        </w:rPr>
        <w:t>市场</w:t>
      </w:r>
      <w:r w:rsidR="00D41181">
        <w:rPr>
          <w:rFonts w:hint="eastAsia"/>
          <w:kern w:val="0"/>
          <w:sz w:val="24"/>
        </w:rPr>
        <w:t>，</w:t>
      </w:r>
      <w:r w:rsidR="00D41181">
        <w:rPr>
          <w:kern w:val="0"/>
          <w:sz w:val="24"/>
        </w:rPr>
        <w:t>在这个市场中</w:t>
      </w:r>
      <w:r w:rsidR="00D41181">
        <w:rPr>
          <w:rFonts w:hint="eastAsia"/>
          <w:kern w:val="0"/>
          <w:sz w:val="24"/>
        </w:rPr>
        <w:t>的</w:t>
      </w:r>
      <w:r w:rsidR="00D41181">
        <w:rPr>
          <w:kern w:val="0"/>
          <w:sz w:val="24"/>
        </w:rPr>
        <w:t>其他企业</w:t>
      </w:r>
      <w:r w:rsidR="00D41181">
        <w:rPr>
          <w:rFonts w:hint="eastAsia"/>
          <w:kern w:val="0"/>
          <w:sz w:val="24"/>
        </w:rPr>
        <w:t>提升</w:t>
      </w:r>
      <w:r w:rsidR="00D41181">
        <w:rPr>
          <w:kern w:val="0"/>
          <w:sz w:val="24"/>
        </w:rPr>
        <w:t>市场占有率的要困难一些，且新的</w:t>
      </w:r>
      <w:r w:rsidR="00D41181">
        <w:rPr>
          <w:rFonts w:hint="eastAsia"/>
          <w:kern w:val="0"/>
          <w:sz w:val="24"/>
        </w:rPr>
        <w:t>企业</w:t>
      </w:r>
      <w:r w:rsidR="00D41181">
        <w:rPr>
          <w:kern w:val="0"/>
          <w:sz w:val="24"/>
        </w:rPr>
        <w:t>和</w:t>
      </w:r>
      <w:r w:rsidR="00D41181">
        <w:rPr>
          <w:rFonts w:hint="eastAsia"/>
          <w:kern w:val="0"/>
          <w:sz w:val="24"/>
        </w:rPr>
        <w:t>产品</w:t>
      </w:r>
      <w:r w:rsidR="00D41181">
        <w:rPr>
          <w:kern w:val="0"/>
          <w:sz w:val="24"/>
        </w:rPr>
        <w:t>不易进入。</w:t>
      </w:r>
    </w:p>
    <w:p w:rsidR="00AE76DF" w:rsidRPr="00D41181" w:rsidRDefault="00D41181" w:rsidP="00D933CF">
      <w:pPr>
        <w:tabs>
          <w:tab w:val="left" w:pos="1891"/>
        </w:tabs>
        <w:spacing w:line="400" w:lineRule="exact"/>
        <w:ind w:firstLineChars="200" w:firstLine="480"/>
        <w:rPr>
          <w:kern w:val="0"/>
          <w:sz w:val="24"/>
        </w:rPr>
      </w:pPr>
      <w:r>
        <w:rPr>
          <w:rFonts w:hint="eastAsia"/>
          <w:kern w:val="0"/>
          <w:sz w:val="24"/>
        </w:rPr>
        <w:t>旅游</w:t>
      </w:r>
      <w:r>
        <w:rPr>
          <w:kern w:val="0"/>
          <w:sz w:val="24"/>
        </w:rPr>
        <w:t>、在线音乐、云盘</w:t>
      </w:r>
      <w:r w:rsidR="005D35A8">
        <w:rPr>
          <w:rFonts w:hint="eastAsia"/>
          <w:kern w:val="0"/>
          <w:sz w:val="24"/>
        </w:rPr>
        <w:t>、购物</w:t>
      </w:r>
      <w:r w:rsidR="005D35A8">
        <w:rPr>
          <w:kern w:val="0"/>
          <w:sz w:val="24"/>
        </w:rPr>
        <w:t>和</w:t>
      </w:r>
      <w:r>
        <w:rPr>
          <w:rFonts w:hint="eastAsia"/>
          <w:kern w:val="0"/>
          <w:sz w:val="24"/>
        </w:rPr>
        <w:t>P2P</w:t>
      </w:r>
      <w:r>
        <w:rPr>
          <w:rFonts w:hint="eastAsia"/>
          <w:kern w:val="0"/>
          <w:sz w:val="24"/>
        </w:rPr>
        <w:t>下载</w:t>
      </w:r>
      <w:r>
        <w:rPr>
          <w:kern w:val="0"/>
          <w:sz w:val="24"/>
        </w:rPr>
        <w:t>几个业务应用市场中，基本都是前三名几乎占据整个市场</w:t>
      </w:r>
      <w:r w:rsidR="005D35A8">
        <w:rPr>
          <w:rFonts w:hint="eastAsia"/>
          <w:kern w:val="0"/>
          <w:sz w:val="24"/>
        </w:rPr>
        <w:t>，</w:t>
      </w:r>
      <w:r w:rsidR="005D35A8">
        <w:rPr>
          <w:kern w:val="0"/>
          <w:sz w:val="24"/>
        </w:rPr>
        <w:t>接近寡头</w:t>
      </w:r>
      <w:r w:rsidR="005D35A8">
        <w:rPr>
          <w:rFonts w:hint="eastAsia"/>
          <w:kern w:val="0"/>
          <w:sz w:val="24"/>
        </w:rPr>
        <w:t>垄断。</w:t>
      </w:r>
      <w:r w:rsidR="005D35A8">
        <w:rPr>
          <w:kern w:val="0"/>
          <w:sz w:val="24"/>
        </w:rPr>
        <w:t>其中</w:t>
      </w:r>
      <w:r w:rsidR="005D35A8">
        <w:rPr>
          <w:rFonts w:hint="eastAsia"/>
          <w:kern w:val="0"/>
          <w:sz w:val="24"/>
        </w:rPr>
        <w:t>每类</w:t>
      </w:r>
      <w:r w:rsidR="005D35A8">
        <w:rPr>
          <w:kern w:val="0"/>
          <w:sz w:val="24"/>
        </w:rPr>
        <w:t>市场的第一名</w:t>
      </w:r>
      <w:r w:rsidR="005D35A8">
        <w:rPr>
          <w:rFonts w:hint="eastAsia"/>
          <w:kern w:val="0"/>
          <w:sz w:val="24"/>
        </w:rPr>
        <w:t>市场</w:t>
      </w:r>
      <w:r w:rsidR="005D35A8">
        <w:rPr>
          <w:kern w:val="0"/>
          <w:sz w:val="24"/>
        </w:rPr>
        <w:t>占有率都比较大，如果</w:t>
      </w:r>
      <w:r w:rsidR="005D35A8">
        <w:rPr>
          <w:rFonts w:hint="eastAsia"/>
          <w:kern w:val="0"/>
          <w:sz w:val="24"/>
        </w:rPr>
        <w:t>没有</w:t>
      </w:r>
      <w:r w:rsidR="005D35A8">
        <w:rPr>
          <w:kern w:val="0"/>
          <w:sz w:val="24"/>
        </w:rPr>
        <w:t>一些突发</w:t>
      </w:r>
      <w:r w:rsidR="005D35A8">
        <w:rPr>
          <w:rFonts w:hint="eastAsia"/>
          <w:kern w:val="0"/>
          <w:sz w:val="24"/>
        </w:rPr>
        <w:t>情况</w:t>
      </w:r>
      <w:r w:rsidR="005D35A8">
        <w:rPr>
          <w:kern w:val="0"/>
          <w:sz w:val="24"/>
        </w:rPr>
        <w:t>的出现，这些市场中的第一</w:t>
      </w:r>
      <w:r w:rsidR="005D35A8">
        <w:rPr>
          <w:rFonts w:hint="eastAsia"/>
          <w:kern w:val="0"/>
          <w:sz w:val="24"/>
        </w:rPr>
        <w:t>名</w:t>
      </w:r>
      <w:r w:rsidR="005D35A8">
        <w:rPr>
          <w:kern w:val="0"/>
          <w:sz w:val="24"/>
        </w:rPr>
        <w:t>市场占有率会越来越大，</w:t>
      </w:r>
      <w:r w:rsidR="00E26CA4">
        <w:rPr>
          <w:rFonts w:hint="eastAsia"/>
          <w:kern w:val="0"/>
          <w:sz w:val="24"/>
        </w:rPr>
        <w:t>强者</w:t>
      </w:r>
      <w:r w:rsidR="00E26CA4">
        <w:rPr>
          <w:kern w:val="0"/>
          <w:sz w:val="24"/>
        </w:rPr>
        <w:t>越强，弱者越弱。</w:t>
      </w:r>
      <w:r w:rsidR="005D35A8">
        <w:rPr>
          <w:rFonts w:hint="eastAsia"/>
          <w:kern w:val="0"/>
          <w:sz w:val="24"/>
        </w:rPr>
        <w:t>第二名</w:t>
      </w:r>
      <w:r w:rsidR="005D35A8">
        <w:rPr>
          <w:kern w:val="0"/>
          <w:sz w:val="24"/>
        </w:rPr>
        <w:t>追赶第一名比较困难，但也不是完全没有可能</w:t>
      </w:r>
      <w:r w:rsidR="00E26CA4">
        <w:rPr>
          <w:rFonts w:hint="eastAsia"/>
          <w:kern w:val="0"/>
          <w:sz w:val="24"/>
        </w:rPr>
        <w:t>改变</w:t>
      </w:r>
      <w:r w:rsidR="00E26CA4">
        <w:rPr>
          <w:kern w:val="0"/>
          <w:sz w:val="24"/>
        </w:rPr>
        <w:t>现状</w:t>
      </w:r>
      <w:r w:rsidR="005D35A8">
        <w:rPr>
          <w:kern w:val="0"/>
          <w:sz w:val="24"/>
        </w:rPr>
        <w:t>。新</w:t>
      </w:r>
      <w:r w:rsidR="005D35A8">
        <w:rPr>
          <w:rFonts w:hint="eastAsia"/>
          <w:kern w:val="0"/>
          <w:sz w:val="24"/>
        </w:rPr>
        <w:t>的</w:t>
      </w:r>
      <w:r w:rsidR="005D35A8">
        <w:rPr>
          <w:kern w:val="0"/>
          <w:sz w:val="24"/>
        </w:rPr>
        <w:t>企业或</w:t>
      </w:r>
      <w:r w:rsidR="001436FB">
        <w:rPr>
          <w:kern w:val="0"/>
          <w:sz w:val="24"/>
        </w:rPr>
        <w:t>产</w:t>
      </w:r>
      <w:r w:rsidR="001436FB">
        <w:rPr>
          <w:rFonts w:hint="eastAsia"/>
          <w:kern w:val="0"/>
          <w:sz w:val="24"/>
        </w:rPr>
        <w:t>品</w:t>
      </w:r>
      <w:r w:rsidR="001436FB">
        <w:rPr>
          <w:kern w:val="0"/>
          <w:sz w:val="24"/>
        </w:rPr>
        <w:t>可以选择</w:t>
      </w:r>
      <w:r w:rsidR="005D35A8">
        <w:rPr>
          <w:kern w:val="0"/>
          <w:sz w:val="24"/>
        </w:rPr>
        <w:t>这些市场</w:t>
      </w:r>
      <w:r w:rsidR="000E5976">
        <w:rPr>
          <w:rFonts w:hint="eastAsia"/>
          <w:kern w:val="0"/>
          <w:sz w:val="24"/>
        </w:rPr>
        <w:t>，</w:t>
      </w:r>
      <w:r w:rsidR="001436FB">
        <w:rPr>
          <w:rFonts w:hint="eastAsia"/>
          <w:kern w:val="0"/>
          <w:sz w:val="24"/>
        </w:rPr>
        <w:t>但只有</w:t>
      </w:r>
      <w:r w:rsidR="000E5976">
        <w:rPr>
          <w:kern w:val="0"/>
          <w:sz w:val="24"/>
        </w:rPr>
        <w:t>一开始展开比较</w:t>
      </w:r>
      <w:r w:rsidR="000E5976">
        <w:rPr>
          <w:rFonts w:hint="eastAsia"/>
          <w:kern w:val="0"/>
          <w:sz w:val="24"/>
        </w:rPr>
        <w:t>大</w:t>
      </w:r>
      <w:r w:rsidR="000E5976">
        <w:rPr>
          <w:kern w:val="0"/>
          <w:sz w:val="24"/>
        </w:rPr>
        <w:t>的规模，获得</w:t>
      </w:r>
      <w:r w:rsidR="000E5976">
        <w:rPr>
          <w:rFonts w:hint="eastAsia"/>
          <w:kern w:val="0"/>
          <w:sz w:val="24"/>
        </w:rPr>
        <w:t>较多</w:t>
      </w:r>
      <w:r w:rsidR="000E5976">
        <w:rPr>
          <w:kern w:val="0"/>
          <w:sz w:val="24"/>
        </w:rPr>
        <w:t>的新用户</w:t>
      </w:r>
      <w:r w:rsidR="000E5976">
        <w:rPr>
          <w:rFonts w:hint="eastAsia"/>
          <w:kern w:val="0"/>
          <w:sz w:val="24"/>
        </w:rPr>
        <w:t>，</w:t>
      </w:r>
      <w:r w:rsidR="000E5976">
        <w:rPr>
          <w:kern w:val="0"/>
          <w:sz w:val="24"/>
        </w:rPr>
        <w:t>否则过高的产品成本、营销</w:t>
      </w:r>
      <w:r w:rsidR="000E5976">
        <w:rPr>
          <w:rFonts w:hint="eastAsia"/>
          <w:kern w:val="0"/>
          <w:sz w:val="24"/>
        </w:rPr>
        <w:t>成本无法</w:t>
      </w:r>
      <w:r w:rsidR="000E5976">
        <w:rPr>
          <w:kern w:val="0"/>
          <w:sz w:val="24"/>
        </w:rPr>
        <w:t>与原有的优秀企业抗衡。</w:t>
      </w:r>
    </w:p>
    <w:p w:rsidR="00AE76DF" w:rsidRDefault="00D0714E" w:rsidP="00D933CF">
      <w:pPr>
        <w:tabs>
          <w:tab w:val="left" w:pos="1891"/>
        </w:tabs>
        <w:spacing w:line="400" w:lineRule="exact"/>
        <w:ind w:firstLineChars="200" w:firstLine="480"/>
        <w:rPr>
          <w:kern w:val="0"/>
          <w:sz w:val="24"/>
        </w:rPr>
      </w:pPr>
      <w:r>
        <w:rPr>
          <w:rFonts w:hint="eastAsia"/>
          <w:kern w:val="0"/>
          <w:sz w:val="24"/>
        </w:rPr>
        <w:t>生活</w:t>
      </w:r>
      <w:r>
        <w:rPr>
          <w:kern w:val="0"/>
          <w:sz w:val="24"/>
        </w:rPr>
        <w:t>、社区门户、地图导航</w:t>
      </w:r>
      <w:r>
        <w:rPr>
          <w:rFonts w:hint="eastAsia"/>
          <w:kern w:val="0"/>
          <w:sz w:val="24"/>
        </w:rPr>
        <w:t>、</w:t>
      </w:r>
      <w:r>
        <w:rPr>
          <w:kern w:val="0"/>
          <w:sz w:val="24"/>
        </w:rPr>
        <w:t>信息即时交互</w:t>
      </w:r>
      <w:r>
        <w:rPr>
          <w:rFonts w:hint="eastAsia"/>
          <w:kern w:val="0"/>
          <w:sz w:val="24"/>
        </w:rPr>
        <w:t>服务</w:t>
      </w:r>
      <w:r>
        <w:rPr>
          <w:kern w:val="0"/>
          <w:sz w:val="24"/>
        </w:rPr>
        <w:t>、</w:t>
      </w:r>
      <w:r>
        <w:rPr>
          <w:rFonts w:hint="eastAsia"/>
          <w:kern w:val="0"/>
          <w:sz w:val="24"/>
        </w:rPr>
        <w:t>网络</w:t>
      </w:r>
      <w:r>
        <w:rPr>
          <w:kern w:val="0"/>
          <w:sz w:val="24"/>
        </w:rPr>
        <w:t>游戏</w:t>
      </w:r>
      <w:r>
        <w:rPr>
          <w:rFonts w:hint="eastAsia"/>
          <w:kern w:val="0"/>
          <w:sz w:val="24"/>
        </w:rPr>
        <w:t>几类</w:t>
      </w:r>
      <w:r>
        <w:rPr>
          <w:kern w:val="0"/>
          <w:sz w:val="24"/>
        </w:rPr>
        <w:t>市场中</w:t>
      </w:r>
      <w:r>
        <w:rPr>
          <w:rFonts w:hint="eastAsia"/>
          <w:kern w:val="0"/>
          <w:sz w:val="24"/>
        </w:rPr>
        <w:t>前</w:t>
      </w:r>
      <w:r>
        <w:rPr>
          <w:kern w:val="0"/>
          <w:sz w:val="24"/>
        </w:rPr>
        <w:t>两名占据了大部分的市场，</w:t>
      </w:r>
      <w:r>
        <w:rPr>
          <w:rFonts w:hint="eastAsia"/>
          <w:kern w:val="0"/>
          <w:sz w:val="24"/>
        </w:rPr>
        <w:t>且</w:t>
      </w:r>
      <w:r>
        <w:rPr>
          <w:kern w:val="0"/>
          <w:sz w:val="24"/>
        </w:rPr>
        <w:t>第一名</w:t>
      </w:r>
      <w:r>
        <w:rPr>
          <w:rFonts w:hint="eastAsia"/>
          <w:kern w:val="0"/>
          <w:sz w:val="24"/>
        </w:rPr>
        <w:t>几乎</w:t>
      </w:r>
      <w:r>
        <w:rPr>
          <w:kern w:val="0"/>
          <w:sz w:val="24"/>
        </w:rPr>
        <w:t>都</w:t>
      </w:r>
      <w:r>
        <w:rPr>
          <w:rFonts w:hint="eastAsia"/>
          <w:kern w:val="0"/>
          <w:sz w:val="24"/>
        </w:rPr>
        <w:t>超过</w:t>
      </w:r>
      <w:r>
        <w:rPr>
          <w:kern w:val="0"/>
          <w:sz w:val="24"/>
        </w:rPr>
        <w:t>第二名的</w:t>
      </w:r>
      <w:r>
        <w:rPr>
          <w:rFonts w:hint="eastAsia"/>
          <w:kern w:val="0"/>
          <w:sz w:val="24"/>
        </w:rPr>
        <w:t>两倍</w:t>
      </w:r>
      <w:r>
        <w:rPr>
          <w:kern w:val="0"/>
          <w:sz w:val="24"/>
        </w:rPr>
        <w:t>还要多。这些</w:t>
      </w:r>
      <w:r>
        <w:rPr>
          <w:rFonts w:hint="eastAsia"/>
          <w:kern w:val="0"/>
          <w:sz w:val="24"/>
        </w:rPr>
        <w:t>市场</w:t>
      </w:r>
      <w:r>
        <w:rPr>
          <w:kern w:val="0"/>
          <w:sz w:val="24"/>
        </w:rPr>
        <w:t>逐渐走向第一名的垄断，如果排名</w:t>
      </w:r>
      <w:r>
        <w:rPr>
          <w:rFonts w:hint="eastAsia"/>
          <w:kern w:val="0"/>
          <w:sz w:val="24"/>
        </w:rPr>
        <w:t>第一</w:t>
      </w:r>
      <w:r>
        <w:rPr>
          <w:kern w:val="0"/>
          <w:sz w:val="24"/>
        </w:rPr>
        <w:t>的企业借助大数据的浪潮，想用户推出更精准更个性化的服务，那他们只有可能越来越霸占市场。第二名</w:t>
      </w:r>
      <w:r>
        <w:rPr>
          <w:rFonts w:hint="eastAsia"/>
          <w:kern w:val="0"/>
          <w:sz w:val="24"/>
        </w:rPr>
        <w:t>如果</w:t>
      </w:r>
      <w:r>
        <w:rPr>
          <w:kern w:val="0"/>
          <w:sz w:val="24"/>
        </w:rPr>
        <w:t>在第一名之前抢占先机，推出</w:t>
      </w:r>
      <w:r>
        <w:rPr>
          <w:rFonts w:hint="eastAsia"/>
          <w:kern w:val="0"/>
          <w:sz w:val="24"/>
        </w:rPr>
        <w:t>与</w:t>
      </w:r>
      <w:r>
        <w:rPr>
          <w:kern w:val="0"/>
          <w:sz w:val="24"/>
        </w:rPr>
        <w:t>以往产品差异化</w:t>
      </w:r>
      <w:r>
        <w:rPr>
          <w:rFonts w:hint="eastAsia"/>
          <w:kern w:val="0"/>
          <w:sz w:val="24"/>
        </w:rPr>
        <w:t>、</w:t>
      </w:r>
      <w:r>
        <w:rPr>
          <w:kern w:val="0"/>
          <w:sz w:val="24"/>
        </w:rPr>
        <w:t>个性化的服务，</w:t>
      </w:r>
      <w:r w:rsidR="000E5976">
        <w:rPr>
          <w:rFonts w:hint="eastAsia"/>
          <w:kern w:val="0"/>
          <w:sz w:val="24"/>
        </w:rPr>
        <w:t>还是</w:t>
      </w:r>
      <w:r w:rsidR="000E5976">
        <w:rPr>
          <w:kern w:val="0"/>
          <w:sz w:val="24"/>
        </w:rPr>
        <w:t>有提高市场占有率的机会的。如果是</w:t>
      </w:r>
      <w:r w:rsidR="000E5976">
        <w:rPr>
          <w:rFonts w:hint="eastAsia"/>
          <w:kern w:val="0"/>
          <w:sz w:val="24"/>
        </w:rPr>
        <w:t>新</w:t>
      </w:r>
      <w:r w:rsidR="000E5976">
        <w:rPr>
          <w:kern w:val="0"/>
          <w:sz w:val="24"/>
        </w:rPr>
        <w:t>的企业和产品，建议不要进入这些市场</w:t>
      </w:r>
      <w:r w:rsidR="000E5976">
        <w:rPr>
          <w:rFonts w:hint="eastAsia"/>
          <w:kern w:val="0"/>
          <w:sz w:val="24"/>
        </w:rPr>
        <w:t>。</w:t>
      </w:r>
    </w:p>
    <w:p w:rsidR="00E37EC6" w:rsidRDefault="00E37EC6" w:rsidP="00D933CF">
      <w:pPr>
        <w:tabs>
          <w:tab w:val="left" w:pos="1891"/>
        </w:tabs>
        <w:spacing w:line="400" w:lineRule="exact"/>
        <w:ind w:firstLineChars="200" w:firstLine="480"/>
        <w:rPr>
          <w:rFonts w:ascii="宋体" w:hAnsi="宋体" w:cs="宋体"/>
          <w:color w:val="000000"/>
          <w:kern w:val="0"/>
          <w:sz w:val="24"/>
        </w:rPr>
      </w:pPr>
      <w:r w:rsidRPr="00E37EC6">
        <w:rPr>
          <w:rFonts w:hint="eastAsia"/>
          <w:kern w:val="0"/>
          <w:sz w:val="24"/>
        </w:rPr>
        <w:t>支付</w:t>
      </w:r>
      <w:r w:rsidRPr="00E37EC6">
        <w:rPr>
          <w:kern w:val="0"/>
          <w:sz w:val="24"/>
        </w:rPr>
        <w:t>、电子邮件</w:t>
      </w:r>
      <w:r w:rsidRPr="00E37EC6">
        <w:rPr>
          <w:rFonts w:hint="eastAsia"/>
          <w:kern w:val="0"/>
          <w:sz w:val="24"/>
        </w:rPr>
        <w:t>服务</w:t>
      </w:r>
      <w:r w:rsidRPr="00E37EC6">
        <w:rPr>
          <w:kern w:val="0"/>
          <w:sz w:val="24"/>
        </w:rPr>
        <w:t>和</w:t>
      </w:r>
      <w:r w:rsidRPr="00E37EC6">
        <w:rPr>
          <w:rFonts w:ascii="宋体" w:hAnsi="宋体" w:cs="宋体" w:hint="eastAsia"/>
          <w:color w:val="000000"/>
          <w:kern w:val="0"/>
          <w:sz w:val="24"/>
        </w:rPr>
        <w:t>VoIP三类</w:t>
      </w:r>
      <w:r w:rsidRPr="00E37EC6">
        <w:rPr>
          <w:rFonts w:ascii="宋体" w:hAnsi="宋体" w:cs="宋体"/>
          <w:color w:val="000000"/>
          <w:kern w:val="0"/>
          <w:sz w:val="24"/>
        </w:rPr>
        <w:t>市场中</w:t>
      </w:r>
      <w:r w:rsidRPr="00E37EC6">
        <w:rPr>
          <w:rFonts w:ascii="宋体" w:hAnsi="宋体" w:cs="宋体" w:hint="eastAsia"/>
          <w:color w:val="000000"/>
          <w:kern w:val="0"/>
          <w:sz w:val="24"/>
        </w:rPr>
        <w:t>，第一名</w:t>
      </w:r>
      <w:r w:rsidRPr="00E37EC6">
        <w:rPr>
          <w:rFonts w:ascii="宋体" w:hAnsi="宋体" w:cs="宋体"/>
          <w:color w:val="000000"/>
          <w:kern w:val="0"/>
          <w:sz w:val="24"/>
        </w:rPr>
        <w:t>几乎占据了整个市场</w:t>
      </w:r>
      <w:r w:rsidRPr="00E37EC6">
        <w:rPr>
          <w:rFonts w:ascii="宋体" w:hAnsi="宋体" w:cs="宋体" w:hint="eastAsia"/>
          <w:color w:val="000000"/>
          <w:kern w:val="0"/>
          <w:sz w:val="24"/>
        </w:rPr>
        <w:t>，</w:t>
      </w:r>
      <w:r w:rsidRPr="00E37EC6">
        <w:rPr>
          <w:rFonts w:ascii="宋体" w:hAnsi="宋体" w:cs="宋体"/>
          <w:color w:val="000000"/>
          <w:kern w:val="0"/>
          <w:sz w:val="24"/>
        </w:rPr>
        <w:t>接近与完全垄断的</w:t>
      </w:r>
      <w:r w:rsidRPr="00E37EC6">
        <w:rPr>
          <w:rFonts w:ascii="宋体" w:hAnsi="宋体" w:cs="宋体" w:hint="eastAsia"/>
          <w:color w:val="000000"/>
          <w:kern w:val="0"/>
          <w:sz w:val="24"/>
        </w:rPr>
        <w:t>竞争</w:t>
      </w:r>
      <w:r w:rsidRPr="00E37EC6">
        <w:rPr>
          <w:rFonts w:ascii="宋体" w:hAnsi="宋体" w:cs="宋体"/>
          <w:color w:val="000000"/>
          <w:kern w:val="0"/>
          <w:sz w:val="24"/>
        </w:rPr>
        <w:t>结构</w:t>
      </w:r>
      <w:r>
        <w:rPr>
          <w:rFonts w:ascii="宋体" w:hAnsi="宋体" w:cs="宋体" w:hint="eastAsia"/>
          <w:color w:val="000000"/>
          <w:kern w:val="0"/>
          <w:sz w:val="24"/>
        </w:rPr>
        <w:t>。因为统计</w:t>
      </w:r>
      <w:r>
        <w:rPr>
          <w:rFonts w:ascii="宋体" w:hAnsi="宋体" w:cs="宋体"/>
          <w:color w:val="000000"/>
          <w:kern w:val="0"/>
          <w:sz w:val="24"/>
        </w:rPr>
        <w:t>的都是手机端</w:t>
      </w:r>
      <w:r>
        <w:rPr>
          <w:rFonts w:ascii="宋体" w:hAnsi="宋体" w:cs="宋体" w:hint="eastAsia"/>
          <w:color w:val="000000"/>
          <w:kern w:val="0"/>
          <w:sz w:val="24"/>
        </w:rPr>
        <w:t>APP业务</w:t>
      </w:r>
      <w:r>
        <w:rPr>
          <w:rFonts w:ascii="宋体" w:hAnsi="宋体" w:cs="宋体"/>
          <w:color w:val="000000"/>
          <w:kern w:val="0"/>
          <w:sz w:val="24"/>
        </w:rPr>
        <w:t>的网络访问量，所以像</w:t>
      </w:r>
      <w:r>
        <w:rPr>
          <w:rFonts w:ascii="宋体" w:hAnsi="宋体" w:cs="宋体" w:hint="eastAsia"/>
          <w:color w:val="000000"/>
          <w:kern w:val="0"/>
          <w:sz w:val="24"/>
        </w:rPr>
        <w:t>QQ邮箱</w:t>
      </w:r>
      <w:r>
        <w:rPr>
          <w:rFonts w:ascii="宋体" w:hAnsi="宋体" w:cs="宋体"/>
          <w:color w:val="000000"/>
          <w:kern w:val="0"/>
          <w:sz w:val="24"/>
        </w:rPr>
        <w:t>这种</w:t>
      </w:r>
      <w:r>
        <w:rPr>
          <w:rFonts w:ascii="宋体" w:hAnsi="宋体" w:cs="宋体" w:hint="eastAsia"/>
          <w:color w:val="000000"/>
          <w:kern w:val="0"/>
          <w:sz w:val="24"/>
        </w:rPr>
        <w:t>属于QQ等</w:t>
      </w:r>
      <w:r>
        <w:rPr>
          <w:rFonts w:ascii="宋体" w:hAnsi="宋体" w:cs="宋体"/>
          <w:color w:val="000000"/>
          <w:kern w:val="0"/>
          <w:sz w:val="24"/>
        </w:rPr>
        <w:t>其他</w:t>
      </w:r>
      <w:r>
        <w:rPr>
          <w:rFonts w:ascii="宋体" w:hAnsi="宋体" w:cs="宋体" w:hint="eastAsia"/>
          <w:color w:val="000000"/>
          <w:kern w:val="0"/>
          <w:sz w:val="24"/>
        </w:rPr>
        <w:t>软件附加服务</w:t>
      </w:r>
      <w:r>
        <w:rPr>
          <w:rFonts w:ascii="宋体" w:hAnsi="宋体" w:cs="宋体"/>
          <w:color w:val="000000"/>
          <w:kern w:val="0"/>
          <w:sz w:val="24"/>
        </w:rPr>
        <w:t>的</w:t>
      </w:r>
      <w:r>
        <w:rPr>
          <w:rFonts w:ascii="宋体" w:hAnsi="宋体" w:cs="宋体" w:hint="eastAsia"/>
          <w:color w:val="000000"/>
          <w:kern w:val="0"/>
          <w:sz w:val="24"/>
        </w:rPr>
        <w:t>业务访问量</w:t>
      </w:r>
      <w:r>
        <w:rPr>
          <w:rFonts w:ascii="宋体" w:hAnsi="宋体" w:cs="宋体"/>
          <w:color w:val="000000"/>
          <w:kern w:val="0"/>
          <w:sz w:val="24"/>
        </w:rPr>
        <w:t>就比较少，包括</w:t>
      </w:r>
      <w:proofErr w:type="gramStart"/>
      <w:r>
        <w:rPr>
          <w:rFonts w:ascii="宋体" w:hAnsi="宋体" w:cs="宋体"/>
          <w:color w:val="000000"/>
          <w:kern w:val="0"/>
          <w:sz w:val="24"/>
        </w:rPr>
        <w:t>微信支付</w:t>
      </w:r>
      <w:proofErr w:type="gramEnd"/>
      <w:r>
        <w:rPr>
          <w:rFonts w:ascii="宋体" w:hAnsi="宋体" w:cs="宋体" w:hint="eastAsia"/>
          <w:color w:val="000000"/>
          <w:kern w:val="0"/>
          <w:sz w:val="24"/>
        </w:rPr>
        <w:t>直接</w:t>
      </w:r>
      <w:r>
        <w:rPr>
          <w:rFonts w:ascii="宋体" w:hAnsi="宋体" w:cs="宋体"/>
          <w:color w:val="000000"/>
          <w:kern w:val="0"/>
          <w:sz w:val="24"/>
        </w:rPr>
        <w:t>在微信中，</w:t>
      </w:r>
      <w:r>
        <w:rPr>
          <w:rFonts w:ascii="宋体" w:hAnsi="宋体" w:cs="宋体"/>
          <w:color w:val="000000"/>
          <w:kern w:val="0"/>
          <w:sz w:val="24"/>
        </w:rPr>
        <w:lastRenderedPageBreak/>
        <w:t>所以支付、电子邮件市场看似接近垄断，其实是指的</w:t>
      </w:r>
      <w:r>
        <w:rPr>
          <w:rFonts w:ascii="宋体" w:hAnsi="宋体" w:cs="宋体" w:hint="eastAsia"/>
          <w:color w:val="000000"/>
          <w:kern w:val="0"/>
          <w:sz w:val="24"/>
        </w:rPr>
        <w:t>APP的</w:t>
      </w:r>
      <w:r>
        <w:rPr>
          <w:rFonts w:ascii="宋体" w:hAnsi="宋体" w:cs="宋体"/>
          <w:color w:val="000000"/>
          <w:kern w:val="0"/>
          <w:sz w:val="24"/>
        </w:rPr>
        <w:t>市场占有率。</w:t>
      </w:r>
      <w:r>
        <w:rPr>
          <w:rFonts w:ascii="宋体" w:hAnsi="宋体" w:cs="宋体" w:hint="eastAsia"/>
          <w:color w:val="000000"/>
          <w:kern w:val="0"/>
          <w:sz w:val="24"/>
        </w:rPr>
        <w:t>当然同样反映</w:t>
      </w:r>
      <w:r>
        <w:rPr>
          <w:rFonts w:ascii="宋体" w:hAnsi="宋体" w:cs="宋体"/>
          <w:color w:val="000000"/>
          <w:kern w:val="0"/>
          <w:sz w:val="24"/>
        </w:rPr>
        <w:t>出</w:t>
      </w:r>
      <w:r w:rsidR="00E26CA4">
        <w:rPr>
          <w:rFonts w:ascii="宋体" w:hAnsi="宋体" w:cs="宋体" w:hint="eastAsia"/>
          <w:color w:val="000000"/>
          <w:kern w:val="0"/>
          <w:sz w:val="24"/>
        </w:rPr>
        <w:t>除了</w:t>
      </w:r>
      <w:proofErr w:type="gramStart"/>
      <w:r w:rsidR="00E26CA4">
        <w:rPr>
          <w:rFonts w:ascii="宋体" w:hAnsi="宋体" w:cs="宋体"/>
          <w:color w:val="000000"/>
          <w:kern w:val="0"/>
          <w:sz w:val="24"/>
        </w:rPr>
        <w:t>向腾讯</w:t>
      </w:r>
      <w:proofErr w:type="gramEnd"/>
      <w:r w:rsidR="00E26CA4">
        <w:rPr>
          <w:rFonts w:ascii="宋体" w:hAnsi="宋体" w:cs="宋体"/>
          <w:color w:val="000000"/>
          <w:kern w:val="0"/>
          <w:sz w:val="24"/>
        </w:rPr>
        <w:t>旗下的这些附加业务</w:t>
      </w:r>
      <w:r w:rsidR="00E26CA4">
        <w:rPr>
          <w:rFonts w:ascii="宋体" w:hAnsi="宋体" w:cs="宋体" w:hint="eastAsia"/>
          <w:color w:val="000000"/>
          <w:kern w:val="0"/>
          <w:sz w:val="24"/>
        </w:rPr>
        <w:t>无法</w:t>
      </w:r>
      <w:r w:rsidR="00E26CA4">
        <w:rPr>
          <w:rFonts w:ascii="宋体" w:hAnsi="宋体" w:cs="宋体"/>
          <w:color w:val="000000"/>
          <w:kern w:val="0"/>
          <w:sz w:val="24"/>
        </w:rPr>
        <w:t>统计，支付宝</w:t>
      </w:r>
      <w:r w:rsidR="00E26CA4">
        <w:rPr>
          <w:rFonts w:ascii="宋体" w:hAnsi="宋体" w:cs="宋体" w:hint="eastAsia"/>
          <w:color w:val="000000"/>
          <w:kern w:val="0"/>
          <w:sz w:val="24"/>
        </w:rPr>
        <w:t>、126邮箱、</w:t>
      </w:r>
      <w:r w:rsidR="00E26CA4" w:rsidRPr="00E26CA4">
        <w:rPr>
          <w:rFonts w:ascii="宋体" w:hAnsi="宋体" w:cs="宋体" w:hint="eastAsia"/>
          <w:color w:val="000000"/>
          <w:kern w:val="0"/>
          <w:sz w:val="24"/>
        </w:rPr>
        <w:t>歪歪语音</w:t>
      </w:r>
      <w:r w:rsidR="00E26CA4">
        <w:rPr>
          <w:rFonts w:ascii="宋体" w:hAnsi="宋体" w:cs="宋体" w:hint="eastAsia"/>
          <w:color w:val="000000"/>
          <w:kern w:val="0"/>
          <w:sz w:val="24"/>
        </w:rPr>
        <w:t>在</w:t>
      </w:r>
      <w:r w:rsidR="00E26CA4">
        <w:rPr>
          <w:rFonts w:ascii="宋体" w:hAnsi="宋体" w:cs="宋体"/>
          <w:color w:val="000000"/>
          <w:kern w:val="0"/>
          <w:sz w:val="24"/>
        </w:rPr>
        <w:t>市场中独占鳌头，无法被超越和取代。新的企业和产品</w:t>
      </w:r>
      <w:r w:rsidR="00E26CA4">
        <w:rPr>
          <w:rFonts w:ascii="宋体" w:hAnsi="宋体" w:cs="宋体" w:hint="eastAsia"/>
          <w:color w:val="000000"/>
          <w:kern w:val="0"/>
          <w:sz w:val="24"/>
        </w:rPr>
        <w:t>一定</w:t>
      </w:r>
      <w:r w:rsidR="00E26CA4">
        <w:rPr>
          <w:rFonts w:ascii="宋体" w:hAnsi="宋体" w:cs="宋体"/>
          <w:color w:val="000000"/>
          <w:kern w:val="0"/>
          <w:sz w:val="24"/>
        </w:rPr>
        <w:t>不要进入这类市场。</w:t>
      </w:r>
    </w:p>
    <w:p w:rsidR="00965513" w:rsidRPr="00D64E80" w:rsidRDefault="00965513" w:rsidP="00965513">
      <w:pPr>
        <w:pStyle w:val="2"/>
        <w:spacing w:before="480" w:after="120" w:line="400" w:lineRule="exact"/>
        <w:rPr>
          <w:rFonts w:ascii="黑体" w:eastAsia="黑体" w:hAnsi="黑体"/>
          <w:b w:val="0"/>
          <w:sz w:val="28"/>
          <w:szCs w:val="28"/>
        </w:rPr>
      </w:pPr>
      <w:bookmarkStart w:id="101" w:name="_Toc432581630"/>
      <w:r w:rsidRPr="00D64E80">
        <w:rPr>
          <w:rFonts w:ascii="黑体" w:eastAsia="黑体" w:hAnsi="黑体"/>
          <w:b w:val="0"/>
          <w:sz w:val="28"/>
          <w:szCs w:val="28"/>
        </w:rPr>
        <w:t>5.5</w:t>
      </w:r>
      <w:r w:rsidRPr="00D64E80">
        <w:rPr>
          <w:rFonts w:ascii="黑体" w:eastAsia="黑体" w:hAnsi="黑体" w:hint="eastAsia"/>
          <w:b w:val="0"/>
          <w:sz w:val="28"/>
          <w:szCs w:val="28"/>
        </w:rPr>
        <w:t xml:space="preserve"> </w:t>
      </w:r>
      <w:r w:rsidR="00D64E80">
        <w:rPr>
          <w:rFonts w:ascii="黑体" w:eastAsia="黑体" w:hAnsi="黑体"/>
          <w:b w:val="0"/>
          <w:sz w:val="28"/>
          <w:szCs w:val="28"/>
        </w:rPr>
        <w:t xml:space="preserve"> </w:t>
      </w:r>
      <w:r w:rsidR="00CA55AD" w:rsidRPr="00D64E80">
        <w:rPr>
          <w:rFonts w:ascii="黑体" w:eastAsia="黑体" w:hAnsi="黑体"/>
          <w:b w:val="0"/>
          <w:sz w:val="28"/>
          <w:szCs w:val="28"/>
        </w:rPr>
        <w:t>规律</w:t>
      </w:r>
      <w:r w:rsidR="004F6536" w:rsidRPr="00D64E80">
        <w:rPr>
          <w:rFonts w:ascii="黑体" w:eastAsia="黑体" w:hAnsi="黑体" w:hint="eastAsia"/>
          <w:b w:val="0"/>
          <w:sz w:val="28"/>
          <w:szCs w:val="28"/>
        </w:rPr>
        <w:t>总</w:t>
      </w:r>
      <w:r w:rsidRPr="00D64E80">
        <w:rPr>
          <w:rFonts w:ascii="黑体" w:eastAsia="黑体" w:hAnsi="黑体" w:hint="eastAsia"/>
          <w:b w:val="0"/>
          <w:sz w:val="28"/>
          <w:szCs w:val="28"/>
        </w:rPr>
        <w:t>结</w:t>
      </w:r>
      <w:r w:rsidR="006708CA" w:rsidRPr="00D64E80">
        <w:rPr>
          <w:rFonts w:ascii="黑体" w:eastAsia="黑体" w:hAnsi="黑体" w:hint="eastAsia"/>
          <w:b w:val="0"/>
          <w:sz w:val="28"/>
          <w:szCs w:val="28"/>
        </w:rPr>
        <w:t>及</w:t>
      </w:r>
      <w:r w:rsidR="006708CA" w:rsidRPr="00D64E80">
        <w:rPr>
          <w:rFonts w:ascii="黑体" w:eastAsia="黑体" w:hAnsi="黑体"/>
          <w:b w:val="0"/>
          <w:sz w:val="28"/>
          <w:szCs w:val="28"/>
        </w:rPr>
        <w:t>建议</w:t>
      </w:r>
      <w:bookmarkEnd w:id="101"/>
    </w:p>
    <w:p w:rsidR="00550FC0" w:rsidRDefault="00C5320C" w:rsidP="00D933CF">
      <w:pPr>
        <w:tabs>
          <w:tab w:val="left" w:pos="1891"/>
        </w:tabs>
        <w:spacing w:line="400" w:lineRule="exact"/>
        <w:ind w:firstLine="482"/>
        <w:rPr>
          <w:kern w:val="0"/>
          <w:sz w:val="24"/>
        </w:rPr>
      </w:pPr>
      <w:r>
        <w:rPr>
          <w:rFonts w:hint="eastAsia"/>
          <w:kern w:val="0"/>
          <w:sz w:val="24"/>
        </w:rPr>
        <w:t>本章首先</w:t>
      </w:r>
      <w:r>
        <w:rPr>
          <w:kern w:val="0"/>
          <w:sz w:val="24"/>
        </w:rPr>
        <w:t>对业务应用</w:t>
      </w:r>
      <w:r>
        <w:rPr>
          <w:rFonts w:hint="eastAsia"/>
          <w:kern w:val="0"/>
          <w:sz w:val="24"/>
        </w:rPr>
        <w:t>、</w:t>
      </w:r>
      <w:r>
        <w:rPr>
          <w:kern w:val="0"/>
          <w:sz w:val="24"/>
        </w:rPr>
        <w:t>竞争结构进行了介绍，然后对各</w:t>
      </w:r>
      <w:r>
        <w:rPr>
          <w:rFonts w:hint="eastAsia"/>
          <w:kern w:val="0"/>
          <w:sz w:val="24"/>
        </w:rPr>
        <w:t>业务</w:t>
      </w:r>
      <w:r>
        <w:rPr>
          <w:kern w:val="0"/>
          <w:sz w:val="24"/>
        </w:rPr>
        <w:t>在其市场的占有率进行了统计分析，发现各市场业务的占有率符合</w:t>
      </w:r>
      <w:proofErr w:type="gramStart"/>
      <w:r>
        <w:rPr>
          <w:kern w:val="0"/>
          <w:sz w:val="24"/>
        </w:rPr>
        <w:t>幂</w:t>
      </w:r>
      <w:proofErr w:type="gramEnd"/>
      <w:r>
        <w:rPr>
          <w:kern w:val="0"/>
          <w:sz w:val="24"/>
        </w:rPr>
        <w:t>定律，并对</w:t>
      </w:r>
      <w:r>
        <w:rPr>
          <w:rFonts w:hint="eastAsia"/>
          <w:kern w:val="0"/>
          <w:sz w:val="24"/>
        </w:rPr>
        <w:t>回归公式</w:t>
      </w:r>
      <w:r>
        <w:rPr>
          <w:kern w:val="0"/>
          <w:sz w:val="24"/>
        </w:rPr>
        <w:t>的参数</w:t>
      </w:r>
      <w:r>
        <w:rPr>
          <w:rFonts w:hint="eastAsia"/>
          <w:kern w:val="0"/>
          <w:sz w:val="24"/>
        </w:rPr>
        <w:t>进行</w:t>
      </w:r>
      <w:r>
        <w:rPr>
          <w:kern w:val="0"/>
          <w:sz w:val="24"/>
        </w:rPr>
        <w:t>了计算。</w:t>
      </w:r>
      <w:r>
        <w:rPr>
          <w:rFonts w:hint="eastAsia"/>
          <w:kern w:val="0"/>
          <w:sz w:val="24"/>
        </w:rPr>
        <w:t>随后</w:t>
      </w:r>
      <w:r>
        <w:rPr>
          <w:kern w:val="0"/>
          <w:sz w:val="24"/>
        </w:rPr>
        <w:t>按照</w:t>
      </w:r>
      <w:proofErr w:type="gramStart"/>
      <w:r>
        <w:rPr>
          <w:kern w:val="0"/>
          <w:sz w:val="24"/>
        </w:rPr>
        <w:t>幂</w:t>
      </w:r>
      <w:proofErr w:type="gramEnd"/>
      <w:r>
        <w:rPr>
          <w:kern w:val="0"/>
          <w:sz w:val="24"/>
        </w:rPr>
        <w:t>指数参数将各类市场的</w:t>
      </w:r>
      <w:r>
        <w:rPr>
          <w:rFonts w:hint="eastAsia"/>
          <w:kern w:val="0"/>
          <w:sz w:val="24"/>
        </w:rPr>
        <w:t>进行升序</w:t>
      </w:r>
      <w:r>
        <w:rPr>
          <w:kern w:val="0"/>
          <w:sz w:val="24"/>
        </w:rPr>
        <w:t>排列，</w:t>
      </w:r>
      <w:r>
        <w:rPr>
          <w:rFonts w:hint="eastAsia"/>
          <w:kern w:val="0"/>
          <w:sz w:val="24"/>
        </w:rPr>
        <w:t>两个</w:t>
      </w:r>
      <w:r>
        <w:rPr>
          <w:kern w:val="0"/>
          <w:sz w:val="24"/>
        </w:rPr>
        <w:t>指数之间拟合成一条立方</w:t>
      </w:r>
      <w:r>
        <w:rPr>
          <w:rFonts w:hint="eastAsia"/>
          <w:kern w:val="0"/>
          <w:sz w:val="24"/>
        </w:rPr>
        <w:t>模型</w:t>
      </w:r>
      <w:r>
        <w:rPr>
          <w:kern w:val="0"/>
          <w:sz w:val="24"/>
        </w:rPr>
        <w:t>曲线。</w:t>
      </w:r>
      <w:r>
        <w:rPr>
          <w:rFonts w:hint="eastAsia"/>
          <w:kern w:val="0"/>
          <w:sz w:val="24"/>
        </w:rPr>
        <w:t>最后</w:t>
      </w:r>
      <w:r>
        <w:rPr>
          <w:kern w:val="0"/>
          <w:sz w:val="24"/>
        </w:rPr>
        <w:t>对</w:t>
      </w:r>
      <w:r>
        <w:rPr>
          <w:rFonts w:hint="eastAsia"/>
          <w:kern w:val="0"/>
          <w:sz w:val="24"/>
        </w:rPr>
        <w:t>各</w:t>
      </w:r>
      <w:r w:rsidR="00C11B14">
        <w:rPr>
          <w:rFonts w:hint="eastAsia"/>
          <w:kern w:val="0"/>
          <w:sz w:val="24"/>
        </w:rPr>
        <w:t>类</w:t>
      </w:r>
      <w:r w:rsidR="00C11B14">
        <w:rPr>
          <w:kern w:val="0"/>
          <w:sz w:val="24"/>
        </w:rPr>
        <w:t>市场中的竞争结构进行</w:t>
      </w:r>
      <w:r>
        <w:rPr>
          <w:kern w:val="0"/>
          <w:sz w:val="24"/>
        </w:rPr>
        <w:t>统计</w:t>
      </w:r>
      <w:r w:rsidR="00C11B14">
        <w:rPr>
          <w:rFonts w:hint="eastAsia"/>
          <w:kern w:val="0"/>
          <w:sz w:val="24"/>
        </w:rPr>
        <w:t>，分析出各</w:t>
      </w:r>
      <w:r w:rsidR="00C11B14">
        <w:rPr>
          <w:kern w:val="0"/>
          <w:sz w:val="24"/>
        </w:rPr>
        <w:t>类</w:t>
      </w:r>
      <w:r w:rsidR="00C11B14">
        <w:rPr>
          <w:rFonts w:hint="eastAsia"/>
          <w:kern w:val="0"/>
          <w:sz w:val="24"/>
        </w:rPr>
        <w:t>业务</w:t>
      </w:r>
      <w:r w:rsidR="00C11B14">
        <w:rPr>
          <w:kern w:val="0"/>
          <w:sz w:val="24"/>
        </w:rPr>
        <w:t>应用市场的</w:t>
      </w:r>
      <w:r w:rsidR="00C11B14">
        <w:rPr>
          <w:rFonts w:hint="eastAsia"/>
          <w:kern w:val="0"/>
          <w:sz w:val="24"/>
        </w:rPr>
        <w:t>具体</w:t>
      </w:r>
      <w:r w:rsidR="00C11B14">
        <w:rPr>
          <w:kern w:val="0"/>
          <w:sz w:val="24"/>
        </w:rPr>
        <w:t>情况、竞争</w:t>
      </w:r>
      <w:r w:rsidR="00AB05BE">
        <w:rPr>
          <w:rFonts w:hint="eastAsia"/>
          <w:kern w:val="0"/>
          <w:sz w:val="24"/>
        </w:rPr>
        <w:t>激烈</w:t>
      </w:r>
      <w:r w:rsidR="00C11B14">
        <w:rPr>
          <w:kern w:val="0"/>
          <w:sz w:val="24"/>
        </w:rPr>
        <w:t>程度</w:t>
      </w:r>
      <w:r w:rsidR="00C11B14">
        <w:rPr>
          <w:rFonts w:hint="eastAsia"/>
          <w:kern w:val="0"/>
          <w:sz w:val="24"/>
        </w:rPr>
        <w:t>和</w:t>
      </w:r>
      <w:r w:rsidR="00C11B14">
        <w:rPr>
          <w:kern w:val="0"/>
          <w:sz w:val="24"/>
        </w:rPr>
        <w:t>垄断程度</w:t>
      </w:r>
      <w:r w:rsidR="00C11B14">
        <w:rPr>
          <w:rFonts w:hint="eastAsia"/>
          <w:kern w:val="0"/>
          <w:sz w:val="24"/>
        </w:rPr>
        <w:t>，</w:t>
      </w:r>
      <w:proofErr w:type="gramStart"/>
      <w:r w:rsidR="00EE11AC">
        <w:rPr>
          <w:rFonts w:hint="eastAsia"/>
          <w:kern w:val="0"/>
          <w:sz w:val="24"/>
        </w:rPr>
        <w:t>幂</w:t>
      </w:r>
      <w:proofErr w:type="gramEnd"/>
      <w:r w:rsidR="00EE11AC">
        <w:rPr>
          <w:rFonts w:hint="eastAsia"/>
          <w:kern w:val="0"/>
          <w:sz w:val="24"/>
        </w:rPr>
        <w:t>指数</w:t>
      </w:r>
      <w:r w:rsidR="00EE11AC">
        <w:rPr>
          <w:kern w:val="0"/>
          <w:sz w:val="24"/>
        </w:rPr>
        <w:t>a</w:t>
      </w:r>
      <w:r w:rsidR="00EE11AC">
        <w:rPr>
          <w:kern w:val="0"/>
          <w:sz w:val="24"/>
        </w:rPr>
        <w:t>值越</w:t>
      </w:r>
      <w:r w:rsidR="00EE11AC">
        <w:rPr>
          <w:rFonts w:hint="eastAsia"/>
          <w:kern w:val="0"/>
          <w:sz w:val="24"/>
        </w:rPr>
        <w:t>小</w:t>
      </w:r>
      <w:r w:rsidR="00EE11AC">
        <w:rPr>
          <w:kern w:val="0"/>
          <w:sz w:val="24"/>
        </w:rPr>
        <w:t>竞争</w:t>
      </w:r>
      <w:r w:rsidR="00EE11AC">
        <w:rPr>
          <w:rFonts w:hint="eastAsia"/>
          <w:kern w:val="0"/>
          <w:sz w:val="24"/>
        </w:rPr>
        <w:t>越</w:t>
      </w:r>
      <w:r w:rsidR="00EE11AC">
        <w:rPr>
          <w:kern w:val="0"/>
          <w:sz w:val="24"/>
        </w:rPr>
        <w:t>激烈</w:t>
      </w:r>
      <w:r w:rsidR="00EE11AC">
        <w:rPr>
          <w:rFonts w:hint="eastAsia"/>
          <w:kern w:val="0"/>
          <w:sz w:val="24"/>
        </w:rPr>
        <w:t>，</w:t>
      </w:r>
      <w:proofErr w:type="gramStart"/>
      <w:r w:rsidR="00EE11AC">
        <w:rPr>
          <w:rFonts w:hint="eastAsia"/>
          <w:kern w:val="0"/>
          <w:sz w:val="24"/>
        </w:rPr>
        <w:t>幂</w:t>
      </w:r>
      <w:proofErr w:type="gramEnd"/>
      <w:r w:rsidR="00EE11AC">
        <w:rPr>
          <w:rFonts w:hint="eastAsia"/>
          <w:kern w:val="0"/>
          <w:sz w:val="24"/>
        </w:rPr>
        <w:t>指数</w:t>
      </w:r>
      <w:r w:rsidR="00EE11AC">
        <w:rPr>
          <w:kern w:val="0"/>
          <w:sz w:val="24"/>
        </w:rPr>
        <w:t>a</w:t>
      </w:r>
      <w:r w:rsidR="00EE11AC">
        <w:rPr>
          <w:kern w:val="0"/>
          <w:sz w:val="24"/>
        </w:rPr>
        <w:t>越大可竞争者越少，市场</w:t>
      </w:r>
      <w:r w:rsidR="00EE11AC">
        <w:rPr>
          <w:rFonts w:hint="eastAsia"/>
          <w:kern w:val="0"/>
          <w:sz w:val="24"/>
        </w:rPr>
        <w:t>越</w:t>
      </w:r>
      <w:r w:rsidR="00EE11AC">
        <w:rPr>
          <w:kern w:val="0"/>
          <w:sz w:val="24"/>
        </w:rPr>
        <w:t>垄断</w:t>
      </w:r>
      <w:r w:rsidR="00EE11AC">
        <w:rPr>
          <w:rFonts w:hint="eastAsia"/>
          <w:kern w:val="0"/>
          <w:sz w:val="24"/>
        </w:rPr>
        <w:t>；</w:t>
      </w:r>
      <w:r w:rsidR="00C11B14">
        <w:rPr>
          <w:rFonts w:hint="eastAsia"/>
          <w:kern w:val="0"/>
          <w:sz w:val="24"/>
        </w:rPr>
        <w:t>并</w:t>
      </w:r>
      <w:r w:rsidR="00C11B14">
        <w:rPr>
          <w:kern w:val="0"/>
          <w:sz w:val="24"/>
        </w:rPr>
        <w:t>针对运营商的自营业务</w:t>
      </w:r>
      <w:r w:rsidR="00C11B14">
        <w:rPr>
          <w:rFonts w:hint="eastAsia"/>
          <w:kern w:val="0"/>
          <w:sz w:val="24"/>
        </w:rPr>
        <w:t>提升</w:t>
      </w:r>
      <w:r w:rsidR="00C11B14">
        <w:rPr>
          <w:kern w:val="0"/>
          <w:sz w:val="24"/>
        </w:rPr>
        <w:t>市场占有率的</w:t>
      </w:r>
      <w:r w:rsidR="00EE11AC">
        <w:rPr>
          <w:rFonts w:hint="eastAsia"/>
          <w:kern w:val="0"/>
          <w:sz w:val="24"/>
        </w:rPr>
        <w:t>方法</w:t>
      </w:r>
      <w:r w:rsidR="00C11B14">
        <w:rPr>
          <w:kern w:val="0"/>
          <w:sz w:val="24"/>
        </w:rPr>
        <w:t>进行了说明。</w:t>
      </w:r>
      <w:r w:rsidR="00C11B14">
        <w:rPr>
          <w:rFonts w:hint="eastAsia"/>
          <w:kern w:val="0"/>
          <w:sz w:val="24"/>
        </w:rPr>
        <w:t>本章节统计</w:t>
      </w:r>
      <w:r w:rsidR="00C11B14">
        <w:rPr>
          <w:kern w:val="0"/>
          <w:sz w:val="24"/>
        </w:rPr>
        <w:t>分析得到的竞争结构的规律和市场特征</w:t>
      </w:r>
      <w:r w:rsidR="00C11B14">
        <w:rPr>
          <w:rFonts w:hint="eastAsia"/>
          <w:kern w:val="0"/>
          <w:sz w:val="24"/>
        </w:rPr>
        <w:t>总结</w:t>
      </w:r>
      <w:r w:rsidR="00EE11AC">
        <w:rPr>
          <w:rFonts w:hint="eastAsia"/>
          <w:kern w:val="0"/>
          <w:sz w:val="24"/>
        </w:rPr>
        <w:t>如</w:t>
      </w:r>
      <w:r w:rsidR="00C11B14">
        <w:rPr>
          <w:rFonts w:hint="eastAsia"/>
          <w:kern w:val="0"/>
          <w:sz w:val="24"/>
        </w:rPr>
        <w:t>图</w:t>
      </w:r>
      <w:r w:rsidR="00C11B14">
        <w:rPr>
          <w:rFonts w:hint="eastAsia"/>
          <w:kern w:val="0"/>
          <w:sz w:val="24"/>
        </w:rPr>
        <w:t>5.</w:t>
      </w:r>
      <w:r w:rsidR="00850A5F">
        <w:rPr>
          <w:kern w:val="0"/>
          <w:sz w:val="24"/>
        </w:rPr>
        <w:t>3</w:t>
      </w:r>
      <w:r w:rsidR="00EE11AC">
        <w:rPr>
          <w:rFonts w:hint="eastAsia"/>
          <w:kern w:val="0"/>
          <w:sz w:val="24"/>
        </w:rPr>
        <w:t>所示。</w:t>
      </w:r>
    </w:p>
    <w:p w:rsidR="00C5320C" w:rsidRDefault="00827DF3" w:rsidP="00827DF3">
      <w:pPr>
        <w:tabs>
          <w:tab w:val="left" w:pos="1891"/>
        </w:tabs>
        <w:spacing w:line="400" w:lineRule="atLeast"/>
        <w:rPr>
          <w:kern w:val="0"/>
          <w:sz w:val="24"/>
        </w:rPr>
      </w:pPr>
      <w:r w:rsidRPr="00827DF3">
        <w:rPr>
          <w:rFonts w:hint="eastAsia"/>
          <w:noProof/>
          <w:kern w:val="0"/>
          <w:sz w:val="24"/>
        </w:rPr>
        <w:drawing>
          <wp:inline distT="0" distB="0" distL="0" distR="0">
            <wp:extent cx="5410200" cy="52606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7292" cy="5267569"/>
                    </a:xfrm>
                    <a:prstGeom prst="rect">
                      <a:avLst/>
                    </a:prstGeom>
                    <a:noFill/>
                    <a:ln>
                      <a:noFill/>
                    </a:ln>
                  </pic:spPr>
                </pic:pic>
              </a:graphicData>
            </a:graphic>
          </wp:inline>
        </w:drawing>
      </w:r>
    </w:p>
    <w:p w:rsidR="00C11B14" w:rsidRPr="00F9337B" w:rsidRDefault="00C11B14" w:rsidP="00F9337B">
      <w:pPr>
        <w:spacing w:before="120" w:after="240"/>
        <w:jc w:val="center"/>
        <w:rPr>
          <w:sz w:val="22"/>
          <w:szCs w:val="22"/>
        </w:rPr>
      </w:pPr>
      <w:r w:rsidRPr="00F9337B">
        <w:rPr>
          <w:rFonts w:hint="eastAsia"/>
          <w:sz w:val="22"/>
          <w:szCs w:val="22"/>
        </w:rPr>
        <w:t>图</w:t>
      </w:r>
      <w:r w:rsidRPr="00F9337B">
        <w:rPr>
          <w:rFonts w:hint="eastAsia"/>
          <w:sz w:val="22"/>
          <w:szCs w:val="22"/>
        </w:rPr>
        <w:t>5.</w:t>
      </w:r>
      <w:r w:rsidR="00850A5F" w:rsidRPr="00F9337B">
        <w:rPr>
          <w:sz w:val="22"/>
          <w:szCs w:val="22"/>
        </w:rPr>
        <w:t>3</w:t>
      </w:r>
      <w:r w:rsidRPr="00F9337B">
        <w:rPr>
          <w:sz w:val="22"/>
          <w:szCs w:val="22"/>
        </w:rPr>
        <w:t xml:space="preserve"> </w:t>
      </w:r>
      <w:r w:rsidR="00003FE0">
        <w:rPr>
          <w:sz w:val="22"/>
          <w:szCs w:val="22"/>
        </w:rPr>
        <w:t xml:space="preserve"> </w:t>
      </w:r>
      <w:r w:rsidRPr="00F9337B">
        <w:rPr>
          <w:rFonts w:hint="eastAsia"/>
          <w:sz w:val="22"/>
          <w:szCs w:val="22"/>
        </w:rPr>
        <w:t>竞争</w:t>
      </w:r>
      <w:r w:rsidRPr="00F9337B">
        <w:rPr>
          <w:sz w:val="22"/>
          <w:szCs w:val="22"/>
        </w:rPr>
        <w:t>结构规律和</w:t>
      </w:r>
      <w:r w:rsidRPr="00F9337B">
        <w:rPr>
          <w:rFonts w:hint="eastAsia"/>
          <w:sz w:val="22"/>
          <w:szCs w:val="22"/>
        </w:rPr>
        <w:t>市场</w:t>
      </w:r>
      <w:r w:rsidRPr="00F9337B">
        <w:rPr>
          <w:sz w:val="22"/>
          <w:szCs w:val="22"/>
        </w:rPr>
        <w:t>特征图</w:t>
      </w:r>
    </w:p>
    <w:p w:rsidR="00B419A4" w:rsidRPr="00B419A4" w:rsidRDefault="008E1AA6" w:rsidP="00D933CF">
      <w:pPr>
        <w:tabs>
          <w:tab w:val="left" w:pos="1891"/>
        </w:tabs>
        <w:spacing w:line="400" w:lineRule="exact"/>
        <w:ind w:firstLine="482"/>
        <w:rPr>
          <w:kern w:val="0"/>
          <w:sz w:val="24"/>
        </w:rPr>
      </w:pPr>
      <w:r>
        <w:rPr>
          <w:rFonts w:hint="eastAsia"/>
          <w:kern w:val="0"/>
          <w:sz w:val="24"/>
        </w:rPr>
        <w:lastRenderedPageBreak/>
        <w:t>在线</w:t>
      </w:r>
      <w:r>
        <w:rPr>
          <w:kern w:val="0"/>
          <w:sz w:val="24"/>
        </w:rPr>
        <w:t>阅读、</w:t>
      </w:r>
      <w:r>
        <w:rPr>
          <w:rFonts w:hint="eastAsia"/>
          <w:kern w:val="0"/>
          <w:sz w:val="24"/>
        </w:rPr>
        <w:t>应用</w:t>
      </w:r>
      <w:r>
        <w:rPr>
          <w:kern w:val="0"/>
          <w:sz w:val="24"/>
        </w:rPr>
        <w:t>商店和</w:t>
      </w:r>
      <w:r>
        <w:rPr>
          <w:rFonts w:hint="eastAsia"/>
          <w:kern w:val="0"/>
          <w:sz w:val="24"/>
        </w:rPr>
        <w:t>P2P</w:t>
      </w:r>
      <w:r>
        <w:rPr>
          <w:rFonts w:hint="eastAsia"/>
          <w:kern w:val="0"/>
          <w:sz w:val="24"/>
        </w:rPr>
        <w:t>视频</w:t>
      </w:r>
      <w:r>
        <w:rPr>
          <w:kern w:val="0"/>
          <w:sz w:val="24"/>
        </w:rPr>
        <w:t>三个</w:t>
      </w:r>
      <w:r>
        <w:rPr>
          <w:rFonts w:hint="eastAsia"/>
          <w:kern w:val="0"/>
          <w:sz w:val="24"/>
        </w:rPr>
        <w:t>市场</w:t>
      </w:r>
      <w:r>
        <w:rPr>
          <w:kern w:val="0"/>
          <w:sz w:val="24"/>
        </w:rPr>
        <w:t>几乎没有垄断</w:t>
      </w:r>
      <w:r w:rsidR="000F0478">
        <w:rPr>
          <w:rFonts w:hint="eastAsia"/>
          <w:kern w:val="0"/>
          <w:sz w:val="24"/>
        </w:rPr>
        <w:t>，</w:t>
      </w:r>
      <w:r w:rsidR="000F0478">
        <w:rPr>
          <w:kern w:val="0"/>
          <w:sz w:val="24"/>
        </w:rPr>
        <w:t>但竞争</w:t>
      </w:r>
      <w:r w:rsidR="000F0478">
        <w:rPr>
          <w:rFonts w:hint="eastAsia"/>
          <w:kern w:val="0"/>
          <w:sz w:val="24"/>
        </w:rPr>
        <w:t>最为</w:t>
      </w:r>
      <w:r w:rsidR="000F0478">
        <w:rPr>
          <w:kern w:val="0"/>
          <w:sz w:val="24"/>
        </w:rPr>
        <w:t>激烈，</w:t>
      </w:r>
      <w:r w:rsidR="000F0478">
        <w:rPr>
          <w:rFonts w:hint="eastAsia"/>
          <w:kern w:val="0"/>
          <w:sz w:val="24"/>
        </w:rPr>
        <w:t>产品服务</w:t>
      </w:r>
      <w:r w:rsidR="000F0478">
        <w:rPr>
          <w:kern w:val="0"/>
          <w:sz w:val="24"/>
        </w:rPr>
        <w:t>差异性比较小，要做出</w:t>
      </w:r>
      <w:r w:rsidR="000F0478">
        <w:rPr>
          <w:rFonts w:hint="eastAsia"/>
          <w:kern w:val="0"/>
          <w:sz w:val="24"/>
        </w:rPr>
        <w:t>差异化</w:t>
      </w:r>
      <w:r w:rsidR="000F0478">
        <w:rPr>
          <w:kern w:val="0"/>
          <w:sz w:val="24"/>
        </w:rPr>
        <w:t>、个性化</w:t>
      </w:r>
      <w:r w:rsidR="000F0478">
        <w:rPr>
          <w:rFonts w:hint="eastAsia"/>
          <w:kern w:val="0"/>
          <w:sz w:val="24"/>
        </w:rPr>
        <w:t>的</w:t>
      </w:r>
      <w:r w:rsidR="000F0478">
        <w:rPr>
          <w:kern w:val="0"/>
          <w:sz w:val="24"/>
        </w:rPr>
        <w:t>产品才能更吸引用户，提升市场占有率。</w:t>
      </w:r>
      <w:r w:rsidR="003F067B">
        <w:rPr>
          <w:rFonts w:hint="eastAsia"/>
          <w:kern w:val="0"/>
          <w:sz w:val="24"/>
        </w:rPr>
        <w:t>运营商</w:t>
      </w:r>
      <w:r w:rsidR="003F067B">
        <w:rPr>
          <w:kern w:val="0"/>
          <w:sz w:val="24"/>
        </w:rPr>
        <w:t>的自营业务</w:t>
      </w:r>
      <w:r w:rsidR="00B419A4" w:rsidRPr="00B419A4">
        <w:rPr>
          <w:rFonts w:hint="eastAsia"/>
          <w:kern w:val="0"/>
          <w:sz w:val="24"/>
        </w:rPr>
        <w:t>可以结合用户的兴趣偏好</w:t>
      </w:r>
      <w:r w:rsidR="00B419A4">
        <w:rPr>
          <w:rFonts w:hint="eastAsia"/>
          <w:kern w:val="0"/>
          <w:sz w:val="24"/>
        </w:rPr>
        <w:t>，将</w:t>
      </w:r>
      <w:r w:rsidR="00B419A4">
        <w:rPr>
          <w:kern w:val="0"/>
          <w:sz w:val="24"/>
        </w:rPr>
        <w:t>产品</w:t>
      </w:r>
      <w:r w:rsidR="00B419A4">
        <w:rPr>
          <w:rFonts w:hint="eastAsia"/>
          <w:kern w:val="0"/>
          <w:sz w:val="24"/>
        </w:rPr>
        <w:t>针对</w:t>
      </w:r>
      <w:r w:rsidR="00B419A4">
        <w:rPr>
          <w:kern w:val="0"/>
          <w:sz w:val="24"/>
        </w:rPr>
        <w:t>不同用户群体差异化或提供个性化的服务，</w:t>
      </w:r>
      <w:r w:rsidR="00B419A4" w:rsidRPr="00B419A4">
        <w:rPr>
          <w:rFonts w:hint="eastAsia"/>
          <w:kern w:val="0"/>
          <w:sz w:val="24"/>
        </w:rPr>
        <w:t>提升用户满意度</w:t>
      </w:r>
      <w:r w:rsidR="00B419A4">
        <w:rPr>
          <w:rFonts w:hint="eastAsia"/>
          <w:kern w:val="0"/>
          <w:sz w:val="24"/>
        </w:rPr>
        <w:t>，提高</w:t>
      </w:r>
      <w:r w:rsidR="00B419A4">
        <w:rPr>
          <w:kern w:val="0"/>
          <w:sz w:val="24"/>
        </w:rPr>
        <w:t>市场占有率。</w:t>
      </w:r>
      <w:r w:rsidR="000F0478">
        <w:rPr>
          <w:rFonts w:hint="eastAsia"/>
          <w:kern w:val="0"/>
          <w:sz w:val="24"/>
        </w:rPr>
        <w:t>同样如果</w:t>
      </w:r>
      <w:r w:rsidR="000F0478">
        <w:rPr>
          <w:kern w:val="0"/>
          <w:sz w:val="24"/>
        </w:rPr>
        <w:t>是新企业或新产品如果能够做出使用户满意的产品，也是能够争夺市场的，可以选择垄断性小、竞争</w:t>
      </w:r>
      <w:r w:rsidR="000F0478">
        <w:rPr>
          <w:rFonts w:hint="eastAsia"/>
          <w:kern w:val="0"/>
          <w:sz w:val="24"/>
        </w:rPr>
        <w:t>激烈</w:t>
      </w:r>
      <w:r w:rsidR="000F0478">
        <w:rPr>
          <w:kern w:val="0"/>
          <w:sz w:val="24"/>
        </w:rPr>
        <w:t>的</w:t>
      </w:r>
      <w:r w:rsidR="000F0478">
        <w:rPr>
          <w:rFonts w:hint="eastAsia"/>
          <w:kern w:val="0"/>
          <w:sz w:val="24"/>
        </w:rPr>
        <w:t>市场</w:t>
      </w:r>
      <w:r w:rsidR="000F0478">
        <w:rPr>
          <w:kern w:val="0"/>
          <w:sz w:val="24"/>
        </w:rPr>
        <w:t>进入。</w:t>
      </w:r>
      <w:r w:rsidR="00B419A4" w:rsidRPr="00B419A4">
        <w:rPr>
          <w:rFonts w:hint="eastAsia"/>
          <w:kern w:val="0"/>
          <w:sz w:val="24"/>
        </w:rPr>
        <w:t>旅游、在线音乐、云盘、购物和</w:t>
      </w:r>
      <w:r w:rsidR="00B419A4" w:rsidRPr="00B419A4">
        <w:rPr>
          <w:rFonts w:hint="eastAsia"/>
          <w:kern w:val="0"/>
          <w:sz w:val="24"/>
        </w:rPr>
        <w:t>P2P</w:t>
      </w:r>
      <w:r w:rsidR="00B419A4" w:rsidRPr="00B419A4">
        <w:rPr>
          <w:rFonts w:hint="eastAsia"/>
          <w:kern w:val="0"/>
          <w:sz w:val="24"/>
        </w:rPr>
        <w:t>下载</w:t>
      </w:r>
      <w:r w:rsidR="00B419A4">
        <w:rPr>
          <w:rFonts w:hint="eastAsia"/>
          <w:kern w:val="0"/>
          <w:sz w:val="24"/>
        </w:rPr>
        <w:t>的等市场中，</w:t>
      </w:r>
      <w:r w:rsidR="00B419A4" w:rsidRPr="00B419A4">
        <w:rPr>
          <w:rFonts w:hint="eastAsia"/>
          <w:kern w:val="0"/>
          <w:sz w:val="24"/>
        </w:rPr>
        <w:t>几乎是前三名</w:t>
      </w:r>
      <w:r w:rsidR="00B419A4">
        <w:rPr>
          <w:rFonts w:hint="eastAsia"/>
          <w:kern w:val="0"/>
          <w:sz w:val="24"/>
        </w:rPr>
        <w:t>占据整个市场，排名</w:t>
      </w:r>
      <w:r w:rsidR="00B419A4">
        <w:rPr>
          <w:kern w:val="0"/>
          <w:sz w:val="24"/>
        </w:rPr>
        <w:t>靠后的企业基本没有竞争力，</w:t>
      </w:r>
      <w:r w:rsidR="00B419A4">
        <w:rPr>
          <w:rFonts w:hint="eastAsia"/>
          <w:kern w:val="0"/>
          <w:sz w:val="24"/>
        </w:rPr>
        <w:t>接近寡头垄断，</w:t>
      </w:r>
      <w:r w:rsidR="00B419A4">
        <w:rPr>
          <w:kern w:val="0"/>
          <w:sz w:val="24"/>
        </w:rPr>
        <w:t>市场中只会</w:t>
      </w:r>
      <w:r w:rsidR="00B419A4" w:rsidRPr="00B419A4">
        <w:rPr>
          <w:rFonts w:hint="eastAsia"/>
          <w:kern w:val="0"/>
          <w:sz w:val="24"/>
        </w:rPr>
        <w:t>强者越强，弱者越弱</w:t>
      </w:r>
      <w:r w:rsidR="00B419A4">
        <w:rPr>
          <w:rFonts w:hint="eastAsia"/>
          <w:kern w:val="0"/>
          <w:sz w:val="24"/>
        </w:rPr>
        <w:t>。</w:t>
      </w:r>
      <w:r w:rsidR="00B419A4" w:rsidRPr="00B419A4">
        <w:rPr>
          <w:rFonts w:hint="eastAsia"/>
          <w:kern w:val="0"/>
          <w:sz w:val="24"/>
        </w:rPr>
        <w:t>新的企业或产品可以选择这些市场，但</w:t>
      </w:r>
      <w:r w:rsidR="00B419A4">
        <w:rPr>
          <w:rFonts w:hint="eastAsia"/>
          <w:kern w:val="0"/>
          <w:sz w:val="24"/>
        </w:rPr>
        <w:t>需在</w:t>
      </w:r>
      <w:r w:rsidR="00B419A4" w:rsidRPr="00B419A4">
        <w:rPr>
          <w:rFonts w:hint="eastAsia"/>
          <w:kern w:val="0"/>
          <w:sz w:val="24"/>
        </w:rPr>
        <w:t>开始展开大规模，获</w:t>
      </w:r>
      <w:r w:rsidR="00B419A4">
        <w:rPr>
          <w:rFonts w:hint="eastAsia"/>
          <w:kern w:val="0"/>
          <w:sz w:val="24"/>
        </w:rPr>
        <w:t>取很多</w:t>
      </w:r>
      <w:r w:rsidR="00B419A4" w:rsidRPr="00B419A4">
        <w:rPr>
          <w:rFonts w:hint="eastAsia"/>
          <w:kern w:val="0"/>
          <w:sz w:val="24"/>
        </w:rPr>
        <w:t>新用户，否则过高的产品成本、营销成本无法与原有的优秀企业抗衡</w:t>
      </w:r>
      <w:r w:rsidR="00B419A4">
        <w:rPr>
          <w:rFonts w:hint="eastAsia"/>
          <w:kern w:val="0"/>
          <w:sz w:val="24"/>
        </w:rPr>
        <w:t>。其他</w:t>
      </w:r>
      <w:r w:rsidR="00B419A4">
        <w:rPr>
          <w:kern w:val="0"/>
          <w:sz w:val="24"/>
        </w:rPr>
        <w:t>市场都逐渐接近垄断</w:t>
      </w:r>
      <w:r w:rsidR="00B419A4">
        <w:rPr>
          <w:rFonts w:hint="eastAsia"/>
          <w:kern w:val="0"/>
          <w:sz w:val="24"/>
        </w:rPr>
        <w:t>，</w:t>
      </w:r>
      <w:r w:rsidR="00B419A4">
        <w:rPr>
          <w:kern w:val="0"/>
          <w:sz w:val="24"/>
        </w:rPr>
        <w:t>第一名很难被后边的</w:t>
      </w:r>
      <w:r w:rsidR="00B419A4">
        <w:rPr>
          <w:rFonts w:hint="eastAsia"/>
          <w:kern w:val="0"/>
          <w:sz w:val="24"/>
        </w:rPr>
        <w:t>企业</w:t>
      </w:r>
      <w:r w:rsidR="00B419A4">
        <w:rPr>
          <w:kern w:val="0"/>
          <w:sz w:val="24"/>
        </w:rPr>
        <w:t>超越</w:t>
      </w:r>
      <w:r w:rsidR="00B419A4">
        <w:rPr>
          <w:rFonts w:hint="eastAsia"/>
          <w:kern w:val="0"/>
          <w:sz w:val="24"/>
        </w:rPr>
        <w:t>，</w:t>
      </w:r>
      <w:r w:rsidR="00B419A4">
        <w:rPr>
          <w:kern w:val="0"/>
          <w:sz w:val="24"/>
        </w:rPr>
        <w:t>新进入者也不建议进入这些行业。</w:t>
      </w:r>
    </w:p>
    <w:p w:rsidR="00F31610" w:rsidRDefault="00F31610">
      <w:pPr>
        <w:widowControl/>
        <w:jc w:val="left"/>
        <w:rPr>
          <w:sz w:val="24"/>
        </w:rPr>
      </w:pPr>
      <w:r>
        <w:rPr>
          <w:sz w:val="24"/>
        </w:rPr>
        <w:br w:type="page"/>
      </w:r>
    </w:p>
    <w:p w:rsidR="0068200C" w:rsidRPr="00367101" w:rsidRDefault="0068200C" w:rsidP="0068200C">
      <w:pPr>
        <w:spacing w:line="400" w:lineRule="exact"/>
        <w:rPr>
          <w:sz w:val="24"/>
        </w:rPr>
      </w:pPr>
    </w:p>
    <w:p w:rsidR="006905C7" w:rsidRPr="00F31610" w:rsidRDefault="00F31610" w:rsidP="00D64E80">
      <w:pPr>
        <w:pStyle w:val="1"/>
        <w:spacing w:before="480" w:after="360" w:line="240" w:lineRule="auto"/>
        <w:jc w:val="center"/>
        <w:rPr>
          <w:rFonts w:ascii="黑体" w:eastAsia="黑体" w:hAnsi="黑体"/>
          <w:b w:val="0"/>
          <w:sz w:val="32"/>
          <w:szCs w:val="32"/>
        </w:rPr>
      </w:pPr>
      <w:bookmarkStart w:id="102" w:name="_Toc432581631"/>
      <w:r w:rsidRPr="00BB5371">
        <w:rPr>
          <w:rFonts w:ascii="黑体" w:eastAsia="黑体" w:hAnsi="黑体" w:hint="eastAsia"/>
          <w:b w:val="0"/>
          <w:sz w:val="32"/>
          <w:szCs w:val="32"/>
        </w:rPr>
        <w:t>第</w:t>
      </w:r>
      <w:r w:rsidRPr="00D64E80">
        <w:rPr>
          <w:rFonts w:ascii="黑体" w:eastAsia="黑体" w:hAnsi="黑体" w:hint="eastAsia"/>
          <w:b w:val="0"/>
          <w:sz w:val="32"/>
          <w:szCs w:val="32"/>
        </w:rPr>
        <w:t>六</w:t>
      </w:r>
      <w:r w:rsidRPr="00BB5371">
        <w:rPr>
          <w:rFonts w:ascii="黑体" w:eastAsia="黑体" w:hAnsi="黑体" w:hint="eastAsia"/>
          <w:b w:val="0"/>
          <w:sz w:val="32"/>
          <w:szCs w:val="32"/>
        </w:rPr>
        <w:t xml:space="preserve">章 </w:t>
      </w:r>
      <w:r>
        <w:rPr>
          <w:rFonts w:ascii="黑体" w:eastAsia="黑体" w:hAnsi="黑体" w:hint="eastAsia"/>
          <w:b w:val="0"/>
          <w:sz w:val="32"/>
          <w:szCs w:val="32"/>
        </w:rPr>
        <w:t xml:space="preserve"> 市场</w:t>
      </w:r>
      <w:r>
        <w:rPr>
          <w:rFonts w:ascii="黑体" w:eastAsia="黑体" w:hAnsi="黑体"/>
          <w:b w:val="0"/>
          <w:sz w:val="32"/>
          <w:szCs w:val="32"/>
        </w:rPr>
        <w:t>细分</w:t>
      </w:r>
      <w:bookmarkEnd w:id="102"/>
    </w:p>
    <w:p w:rsidR="007D7C05" w:rsidRPr="007D7C05" w:rsidRDefault="00F31610" w:rsidP="007D7C05">
      <w:pPr>
        <w:pStyle w:val="2"/>
        <w:spacing w:before="480" w:after="120" w:line="400" w:lineRule="exact"/>
        <w:rPr>
          <w:rFonts w:ascii="黑体" w:eastAsia="黑体" w:hAnsi="黑体"/>
          <w:b w:val="0"/>
          <w:sz w:val="28"/>
          <w:szCs w:val="28"/>
        </w:rPr>
      </w:pPr>
      <w:bookmarkStart w:id="103" w:name="_Toc416119749"/>
      <w:bookmarkStart w:id="104" w:name="_Toc432581632"/>
      <w:r w:rsidRPr="00D64E80">
        <w:rPr>
          <w:rFonts w:ascii="黑体" w:eastAsia="黑体" w:hAnsi="黑体"/>
          <w:b w:val="0"/>
          <w:sz w:val="28"/>
          <w:szCs w:val="28"/>
        </w:rPr>
        <w:t>6</w:t>
      </w:r>
      <w:r w:rsidR="007D7C05" w:rsidRPr="00D64E80">
        <w:rPr>
          <w:rFonts w:ascii="黑体" w:eastAsia="黑体" w:hAnsi="黑体"/>
          <w:b w:val="0"/>
          <w:sz w:val="28"/>
          <w:szCs w:val="28"/>
        </w:rPr>
        <w:t>.</w:t>
      </w:r>
      <w:r w:rsidRPr="00D64E80">
        <w:rPr>
          <w:rFonts w:ascii="黑体" w:eastAsia="黑体" w:hAnsi="黑体"/>
          <w:b w:val="0"/>
          <w:sz w:val="28"/>
          <w:szCs w:val="28"/>
        </w:rPr>
        <w:t>1</w:t>
      </w:r>
      <w:bookmarkEnd w:id="103"/>
      <w:r w:rsidR="00D64E80">
        <w:rPr>
          <w:rFonts w:ascii="黑体" w:eastAsia="黑体" w:hAnsi="黑体"/>
          <w:b w:val="0"/>
          <w:sz w:val="28"/>
          <w:szCs w:val="28"/>
        </w:rPr>
        <w:t xml:space="preserve">  </w:t>
      </w:r>
      <w:r w:rsidR="00EC7725">
        <w:rPr>
          <w:rFonts w:ascii="黑体" w:eastAsia="黑体" w:hAnsi="黑体" w:hint="eastAsia"/>
          <w:b w:val="0"/>
          <w:sz w:val="28"/>
          <w:szCs w:val="28"/>
        </w:rPr>
        <w:t>问题描述</w:t>
      </w:r>
      <w:bookmarkEnd w:id="104"/>
    </w:p>
    <w:p w:rsidR="00EC7725" w:rsidRPr="00EC7725" w:rsidRDefault="00EC7725" w:rsidP="00D933CF">
      <w:pPr>
        <w:spacing w:line="400" w:lineRule="exact"/>
        <w:ind w:firstLineChars="200" w:firstLine="480"/>
        <w:rPr>
          <w:sz w:val="24"/>
        </w:rPr>
      </w:pPr>
      <w:r w:rsidRPr="00EC7725">
        <w:rPr>
          <w:rFonts w:hint="eastAsia"/>
          <w:sz w:val="24"/>
        </w:rPr>
        <w:t>本章基于用户</w:t>
      </w:r>
      <w:r w:rsidRPr="00EC7725">
        <w:rPr>
          <w:sz w:val="24"/>
        </w:rPr>
        <w:t>兴趣偏好对用户进行市场细分，用户兴趣</w:t>
      </w:r>
      <w:r>
        <w:rPr>
          <w:rFonts w:hint="eastAsia"/>
          <w:sz w:val="24"/>
        </w:rPr>
        <w:t>可</w:t>
      </w:r>
      <w:r w:rsidRPr="00EC7725">
        <w:rPr>
          <w:sz w:val="24"/>
        </w:rPr>
        <w:t>通过用户访问的网页</w:t>
      </w:r>
      <w:r w:rsidRPr="00EC7725">
        <w:rPr>
          <w:rFonts w:hint="eastAsia"/>
          <w:sz w:val="24"/>
        </w:rPr>
        <w:t>反应</w:t>
      </w:r>
      <w:r w:rsidRPr="00EC7725">
        <w:rPr>
          <w:sz w:val="24"/>
        </w:rPr>
        <w:t>出来，</w:t>
      </w:r>
      <w:r>
        <w:rPr>
          <w:rFonts w:hint="eastAsia"/>
          <w:sz w:val="24"/>
        </w:rPr>
        <w:t>所以市场</w:t>
      </w:r>
      <w:r>
        <w:rPr>
          <w:sz w:val="24"/>
        </w:rPr>
        <w:t>细分</w:t>
      </w:r>
      <w:r w:rsidRPr="00EC7725">
        <w:rPr>
          <w:rFonts w:hint="eastAsia"/>
          <w:sz w:val="24"/>
        </w:rPr>
        <w:t>问题的输入</w:t>
      </w:r>
      <w:r>
        <w:rPr>
          <w:rFonts w:hint="eastAsia"/>
          <w:sz w:val="24"/>
        </w:rPr>
        <w:t>为</w:t>
      </w:r>
      <w:r w:rsidRPr="00EC7725">
        <w:rPr>
          <w:rFonts w:hint="eastAsia"/>
          <w:sz w:val="24"/>
        </w:rPr>
        <w:t>用户和他们访问</w:t>
      </w:r>
      <w:r>
        <w:rPr>
          <w:rFonts w:hint="eastAsia"/>
          <w:sz w:val="24"/>
        </w:rPr>
        <w:t>各个</w:t>
      </w:r>
      <w:r w:rsidRPr="00EC7725">
        <w:rPr>
          <w:rFonts w:hint="eastAsia"/>
          <w:sz w:val="24"/>
        </w:rPr>
        <w:t>网站的次数，可以从两个角度来理解这个问题。</w:t>
      </w:r>
    </w:p>
    <w:p w:rsidR="00EC7725" w:rsidRPr="00EC7725" w:rsidRDefault="00EC7725" w:rsidP="00D933CF">
      <w:pPr>
        <w:pStyle w:val="ab"/>
        <w:numPr>
          <w:ilvl w:val="0"/>
          <w:numId w:val="27"/>
        </w:numPr>
        <w:spacing w:line="400" w:lineRule="exact"/>
        <w:ind w:firstLineChars="0"/>
        <w:rPr>
          <w:sz w:val="24"/>
        </w:rPr>
      </w:pPr>
      <w:r w:rsidRPr="00EC7725">
        <w:rPr>
          <w:rFonts w:hint="eastAsia"/>
          <w:sz w:val="24"/>
        </w:rPr>
        <w:t>矩阵角度</w:t>
      </w:r>
    </w:p>
    <w:p w:rsidR="00EC7725" w:rsidRPr="00EC7725" w:rsidRDefault="00EC7725" w:rsidP="00D933CF">
      <w:pPr>
        <w:spacing w:line="400" w:lineRule="exact"/>
        <w:ind w:firstLine="420"/>
        <w:rPr>
          <w:sz w:val="24"/>
        </w:rPr>
      </w:pPr>
      <w:r w:rsidRPr="00EC7725">
        <w:rPr>
          <w:rFonts w:hint="eastAsia"/>
          <w:sz w:val="24"/>
        </w:rPr>
        <w:t>可以产生一个用户——网站矩阵。矩阵的行和列分别表示用户和网站，矩阵中的元素表示用户访问该网站的次数。</w:t>
      </w:r>
    </w:p>
    <w:p w:rsidR="00EC7725" w:rsidRPr="00EC7725" w:rsidRDefault="00EC7725" w:rsidP="00D933CF">
      <w:pPr>
        <w:pStyle w:val="ab"/>
        <w:numPr>
          <w:ilvl w:val="0"/>
          <w:numId w:val="27"/>
        </w:numPr>
        <w:spacing w:line="400" w:lineRule="exact"/>
        <w:ind w:firstLineChars="0"/>
        <w:rPr>
          <w:sz w:val="24"/>
        </w:rPr>
      </w:pPr>
      <w:r w:rsidRPr="00EC7725">
        <w:rPr>
          <w:rFonts w:hint="eastAsia"/>
          <w:sz w:val="24"/>
        </w:rPr>
        <w:t>图论角度</w:t>
      </w:r>
    </w:p>
    <w:p w:rsidR="00EC7725" w:rsidRPr="00EC7725" w:rsidRDefault="00EC7725" w:rsidP="00D933CF">
      <w:pPr>
        <w:spacing w:line="400" w:lineRule="exact"/>
        <w:ind w:firstLine="420"/>
        <w:rPr>
          <w:sz w:val="24"/>
        </w:rPr>
      </w:pPr>
      <w:r w:rsidRPr="00EC7725">
        <w:rPr>
          <w:rFonts w:hint="eastAsia"/>
          <w:sz w:val="24"/>
        </w:rPr>
        <w:t>同样，也可以用一个二分图来反映用户和网站的关系。二分图有两组点集，分别代表用户和网站。若两组点集中有两个点之间有边连接，表示用户访问过该类别的网站，边的权重表示用户访问该网站的总次数。</w:t>
      </w:r>
    </w:p>
    <w:p w:rsidR="00EC7725" w:rsidRPr="00EC7725" w:rsidRDefault="00EC7725" w:rsidP="00D933CF">
      <w:pPr>
        <w:spacing w:line="400" w:lineRule="exact"/>
        <w:ind w:firstLine="420"/>
        <w:rPr>
          <w:sz w:val="24"/>
        </w:rPr>
      </w:pPr>
      <w:r w:rsidRPr="00EC7725">
        <w:rPr>
          <w:rFonts w:hint="eastAsia"/>
          <w:sz w:val="24"/>
        </w:rPr>
        <w:t>我们使用以上两种等价的方式来描述问题，为了表达更清楚，有时会从某一角度来描述问题。实际上，无论哪个角度都可以等价的按另外一种方式表达。</w:t>
      </w:r>
    </w:p>
    <w:p w:rsidR="00EC7725" w:rsidRPr="00EC7725" w:rsidRDefault="00EC7725" w:rsidP="00D933CF">
      <w:pPr>
        <w:spacing w:line="400" w:lineRule="exact"/>
        <w:ind w:firstLine="420"/>
        <w:rPr>
          <w:sz w:val="24"/>
        </w:rPr>
      </w:pPr>
      <w:r w:rsidRPr="00EC7725">
        <w:rPr>
          <w:rFonts w:hint="eastAsia"/>
          <w:sz w:val="24"/>
        </w:rPr>
        <w:t>双边图模型中，图</w:t>
      </w:r>
      <m:oMath>
        <m:r>
          <m:rPr>
            <m:sty m:val="p"/>
          </m:rPr>
          <w:rPr>
            <w:rFonts w:ascii="Cambria Math" w:hAnsi="Cambria Math" w:hint="eastAsia"/>
            <w:sz w:val="24"/>
          </w:rPr>
          <m:t>G=(</m:t>
        </m:r>
        <m:r>
          <m:rPr>
            <m:sty m:val="p"/>
          </m:rPr>
          <w:rPr>
            <w:rFonts w:ascii="Cambria Math" w:hAnsi="Cambria Math"/>
            <w:sz w:val="24"/>
          </w:rPr>
          <m:t>V,E)</m:t>
        </m:r>
      </m:oMath>
      <w:r w:rsidR="00C13558">
        <w:rPr>
          <w:rFonts w:hint="eastAsia"/>
          <w:sz w:val="24"/>
        </w:rPr>
        <w:t>，</w:t>
      </w:r>
      <w:r w:rsidRPr="00EC7725">
        <w:rPr>
          <w:rFonts w:hint="eastAsia"/>
          <w:sz w:val="24"/>
        </w:rPr>
        <w:t>顶点集</w:t>
      </w:r>
      <m:oMath>
        <m:r>
          <m:rPr>
            <m:sty m:val="p"/>
          </m:rPr>
          <w:rPr>
            <w:rFonts w:ascii="Cambria Math" w:hAnsi="Cambria Math" w:hint="eastAsia"/>
            <w:sz w:val="24"/>
          </w:rPr>
          <m:t>V</m:t>
        </m:r>
        <m:r>
          <m:rPr>
            <m:sty m:val="p"/>
          </m:rPr>
          <w:rPr>
            <w:rFonts w:ascii="Cambria Math" w:hAnsi="Cambria Math"/>
            <w:sz w:val="24"/>
          </w:rPr>
          <m:t>={1,2,</m:t>
        </m:r>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sz w:val="24"/>
          </w:rPr>
          <m:t>|V|}</m:t>
        </m:r>
      </m:oMath>
      <w:r w:rsidR="00C13558">
        <w:rPr>
          <w:rFonts w:hint="eastAsia"/>
          <w:sz w:val="24"/>
        </w:rPr>
        <w:t>，</w:t>
      </w:r>
      <w:r w:rsidRPr="00EC7725">
        <w:rPr>
          <w:rFonts w:hint="eastAsia"/>
          <w:sz w:val="24"/>
        </w:rPr>
        <w:t>边集</w:t>
      </w:r>
      <m:oMath>
        <m:r>
          <m:rPr>
            <m:sty m:val="p"/>
          </m:rPr>
          <w:rPr>
            <w:rFonts w:ascii="Cambria Math" w:hAnsi="Cambria Math" w:hint="eastAsia"/>
            <w:sz w:val="24"/>
          </w:rPr>
          <m:t>{i,j}</m:t>
        </m:r>
      </m:oMath>
      <w:r w:rsidR="00C13558">
        <w:rPr>
          <w:rFonts w:hint="eastAsia"/>
          <w:sz w:val="24"/>
        </w:rPr>
        <w:t>，</w:t>
      </w:r>
      <w:r w:rsidRPr="00EC7725">
        <w:rPr>
          <w:rFonts w:hint="eastAsia"/>
          <w:sz w:val="24"/>
        </w:rPr>
        <w:t>边的权重为</w:t>
      </w:r>
      <m:oMath>
        <m:sSub>
          <m:sSubPr>
            <m:ctrlPr>
              <w:rPr>
                <w:rFonts w:ascii="Cambria Math" w:hAnsi="Cambria Math"/>
                <w:sz w:val="24"/>
              </w:rPr>
            </m:ctrlPr>
          </m:sSubPr>
          <m:e>
            <m:r>
              <m:rPr>
                <m:sty m:val="p"/>
              </m:rPr>
              <w:rPr>
                <w:rFonts w:ascii="Cambria Math" w:hAnsi="Cambria Math" w:hint="eastAsia"/>
                <w:sz w:val="24"/>
              </w:rPr>
              <m:t>E</m:t>
            </m:r>
            <m:ctrlPr>
              <w:rPr>
                <w:rFonts w:ascii="Cambria Math" w:hAnsi="Cambria Math" w:hint="eastAsia"/>
                <w:sz w:val="24"/>
              </w:rPr>
            </m:ctrlPr>
          </m:e>
          <m:sub>
            <m:r>
              <m:rPr>
                <m:sty m:val="p"/>
              </m:rPr>
              <w:rPr>
                <w:rFonts w:ascii="Cambria Math" w:hAnsi="Cambria Math"/>
                <w:sz w:val="24"/>
              </w:rPr>
              <m:t>ij</m:t>
            </m:r>
          </m:sub>
        </m:sSub>
      </m:oMath>
      <w:r w:rsidR="00C13558">
        <w:rPr>
          <w:rFonts w:hint="eastAsia"/>
          <w:sz w:val="24"/>
        </w:rPr>
        <w:t>，</w:t>
      </w:r>
      <w:r w:rsidRPr="00EC7725">
        <w:rPr>
          <w:rFonts w:hint="eastAsia"/>
          <w:sz w:val="24"/>
        </w:rPr>
        <w:t>邻接矩阵</w:t>
      </w:r>
      <w:r w:rsidRPr="00EC7725">
        <w:rPr>
          <w:rFonts w:hint="eastAsia"/>
          <w:sz w:val="24"/>
        </w:rPr>
        <w:t>M</w:t>
      </w:r>
      <w:r w:rsidRPr="00EC7725">
        <w:rPr>
          <w:rFonts w:hint="eastAsia"/>
          <w:sz w:val="24"/>
        </w:rPr>
        <w:t>定义为</w:t>
      </w:r>
    </w:p>
    <w:p w:rsidR="00EC7725" w:rsidRPr="00EC7725" w:rsidRDefault="00AF2E22" w:rsidP="008123C4">
      <w:pPr>
        <w:wordWrap w:val="0"/>
        <w:spacing w:before="120" w:after="120"/>
        <w:ind w:firstLine="420"/>
        <w:jc w:val="right"/>
        <w:rPr>
          <w:sz w:val="24"/>
        </w:rPr>
      </w:pPr>
      <m:oMath>
        <m:sSub>
          <m:sSubPr>
            <m:ctrlPr>
              <w:rPr>
                <w:rFonts w:ascii="Cambria Math" w:hAnsi="Cambria Math"/>
                <w:sz w:val="24"/>
              </w:rPr>
            </m:ctrlPr>
          </m:sSubPr>
          <m:e>
            <m:r>
              <m:rPr>
                <m:sty m:val="p"/>
              </m:rPr>
              <w:rPr>
                <w:rFonts w:ascii="Cambria Math" w:hAnsi="Cambria Math" w:hint="eastAsia"/>
                <w:sz w:val="24"/>
              </w:rPr>
              <m:t>M</m:t>
            </m:r>
            <m:ctrlPr>
              <w:rPr>
                <w:rFonts w:ascii="Cambria Math" w:hAnsi="Cambria Math" w:hint="eastAsia"/>
                <w:sz w:val="24"/>
              </w:rPr>
            </m:ctrlPr>
          </m:e>
          <m:sub>
            <m:r>
              <m:rPr>
                <m:sty m:val="p"/>
              </m:rPr>
              <w:rPr>
                <w:rFonts w:ascii="Cambria Math" w:hAnsi="Cambria Math" w:hint="eastAsia"/>
                <w:sz w:val="24"/>
              </w:rPr>
              <m:t>ij</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E</m:t>
                    </m:r>
                  </m:e>
                  <m:sub>
                    <m:r>
                      <w:rPr>
                        <w:rFonts w:ascii="Cambria Math" w:hAnsi="Cambria Math"/>
                        <w:sz w:val="24"/>
                      </w:rPr>
                      <m:t>ij</m:t>
                    </m:r>
                  </m:sub>
                </m:sSub>
                <m:r>
                  <w:rPr>
                    <w:rFonts w:ascii="Cambria Math" w:hAnsi="Cambria Math"/>
                    <w:sz w:val="24"/>
                  </w:rPr>
                  <m:t xml:space="preserve"> ,      </m:t>
                </m:r>
                <m:r>
                  <m:rPr>
                    <m:sty m:val="p"/>
                  </m:rPr>
                  <w:rPr>
                    <w:rFonts w:ascii="Cambria Math" w:hAnsi="Cambria Math"/>
                    <w:sz w:val="24"/>
                  </w:rPr>
                  <m:t xml:space="preserve">if edge {i,j} exists </m:t>
                </m:r>
              </m:e>
              <m:e>
                <m:r>
                  <w:rPr>
                    <w:rFonts w:ascii="Cambria Math" w:hAnsi="Cambria Math"/>
                    <w:sz w:val="24"/>
                  </w:rPr>
                  <m:t xml:space="preserve">0 ,                 </m:t>
                </m:r>
                <m:r>
                  <m:rPr>
                    <m:sty m:val="p"/>
                  </m:rPr>
                  <w:rPr>
                    <w:rFonts w:ascii="Cambria Math" w:eastAsia="Calibri" w:hAnsi="Cambria Math" w:cs="Calibri"/>
                    <w:sz w:val="24"/>
                  </w:rPr>
                  <m:t>otherwise</m:t>
                </m:r>
              </m:e>
            </m:eqArr>
          </m:e>
        </m:d>
      </m:oMath>
      <w:r w:rsidR="00550FC0">
        <w:rPr>
          <w:rFonts w:hint="eastAsia"/>
          <w:sz w:val="24"/>
        </w:rPr>
        <w:t xml:space="preserve"> </w:t>
      </w:r>
      <w:r w:rsidR="00550FC0">
        <w:rPr>
          <w:sz w:val="24"/>
        </w:rPr>
        <w:t xml:space="preserve">                  </w:t>
      </w:r>
      <w:r w:rsidR="00550FC0">
        <w:rPr>
          <w:rFonts w:hint="eastAsia"/>
          <w:sz w:val="24"/>
        </w:rPr>
        <w:t xml:space="preserve"> </w:t>
      </w:r>
      <w:r w:rsidR="00550FC0">
        <w:rPr>
          <w:sz w:val="24"/>
        </w:rPr>
        <w:t>(6-1)</w:t>
      </w:r>
    </w:p>
    <w:p w:rsidR="00EC7725" w:rsidRPr="00EC7725" w:rsidRDefault="00EC7725" w:rsidP="005D0B1D">
      <w:pPr>
        <w:spacing w:line="400" w:lineRule="exact"/>
        <w:ind w:firstLineChars="200" w:firstLine="480"/>
        <w:rPr>
          <w:sz w:val="24"/>
        </w:rPr>
      </w:pPr>
      <w:r w:rsidRPr="00EC7725">
        <w:rPr>
          <w:rFonts w:hint="eastAsia"/>
          <w:sz w:val="24"/>
        </w:rPr>
        <w:t>若给定一个要分割的顶点集</w:t>
      </w:r>
      <m:oMath>
        <m:r>
          <m:rPr>
            <m:sty m:val="p"/>
          </m:rPr>
          <w:rPr>
            <w:rFonts w:ascii="Cambria Math" w:hAnsi="Cambria Math"/>
            <w:sz w:val="24"/>
          </w:rPr>
          <m:t>V</m:t>
        </m:r>
      </m:oMath>
      <w:r w:rsidRPr="00EC7725">
        <w:rPr>
          <w:rFonts w:hint="eastAsia"/>
          <w:sz w:val="24"/>
        </w:rPr>
        <w:t>，要分割为</w:t>
      </w:r>
      <w:r w:rsidRPr="00EC7725">
        <w:rPr>
          <w:rFonts w:hint="eastAsia"/>
          <w:sz w:val="24"/>
        </w:rPr>
        <w:t>k</w:t>
      </w:r>
      <w:r w:rsidRPr="00EC7725">
        <w:rPr>
          <w:rFonts w:hint="eastAsia"/>
          <w:sz w:val="24"/>
        </w:rPr>
        <w:t>个子顶点集</w:t>
      </w:r>
      <m:oMath>
        <m:sSub>
          <m:sSubPr>
            <m:ctrlPr>
              <w:rPr>
                <w:rFonts w:ascii="Cambria Math" w:hAnsi="Cambria Math"/>
                <w:sz w:val="24"/>
              </w:rPr>
            </m:ctrlPr>
          </m:sSubPr>
          <m:e>
            <m:r>
              <m:rPr>
                <m:sty m:val="p"/>
              </m:rPr>
              <w:rPr>
                <w:rFonts w:ascii="Cambria Math" w:hAnsi="Cambria Math" w:hint="eastAsia"/>
                <w:sz w:val="24"/>
              </w:rPr>
              <m:t>V</m:t>
            </m:r>
            <m:ctrlPr>
              <w:rPr>
                <w:rFonts w:ascii="Cambria Math" w:hAnsi="Cambria Math" w:hint="eastAsia"/>
                <w:sz w:val="24"/>
              </w:rPr>
            </m:ctrlP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k</m:t>
            </m:r>
          </m:sub>
        </m:sSub>
      </m:oMath>
      <w:r w:rsidR="00C13558">
        <w:rPr>
          <w:rFonts w:hint="eastAsia"/>
          <w:sz w:val="24"/>
        </w:rPr>
        <w:t>，</w:t>
      </w:r>
      <w:r w:rsidRPr="00EC7725">
        <w:rPr>
          <w:rFonts w:hint="eastAsia"/>
          <w:sz w:val="24"/>
        </w:rPr>
        <w:t>我们定义</w:t>
      </w:r>
      <w:r w:rsidRPr="00EC7725">
        <w:rPr>
          <w:rFonts w:hint="eastAsia"/>
          <w:sz w:val="24"/>
        </w:rPr>
        <w:t>cut</w:t>
      </w:r>
      <w:r w:rsidRPr="00EC7725">
        <w:rPr>
          <w:rFonts w:hint="eastAsia"/>
          <w:sz w:val="24"/>
        </w:rPr>
        <w:t>表示分割后所有属于不同顶点集的边的权重之和，用数学语言可表示为</w:t>
      </w:r>
    </w:p>
    <w:p w:rsidR="00EC7725" w:rsidRPr="00EC7725" w:rsidRDefault="00EC7725" w:rsidP="008123C4">
      <w:pPr>
        <w:wordWrap w:val="0"/>
        <w:spacing w:before="120" w:after="120"/>
        <w:ind w:firstLine="420"/>
        <w:jc w:val="right"/>
        <w:rPr>
          <w:sz w:val="24"/>
        </w:rPr>
      </w:pPr>
      <m:oMath>
        <m:r>
          <m:rPr>
            <m:sty m:val="p"/>
          </m:rPr>
          <w:rPr>
            <w:rFonts w:ascii="Cambria Math" w:hAnsi="Cambria Math" w:hint="eastAsia"/>
            <w:sz w:val="24"/>
          </w:rPr>
          <m:t>cut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V</m:t>
                </m:r>
                <m:ctrlPr>
                  <w:rPr>
                    <w:rFonts w:ascii="Cambria Math" w:hAnsi="Cambria Math" w:hint="eastAsia"/>
                    <w:sz w:val="24"/>
                  </w:rPr>
                </m:ctrlP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k</m:t>
                </m:r>
              </m:sub>
            </m:sSub>
          </m:e>
        </m:d>
        <m:r>
          <m:rPr>
            <m:sty m:val="p"/>
          </m:rPr>
          <w:rPr>
            <w:rFonts w:ascii="Cambria Math" w:hAnsi="Cambria Math"/>
            <w:sz w:val="24"/>
          </w:rPr>
          <m:t>=</m:t>
        </m:r>
        <m:nary>
          <m:naryPr>
            <m:chr m:val="∑"/>
            <m:limLoc m:val="subSup"/>
            <m:supHide m:val="1"/>
            <m:ctrlPr>
              <w:rPr>
                <w:rFonts w:ascii="Cambria Math" w:hAnsi="Cambria Math"/>
                <w:sz w:val="24"/>
              </w:rPr>
            </m:ctrlPr>
          </m:naryPr>
          <m:sub>
            <m:r>
              <w:rPr>
                <w:rFonts w:ascii="Cambria Math" w:hAnsi="Cambria Math"/>
                <w:sz w:val="24"/>
              </w:rPr>
              <m:t>i&lt;j</m:t>
            </m:r>
          </m:sub>
          <m:sup/>
          <m:e>
            <m:r>
              <w:rPr>
                <w:rFonts w:ascii="Cambria Math" w:hAnsi="Cambria Math"/>
                <w:sz w:val="24"/>
              </w:rPr>
              <m:t>cut(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e>
        </m:nary>
      </m:oMath>
      <w:r w:rsidR="00550FC0">
        <w:rPr>
          <w:rFonts w:hint="eastAsia"/>
          <w:sz w:val="24"/>
        </w:rPr>
        <w:t xml:space="preserve">  </w:t>
      </w:r>
      <w:r w:rsidR="00550FC0">
        <w:rPr>
          <w:sz w:val="24"/>
        </w:rPr>
        <w:t xml:space="preserve">             </w:t>
      </w:r>
      <w:r w:rsidR="00550FC0">
        <w:rPr>
          <w:rFonts w:hint="eastAsia"/>
          <w:sz w:val="24"/>
        </w:rPr>
        <w:t xml:space="preserve">  </w:t>
      </w:r>
      <w:r w:rsidR="00550FC0">
        <w:rPr>
          <w:sz w:val="24"/>
        </w:rPr>
        <w:t>(6-2)</w:t>
      </w:r>
    </w:p>
    <w:p w:rsidR="00EC7725" w:rsidRPr="00EC7725" w:rsidRDefault="00EC7725" w:rsidP="005D0B1D">
      <w:pPr>
        <w:spacing w:line="400" w:lineRule="exact"/>
        <w:rPr>
          <w:sz w:val="24"/>
        </w:rPr>
      </w:pPr>
      <w:r w:rsidRPr="00EC7725">
        <w:rPr>
          <w:rFonts w:hint="eastAsia"/>
          <w:sz w:val="24"/>
        </w:rPr>
        <w:t>其中</w:t>
      </w:r>
    </w:p>
    <w:p w:rsidR="00EC7725" w:rsidRPr="00EC7725" w:rsidRDefault="00EC7725" w:rsidP="008123C4">
      <w:pPr>
        <w:wordWrap w:val="0"/>
        <w:spacing w:before="120" w:after="120"/>
        <w:jc w:val="right"/>
        <w:rPr>
          <w:sz w:val="24"/>
        </w:rPr>
      </w:pPr>
      <m:oMath>
        <m:r>
          <w:rPr>
            <w:rFonts w:ascii="Cambria Math" w:hAnsi="Cambria Math"/>
            <w:sz w:val="24"/>
          </w:rPr>
          <m:t>cut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e>
        </m:d>
        <m:r>
          <w:rPr>
            <w:rFonts w:ascii="Cambria Math" w:hAnsi="Cambria Math" w:hint="eastAsia"/>
            <w:sz w:val="24"/>
          </w:rPr>
          <m:t>=</m:t>
        </m:r>
        <m:nary>
          <m:naryPr>
            <m:chr m:val="∑"/>
            <m:limLoc m:val="subSup"/>
            <m:supHide m:val="1"/>
            <m:ctrlPr>
              <w:rPr>
                <w:rFonts w:ascii="Cambria Math" w:hAnsi="Cambria Math"/>
                <w:sz w:val="24"/>
              </w:rPr>
            </m:ctrlPr>
          </m:naryPr>
          <m:sub>
            <m:r>
              <w:rPr>
                <w:rFonts w:ascii="Cambria Math" w:hAnsi="Cambria Math"/>
                <w:sz w:val="24"/>
              </w:rPr>
              <m:t>i∈</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hint="eastAsia"/>
                <w:sz w:val="24"/>
              </w:rPr>
              <m:t>,</m:t>
            </m:r>
            <m:r>
              <w:rPr>
                <w:rFonts w:ascii="Cambria Math" w:hAnsi="Cambria Math"/>
                <w:sz w:val="24"/>
              </w:rPr>
              <m:t>j∈</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sub>
          <m:sup/>
          <m:e>
            <m:sSub>
              <m:sSubPr>
                <m:ctrlPr>
                  <w:rPr>
                    <w:rFonts w:ascii="Cambria Math" w:hAnsi="Cambria Math"/>
                    <w:i/>
                    <w:sz w:val="24"/>
                  </w:rPr>
                </m:ctrlPr>
              </m:sSubPr>
              <m:e>
                <m:r>
                  <w:rPr>
                    <w:rFonts w:ascii="Cambria Math" w:hAnsi="Cambria Math"/>
                    <w:sz w:val="24"/>
                  </w:rPr>
                  <m:t>M</m:t>
                </m:r>
              </m:e>
              <m:sub>
                <m:r>
                  <w:rPr>
                    <w:rFonts w:ascii="Cambria Math" w:hAnsi="Cambria Math"/>
                    <w:sz w:val="24"/>
                  </w:rPr>
                  <m:t>ij</m:t>
                </m:r>
              </m:sub>
            </m:sSub>
          </m:e>
        </m:nary>
      </m:oMath>
      <w:r w:rsidR="00550FC0">
        <w:rPr>
          <w:rFonts w:hint="eastAsia"/>
          <w:sz w:val="24"/>
        </w:rPr>
        <w:t xml:space="preserve">    </w:t>
      </w:r>
      <w:r w:rsidR="00550FC0">
        <w:rPr>
          <w:sz w:val="24"/>
        </w:rPr>
        <w:t xml:space="preserve">                  </w:t>
      </w:r>
      <w:r w:rsidR="00550FC0">
        <w:rPr>
          <w:rFonts w:hint="eastAsia"/>
          <w:sz w:val="24"/>
        </w:rPr>
        <w:t>(6-3)</w:t>
      </w:r>
    </w:p>
    <w:p w:rsidR="00EC7725" w:rsidRPr="00EC7725" w:rsidRDefault="00894944" w:rsidP="005D0B1D">
      <w:pPr>
        <w:spacing w:line="400" w:lineRule="exact"/>
        <w:ind w:firstLineChars="200" w:firstLine="480"/>
        <w:rPr>
          <w:sz w:val="24"/>
        </w:rPr>
      </w:pPr>
      <w:r>
        <w:rPr>
          <w:rFonts w:hint="eastAsia"/>
          <w:sz w:val="24"/>
        </w:rPr>
        <w:t>结合</w:t>
      </w:r>
      <w:r w:rsidR="00EC7725" w:rsidRPr="00EC7725">
        <w:rPr>
          <w:rFonts w:hint="eastAsia"/>
          <w:sz w:val="24"/>
        </w:rPr>
        <w:t>所分析的用户和网站，将图定义为</w:t>
      </w:r>
      <m:oMath>
        <m:r>
          <w:rPr>
            <w:rFonts w:ascii="Cambria Math" w:hAnsi="Cambria Math"/>
            <w:sz w:val="24"/>
          </w:rPr>
          <m:t>G</m:t>
        </m:r>
        <m:r>
          <m:rPr>
            <m:sty m:val="p"/>
          </m:rPr>
          <w:rPr>
            <w:rFonts w:ascii="Cambria Math" w:hAnsi="Cambria Math"/>
            <w:sz w:val="24"/>
          </w:rPr>
          <m:t xml:space="preserve"> = (</m:t>
        </m:r>
        <m:r>
          <w:rPr>
            <w:rFonts w:ascii="Cambria Math" w:hAnsi="Cambria Math"/>
            <w:sz w:val="24"/>
          </w:rPr>
          <m:t>U</m:t>
        </m:r>
        <m:r>
          <m:rPr>
            <m:sty m:val="p"/>
          </m:rPr>
          <w:rPr>
            <w:rFonts w:ascii="Cambria Math" w:hAnsi="Cambria Math"/>
            <w:sz w:val="24"/>
          </w:rPr>
          <m:t>,</m:t>
        </m:r>
        <m:r>
          <w:rPr>
            <w:rFonts w:ascii="Cambria Math" w:hAnsi="Cambria Math" w:hint="eastAsia"/>
            <w:sz w:val="24"/>
          </w:rPr>
          <m:t>W</m:t>
        </m:r>
        <m:r>
          <m:rPr>
            <m:sty m:val="p"/>
          </m:rPr>
          <w:rPr>
            <w:rFonts w:ascii="Cambria Math" w:hAnsi="Cambria Math"/>
            <w:sz w:val="24"/>
          </w:rPr>
          <m:t>,</m:t>
        </m:r>
        <m:r>
          <w:rPr>
            <w:rFonts w:ascii="Cambria Math" w:hAnsi="Cambria Math"/>
            <w:sz w:val="24"/>
          </w:rPr>
          <m:t>E</m:t>
        </m:r>
        <m:r>
          <m:rPr>
            <m:sty m:val="p"/>
          </m:rPr>
          <w:rPr>
            <w:rFonts w:ascii="Cambria Math" w:hAnsi="Cambria Math"/>
            <w:sz w:val="24"/>
          </w:rPr>
          <m:t>)</m:t>
        </m:r>
      </m:oMath>
      <w:r w:rsidR="00EC7725" w:rsidRPr="00EC7725">
        <w:rPr>
          <w:rFonts w:hint="eastAsia"/>
          <w:sz w:val="24"/>
        </w:rPr>
        <w:t>,</w:t>
      </w:r>
      <w:r w:rsidR="00EC7725" w:rsidRPr="00EC7725">
        <w:rPr>
          <w:rFonts w:hint="eastAsia"/>
          <w:sz w:val="24"/>
        </w:rPr>
        <w:t>其中</w:t>
      </w:r>
      <m:oMath>
        <m:r>
          <w:rPr>
            <w:rFonts w:ascii="Cambria Math" w:hAnsi="Cambria Math"/>
            <w:sz w:val="24"/>
          </w:rPr>
          <m:t>U</m:t>
        </m:r>
        <m:r>
          <m:rPr>
            <m:sty m:val="p"/>
          </m:rPr>
          <w:rPr>
            <w:rFonts w:ascii="Cambria Math" w:hAnsi="Cambria Math" w:hint="eastAsia"/>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m</m:t>
            </m:r>
          </m:sub>
        </m:sSub>
        <m:r>
          <m:rPr>
            <m:sty m:val="p"/>
          </m:rPr>
          <w:rPr>
            <w:rFonts w:ascii="Cambria Math" w:hAnsi="Cambria Math"/>
            <w:sz w:val="24"/>
          </w:rPr>
          <m:t>}</m:t>
        </m:r>
      </m:oMath>
      <w:r w:rsidR="00EC7725" w:rsidRPr="00EC7725">
        <w:rPr>
          <w:rFonts w:hint="eastAsia"/>
          <w:sz w:val="24"/>
        </w:rPr>
        <w:t>表示用户顶点集，</w:t>
      </w:r>
      <m:oMath>
        <m:r>
          <w:rPr>
            <w:rFonts w:ascii="Cambria Math" w:hAnsi="Cambria Math" w:hint="eastAsia"/>
            <w:sz w:val="24"/>
          </w:rPr>
          <m:t>W</m:t>
        </m:r>
        <m:r>
          <m:rPr>
            <m:sty m:val="p"/>
          </m:rPr>
          <w:rPr>
            <w:rFonts w:ascii="Cambria Math" w:hAnsi="Cambria Math" w:hint="eastAsia"/>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n</m:t>
            </m:r>
          </m:sub>
        </m:sSub>
        <m:r>
          <m:rPr>
            <m:sty m:val="p"/>
          </m:rPr>
          <w:rPr>
            <w:rFonts w:ascii="Cambria Math" w:hAnsi="Cambria Math"/>
            <w:sz w:val="24"/>
          </w:rPr>
          <m:t>}</m:t>
        </m:r>
      </m:oMath>
      <w:r w:rsidR="00EC7725" w:rsidRPr="00EC7725">
        <w:rPr>
          <w:rFonts w:hint="eastAsia"/>
          <w:sz w:val="24"/>
        </w:rPr>
        <w:t>表示网站顶点集，</w:t>
      </w:r>
      <w:r w:rsidR="00EC7725" w:rsidRPr="00EC7725">
        <w:rPr>
          <w:rFonts w:hint="eastAsia"/>
          <w:sz w:val="24"/>
        </w:rPr>
        <w:t>E</w:t>
      </w:r>
      <w:r w:rsidR="00EC7725" w:rsidRPr="00EC7725">
        <w:rPr>
          <w:rFonts w:hint="eastAsia"/>
          <w:sz w:val="24"/>
        </w:rPr>
        <w:t>表示边集</w:t>
      </w:r>
      <m:oMath>
        <m:r>
          <m:rPr>
            <m:sty m:val="p"/>
          </m:rPr>
          <w:rPr>
            <w:rFonts w:ascii="Cambria Math" w:hAnsi="Cambria Math"/>
            <w:sz w:val="24"/>
          </w:rPr>
          <m:t xml:space="preserve">{ </m:t>
        </m:r>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j</m:t>
                </m:r>
              </m:sub>
            </m:sSub>
          </m:e>
        </m:d>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i</m:t>
            </m:r>
          </m:sub>
        </m:sSub>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r>
          <m:rPr>
            <m:sty m:val="p"/>
          </m:rPr>
          <w:rPr>
            <w:rFonts w:ascii="Cambria Math" w:hAnsi="Cambria Math"/>
            <w:sz w:val="24"/>
          </w:rPr>
          <m:t>∈W}</m:t>
        </m:r>
      </m:oMath>
      <w:r w:rsidR="00301C2E">
        <w:rPr>
          <w:rFonts w:hint="eastAsia"/>
          <w:sz w:val="24"/>
        </w:rPr>
        <w:t>。</w:t>
      </w:r>
      <w:r w:rsidR="00EC7725" w:rsidRPr="00EC7725">
        <w:rPr>
          <w:rFonts w:hint="eastAsia"/>
          <w:sz w:val="24"/>
        </w:rPr>
        <w:t>可以注意到用户和用户之间，网站和</w:t>
      </w:r>
      <w:r w:rsidR="00301C2E">
        <w:rPr>
          <w:rFonts w:hint="eastAsia"/>
          <w:sz w:val="24"/>
        </w:rPr>
        <w:t>网站之间是没有边的。连接用户和网站的边代表了其连接的强度，</w:t>
      </w:r>
      <w:r w:rsidR="00EC7725" w:rsidRPr="00EC7725">
        <w:rPr>
          <w:rFonts w:hint="eastAsia"/>
          <w:sz w:val="24"/>
        </w:rPr>
        <w:t>在这里使用用户访问该类别的网络流量所占比例作为其权值。</w:t>
      </w:r>
    </w:p>
    <w:p w:rsidR="00EC7725" w:rsidRPr="00EC7725" w:rsidRDefault="00AF2E22" w:rsidP="008123C4">
      <w:pPr>
        <w:wordWrap w:val="0"/>
        <w:spacing w:before="120" w:after="120"/>
        <w:ind w:firstLine="420"/>
        <w:jc w:val="right"/>
        <w:rPr>
          <w:sz w:val="24"/>
        </w:rPr>
      </w:pPr>
      <m:oMath>
        <m:sSub>
          <m:sSubPr>
            <m:ctrlPr>
              <w:rPr>
                <w:rFonts w:ascii="Cambria Math" w:hAnsi="Cambria Math"/>
                <w:sz w:val="24"/>
              </w:rPr>
            </m:ctrlPr>
          </m:sSubPr>
          <m:e>
            <m:r>
              <m:rPr>
                <m:sty m:val="p"/>
              </m:rPr>
              <w:rPr>
                <w:rFonts w:ascii="Cambria Math" w:hAnsi="Cambria Math" w:hint="eastAsia"/>
                <w:sz w:val="24"/>
              </w:rPr>
              <m:t>E</m:t>
            </m:r>
            <m:ctrlPr>
              <w:rPr>
                <w:rFonts w:ascii="Cambria Math" w:hAnsi="Cambria Math" w:hint="eastAsia"/>
                <w:sz w:val="24"/>
              </w:rPr>
            </m:ctrlPr>
          </m:e>
          <m:sub>
            <m:r>
              <m:rPr>
                <m:sty m:val="p"/>
              </m:rPr>
              <w:rPr>
                <w:rFonts w:ascii="Cambria Math" w:hAnsi="Cambria Math"/>
                <w:sz w:val="24"/>
              </w:rPr>
              <m:t>ij</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ij</m:t>
                </m:r>
              </m:sub>
            </m:sSub>
          </m:num>
          <m:den>
            <m:nary>
              <m:naryPr>
                <m:chr m:val="∑"/>
                <m:limLoc m:val="subSup"/>
                <m:supHide m:val="1"/>
                <m:ctrlPr>
                  <w:rPr>
                    <w:rFonts w:ascii="Cambria Math" w:hAnsi="Cambria Math"/>
                    <w:sz w:val="24"/>
                  </w:rPr>
                </m:ctrlPr>
              </m:naryPr>
              <m:sub>
                <m:r>
                  <w:rPr>
                    <w:rFonts w:ascii="Cambria Math" w:hAnsi="Cambria Math"/>
                    <w:sz w:val="24"/>
                  </w:rPr>
                  <m:t>j</m:t>
                </m:r>
                <m:r>
                  <m:rPr>
                    <m:sty m:val="p"/>
                  </m:rPr>
                  <w:rPr>
                    <w:rFonts w:ascii="Cambria Math" w:hAnsi="Cambria Math"/>
                    <w:sz w:val="24"/>
                  </w:rPr>
                  <m:t>=1,2,</m:t>
                </m:r>
                <m:r>
                  <m:rPr>
                    <m:sty m:val="p"/>
                  </m:rPr>
                  <w:rPr>
                    <w:rFonts w:ascii="Cambria Math" w:hAnsi="Cambria Math" w:hint="eastAsia"/>
                    <w:sz w:val="24"/>
                  </w:rPr>
                  <m:t>……</m:t>
                </m:r>
                <m:r>
                  <m:rPr>
                    <m:sty m:val="p"/>
                  </m:rPr>
                  <w:rPr>
                    <w:rFonts w:ascii="Cambria Math" w:hAnsi="Cambria Math"/>
                    <w:sz w:val="24"/>
                  </w:rPr>
                  <m:t>,</m:t>
                </m:r>
                <m:r>
                  <w:rPr>
                    <w:rFonts w:ascii="Cambria Math" w:hAnsi="Cambria Math"/>
                    <w:sz w:val="24"/>
                  </w:rPr>
                  <m:t>m</m:t>
                </m:r>
              </m:sub>
              <m:sup/>
              <m:e>
                <m:sSub>
                  <m:sSubPr>
                    <m:ctrlPr>
                      <w:rPr>
                        <w:rFonts w:ascii="Cambria Math" w:hAnsi="Cambria Math"/>
                        <w:sz w:val="24"/>
                      </w:rPr>
                    </m:ctrlPr>
                  </m:sSubPr>
                  <m:e>
                    <m:r>
                      <w:rPr>
                        <w:rFonts w:ascii="Cambria Math" w:hAnsi="Cambria Math"/>
                        <w:sz w:val="24"/>
                      </w:rPr>
                      <m:t>t</m:t>
                    </m:r>
                  </m:e>
                  <m:sub>
                    <m:r>
                      <w:rPr>
                        <w:rFonts w:ascii="Cambria Math" w:hAnsi="Cambria Math"/>
                        <w:sz w:val="24"/>
                      </w:rPr>
                      <m:t>ij</m:t>
                    </m:r>
                  </m:sub>
                </m:sSub>
              </m:e>
            </m:nary>
          </m:den>
        </m:f>
      </m:oMath>
      <w:r w:rsidR="00550FC0">
        <w:rPr>
          <w:rFonts w:hint="eastAsia"/>
          <w:sz w:val="24"/>
        </w:rPr>
        <w:t xml:space="preserve"> </w:t>
      </w:r>
      <w:r w:rsidR="00550FC0">
        <w:rPr>
          <w:sz w:val="24"/>
        </w:rPr>
        <w:t xml:space="preserve">                         </w:t>
      </w:r>
      <w:r w:rsidR="00550FC0">
        <w:rPr>
          <w:rFonts w:hint="eastAsia"/>
          <w:sz w:val="24"/>
        </w:rPr>
        <w:t>(6-4)</w:t>
      </w:r>
    </w:p>
    <w:p w:rsidR="00EC7725" w:rsidRPr="00EC7725" w:rsidRDefault="00EC7725" w:rsidP="005D0B1D">
      <w:pPr>
        <w:spacing w:line="400" w:lineRule="exact"/>
        <w:rPr>
          <w:sz w:val="24"/>
        </w:rPr>
      </w:pPr>
      <w:r w:rsidRPr="00EC7725">
        <w:rPr>
          <w:rFonts w:hint="eastAsia"/>
          <w:sz w:val="24"/>
        </w:rPr>
        <w:lastRenderedPageBreak/>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ij</m:t>
            </m:r>
          </m:sub>
        </m:sSub>
      </m:oMath>
      <w:r w:rsidRPr="00EC7725">
        <w:rPr>
          <w:rFonts w:hint="eastAsia"/>
          <w:sz w:val="24"/>
        </w:rPr>
        <w:t>表示用户</w:t>
      </w:r>
      <m:oMath>
        <m:sSub>
          <m:sSubPr>
            <m:ctrlPr>
              <w:rPr>
                <w:rFonts w:ascii="Cambria Math" w:hAnsi="Cambria Math"/>
                <w:sz w:val="24"/>
              </w:rPr>
            </m:ctrlPr>
          </m:sSubPr>
          <m:e>
            <m:r>
              <w:rPr>
                <w:rFonts w:ascii="Cambria Math" w:hAnsi="Cambria Math"/>
                <w:sz w:val="24"/>
              </w:rPr>
              <m:t>u</m:t>
            </m:r>
          </m:e>
          <m:sub>
            <m:r>
              <m:rPr>
                <m:sty m:val="p"/>
              </m:rPr>
              <w:rPr>
                <w:rFonts w:ascii="Cambria Math" w:hAnsi="Cambria Math"/>
                <w:sz w:val="24"/>
              </w:rPr>
              <m:t>i</m:t>
            </m:r>
          </m:sub>
        </m:sSub>
      </m:oMath>
      <w:r w:rsidRPr="00EC7725">
        <w:rPr>
          <w:rFonts w:hint="eastAsia"/>
          <w:sz w:val="24"/>
        </w:rPr>
        <w:t>访问网站</w:t>
      </w:r>
      <m:oMath>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j</m:t>
            </m:r>
          </m:sub>
        </m:sSub>
      </m:oMath>
      <w:r w:rsidRPr="00EC7725">
        <w:rPr>
          <w:rFonts w:hint="eastAsia"/>
          <w:sz w:val="24"/>
        </w:rPr>
        <w:t>产生的总流量</w:t>
      </w:r>
      <w:r w:rsidR="00301C2E">
        <w:rPr>
          <w:rFonts w:hint="eastAsia"/>
          <w:sz w:val="24"/>
        </w:rPr>
        <w:t>，</w:t>
      </w:r>
      <w:r w:rsidRPr="00EC7725">
        <w:rPr>
          <w:rFonts w:hint="eastAsia"/>
          <w:sz w:val="24"/>
        </w:rPr>
        <w:t>易知</w:t>
      </w:r>
      <m:oMath>
        <m:nary>
          <m:naryPr>
            <m:chr m:val="∑"/>
            <m:limLoc m:val="subSup"/>
            <m:supHide m:val="1"/>
            <m:ctrlPr>
              <w:rPr>
                <w:rFonts w:ascii="Cambria Math" w:hAnsi="Cambria Math"/>
                <w:sz w:val="24"/>
              </w:rPr>
            </m:ctrlPr>
          </m:naryPr>
          <m:sub>
            <m:r>
              <w:rPr>
                <w:rFonts w:ascii="Cambria Math" w:hAnsi="Cambria Math" w:hint="eastAsia"/>
                <w:sz w:val="24"/>
              </w:rPr>
              <m:t>j</m:t>
            </m:r>
            <m:r>
              <m:rPr>
                <m:sty m:val="p"/>
              </m:rPr>
              <w:rPr>
                <w:rFonts w:ascii="Cambria Math" w:hAnsi="Cambria Math" w:hint="eastAsia"/>
                <w:sz w:val="24"/>
              </w:rPr>
              <m:t>=</m:t>
            </m:r>
            <m:r>
              <m:rPr>
                <m:sty m:val="p"/>
              </m:rPr>
              <w:rPr>
                <w:rFonts w:ascii="Cambria Math" w:hAnsi="Cambria Math"/>
                <w:sz w:val="24"/>
              </w:rPr>
              <m:t>1,2,</m:t>
            </m:r>
            <m:r>
              <m:rPr>
                <m:sty m:val="p"/>
              </m:rPr>
              <w:rPr>
                <w:rFonts w:ascii="Cambria Math" w:hAnsi="Cambria Math" w:hint="eastAsia"/>
                <w:sz w:val="24"/>
              </w:rPr>
              <m:t>……</m:t>
            </m:r>
            <m:r>
              <m:rPr>
                <m:sty m:val="p"/>
              </m:rPr>
              <w:rPr>
                <w:rFonts w:ascii="Cambria Math" w:hAnsi="Cambria Math"/>
                <w:sz w:val="24"/>
              </w:rPr>
              <m:t>,</m:t>
            </m:r>
            <m:r>
              <w:rPr>
                <w:rFonts w:ascii="Cambria Math" w:hAnsi="Cambria Math"/>
                <w:sz w:val="24"/>
              </w:rPr>
              <m:t>m</m:t>
            </m:r>
          </m:sub>
          <m:sup/>
          <m:e>
            <m:sSub>
              <m:sSubPr>
                <m:ctrlPr>
                  <w:rPr>
                    <w:rFonts w:ascii="Cambria Math" w:hAnsi="Cambria Math"/>
                    <w:sz w:val="24"/>
                  </w:rPr>
                </m:ctrlPr>
              </m:sSubPr>
              <m:e>
                <m:r>
                  <m:rPr>
                    <m:sty m:val="p"/>
                  </m:rPr>
                  <w:rPr>
                    <w:rFonts w:ascii="Cambria Math" w:hAnsi="Cambria Math" w:hint="eastAsia"/>
                    <w:sz w:val="24"/>
                  </w:rPr>
                  <m:t>E</m:t>
                </m:r>
                <m:ctrlPr>
                  <w:rPr>
                    <w:rFonts w:ascii="Cambria Math" w:hAnsi="Cambria Math" w:hint="eastAsia"/>
                    <w:sz w:val="24"/>
                  </w:rPr>
                </m:ctrlPr>
              </m:e>
              <m:sub>
                <m:r>
                  <m:rPr>
                    <m:sty m:val="p"/>
                  </m:rPr>
                  <w:rPr>
                    <w:rFonts w:ascii="Cambria Math" w:hAnsi="Cambria Math"/>
                    <w:sz w:val="24"/>
                  </w:rPr>
                  <m:t>ij</m:t>
                </m:r>
              </m:sub>
            </m:sSub>
          </m:e>
        </m:nary>
        <m:r>
          <m:rPr>
            <m:sty m:val="p"/>
          </m:rPr>
          <w:rPr>
            <w:rFonts w:ascii="Cambria Math" w:hAnsi="Cambria Math"/>
            <w:sz w:val="24"/>
          </w:rPr>
          <m:t>=1</m:t>
        </m:r>
      </m:oMath>
      <w:r w:rsidR="00301C2E">
        <w:rPr>
          <w:rFonts w:hint="eastAsia"/>
          <w:sz w:val="24"/>
        </w:rPr>
        <w:t>。</w:t>
      </w:r>
    </w:p>
    <w:p w:rsidR="00EC7725" w:rsidRPr="00EC7725" w:rsidRDefault="00EC7725" w:rsidP="005D0B1D">
      <w:pPr>
        <w:spacing w:line="400" w:lineRule="exact"/>
        <w:ind w:firstLineChars="200" w:firstLine="480"/>
        <w:rPr>
          <w:sz w:val="24"/>
        </w:rPr>
      </w:pPr>
      <w:r w:rsidRPr="00EC7725">
        <w:rPr>
          <w:rFonts w:hint="eastAsia"/>
          <w:sz w:val="24"/>
        </w:rPr>
        <w:t>考虑用户网站矩阵</w:t>
      </w:r>
      <w:r w:rsidRPr="00EC7725">
        <w:rPr>
          <w:rFonts w:hint="eastAsia"/>
          <w:sz w:val="24"/>
        </w:rPr>
        <w:t>A</w:t>
      </w:r>
      <w:r w:rsidRPr="00EC7725">
        <w:rPr>
          <w:rFonts w:hint="eastAsia"/>
          <w:sz w:val="24"/>
        </w:rPr>
        <w:t>有</w:t>
      </w:r>
      <w:r w:rsidRPr="00EC7725">
        <w:rPr>
          <w:rFonts w:hint="eastAsia"/>
          <w:sz w:val="24"/>
        </w:rPr>
        <w:t>m</w:t>
      </w:r>
      <w:proofErr w:type="gramStart"/>
      <w:r w:rsidRPr="00EC7725">
        <w:rPr>
          <w:rFonts w:hint="eastAsia"/>
          <w:sz w:val="24"/>
        </w:rPr>
        <w:t>个</w:t>
      </w:r>
      <w:proofErr w:type="gramEnd"/>
      <w:r w:rsidRPr="00EC7725">
        <w:rPr>
          <w:rFonts w:hint="eastAsia"/>
          <w:sz w:val="24"/>
        </w:rPr>
        <w:t>用户和</w:t>
      </w:r>
      <w:r w:rsidRPr="00EC7725">
        <w:rPr>
          <w:rFonts w:hint="eastAsia"/>
          <w:sz w:val="24"/>
        </w:rPr>
        <w:t>n</w:t>
      </w:r>
      <w:proofErr w:type="gramStart"/>
      <w:r w:rsidRPr="00EC7725">
        <w:rPr>
          <w:rFonts w:hint="eastAsia"/>
          <w:sz w:val="24"/>
        </w:rPr>
        <w:t>个</w:t>
      </w:r>
      <w:proofErr w:type="gramEnd"/>
      <w:r w:rsidRPr="00EC7725">
        <w:rPr>
          <w:rFonts w:hint="eastAsia"/>
          <w:sz w:val="24"/>
        </w:rPr>
        <w:t>类别，矩阵的每个元素</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ij</m:t>
            </m:r>
          </m:sub>
        </m:sSub>
      </m:oMath>
      <w:r w:rsidRPr="00EC7725">
        <w:rPr>
          <w:rFonts w:hint="eastAsia"/>
          <w:sz w:val="24"/>
        </w:rPr>
        <w:t>表示权重</w:t>
      </w:r>
      <m:oMath>
        <m:sSub>
          <m:sSubPr>
            <m:ctrlPr>
              <w:rPr>
                <w:rFonts w:ascii="Cambria Math" w:hAnsi="Cambria Math"/>
                <w:sz w:val="24"/>
              </w:rPr>
            </m:ctrlPr>
          </m:sSubPr>
          <m:e>
            <m:r>
              <m:rPr>
                <m:sty m:val="p"/>
              </m:rPr>
              <w:rPr>
                <w:rFonts w:ascii="Cambria Math" w:hAnsi="Cambria Math" w:hint="eastAsia"/>
                <w:sz w:val="24"/>
              </w:rPr>
              <m:t>E</m:t>
            </m:r>
            <m:ctrlPr>
              <w:rPr>
                <w:rFonts w:ascii="Cambria Math" w:hAnsi="Cambria Math" w:hint="eastAsia"/>
                <w:sz w:val="24"/>
              </w:rPr>
            </m:ctrlPr>
          </m:e>
          <m:sub>
            <m:r>
              <m:rPr>
                <m:sty m:val="p"/>
              </m:rPr>
              <w:rPr>
                <w:rFonts w:ascii="Cambria Math" w:hAnsi="Cambria Math"/>
                <w:sz w:val="24"/>
              </w:rPr>
              <m:t>ij</m:t>
            </m:r>
          </m:sub>
        </m:sSub>
      </m:oMath>
      <w:r w:rsidRPr="00EC7725">
        <w:rPr>
          <w:rFonts w:hint="eastAsia"/>
          <w:sz w:val="24"/>
        </w:rPr>
        <w:t>.</w:t>
      </w:r>
      <w:r w:rsidRPr="00EC7725">
        <w:rPr>
          <w:rFonts w:hint="eastAsia"/>
          <w:sz w:val="24"/>
        </w:rPr>
        <w:t>则二分图的毗邻矩阵</w:t>
      </w:r>
      <w:r w:rsidRPr="00EC7725">
        <w:rPr>
          <w:rFonts w:hint="eastAsia"/>
          <w:sz w:val="24"/>
        </w:rPr>
        <w:t>M</w:t>
      </w:r>
      <w:r w:rsidRPr="00EC7725">
        <w:rPr>
          <w:rFonts w:hint="eastAsia"/>
          <w:sz w:val="24"/>
        </w:rPr>
        <w:t>表示为：</w:t>
      </w:r>
    </w:p>
    <w:p w:rsidR="00EC7725" w:rsidRPr="00EC7725" w:rsidRDefault="00EC7725" w:rsidP="008123C4">
      <w:pPr>
        <w:spacing w:before="120" w:after="120"/>
        <w:ind w:firstLine="420"/>
        <w:jc w:val="right"/>
        <w:rPr>
          <w:sz w:val="24"/>
        </w:rPr>
      </w:pPr>
      <m:oMathPara>
        <m:oMath>
          <m:r>
            <m:rPr>
              <m:sty m:val="p"/>
            </m:rPr>
            <w:rPr>
              <w:rFonts w:ascii="Cambria Math" w:hAnsi="Cambria Math" w:hint="eastAsia"/>
              <w:sz w:val="24"/>
            </w:rPr>
            <m:t>M</m:t>
          </m:r>
          <m:r>
            <m:rPr>
              <m:sty m:val="p"/>
            </m:rPr>
            <w:rPr>
              <w:rFonts w:ascii="Cambria Math" w:hAnsi="Cambria Math"/>
              <w:sz w:val="24"/>
            </w:rPr>
            <m:t>=</m:t>
          </m:r>
          <m:d>
            <m:dPr>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0</m:t>
                    </m:r>
                  </m:e>
                  <m:e>
                    <m:r>
                      <w:rPr>
                        <w:rFonts w:ascii="Cambria Math" w:hAnsi="Cambria Math" w:hint="eastAsia"/>
                        <w:sz w:val="24"/>
                      </w:rPr>
                      <m:t>A</m:t>
                    </m:r>
                  </m:e>
                </m:mr>
                <m:mr>
                  <m:e>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e>
                  <m:e>
                    <m:r>
                      <w:rPr>
                        <w:rFonts w:ascii="Cambria Math" w:hAnsi="Cambria Math"/>
                        <w:sz w:val="24"/>
                      </w:rPr>
                      <m:t>0</m:t>
                    </m:r>
                  </m:e>
                </m:mr>
              </m:m>
            </m:e>
          </m:d>
        </m:oMath>
      </m:oMathPara>
    </w:p>
    <w:p w:rsidR="00EC7725" w:rsidRPr="00EC7725" w:rsidRDefault="00EC7725" w:rsidP="005D0B1D">
      <w:pPr>
        <w:spacing w:line="400" w:lineRule="exact"/>
        <w:ind w:firstLineChars="200" w:firstLine="480"/>
        <w:rPr>
          <w:sz w:val="24"/>
        </w:rPr>
      </w:pPr>
      <w:r w:rsidRPr="00EC7725">
        <w:rPr>
          <w:sz w:val="24"/>
        </w:rPr>
        <w:tab/>
      </w:r>
      <w:r w:rsidRPr="00EC7725">
        <w:rPr>
          <w:rFonts w:hint="eastAsia"/>
          <w:sz w:val="24"/>
        </w:rPr>
        <w:t>注意到</w:t>
      </w:r>
      <w:r w:rsidRPr="00EC7725">
        <w:rPr>
          <w:rFonts w:hint="eastAsia"/>
          <w:sz w:val="24"/>
        </w:rPr>
        <w:t>M</w:t>
      </w:r>
      <w:r w:rsidRPr="00EC7725">
        <w:rPr>
          <w:rFonts w:hint="eastAsia"/>
          <w:sz w:val="24"/>
        </w:rPr>
        <w:t>的顶点中前</w:t>
      </w:r>
      <w:r w:rsidRPr="00EC7725">
        <w:rPr>
          <w:rFonts w:hint="eastAsia"/>
          <w:sz w:val="24"/>
        </w:rPr>
        <w:t>m</w:t>
      </w:r>
      <w:proofErr w:type="gramStart"/>
      <w:r w:rsidRPr="00EC7725">
        <w:rPr>
          <w:rFonts w:hint="eastAsia"/>
          <w:sz w:val="24"/>
        </w:rPr>
        <w:t>个</w:t>
      </w:r>
      <w:proofErr w:type="gramEnd"/>
      <w:r w:rsidRPr="00EC7725">
        <w:rPr>
          <w:rFonts w:hint="eastAsia"/>
          <w:sz w:val="24"/>
        </w:rPr>
        <w:t>顶点表示用户，后</w:t>
      </w:r>
      <w:r w:rsidRPr="00EC7725">
        <w:rPr>
          <w:rFonts w:hint="eastAsia"/>
          <w:sz w:val="24"/>
        </w:rPr>
        <w:t>n</w:t>
      </w:r>
      <w:proofErr w:type="gramStart"/>
      <w:r w:rsidRPr="00EC7725">
        <w:rPr>
          <w:rFonts w:hint="eastAsia"/>
          <w:sz w:val="24"/>
        </w:rPr>
        <w:t>个</w:t>
      </w:r>
      <w:proofErr w:type="gramEnd"/>
      <w:r w:rsidRPr="00EC7725">
        <w:rPr>
          <w:rFonts w:hint="eastAsia"/>
          <w:sz w:val="24"/>
        </w:rPr>
        <w:t>顶点表示网站。本方法的一个基本假设是用户簇和网站</w:t>
      </w:r>
      <w:proofErr w:type="gramStart"/>
      <w:r w:rsidRPr="00EC7725">
        <w:rPr>
          <w:rFonts w:hint="eastAsia"/>
          <w:sz w:val="24"/>
        </w:rPr>
        <w:t>簇</w:t>
      </w:r>
      <w:proofErr w:type="gramEnd"/>
      <w:r w:rsidRPr="00EC7725">
        <w:rPr>
          <w:rFonts w:hint="eastAsia"/>
          <w:sz w:val="24"/>
        </w:rPr>
        <w:t>之间相互影响，即用户</w:t>
      </w:r>
      <w:proofErr w:type="gramStart"/>
      <w:r w:rsidRPr="00EC7725">
        <w:rPr>
          <w:rFonts w:hint="eastAsia"/>
          <w:sz w:val="24"/>
        </w:rPr>
        <w:t>簇</w:t>
      </w:r>
      <w:proofErr w:type="gramEnd"/>
      <w:r w:rsidRPr="00EC7725">
        <w:rPr>
          <w:rFonts w:hint="eastAsia"/>
          <w:sz w:val="24"/>
        </w:rPr>
        <w:t>决定了网站簇，网站</w:t>
      </w:r>
      <w:proofErr w:type="gramStart"/>
      <w:r w:rsidRPr="00EC7725">
        <w:rPr>
          <w:rFonts w:hint="eastAsia"/>
          <w:sz w:val="24"/>
        </w:rPr>
        <w:t>簇</w:t>
      </w:r>
      <w:proofErr w:type="gramEnd"/>
      <w:r w:rsidRPr="00EC7725">
        <w:rPr>
          <w:rFonts w:hint="eastAsia"/>
          <w:sz w:val="24"/>
        </w:rPr>
        <w:t>同时决定用户簇。比如，给定一组不相交的网站</w:t>
      </w:r>
      <w:proofErr w:type="gramStart"/>
      <w:r w:rsidRPr="00EC7725">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1</m:t>
            </m:r>
          </m:sub>
          <m:sup>
            <m:r>
              <m:rPr>
                <m:sty m:val="p"/>
              </m:rPr>
              <w:rPr>
                <w:rFonts w:ascii="Cambria Math" w:hAnsi="Cambria Math"/>
                <w:sz w:val="24"/>
              </w:rPr>
              <m:t>(</m:t>
            </m:r>
            <m:r>
              <w:rPr>
                <w:rFonts w:ascii="Cambria Math" w:hAnsi="Cambria Math"/>
                <w:sz w:val="24"/>
              </w:rPr>
              <m:t>w</m:t>
            </m:r>
            <m:r>
              <m:rPr>
                <m:sty m:val="p"/>
              </m:rPr>
              <w:rPr>
                <w:rFonts w:ascii="Cambria Math" w:hAnsi="Cambria Math"/>
                <w:sz w:val="24"/>
              </w:rPr>
              <m:t>)</m:t>
            </m:r>
          </m:sup>
        </m:sSubSup>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2</m:t>
            </m:r>
          </m:sub>
          <m:sup>
            <m:r>
              <m:rPr>
                <m:sty m:val="p"/>
              </m:rPr>
              <w:rPr>
                <w:rFonts w:ascii="Cambria Math" w:hAnsi="Cambria Math"/>
                <w:sz w:val="24"/>
              </w:rPr>
              <m:t>(</m:t>
            </m:r>
            <m:r>
              <w:rPr>
                <w:rFonts w:ascii="Cambria Math" w:hAnsi="Cambria Math"/>
                <w:sz w:val="24"/>
              </w:rPr>
              <m:t>w</m:t>
            </m:r>
            <m:r>
              <m:rPr>
                <m:sty m:val="p"/>
              </m:rPr>
              <w:rPr>
                <w:rFonts w:ascii="Cambria Math" w:hAnsi="Cambria Math"/>
                <w:sz w:val="24"/>
              </w:rPr>
              <m:t>)</m:t>
            </m:r>
          </m:sup>
        </m:sSubSup>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k</m:t>
            </m:r>
          </m:sub>
          <m:sup>
            <m:r>
              <m:rPr>
                <m:sty m:val="p"/>
              </m:rPr>
              <w:rPr>
                <w:rFonts w:ascii="Cambria Math" w:hAnsi="Cambria Math"/>
                <w:sz w:val="24"/>
              </w:rPr>
              <m:t>(</m:t>
            </m:r>
            <m:r>
              <w:rPr>
                <w:rFonts w:ascii="Cambria Math" w:hAnsi="Cambria Math"/>
                <w:sz w:val="24"/>
              </w:rPr>
              <m:t>w</m:t>
            </m:r>
            <m:r>
              <m:rPr>
                <m:sty m:val="p"/>
              </m:rPr>
              <w:rPr>
                <w:rFonts w:ascii="Cambria Math" w:hAnsi="Cambria Math"/>
                <w:sz w:val="24"/>
              </w:rPr>
              <m:t>)</m:t>
            </m:r>
          </m:sup>
        </m:sSubSup>
      </m:oMath>
      <w:r w:rsidR="00301C2E">
        <w:rPr>
          <w:rFonts w:hint="eastAsia"/>
          <w:sz w:val="24"/>
        </w:rPr>
        <w:t>，</w:t>
      </w:r>
      <w:r w:rsidRPr="00EC7725">
        <w:rPr>
          <w:rFonts w:hint="eastAsia"/>
          <w:sz w:val="24"/>
        </w:rPr>
        <w:t>则与其相关的用户</w:t>
      </w:r>
      <w:proofErr w:type="gramStart"/>
      <w:r w:rsidRPr="00EC7725">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1</m:t>
            </m:r>
          </m:sub>
          <m:sup>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sup>
        </m:sSubSup>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2</m:t>
            </m:r>
          </m:sub>
          <m:sup>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up>
        </m:sSubSup>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k</m:t>
            </m:r>
          </m:sub>
          <m:sup>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up>
        </m:sSubSup>
      </m:oMath>
      <w:r w:rsidRPr="00EC7725">
        <w:rPr>
          <w:rFonts w:hint="eastAsia"/>
          <w:sz w:val="24"/>
        </w:rPr>
        <w:t>可以通过以下方式获得：如果一个给定的用户</w:t>
      </w:r>
      <m:oMath>
        <m:sSub>
          <m:sSubPr>
            <m:ctrlPr>
              <w:rPr>
                <w:rFonts w:ascii="Cambria Math" w:hAnsi="Cambria Math"/>
                <w:sz w:val="24"/>
              </w:rPr>
            </m:ctrlPr>
          </m:sSubPr>
          <m:e>
            <m:r>
              <m:rPr>
                <m:sty m:val="p"/>
              </m:rPr>
              <w:rPr>
                <w:rFonts w:ascii="Cambria Math" w:hAnsi="Cambria Math" w:hint="eastAsia"/>
                <w:sz w:val="24"/>
              </w:rPr>
              <m:t>u</m:t>
            </m:r>
            <m:ctrlPr>
              <w:rPr>
                <w:rFonts w:ascii="Cambria Math" w:hAnsi="Cambria Math" w:hint="eastAsia"/>
                <w:sz w:val="24"/>
              </w:rPr>
            </m:ctrlPr>
          </m:e>
          <m:sub>
            <m:r>
              <w:rPr>
                <w:rFonts w:ascii="Cambria Math" w:hAnsi="Cambria Math"/>
                <w:sz w:val="24"/>
              </w:rPr>
              <m:t>i</m:t>
            </m:r>
          </m:sub>
        </m:sSub>
      </m:oMath>
      <w:r w:rsidRPr="00EC7725">
        <w:rPr>
          <w:rFonts w:hint="eastAsia"/>
          <w:sz w:val="24"/>
        </w:rPr>
        <w:t>与网站</w:t>
      </w:r>
      <w:proofErr w:type="gramStart"/>
      <w:r w:rsidRPr="00EC7725">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l</m:t>
            </m:r>
          </m:sub>
          <m:sup>
            <m:r>
              <m:rPr>
                <m:sty m:val="p"/>
              </m:rPr>
              <w:rPr>
                <w:rFonts w:ascii="Cambria Math" w:hAnsi="Cambria Math"/>
                <w:sz w:val="24"/>
              </w:rPr>
              <m:t>(</m:t>
            </m:r>
            <m:r>
              <w:rPr>
                <w:rFonts w:ascii="Cambria Math" w:hAnsi="Cambria Math"/>
                <w:sz w:val="24"/>
              </w:rPr>
              <m:t>w</m:t>
            </m:r>
            <m:r>
              <m:rPr>
                <m:sty m:val="p"/>
              </m:rPr>
              <w:rPr>
                <w:rFonts w:ascii="Cambria Math" w:hAnsi="Cambria Math"/>
                <w:sz w:val="24"/>
              </w:rPr>
              <m:t>)</m:t>
            </m:r>
          </m:sup>
        </m:sSubSup>
      </m:oMath>
      <w:r w:rsidRPr="00EC7725">
        <w:rPr>
          <w:rFonts w:hint="eastAsia"/>
          <w:sz w:val="24"/>
        </w:rPr>
        <w:t>的关联度大于任意其他网站簇，则该用户属于用户</w:t>
      </w:r>
      <w:proofErr w:type="gramStart"/>
      <w:r w:rsidRPr="00EC7725">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l</m:t>
            </m:r>
          </m:sub>
          <m:sup>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up>
        </m:sSubSup>
      </m:oMath>
      <w:r w:rsidR="005D0B1D">
        <w:rPr>
          <w:rFonts w:hint="eastAsia"/>
          <w:sz w:val="24"/>
        </w:rPr>
        <w:t>。</w:t>
      </w:r>
    </w:p>
    <w:p w:rsidR="00EC7725" w:rsidRPr="00EC7725" w:rsidRDefault="00AF2E22" w:rsidP="008123C4">
      <w:pPr>
        <w:wordWrap w:val="0"/>
        <w:spacing w:before="120" w:after="120"/>
        <w:ind w:right="119"/>
        <w:jc w:val="right"/>
        <w:rPr>
          <w:sz w:val="24"/>
        </w:rPr>
      </w:pPr>
      <m:oMath>
        <m:sSubSup>
          <m:sSubSupPr>
            <m:ctrlPr>
              <w:rPr>
                <w:rFonts w:ascii="Cambria Math" w:hAnsi="Cambria Math"/>
                <w:i/>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l</m:t>
            </m:r>
            <m:ctrlPr>
              <w:rPr>
                <w:rFonts w:ascii="Cambria Math" w:hAnsi="Cambria Math"/>
                <w:sz w:val="24"/>
              </w:rPr>
            </m:ctrlPr>
          </m:sub>
          <m:sup>
            <m:r>
              <w:rPr>
                <w:rFonts w:ascii="Cambria Math" w:hAnsi="Cambria Math"/>
                <w:sz w:val="24"/>
              </w:rPr>
              <m:t>(u)</m:t>
            </m:r>
          </m:sup>
        </m:sSubSup>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j∈</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l</m:t>
                    </m:r>
                  </m:sub>
                  <m:sup>
                    <m:d>
                      <m:dPr>
                        <m:ctrlPr>
                          <w:rPr>
                            <w:rFonts w:ascii="Cambria Math" w:hAnsi="Cambria Math"/>
                            <w:i/>
                            <w:sz w:val="24"/>
                          </w:rPr>
                        </m:ctrlPr>
                      </m:dPr>
                      <m:e>
                        <m:r>
                          <w:rPr>
                            <w:rFonts w:ascii="Cambria Math" w:hAnsi="Cambria Math"/>
                            <w:sz w:val="24"/>
                          </w:rPr>
                          <m:t>w</m:t>
                        </m:r>
                      </m:e>
                    </m:d>
                  </m:sup>
                </m:sSubSup>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nary>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j∈</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h</m:t>
                    </m:r>
                  </m:sub>
                  <m:sup>
                    <m:d>
                      <m:dPr>
                        <m:ctrlPr>
                          <w:rPr>
                            <w:rFonts w:ascii="Cambria Math" w:hAnsi="Cambria Math"/>
                            <w:i/>
                            <w:sz w:val="24"/>
                          </w:rPr>
                        </m:ctrlPr>
                      </m:dPr>
                      <m:e>
                        <m:r>
                          <w:rPr>
                            <w:rFonts w:ascii="Cambria Math" w:hAnsi="Cambria Math"/>
                            <w:sz w:val="24"/>
                          </w:rPr>
                          <m:t>w</m:t>
                        </m:r>
                      </m:e>
                    </m:d>
                  </m:sup>
                </m:sSubSup>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nary>
            <m:r>
              <w:rPr>
                <w:rFonts w:ascii="Cambria Math" w:hAnsi="Cambria Math"/>
                <w:sz w:val="24"/>
              </w:rPr>
              <m:t>,∀h=</m:t>
            </m:r>
            <m:r>
              <w:rPr>
                <w:rFonts w:ascii="Cambria Math" w:hAnsi="Cambria Math"/>
                <w:sz w:val="24"/>
              </w:rPr>
              <m:t>1,</m:t>
            </m:r>
            <m:r>
              <w:rPr>
                <w:rFonts w:ascii="Cambria Math" w:hAnsi="Cambria Math" w:hint="eastAsia"/>
                <w:sz w:val="24"/>
              </w:rPr>
              <m:t>……</m:t>
            </m:r>
            <m:r>
              <w:rPr>
                <w:rFonts w:ascii="Cambria Math" w:hAnsi="Cambria Math"/>
                <w:sz w:val="24"/>
              </w:rPr>
              <m:t>,</m:t>
            </m:r>
            <m:r>
              <w:rPr>
                <w:rFonts w:ascii="Cambria Math" w:hAnsi="Cambria Math" w:hint="eastAsia"/>
                <w:sz w:val="24"/>
              </w:rPr>
              <m:t>k</m:t>
            </m:r>
          </m:e>
        </m:d>
      </m:oMath>
      <w:r w:rsidR="00550FC0">
        <w:rPr>
          <w:rFonts w:hint="eastAsia"/>
          <w:sz w:val="24"/>
        </w:rPr>
        <w:t xml:space="preserve"> </w:t>
      </w:r>
      <w:r w:rsidR="00550FC0">
        <w:rPr>
          <w:sz w:val="24"/>
        </w:rPr>
        <w:t xml:space="preserve">        (6-5)</w:t>
      </w:r>
    </w:p>
    <w:p w:rsidR="00EC7725" w:rsidRPr="00EC7725" w:rsidRDefault="00EC7725" w:rsidP="005D0B1D">
      <w:pPr>
        <w:spacing w:line="400" w:lineRule="exact"/>
        <w:ind w:firstLineChars="200" w:firstLine="480"/>
        <w:rPr>
          <w:sz w:val="24"/>
        </w:rPr>
      </w:pPr>
      <w:r w:rsidRPr="00EC7725">
        <w:rPr>
          <w:rFonts w:hint="eastAsia"/>
          <w:sz w:val="24"/>
        </w:rPr>
        <w:t>对于网站</w:t>
      </w:r>
      <m:oMath>
        <m:sSub>
          <m:sSubPr>
            <m:ctrlPr>
              <w:rPr>
                <w:rFonts w:ascii="Cambria Math" w:hAnsi="Cambria Math"/>
                <w:sz w:val="24"/>
              </w:rPr>
            </m:ctrlPr>
          </m:sSubPr>
          <m:e>
            <m:r>
              <m:rPr>
                <m:sty m:val="p"/>
              </m:rPr>
              <w:rPr>
                <w:rFonts w:ascii="Cambria Math" w:hAnsi="Cambria Math" w:hint="eastAsia"/>
                <w:sz w:val="24"/>
              </w:rPr>
              <m:t>w</m:t>
            </m:r>
            <m:ctrlPr>
              <w:rPr>
                <w:rFonts w:ascii="Cambria Math" w:hAnsi="Cambria Math" w:hint="eastAsia"/>
                <w:sz w:val="24"/>
              </w:rPr>
            </m:ctrlPr>
          </m:e>
          <m:sub>
            <m:r>
              <w:rPr>
                <w:rFonts w:ascii="Cambria Math" w:hAnsi="Cambria Math"/>
                <w:sz w:val="24"/>
              </w:rPr>
              <m:t>j</m:t>
            </m:r>
          </m:sub>
        </m:sSub>
      </m:oMath>
    </w:p>
    <w:p w:rsidR="00EC7725" w:rsidRPr="00EC7725" w:rsidRDefault="00AF2E22" w:rsidP="008123C4">
      <w:pPr>
        <w:wordWrap w:val="0"/>
        <w:spacing w:before="120" w:after="120"/>
        <w:ind w:right="119"/>
        <w:jc w:val="right"/>
        <w:rPr>
          <w:sz w:val="24"/>
        </w:rPr>
      </w:pPr>
      <m:oMath>
        <m:sSubSup>
          <m:sSubSupPr>
            <m:ctrlPr>
              <w:rPr>
                <w:rFonts w:ascii="Cambria Math" w:hAnsi="Cambria Math"/>
                <w:i/>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l</m:t>
            </m:r>
            <m:ctrlPr>
              <w:rPr>
                <w:rFonts w:ascii="Cambria Math" w:hAnsi="Cambria Math"/>
                <w:sz w:val="24"/>
              </w:rPr>
            </m:ctrlPr>
          </m:sub>
          <m:sup>
            <m:r>
              <w:rPr>
                <w:rFonts w:ascii="Cambria Math" w:hAnsi="Cambria Math"/>
                <w:sz w:val="24"/>
              </w:rPr>
              <m:t>(w)</m:t>
            </m:r>
          </m:sup>
        </m:sSubSup>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hint="eastAsia"/>
                    <w:sz w:val="24"/>
                  </w:rPr>
                  <m:t>w</m:t>
                </m:r>
                <m:ctrlPr>
                  <w:rPr>
                    <w:rFonts w:ascii="Cambria Math" w:hAnsi="Cambria Math" w:hint="eastAsia"/>
                    <w:sz w:val="24"/>
                  </w:rPr>
                </m:ctrlPr>
              </m:e>
              <m:sub>
                <m:r>
                  <w:rPr>
                    <w:rFonts w:ascii="Cambria Math" w:hAnsi="Cambria Math"/>
                    <w:sz w:val="24"/>
                  </w:rPr>
                  <m:t>j</m:t>
                </m:r>
              </m:sub>
            </m:sSub>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i∈</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l</m:t>
                    </m:r>
                  </m:sub>
                  <m:sup>
                    <m:d>
                      <m:dPr>
                        <m:ctrlPr>
                          <w:rPr>
                            <w:rFonts w:ascii="Cambria Math" w:hAnsi="Cambria Math"/>
                            <w:i/>
                            <w:sz w:val="24"/>
                          </w:rPr>
                        </m:ctrlPr>
                      </m:dPr>
                      <m:e>
                        <m:r>
                          <w:rPr>
                            <w:rFonts w:ascii="Cambria Math" w:hAnsi="Cambria Math"/>
                            <w:sz w:val="24"/>
                          </w:rPr>
                          <m:t>u</m:t>
                        </m:r>
                      </m:e>
                    </m:d>
                  </m:sup>
                </m:sSubSup>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nary>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i∈</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h</m:t>
                    </m:r>
                  </m:sub>
                  <m:sup>
                    <m:d>
                      <m:dPr>
                        <m:ctrlPr>
                          <w:rPr>
                            <w:rFonts w:ascii="Cambria Math" w:hAnsi="Cambria Math"/>
                            <w:i/>
                            <w:sz w:val="24"/>
                          </w:rPr>
                        </m:ctrlPr>
                      </m:dPr>
                      <m:e>
                        <m:r>
                          <w:rPr>
                            <w:rFonts w:ascii="Cambria Math" w:hAnsi="Cambria Math"/>
                            <w:sz w:val="24"/>
                          </w:rPr>
                          <m:t>u</m:t>
                        </m:r>
                      </m:e>
                    </m:d>
                  </m:sup>
                </m:sSubSup>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nary>
            <m:r>
              <w:rPr>
                <w:rFonts w:ascii="Cambria Math" w:hAnsi="Cambria Math"/>
                <w:sz w:val="24"/>
              </w:rPr>
              <m:t>,∀h=</m:t>
            </m:r>
            <m:r>
              <w:rPr>
                <w:rFonts w:ascii="Cambria Math" w:hAnsi="Cambria Math"/>
                <w:sz w:val="24"/>
              </w:rPr>
              <m:t>1,</m:t>
            </m:r>
            <m:r>
              <w:rPr>
                <w:rFonts w:ascii="Cambria Math" w:hAnsi="Cambria Math" w:hint="eastAsia"/>
                <w:sz w:val="24"/>
              </w:rPr>
              <m:t>……</m:t>
            </m:r>
            <m:r>
              <w:rPr>
                <w:rFonts w:ascii="Cambria Math" w:hAnsi="Cambria Math"/>
                <w:sz w:val="24"/>
              </w:rPr>
              <m:t>,</m:t>
            </m:r>
            <m:r>
              <w:rPr>
                <w:rFonts w:ascii="Cambria Math" w:hAnsi="Cambria Math" w:hint="eastAsia"/>
                <w:sz w:val="24"/>
              </w:rPr>
              <m:t>k</m:t>
            </m:r>
          </m:e>
        </m:d>
      </m:oMath>
      <w:r w:rsidR="00550FC0">
        <w:rPr>
          <w:rFonts w:hint="eastAsia"/>
          <w:sz w:val="24"/>
        </w:rPr>
        <w:t xml:space="preserve"> </w:t>
      </w:r>
      <w:r w:rsidR="00550FC0">
        <w:rPr>
          <w:sz w:val="24"/>
        </w:rPr>
        <w:t xml:space="preserve">        (6-6)</w:t>
      </w:r>
    </w:p>
    <w:p w:rsidR="00EC7725" w:rsidRPr="00EC7725" w:rsidRDefault="00EC7725" w:rsidP="005D0B1D">
      <w:pPr>
        <w:spacing w:line="400" w:lineRule="exact"/>
        <w:ind w:firstLineChars="200" w:firstLine="480"/>
        <w:rPr>
          <w:sz w:val="24"/>
        </w:rPr>
      </w:pPr>
      <w:r w:rsidRPr="00EC7725">
        <w:rPr>
          <w:rFonts w:hint="eastAsia"/>
          <w:sz w:val="24"/>
        </w:rPr>
        <w:t>可以看到，最好的用户网站分类结果是分割后的各个</w:t>
      </w:r>
      <w:proofErr w:type="gramStart"/>
      <w:r w:rsidRPr="00EC7725">
        <w:rPr>
          <w:rFonts w:hint="eastAsia"/>
          <w:sz w:val="24"/>
        </w:rPr>
        <w:t>簇</w:t>
      </w:r>
      <w:proofErr w:type="gramEnd"/>
      <w:r w:rsidRPr="00EC7725">
        <w:rPr>
          <w:rFonts w:hint="eastAsia"/>
          <w:sz w:val="24"/>
        </w:rPr>
        <w:t>之间的交叉权值之和有最小值，即上文提到的</w:t>
      </w:r>
      <w:r w:rsidRPr="00EC7725">
        <w:rPr>
          <w:rFonts w:hint="eastAsia"/>
          <w:sz w:val="24"/>
        </w:rPr>
        <w:t>cut</w:t>
      </w:r>
      <w:r w:rsidRPr="00EC7725">
        <w:rPr>
          <w:rFonts w:hint="eastAsia"/>
          <w:sz w:val="24"/>
        </w:rPr>
        <w:t>值最小，即：</w:t>
      </w:r>
    </w:p>
    <w:p w:rsidR="00EC7725" w:rsidRPr="00550FC0" w:rsidRDefault="00EC7725" w:rsidP="008123C4">
      <w:pPr>
        <w:wordWrap w:val="0"/>
        <w:spacing w:before="120" w:after="120"/>
        <w:ind w:right="119"/>
        <w:jc w:val="right"/>
        <w:rPr>
          <w:rFonts w:ascii="Cambria Math" w:hAnsi="Cambria Math"/>
          <w:sz w:val="24"/>
        </w:rPr>
      </w:pPr>
      <m:oMath>
        <m:r>
          <w:rPr>
            <w:rFonts w:ascii="Cambria Math" w:hAnsi="Cambria Math" w:hint="eastAsia"/>
            <w:sz w:val="24"/>
          </w:rPr>
          <m:t>cut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1</m:t>
                </m:r>
              </m:sub>
              <m:sup>
                <m:d>
                  <m:dPr>
                    <m:ctrlPr>
                      <w:rPr>
                        <w:rFonts w:ascii="Cambria Math" w:hAnsi="Cambria Math"/>
                        <w:i/>
                        <w:sz w:val="24"/>
                      </w:rPr>
                    </m:ctrlPr>
                  </m:dPr>
                  <m:e>
                    <m:r>
                      <w:rPr>
                        <w:rFonts w:ascii="Cambria Math" w:hAnsi="Cambria Math"/>
                        <w:sz w:val="24"/>
                      </w:rPr>
                      <m:t>u</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1</m:t>
                </m:r>
              </m:sub>
              <m:sup>
                <m:d>
                  <m:dPr>
                    <m:ctrlPr>
                      <w:rPr>
                        <w:rFonts w:ascii="Cambria Math" w:hAnsi="Cambria Math"/>
                        <w:i/>
                        <w:sz w:val="24"/>
                      </w:rPr>
                    </m:ctrlPr>
                  </m:dPr>
                  <m:e>
                    <m:r>
                      <w:rPr>
                        <w:rFonts w:ascii="Cambria Math" w:hAnsi="Cambria Math"/>
                        <w:sz w:val="24"/>
                      </w:rPr>
                      <m:t>w</m:t>
                    </m:r>
                  </m:e>
                </m:d>
              </m:sup>
            </m:sSubSup>
            <m:r>
              <w:rPr>
                <w:rFonts w:ascii="Cambria Math" w:hAnsi="Cambria Math"/>
                <w:sz w:val="24"/>
              </w:rPr>
              <m:t>,</m:t>
            </m:r>
            <m:r>
              <w:rPr>
                <w:rFonts w:ascii="Cambria Math" w:hAnsi="Cambria Math" w:hint="eastAsia"/>
                <w:sz w:val="24"/>
              </w:rPr>
              <m:t>…</m:t>
            </m:r>
            <m:r>
              <w:rPr>
                <w:rFonts w:ascii="Cambria Math" w:hAnsi="Cambria Math"/>
                <w:sz w:val="24"/>
              </w:rPr>
              <m:t>,</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k</m:t>
                </m:r>
              </m:sub>
              <m:sup>
                <m:d>
                  <m:dPr>
                    <m:ctrlPr>
                      <w:rPr>
                        <w:rFonts w:ascii="Cambria Math" w:hAnsi="Cambria Math"/>
                        <w:i/>
                        <w:sz w:val="24"/>
                      </w:rPr>
                    </m:ctrlPr>
                  </m:dPr>
                  <m:e>
                    <m:r>
                      <w:rPr>
                        <w:rFonts w:ascii="Cambria Math" w:hAnsi="Cambria Math"/>
                        <w:sz w:val="24"/>
                      </w:rPr>
                      <m:t>u</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k</m:t>
                </m:r>
              </m:sub>
              <m:sup>
                <m:d>
                  <m:dPr>
                    <m:ctrlPr>
                      <w:rPr>
                        <w:rFonts w:ascii="Cambria Math" w:hAnsi="Cambria Math"/>
                        <w:i/>
                        <w:sz w:val="24"/>
                      </w:rPr>
                    </m:ctrlPr>
                  </m:dPr>
                  <m:e>
                    <m:r>
                      <w:rPr>
                        <w:rFonts w:ascii="Cambria Math" w:hAnsi="Cambria Math"/>
                        <w:sz w:val="24"/>
                      </w:rPr>
                      <m:t>w</m:t>
                    </m:r>
                  </m:e>
                </m:d>
              </m:sup>
            </m:sSubSup>
          </m:e>
        </m:d>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min</m:t>
                </m:r>
              </m:e>
              <m:lim>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lim>
            </m:limLow>
          </m:fName>
          <m:e>
            <m:r>
              <w:rPr>
                <w:rFonts w:ascii="Cambria Math" w:hAnsi="Cambria Math"/>
                <w:sz w:val="24"/>
              </w:rPr>
              <m:t>cut(</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m:t>
            </m:r>
          </m:e>
        </m:func>
      </m:oMath>
      <w:r w:rsidR="00550FC0">
        <w:rPr>
          <w:rFonts w:ascii="Cambria Math" w:hAnsi="Cambria Math" w:hint="eastAsia"/>
          <w:sz w:val="24"/>
        </w:rPr>
        <w:t xml:space="preserve"> </w:t>
      </w:r>
      <w:r w:rsidR="00550FC0">
        <w:rPr>
          <w:rFonts w:ascii="Cambria Math" w:hAnsi="Cambria Math"/>
          <w:sz w:val="24"/>
        </w:rPr>
        <w:t xml:space="preserve">      (6-7)</w:t>
      </w:r>
    </w:p>
    <w:p w:rsidR="00EC7725" w:rsidRPr="00EC7725" w:rsidRDefault="00EC7725" w:rsidP="005D0B1D">
      <w:pPr>
        <w:spacing w:line="400" w:lineRule="exact"/>
        <w:rPr>
          <w:sz w:val="24"/>
        </w:rPr>
      </w:pPr>
      <w:r w:rsidRPr="00EC7725">
        <w:rPr>
          <w:rFonts w:hint="eastAsia"/>
          <w:sz w:val="24"/>
        </w:rPr>
        <w:t>其中，</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oMath>
      <w:r w:rsidRPr="00EC7725">
        <w:rPr>
          <w:rFonts w:hint="eastAsia"/>
          <w:sz w:val="24"/>
        </w:rPr>
        <w:t>是双边图分割后的</w:t>
      </w:r>
      <w:r w:rsidRPr="00EC7725">
        <w:rPr>
          <w:rFonts w:hint="eastAsia"/>
          <w:sz w:val="24"/>
        </w:rPr>
        <w:t>k</w:t>
      </w:r>
      <w:proofErr w:type="gramStart"/>
      <w:r w:rsidRPr="00EC7725">
        <w:rPr>
          <w:rFonts w:hint="eastAsia"/>
          <w:sz w:val="24"/>
        </w:rPr>
        <w:t>个</w:t>
      </w:r>
      <w:proofErr w:type="gramEnd"/>
      <w:r w:rsidRPr="00EC7725">
        <w:rPr>
          <w:rFonts w:hint="eastAsia"/>
          <w:sz w:val="24"/>
        </w:rPr>
        <w:t>部分。</w:t>
      </w:r>
    </w:p>
    <w:p w:rsidR="00F31610" w:rsidRDefault="00894944" w:rsidP="005F35D8">
      <w:pPr>
        <w:spacing w:line="400" w:lineRule="exact"/>
        <w:ind w:firstLine="480"/>
        <w:jc w:val="left"/>
        <w:rPr>
          <w:sz w:val="24"/>
        </w:rPr>
      </w:pPr>
      <w:r>
        <w:rPr>
          <w:rFonts w:hint="eastAsia"/>
          <w:sz w:val="24"/>
        </w:rPr>
        <w:t>将</w:t>
      </w:r>
      <w:r w:rsidRPr="00EC7725">
        <w:rPr>
          <w:rFonts w:hint="eastAsia"/>
          <w:sz w:val="24"/>
        </w:rPr>
        <w:t>网站顶点集</w:t>
      </w:r>
      <w:r>
        <w:rPr>
          <w:rFonts w:hint="eastAsia"/>
          <w:sz w:val="24"/>
        </w:rPr>
        <w:t>中</w:t>
      </w:r>
      <w:r>
        <w:rPr>
          <w:sz w:val="24"/>
        </w:rPr>
        <w:t>的</w:t>
      </w:r>
      <w:r>
        <w:rPr>
          <w:rFonts w:hint="eastAsia"/>
          <w:sz w:val="24"/>
        </w:rPr>
        <w:t>所有</w:t>
      </w:r>
      <w:r>
        <w:rPr>
          <w:sz w:val="24"/>
        </w:rPr>
        <w:t>网站进行分类，</w:t>
      </w:r>
      <w:r>
        <w:rPr>
          <w:rFonts w:hint="eastAsia"/>
          <w:sz w:val="24"/>
        </w:rPr>
        <w:t>共</w:t>
      </w:r>
      <w:r>
        <w:rPr>
          <w:sz w:val="24"/>
        </w:rPr>
        <w:t>分为</w:t>
      </w:r>
      <w:r>
        <w:rPr>
          <w:rFonts w:hint="eastAsia"/>
          <w:sz w:val="24"/>
        </w:rPr>
        <w:t>14</w:t>
      </w:r>
      <w:r>
        <w:rPr>
          <w:rFonts w:hint="eastAsia"/>
          <w:sz w:val="24"/>
        </w:rPr>
        <w:t>类</w:t>
      </w:r>
      <w:r w:rsidR="00601ABF">
        <w:rPr>
          <w:rFonts w:hint="eastAsia"/>
          <w:sz w:val="24"/>
        </w:rPr>
        <w:t>，</w:t>
      </w:r>
      <w:r w:rsidR="00601ABF">
        <w:rPr>
          <w:sz w:val="24"/>
        </w:rPr>
        <w:t>具体分类</w:t>
      </w:r>
      <w:r w:rsidR="00601ABF">
        <w:rPr>
          <w:rFonts w:hint="eastAsia"/>
          <w:sz w:val="24"/>
        </w:rPr>
        <w:t>如</w:t>
      </w:r>
      <w:r w:rsidR="00601ABF">
        <w:rPr>
          <w:sz w:val="24"/>
        </w:rPr>
        <w:t>表</w:t>
      </w:r>
      <w:r w:rsidR="00601ABF">
        <w:rPr>
          <w:rFonts w:hint="eastAsia"/>
          <w:sz w:val="24"/>
        </w:rPr>
        <w:t>6.1</w:t>
      </w:r>
      <w:r w:rsidR="00601ABF">
        <w:rPr>
          <w:rFonts w:hint="eastAsia"/>
          <w:sz w:val="24"/>
        </w:rPr>
        <w:t>所示</w:t>
      </w:r>
      <w:r w:rsidR="00601ABF">
        <w:rPr>
          <w:sz w:val="24"/>
        </w:rPr>
        <w:t>。</w:t>
      </w:r>
    </w:p>
    <w:p w:rsidR="00601ABF" w:rsidRPr="007B7812" w:rsidRDefault="00564F4D" w:rsidP="007B7812">
      <w:pPr>
        <w:spacing w:before="240" w:after="120"/>
        <w:ind w:firstLine="437"/>
        <w:jc w:val="center"/>
        <w:rPr>
          <w:rFonts w:ascii="宋体" w:hAnsi="宋体"/>
          <w:sz w:val="22"/>
          <w:szCs w:val="22"/>
        </w:rPr>
      </w:pPr>
      <w:r w:rsidRPr="007B7812">
        <w:rPr>
          <w:rFonts w:ascii="宋体" w:hAnsi="宋体" w:hint="eastAsia"/>
          <w:sz w:val="22"/>
          <w:szCs w:val="22"/>
        </w:rPr>
        <w:t>表</w:t>
      </w:r>
      <w:r w:rsidR="00601ABF" w:rsidRPr="007B7812">
        <w:rPr>
          <w:rFonts w:ascii="宋体" w:hAnsi="宋体"/>
          <w:sz w:val="22"/>
          <w:szCs w:val="22"/>
        </w:rPr>
        <w:t xml:space="preserve">6.1 </w:t>
      </w:r>
      <w:r w:rsidR="008711A4">
        <w:rPr>
          <w:rFonts w:ascii="宋体" w:hAnsi="宋体"/>
          <w:sz w:val="22"/>
          <w:szCs w:val="22"/>
        </w:rPr>
        <w:t xml:space="preserve"> </w:t>
      </w:r>
      <w:r w:rsidR="00601ABF" w:rsidRPr="007B7812">
        <w:rPr>
          <w:rFonts w:ascii="宋体" w:hAnsi="宋体" w:hint="eastAsia"/>
          <w:sz w:val="22"/>
          <w:szCs w:val="22"/>
        </w:rPr>
        <w:t>网站分类</w:t>
      </w:r>
      <w:r w:rsidR="00601ABF" w:rsidRPr="007B7812">
        <w:rPr>
          <w:rFonts w:ascii="宋体" w:hAnsi="宋体"/>
          <w:sz w:val="22"/>
          <w:szCs w:val="22"/>
        </w:rPr>
        <w:t>表</w:t>
      </w:r>
    </w:p>
    <w:tbl>
      <w:tblPr>
        <w:tblW w:w="7840" w:type="dxa"/>
        <w:jc w:val="center"/>
        <w:tblLook w:val="04A0" w:firstRow="1" w:lastRow="0" w:firstColumn="1" w:lastColumn="0" w:noHBand="0" w:noVBand="1"/>
      </w:tblPr>
      <w:tblGrid>
        <w:gridCol w:w="851"/>
        <w:gridCol w:w="1309"/>
        <w:gridCol w:w="5680"/>
      </w:tblGrid>
      <w:tr w:rsidR="005F35D8" w:rsidRPr="008711A4" w:rsidTr="00601ABF">
        <w:trPr>
          <w:trHeight w:val="27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编号</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类别</w:t>
            </w: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内容</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新闻</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新闻资讯，娱乐、体育、军事新闻等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2</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阅读</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阅读相关网站，包含小说、文学、教育等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3</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购物</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购物、团</w:t>
            </w:r>
            <w:proofErr w:type="gramStart"/>
            <w:r w:rsidRPr="008711A4">
              <w:rPr>
                <w:rFonts w:ascii="宋体" w:hAnsi="宋体" w:cs="宋体" w:hint="eastAsia"/>
                <w:color w:val="000000"/>
                <w:kern w:val="0"/>
                <w:sz w:val="22"/>
                <w:szCs w:val="22"/>
              </w:rPr>
              <w:t>购相关</w:t>
            </w:r>
            <w:proofErr w:type="gramEnd"/>
            <w:r w:rsidRPr="008711A4">
              <w:rPr>
                <w:rFonts w:ascii="宋体" w:hAnsi="宋体" w:cs="宋体" w:hint="eastAsia"/>
                <w:color w:val="000000"/>
                <w:kern w:val="0"/>
                <w:sz w:val="22"/>
                <w:szCs w:val="22"/>
              </w:rPr>
              <w:t>网站，各大电商、支付平台等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4</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社交</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即时通讯软件、交友平台、社区等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5</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财经</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证券交易、财经理财网站、财经资讯等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6</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视频</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视频网站，优酷、土豆、</w:t>
            </w:r>
            <w:proofErr w:type="gramStart"/>
            <w:r w:rsidRPr="008711A4">
              <w:rPr>
                <w:rFonts w:ascii="宋体" w:hAnsi="宋体" w:cs="宋体" w:hint="eastAsia"/>
                <w:color w:val="000000"/>
                <w:kern w:val="0"/>
                <w:sz w:val="22"/>
                <w:szCs w:val="22"/>
              </w:rPr>
              <w:t>爱奇艺、腾讯</w:t>
            </w:r>
            <w:proofErr w:type="gramEnd"/>
            <w:r w:rsidRPr="008711A4">
              <w:rPr>
                <w:rFonts w:ascii="宋体" w:hAnsi="宋体" w:cs="宋体" w:hint="eastAsia"/>
                <w:color w:val="000000"/>
                <w:kern w:val="0"/>
                <w:sz w:val="22"/>
                <w:szCs w:val="22"/>
              </w:rPr>
              <w:t>视频等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7</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游戏</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手机端游、网页游戏等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8</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音乐</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音乐盒、在线音乐网站，酷我、酷狗、QQ音乐等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9</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软件应用</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手机应用商店、软件网站、手机相关等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10</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搜索</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搜索引擎、查询工具，百度、好搜、谷歌等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11</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旅游</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旅游网站、论坛，航空网站、火车票</w:t>
            </w:r>
            <w:proofErr w:type="gramStart"/>
            <w:r w:rsidRPr="008711A4">
              <w:rPr>
                <w:rFonts w:ascii="宋体" w:hAnsi="宋体" w:cs="宋体" w:hint="eastAsia"/>
                <w:color w:val="000000"/>
                <w:kern w:val="0"/>
                <w:sz w:val="22"/>
                <w:szCs w:val="22"/>
              </w:rPr>
              <w:t>务</w:t>
            </w:r>
            <w:proofErr w:type="gramEnd"/>
            <w:r w:rsidRPr="008711A4">
              <w:rPr>
                <w:rFonts w:ascii="宋体" w:hAnsi="宋体" w:cs="宋体" w:hint="eastAsia"/>
                <w:color w:val="000000"/>
                <w:kern w:val="0"/>
                <w:sz w:val="22"/>
                <w:szCs w:val="22"/>
              </w:rPr>
              <w:t>购买、酒店等网站</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12</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生活</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生活分类信息网站、美食、家居、医疗、宠物等相关网站</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13</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r w:rsidRPr="008711A4">
              <w:rPr>
                <w:rFonts w:ascii="宋体" w:hAnsi="宋体" w:cs="宋体" w:hint="eastAsia"/>
                <w:kern w:val="0"/>
                <w:sz w:val="22"/>
                <w:szCs w:val="22"/>
              </w:rPr>
              <w:t>邮箱</w:t>
            </w:r>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电子邮件相关软件、在线网站等</w:t>
            </w:r>
          </w:p>
        </w:tc>
      </w:tr>
      <w:tr w:rsidR="005F35D8" w:rsidRPr="008711A4" w:rsidTr="00601ABF">
        <w:trPr>
          <w:trHeight w:val="270"/>
          <w:jc w:val="center"/>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5F35D8" w:rsidRPr="008711A4" w:rsidRDefault="005F35D8" w:rsidP="005F35D8">
            <w:pPr>
              <w:widowControl/>
              <w:jc w:val="right"/>
              <w:rPr>
                <w:rFonts w:ascii="宋体" w:hAnsi="宋体" w:cs="宋体"/>
                <w:kern w:val="0"/>
                <w:sz w:val="22"/>
                <w:szCs w:val="22"/>
              </w:rPr>
            </w:pPr>
            <w:r w:rsidRPr="008711A4">
              <w:rPr>
                <w:rFonts w:ascii="宋体" w:hAnsi="宋体" w:cs="宋体" w:hint="eastAsia"/>
                <w:kern w:val="0"/>
                <w:sz w:val="22"/>
                <w:szCs w:val="22"/>
              </w:rPr>
              <w:t>14</w:t>
            </w:r>
          </w:p>
        </w:tc>
        <w:tc>
          <w:tcPr>
            <w:tcW w:w="1309" w:type="dxa"/>
            <w:tcBorders>
              <w:top w:val="nil"/>
              <w:left w:val="nil"/>
              <w:bottom w:val="single" w:sz="4" w:space="0" w:color="auto"/>
              <w:right w:val="single" w:sz="4" w:space="0" w:color="auto"/>
            </w:tcBorders>
            <w:shd w:val="clear" w:color="auto" w:fill="auto"/>
            <w:noWrap/>
            <w:vAlign w:val="bottom"/>
            <w:hideMark/>
          </w:tcPr>
          <w:p w:rsidR="005F35D8" w:rsidRPr="008711A4" w:rsidRDefault="005F35D8" w:rsidP="005F35D8">
            <w:pPr>
              <w:widowControl/>
              <w:jc w:val="left"/>
              <w:rPr>
                <w:rFonts w:ascii="宋体" w:hAnsi="宋体" w:cs="宋体"/>
                <w:kern w:val="0"/>
                <w:sz w:val="22"/>
                <w:szCs w:val="22"/>
              </w:rPr>
            </w:pPr>
            <w:proofErr w:type="gramStart"/>
            <w:r w:rsidRPr="008711A4">
              <w:rPr>
                <w:rFonts w:ascii="宋体" w:hAnsi="宋体" w:cs="宋体" w:hint="eastAsia"/>
                <w:kern w:val="0"/>
                <w:sz w:val="22"/>
                <w:szCs w:val="22"/>
              </w:rPr>
              <w:t>动漫</w:t>
            </w:r>
            <w:proofErr w:type="gramEnd"/>
          </w:p>
        </w:tc>
        <w:tc>
          <w:tcPr>
            <w:tcW w:w="5680" w:type="dxa"/>
            <w:tcBorders>
              <w:top w:val="nil"/>
              <w:left w:val="nil"/>
              <w:bottom w:val="single" w:sz="4" w:space="0" w:color="auto"/>
              <w:right w:val="single" w:sz="4" w:space="0" w:color="auto"/>
            </w:tcBorders>
            <w:shd w:val="clear" w:color="auto" w:fill="auto"/>
            <w:noWrap/>
            <w:vAlign w:val="bottom"/>
            <w:hideMark/>
          </w:tcPr>
          <w:p w:rsidR="005F35D8" w:rsidRPr="008711A4" w:rsidRDefault="007A21AF" w:rsidP="005F35D8">
            <w:pPr>
              <w:widowControl/>
              <w:jc w:val="left"/>
              <w:rPr>
                <w:rFonts w:ascii="宋体" w:hAnsi="宋体" w:cs="宋体"/>
                <w:color w:val="000000"/>
                <w:kern w:val="0"/>
                <w:sz w:val="22"/>
                <w:szCs w:val="22"/>
              </w:rPr>
            </w:pPr>
            <w:proofErr w:type="gramStart"/>
            <w:r w:rsidRPr="008711A4">
              <w:rPr>
                <w:rFonts w:ascii="宋体" w:hAnsi="宋体" w:cs="宋体" w:hint="eastAsia"/>
                <w:color w:val="000000"/>
                <w:kern w:val="0"/>
                <w:sz w:val="22"/>
                <w:szCs w:val="22"/>
              </w:rPr>
              <w:t>动漫</w:t>
            </w:r>
            <w:r w:rsidR="005F35D8" w:rsidRPr="008711A4">
              <w:rPr>
                <w:rFonts w:ascii="宋体" w:hAnsi="宋体" w:cs="宋体" w:hint="eastAsia"/>
                <w:color w:val="000000"/>
                <w:kern w:val="0"/>
                <w:sz w:val="22"/>
                <w:szCs w:val="22"/>
              </w:rPr>
              <w:t>相关</w:t>
            </w:r>
            <w:proofErr w:type="gramEnd"/>
            <w:r w:rsidR="005F35D8" w:rsidRPr="008711A4">
              <w:rPr>
                <w:rFonts w:ascii="宋体" w:hAnsi="宋体" w:cs="宋体" w:hint="eastAsia"/>
                <w:color w:val="000000"/>
                <w:kern w:val="0"/>
                <w:sz w:val="22"/>
                <w:szCs w:val="22"/>
              </w:rPr>
              <w:t>软件、网站等</w:t>
            </w:r>
          </w:p>
        </w:tc>
      </w:tr>
    </w:tbl>
    <w:p w:rsidR="007D7C05" w:rsidRPr="00D64E80" w:rsidRDefault="00024D34" w:rsidP="00024D34">
      <w:pPr>
        <w:pStyle w:val="2"/>
        <w:spacing w:before="480" w:after="120" w:line="400" w:lineRule="exact"/>
        <w:rPr>
          <w:rFonts w:ascii="黑体" w:eastAsia="黑体" w:hAnsi="黑体"/>
          <w:b w:val="0"/>
          <w:sz w:val="28"/>
          <w:szCs w:val="28"/>
        </w:rPr>
      </w:pPr>
      <w:bookmarkStart w:id="105" w:name="_Toc416119751"/>
      <w:bookmarkStart w:id="106" w:name="_Toc432581633"/>
      <w:r w:rsidRPr="00D64E80">
        <w:rPr>
          <w:rFonts w:ascii="黑体" w:eastAsia="黑体" w:hAnsi="黑体"/>
          <w:b w:val="0"/>
          <w:sz w:val="28"/>
          <w:szCs w:val="28"/>
        </w:rPr>
        <w:lastRenderedPageBreak/>
        <w:t>6</w:t>
      </w:r>
      <w:r w:rsidR="007D7C05" w:rsidRPr="00D64E80">
        <w:rPr>
          <w:rFonts w:ascii="黑体" w:eastAsia="黑体" w:hAnsi="黑体" w:hint="eastAsia"/>
          <w:b w:val="0"/>
          <w:sz w:val="28"/>
          <w:szCs w:val="28"/>
        </w:rPr>
        <w:t>.</w:t>
      </w:r>
      <w:r w:rsidR="007D7C05" w:rsidRPr="00D64E80">
        <w:rPr>
          <w:rFonts w:ascii="黑体" w:eastAsia="黑体" w:hAnsi="黑体"/>
          <w:b w:val="0"/>
          <w:sz w:val="28"/>
          <w:szCs w:val="28"/>
        </w:rPr>
        <w:t xml:space="preserve">2 </w:t>
      </w:r>
      <w:bookmarkEnd w:id="105"/>
      <w:r w:rsidR="00D64E80">
        <w:rPr>
          <w:rFonts w:ascii="黑体" w:eastAsia="黑体" w:hAnsi="黑体"/>
          <w:b w:val="0"/>
          <w:sz w:val="28"/>
          <w:szCs w:val="28"/>
        </w:rPr>
        <w:t xml:space="preserve"> </w:t>
      </w:r>
      <w:r w:rsidR="007A2E7E" w:rsidRPr="00D64E80">
        <w:rPr>
          <w:rFonts w:ascii="黑体" w:eastAsia="黑体" w:hAnsi="黑体" w:hint="eastAsia"/>
          <w:b w:val="0"/>
          <w:sz w:val="28"/>
          <w:szCs w:val="28"/>
        </w:rPr>
        <w:t>算法步骤及</w:t>
      </w:r>
      <w:r w:rsidR="007A2E7E" w:rsidRPr="00D64E80">
        <w:rPr>
          <w:rFonts w:ascii="黑体" w:eastAsia="黑体" w:hAnsi="黑体"/>
          <w:b w:val="0"/>
          <w:sz w:val="28"/>
          <w:szCs w:val="28"/>
        </w:rPr>
        <w:t>实现</w:t>
      </w:r>
      <w:bookmarkEnd w:id="106"/>
    </w:p>
    <w:p w:rsidR="00EC7725" w:rsidRDefault="00EC7725" w:rsidP="00EC7725">
      <w:pPr>
        <w:spacing w:line="400" w:lineRule="exact"/>
        <w:ind w:firstLine="480"/>
        <w:jc w:val="left"/>
        <w:rPr>
          <w:sz w:val="24"/>
        </w:rPr>
      </w:pPr>
      <w:r>
        <w:rPr>
          <w:rFonts w:hint="eastAsia"/>
          <w:sz w:val="24"/>
        </w:rPr>
        <w:t>本章</w:t>
      </w:r>
      <w:r>
        <w:rPr>
          <w:sz w:val="24"/>
        </w:rPr>
        <w:t>对用户聚类</w:t>
      </w:r>
      <w:r>
        <w:rPr>
          <w:rFonts w:hint="eastAsia"/>
          <w:sz w:val="24"/>
        </w:rPr>
        <w:t>使用</w:t>
      </w:r>
      <w:r>
        <w:rPr>
          <w:sz w:val="24"/>
        </w:rPr>
        <w:t>Phantom</w:t>
      </w:r>
      <w:r>
        <w:rPr>
          <w:rFonts w:hint="eastAsia"/>
          <w:sz w:val="24"/>
        </w:rPr>
        <w:t>联合</w:t>
      </w:r>
      <w:r>
        <w:rPr>
          <w:sz w:val="24"/>
        </w:rPr>
        <w:t>聚类算法，</w:t>
      </w:r>
      <w:r>
        <w:rPr>
          <w:rFonts w:hint="eastAsia"/>
          <w:sz w:val="24"/>
        </w:rPr>
        <w:t>前面第三章已经</w:t>
      </w:r>
      <w:r>
        <w:rPr>
          <w:sz w:val="24"/>
        </w:rPr>
        <w:t>对</w:t>
      </w:r>
      <w:r>
        <w:rPr>
          <w:sz w:val="24"/>
        </w:rPr>
        <w:t>Phantom</w:t>
      </w:r>
      <w:r>
        <w:rPr>
          <w:rFonts w:hint="eastAsia"/>
          <w:sz w:val="24"/>
        </w:rPr>
        <w:t>算法进行</w:t>
      </w:r>
      <w:r>
        <w:rPr>
          <w:sz w:val="24"/>
        </w:rPr>
        <w:t>了</w:t>
      </w:r>
      <w:r>
        <w:rPr>
          <w:rFonts w:hint="eastAsia"/>
          <w:sz w:val="24"/>
        </w:rPr>
        <w:t>简单</w:t>
      </w:r>
      <w:r>
        <w:rPr>
          <w:sz w:val="24"/>
        </w:rPr>
        <w:t>的介绍，</w:t>
      </w:r>
      <w:r>
        <w:rPr>
          <w:rFonts w:hint="eastAsia"/>
          <w:sz w:val="24"/>
        </w:rPr>
        <w:t>研究</w:t>
      </w:r>
      <w:r>
        <w:rPr>
          <w:sz w:val="24"/>
        </w:rPr>
        <w:t>了算法的由来及</w:t>
      </w:r>
      <w:r>
        <w:rPr>
          <w:rFonts w:hint="eastAsia"/>
          <w:sz w:val="24"/>
        </w:rPr>
        <w:t>改进</w:t>
      </w:r>
      <w:r>
        <w:rPr>
          <w:sz w:val="24"/>
        </w:rPr>
        <w:t>过程</w:t>
      </w:r>
      <w:r>
        <w:rPr>
          <w:rFonts w:hint="eastAsia"/>
          <w:sz w:val="24"/>
        </w:rPr>
        <w:t>。</w:t>
      </w:r>
      <w:r>
        <w:rPr>
          <w:sz w:val="24"/>
        </w:rPr>
        <w:t>该算法</w:t>
      </w:r>
      <w:r>
        <w:rPr>
          <w:rFonts w:hint="eastAsia"/>
          <w:sz w:val="24"/>
        </w:rPr>
        <w:t>是对</w:t>
      </w:r>
      <w:r w:rsidRPr="0059736E">
        <w:rPr>
          <w:rFonts w:hint="eastAsia"/>
          <w:sz w:val="24"/>
        </w:rPr>
        <w:t>Spectral Graph Partitioning</w:t>
      </w:r>
      <w:r w:rsidRPr="0059736E">
        <w:rPr>
          <w:rFonts w:hint="eastAsia"/>
          <w:sz w:val="24"/>
        </w:rPr>
        <w:t>算法</w:t>
      </w:r>
      <w:r>
        <w:rPr>
          <w:rFonts w:hint="eastAsia"/>
          <w:sz w:val="24"/>
        </w:rPr>
        <w:t>的</w:t>
      </w:r>
      <w:r>
        <w:rPr>
          <w:sz w:val="24"/>
        </w:rPr>
        <w:t>改进，所以</w:t>
      </w:r>
      <w:r w:rsidR="00EF6CFE">
        <w:rPr>
          <w:rFonts w:hint="eastAsia"/>
          <w:sz w:val="24"/>
        </w:rPr>
        <w:t>先对</w:t>
      </w:r>
      <w:r w:rsidRPr="0059736E">
        <w:rPr>
          <w:rFonts w:hint="eastAsia"/>
          <w:sz w:val="24"/>
        </w:rPr>
        <w:t>Spectral Graph Partitioning</w:t>
      </w:r>
      <w:r w:rsidRPr="0059736E">
        <w:rPr>
          <w:rFonts w:hint="eastAsia"/>
          <w:sz w:val="24"/>
        </w:rPr>
        <w:t>算法</w:t>
      </w:r>
      <w:r w:rsidR="00EF6CFE">
        <w:rPr>
          <w:rFonts w:hint="eastAsia"/>
          <w:sz w:val="24"/>
        </w:rPr>
        <w:t>进行详细</w:t>
      </w:r>
      <w:r w:rsidR="00EF6CFE">
        <w:rPr>
          <w:sz w:val="24"/>
        </w:rPr>
        <w:t>介绍</w:t>
      </w:r>
      <w:r w:rsidR="003839BB">
        <w:rPr>
          <w:rFonts w:hint="eastAsia"/>
          <w:sz w:val="24"/>
        </w:rPr>
        <w:t>。</w:t>
      </w:r>
    </w:p>
    <w:p w:rsidR="00EC7725" w:rsidRPr="00DC1DE1" w:rsidRDefault="00EC7725" w:rsidP="00EC7725">
      <w:pPr>
        <w:pStyle w:val="3"/>
        <w:spacing w:before="240" w:after="120" w:line="400" w:lineRule="exact"/>
        <w:rPr>
          <w:rFonts w:ascii="黑体" w:eastAsia="黑体" w:hAnsi="黑体"/>
          <w:b w:val="0"/>
          <w:sz w:val="26"/>
          <w:szCs w:val="26"/>
        </w:rPr>
      </w:pPr>
      <w:bookmarkStart w:id="107" w:name="_Toc432581634"/>
      <w:r w:rsidRPr="00DC1DE1">
        <w:rPr>
          <w:rFonts w:ascii="黑体" w:eastAsia="黑体" w:hAnsi="黑体"/>
          <w:b w:val="0"/>
          <w:sz w:val="26"/>
          <w:szCs w:val="26"/>
        </w:rPr>
        <w:t>6.</w:t>
      </w:r>
      <w:r w:rsidR="00EF6CFE" w:rsidRPr="00DC1DE1">
        <w:rPr>
          <w:rFonts w:ascii="黑体" w:eastAsia="黑体" w:hAnsi="黑体"/>
          <w:b w:val="0"/>
          <w:sz w:val="26"/>
          <w:szCs w:val="26"/>
        </w:rPr>
        <w:t>2</w:t>
      </w:r>
      <w:r w:rsidRPr="00DC1DE1">
        <w:rPr>
          <w:rFonts w:ascii="黑体" w:eastAsia="黑体" w:hAnsi="黑体" w:hint="eastAsia"/>
          <w:b w:val="0"/>
          <w:sz w:val="26"/>
          <w:szCs w:val="26"/>
        </w:rPr>
        <w:t>.</w:t>
      </w:r>
      <w:r w:rsidRPr="00DC1DE1">
        <w:rPr>
          <w:rFonts w:ascii="黑体" w:eastAsia="黑体" w:hAnsi="黑体"/>
          <w:b w:val="0"/>
          <w:sz w:val="26"/>
          <w:szCs w:val="26"/>
        </w:rPr>
        <w:t>1</w:t>
      </w:r>
      <w:r w:rsidR="00D64E80" w:rsidRPr="00DC1DE1">
        <w:rPr>
          <w:rFonts w:ascii="黑体" w:eastAsia="黑体" w:hAnsi="黑体"/>
          <w:b w:val="0"/>
          <w:sz w:val="26"/>
          <w:szCs w:val="26"/>
        </w:rPr>
        <w:t xml:space="preserve">  </w:t>
      </w:r>
      <w:r w:rsidR="00EF6CFE" w:rsidRPr="00DC1DE1">
        <w:rPr>
          <w:rFonts w:ascii="黑体" w:eastAsia="黑体" w:hAnsi="黑体" w:hint="eastAsia"/>
          <w:b w:val="0"/>
          <w:sz w:val="26"/>
          <w:szCs w:val="26"/>
        </w:rPr>
        <w:t>Spectral Graph</w:t>
      </w:r>
      <w:r w:rsidR="003839BB" w:rsidRPr="00DC1DE1">
        <w:rPr>
          <w:rFonts w:ascii="黑体" w:eastAsia="黑体" w:hAnsi="黑体"/>
          <w:b w:val="0"/>
          <w:sz w:val="26"/>
          <w:szCs w:val="26"/>
        </w:rPr>
        <w:t xml:space="preserve"> Partitioning</w:t>
      </w:r>
      <w:r w:rsidR="00EF6CFE" w:rsidRPr="00DC1DE1">
        <w:rPr>
          <w:rFonts w:ascii="黑体" w:eastAsia="黑体" w:hAnsi="黑体" w:hint="eastAsia"/>
          <w:b w:val="0"/>
          <w:sz w:val="26"/>
          <w:szCs w:val="26"/>
        </w:rPr>
        <w:t>算法</w:t>
      </w:r>
      <w:bookmarkEnd w:id="107"/>
    </w:p>
    <w:p w:rsidR="00550FC0" w:rsidRDefault="00C13558" w:rsidP="00550FC0">
      <w:pPr>
        <w:spacing w:line="400" w:lineRule="exact"/>
        <w:ind w:firstLine="480"/>
        <w:jc w:val="left"/>
        <w:rPr>
          <w:sz w:val="24"/>
        </w:rPr>
      </w:pPr>
      <w:r w:rsidRPr="0059736E">
        <w:rPr>
          <w:rFonts w:hint="eastAsia"/>
          <w:sz w:val="24"/>
        </w:rPr>
        <w:t>Spectral Graph Partitioning</w:t>
      </w:r>
      <w:r w:rsidRPr="0059736E">
        <w:rPr>
          <w:rFonts w:hint="eastAsia"/>
          <w:sz w:val="24"/>
        </w:rPr>
        <w:t>算法</w:t>
      </w:r>
      <w:r>
        <w:rPr>
          <w:rFonts w:hint="eastAsia"/>
          <w:sz w:val="24"/>
        </w:rPr>
        <w:t>将</w:t>
      </w:r>
      <w:r w:rsidRPr="00C13558">
        <w:rPr>
          <w:rFonts w:hint="eastAsia"/>
          <w:sz w:val="24"/>
        </w:rPr>
        <w:t>用户网站矩阵</w:t>
      </w:r>
      <w:r w:rsidRPr="00C13558">
        <w:rPr>
          <w:rFonts w:hint="eastAsia"/>
          <w:sz w:val="24"/>
        </w:rPr>
        <w:t>A</w:t>
      </w:r>
      <w:proofErr w:type="gramStart"/>
      <w:r>
        <w:rPr>
          <w:rFonts w:hint="eastAsia"/>
          <w:sz w:val="24"/>
        </w:rPr>
        <w:t>看做</w:t>
      </w:r>
      <w:proofErr w:type="gramEnd"/>
      <w:r>
        <w:rPr>
          <w:sz w:val="24"/>
        </w:rPr>
        <w:t>一个二分图，</w:t>
      </w:r>
      <w:r>
        <w:rPr>
          <w:rFonts w:hint="eastAsia"/>
          <w:sz w:val="24"/>
        </w:rPr>
        <w:t>并</w:t>
      </w:r>
      <w:r>
        <w:rPr>
          <w:sz w:val="24"/>
        </w:rPr>
        <w:t>把聚类问题</w:t>
      </w:r>
      <w:proofErr w:type="gramStart"/>
      <w:r w:rsidRPr="00301C2E">
        <w:rPr>
          <w:sz w:val="24"/>
        </w:rPr>
        <w:t>转化成求</w:t>
      </w:r>
      <w:r w:rsidRPr="00301C2E">
        <w:rPr>
          <w:rFonts w:hint="eastAsia"/>
          <w:sz w:val="24"/>
        </w:rPr>
        <w:t>最小</w:t>
      </w:r>
      <w:proofErr w:type="gramEnd"/>
      <w:r w:rsidRPr="00301C2E">
        <w:rPr>
          <w:sz w:val="24"/>
        </w:rPr>
        <w:t>cut</w:t>
      </w:r>
      <w:r w:rsidRPr="00301C2E">
        <w:rPr>
          <w:sz w:val="24"/>
        </w:rPr>
        <w:t>的过程</w:t>
      </w:r>
      <w:r w:rsidR="00301C2E" w:rsidRPr="00301C2E">
        <w:rPr>
          <w:rFonts w:hint="eastAsia"/>
          <w:sz w:val="24"/>
        </w:rPr>
        <w:t>，</w:t>
      </w:r>
      <w:r w:rsidR="00301C2E" w:rsidRPr="00301C2E">
        <w:rPr>
          <w:sz w:val="24"/>
        </w:rPr>
        <w:t>并引入权重</w:t>
      </w:r>
      <w:r w:rsidR="00301C2E" w:rsidRPr="00301C2E">
        <w:rPr>
          <w:sz w:val="24"/>
        </w:rPr>
        <w:t>W</w:t>
      </w:r>
      <w:r w:rsidR="00301C2E" w:rsidRPr="00301C2E">
        <w:rPr>
          <w:rFonts w:hint="eastAsia"/>
          <w:sz w:val="24"/>
        </w:rPr>
        <w:t>。</w:t>
      </w:r>
      <w:r w:rsidR="00301C2E" w:rsidRPr="00301C2E">
        <w:rPr>
          <w:rFonts w:hint="eastAsia"/>
          <w:sz w:val="24"/>
        </w:rPr>
        <w:t>W</w:t>
      </w:r>
      <w:r w:rsidR="00301C2E" w:rsidRPr="00301C2E">
        <w:rPr>
          <w:rFonts w:hint="eastAsia"/>
          <w:sz w:val="24"/>
        </w:rPr>
        <w:t>可以通过不同方式定义，最普遍使用的方法是</w:t>
      </w:r>
    </w:p>
    <w:p w:rsidR="00550FC0" w:rsidRDefault="00AF2E22" w:rsidP="008123C4">
      <w:pPr>
        <w:wordWrap w:val="0"/>
        <w:spacing w:before="120" w:after="120"/>
        <w:jc w:val="right"/>
        <w:rPr>
          <w:sz w:val="24"/>
        </w:rPr>
      </w:pPr>
      <m:oMath>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W</m:t>
            </m:r>
            <m:ctrlPr>
              <w:rPr>
                <w:rFonts w:ascii="Cambria Math" w:eastAsia="Cambria" w:hAnsi="Cambria Math" w:cs="Cambria"/>
                <w:sz w:val="24"/>
              </w:rPr>
            </m:ctrlPr>
          </m:e>
          <m:sub>
            <m:r>
              <m:rPr>
                <m:sty m:val="p"/>
              </m:rPr>
              <w:rPr>
                <w:rFonts w:ascii="Cambria Math" w:eastAsia="Cambria" w:hAnsi="Cambria Math" w:cs="Cambria"/>
                <w:sz w:val="24"/>
                <w:vertAlign w:val="subscript"/>
              </w:rPr>
              <m:t>ii</m:t>
            </m:r>
          </m:sub>
        </m:sSub>
        <m:r>
          <m:rPr>
            <m:sty m:val="p"/>
          </m:rPr>
          <w:rPr>
            <w:rFonts w:ascii="Cambria Math" w:eastAsia="Cambria" w:hAnsi="Cambria Math" w:cs="Cambria"/>
            <w:sz w:val="24"/>
          </w:rPr>
          <m:t>=weight(</m:t>
        </m:r>
        <m:sSub>
          <m:sSubPr>
            <m:ctrlPr>
              <w:rPr>
                <w:rFonts w:ascii="Cambria Math"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hAnsi="Cambria Math" w:cs="Cambria"/>
                <w:sz w:val="24"/>
                <w:vertAlign w:val="subscript"/>
              </w:rPr>
              <m:t>i</m:t>
            </m:r>
          </m:sub>
        </m:sSub>
        <m:r>
          <m:rPr>
            <m:sty m:val="p"/>
          </m:rPr>
          <w:rPr>
            <w:rFonts w:ascii="Cambria Math" w:eastAsia="Cambria" w:hAnsi="Cambria Math" w:cs="Cambria"/>
            <w:sz w:val="24"/>
          </w:rPr>
          <m:t>) =cut(</m:t>
        </m:r>
        <m:sSub>
          <m:sSubPr>
            <m:ctrlPr>
              <w:rPr>
                <w:rFonts w:ascii="Cambria Math" w:eastAsia="Cambria" w:hAnsi="Cambria Math" w:cs="Cambria"/>
                <w:sz w:val="24"/>
              </w:rPr>
            </m:ctrlPr>
          </m:sSubPr>
          <m:e>
            <m:r>
              <m:rPr>
                <m:sty m:val="p"/>
              </m:rPr>
              <w:rPr>
                <w:rFonts w:ascii="Cambria Math" w:eastAsia="Cambria" w:hAnsi="Cambria Math" w:cs="Cambria"/>
                <w:sz w:val="24"/>
              </w:rPr>
              <m:t>V</m:t>
            </m:r>
          </m:e>
          <m:sub>
            <m:r>
              <m:rPr>
                <m:sty m:val="p"/>
              </m:rPr>
              <w:rPr>
                <w:rFonts w:ascii="Cambria Math" w:eastAsia="Cambria" w:hAnsi="Cambria Math" w:cs="Cambria"/>
                <w:sz w:val="24"/>
              </w:rPr>
              <m:t>1</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2</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k</m:t>
            </m:r>
          </m:sub>
        </m:sSub>
        <m:r>
          <m:rPr>
            <m:sty m:val="p"/>
          </m:rPr>
          <w:rPr>
            <w:rFonts w:ascii="Cambria Math" w:eastAsia="Cambria" w:hAnsi="Cambria Math" w:cs="Cambria"/>
            <w:sz w:val="24"/>
          </w:rPr>
          <m:t>)+within(</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i</m:t>
            </m:r>
          </m:sub>
        </m:sSub>
        <m:r>
          <m:rPr>
            <m:sty m:val="p"/>
          </m:rPr>
          <w:rPr>
            <w:rFonts w:ascii="Cambria Math" w:eastAsia="Cambria" w:hAnsi="Cambria Math" w:cs="Cambria"/>
            <w:sz w:val="24"/>
          </w:rPr>
          <m:t>)</m:t>
        </m:r>
      </m:oMath>
      <w:r w:rsidR="00550FC0">
        <w:rPr>
          <w:rFonts w:hint="eastAsia"/>
          <w:sz w:val="24"/>
        </w:rPr>
        <w:t xml:space="preserve">  </w:t>
      </w:r>
      <w:r w:rsidR="00550FC0">
        <w:rPr>
          <w:sz w:val="24"/>
        </w:rPr>
        <w:t xml:space="preserve">          </w:t>
      </w:r>
      <w:r w:rsidR="00550FC0">
        <w:rPr>
          <w:rFonts w:hint="eastAsia"/>
          <w:sz w:val="24"/>
        </w:rPr>
        <w:t>(6-8)</w:t>
      </w:r>
    </w:p>
    <w:p w:rsidR="00024D34" w:rsidRPr="00301C2E" w:rsidRDefault="00301C2E" w:rsidP="00550FC0">
      <w:pPr>
        <w:spacing w:line="400" w:lineRule="exact"/>
        <w:jc w:val="left"/>
        <w:rPr>
          <w:sz w:val="24"/>
        </w:rPr>
      </w:pPr>
      <w:r w:rsidRPr="00301C2E">
        <w:rPr>
          <w:rFonts w:hint="eastAsia"/>
          <w:sz w:val="24"/>
        </w:rPr>
        <w:t>其中</w:t>
      </w:r>
      <m:oMath>
        <m:r>
          <m:rPr>
            <m:sty m:val="p"/>
          </m:rPr>
          <w:rPr>
            <w:rFonts w:ascii="Cambria Math" w:eastAsia="Cambria" w:hAnsi="Cambria Math" w:cs="Cambria"/>
            <w:sz w:val="24"/>
          </w:rPr>
          <m:t>within(</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i</m:t>
            </m:r>
          </m:sub>
        </m:sSub>
        <m:r>
          <m:rPr>
            <m:sty m:val="p"/>
          </m:rPr>
          <w:rPr>
            <w:rFonts w:ascii="Cambria Math" w:eastAsia="Cambria" w:hAnsi="Cambria Math" w:cs="Cambria"/>
            <w:sz w:val="24"/>
          </w:rPr>
          <m:t>)</m:t>
        </m:r>
      </m:oMath>
      <w:r w:rsidRPr="00301C2E">
        <w:rPr>
          <w:rFonts w:hint="eastAsia"/>
          <w:sz w:val="24"/>
        </w:rPr>
        <w:t>是</w:t>
      </w:r>
      <m:oMath>
        <m:sSub>
          <m:sSubPr>
            <m:ctrlPr>
              <w:rPr>
                <w:rFonts w:ascii="Cambria Math" w:hAnsi="Cambria Math"/>
                <w:sz w:val="24"/>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hAnsi="Cambria Math"/>
                <w:sz w:val="24"/>
              </w:rPr>
              <m:t>i</m:t>
            </m:r>
          </m:sub>
        </m:sSub>
      </m:oMath>
      <w:r w:rsidRPr="00301C2E">
        <w:rPr>
          <w:rFonts w:hint="eastAsia"/>
          <w:sz w:val="24"/>
        </w:rPr>
        <w:t>中顶点所形成的边的权重之</w:t>
      </w:r>
      <w:proofErr w:type="gramStart"/>
      <w:r w:rsidRPr="00301C2E">
        <w:rPr>
          <w:rFonts w:hint="eastAsia"/>
          <w:sz w:val="24"/>
        </w:rPr>
        <w:t>和</w:t>
      </w:r>
      <w:proofErr w:type="gramEnd"/>
      <w:r w:rsidRPr="00301C2E">
        <w:rPr>
          <w:rFonts w:hint="eastAsia"/>
          <w:sz w:val="24"/>
        </w:rPr>
        <w:t>。引入权重后，原</w:t>
      </w:r>
      <w:r w:rsidRPr="00301C2E">
        <w:rPr>
          <w:rFonts w:hint="eastAsia"/>
          <w:sz w:val="24"/>
        </w:rPr>
        <w:t>cut</w:t>
      </w:r>
      <w:r w:rsidRPr="00301C2E">
        <w:rPr>
          <w:rFonts w:hint="eastAsia"/>
          <w:sz w:val="24"/>
        </w:rPr>
        <w:t>最小化问题转化为以下问题的最小化：</w:t>
      </w:r>
    </w:p>
    <w:p w:rsidR="00024D34" w:rsidRPr="00550FC0" w:rsidRDefault="00301C2E" w:rsidP="008123C4">
      <w:pPr>
        <w:wordWrap w:val="0"/>
        <w:spacing w:before="120" w:after="120"/>
        <w:jc w:val="right"/>
        <w:rPr>
          <w:sz w:val="24"/>
        </w:rPr>
      </w:pPr>
      <m:oMath>
        <m:r>
          <m:rPr>
            <m:sty m:val="p"/>
          </m:rPr>
          <w:rPr>
            <w:rFonts w:ascii="Cambria Math" w:hAnsi="Cambria Math"/>
            <w:sz w:val="24"/>
          </w:rPr>
          <m:t>Q</m:t>
        </m:r>
        <m:d>
          <m:dPr>
            <m:ctrlPr>
              <w:rPr>
                <w:rFonts w:ascii="Cambria Math" w:hAnsi="Cambria Math"/>
                <w:sz w:val="24"/>
              </w:rPr>
            </m:ctrlPr>
          </m:dPr>
          <m:e>
            <m:sSub>
              <m:sSubPr>
                <m:ctrlPr>
                  <w:rPr>
                    <w:rFonts w:ascii="Cambria Math" w:eastAsia="Cambria" w:hAnsi="Cambria Math" w:cs="Cambria"/>
                    <w:sz w:val="24"/>
                  </w:rPr>
                </m:ctrlPr>
              </m:sSubPr>
              <m:e>
                <m:r>
                  <m:rPr>
                    <m:sty m:val="p"/>
                  </m:rPr>
                  <w:rPr>
                    <w:rFonts w:ascii="Cambria Math" w:eastAsia="Cambria" w:hAnsi="Cambria Math" w:cs="Cambria"/>
                    <w:sz w:val="24"/>
                  </w:rPr>
                  <m:t>V</m:t>
                </m:r>
              </m:e>
              <m:sub>
                <m:r>
                  <m:rPr>
                    <m:sty m:val="p"/>
                  </m:rPr>
                  <w:rPr>
                    <w:rFonts w:ascii="Cambria Math" w:eastAsia="Cambria" w:hAnsi="Cambria Math" w:cs="Cambria"/>
                    <w:sz w:val="24"/>
                  </w:rPr>
                  <m:t>1</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2</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k</m:t>
                </m:r>
              </m:sub>
            </m:sSub>
          </m:e>
        </m:d>
        <m:r>
          <m:rPr>
            <m:sty m:val="p"/>
          </m:rPr>
          <w:rPr>
            <w:rFonts w:ascii="Cambria Math" w:hAnsi="Cambria Math"/>
            <w:sz w:val="24"/>
          </w:rPr>
          <m:t>=</m:t>
        </m:r>
        <m:nary>
          <m:naryPr>
            <m:chr m:val="∑"/>
            <m:limLoc m:val="subSup"/>
            <m:supHide m:val="1"/>
            <m:ctrlPr>
              <w:rPr>
                <w:rFonts w:ascii="Cambria Math" w:hAnsi="Cambria Math"/>
                <w:sz w:val="24"/>
              </w:rPr>
            </m:ctrlPr>
          </m:naryPr>
          <m:sub>
            <m:r>
              <w:rPr>
                <w:rFonts w:ascii="Cambria Math" w:hAnsi="Cambria Math"/>
                <w:sz w:val="24"/>
              </w:rPr>
              <m:t>i</m:t>
            </m:r>
          </m:sub>
          <m:sup/>
          <m:e>
            <m:f>
              <m:fPr>
                <m:ctrlPr>
                  <w:rPr>
                    <w:rFonts w:ascii="Cambria Math" w:hAnsi="Cambria Math"/>
                    <w:i/>
                    <w:sz w:val="24"/>
                  </w:rPr>
                </m:ctrlPr>
              </m:fPr>
              <m:num>
                <m:r>
                  <w:rPr>
                    <w:rFonts w:ascii="Cambria Math" w:hAnsi="Cambria Math"/>
                    <w:sz w:val="24"/>
                  </w:rPr>
                  <m:t>cut(</m:t>
                </m:r>
                <m:sSub>
                  <m:sSubPr>
                    <m:ctrlPr>
                      <w:rPr>
                        <w:rFonts w:ascii="Cambria Math" w:eastAsia="Cambria" w:hAnsi="Cambria Math" w:cs="Cambria"/>
                        <w:sz w:val="24"/>
                      </w:rPr>
                    </m:ctrlPr>
                  </m:sSubPr>
                  <m:e>
                    <m:r>
                      <m:rPr>
                        <m:sty m:val="p"/>
                      </m:rPr>
                      <w:rPr>
                        <w:rFonts w:ascii="Cambria Math" w:eastAsia="Cambria" w:hAnsi="Cambria Math" w:cs="Cambria"/>
                        <w:sz w:val="24"/>
                      </w:rPr>
                      <m:t>V</m:t>
                    </m:r>
                  </m:e>
                  <m:sub>
                    <m:r>
                      <m:rPr>
                        <m:sty m:val="p"/>
                      </m:rPr>
                      <w:rPr>
                        <w:rFonts w:ascii="Cambria Math" w:eastAsia="Cambria" w:hAnsi="Cambria Math" w:cs="Cambria"/>
                        <w:sz w:val="24"/>
                      </w:rPr>
                      <m:t>1</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2</m:t>
                    </m:r>
                  </m:sub>
                </m:sSub>
                <m:r>
                  <m:rPr>
                    <m:sty m:val="p"/>
                  </m:rPr>
                  <w:rPr>
                    <w:rFonts w:ascii="Cambria Math" w:eastAsia="Cambria" w:hAnsi="Cambria Math" w:cs="Cambria"/>
                    <w:sz w:val="24"/>
                  </w:rPr>
                  <m:t>,..,</m:t>
                </m:r>
                <m:sSub>
                  <m:sSubPr>
                    <m:ctrlPr>
                      <w:rPr>
                        <w:rFonts w:ascii="Cambria Math" w:eastAsia="Cambria" w:hAnsi="Cambria Math" w:cs="Cambria"/>
                        <w:sz w:val="24"/>
                        <w:vertAlign w:val="subscript"/>
                      </w:rPr>
                    </m:ctrlPr>
                  </m:sSubPr>
                  <m:e>
                    <m:r>
                      <m:rPr>
                        <m:sty m:val="p"/>
                      </m:rPr>
                      <w:rPr>
                        <w:rFonts w:ascii="Cambria Math" w:eastAsia="Cambria" w:hAnsi="Cambria Math" w:cs="Cambria"/>
                        <w:sz w:val="24"/>
                      </w:rPr>
                      <m:t>V</m:t>
                    </m:r>
                    <m:ctrlPr>
                      <w:rPr>
                        <w:rFonts w:ascii="Cambria Math" w:eastAsia="Cambria" w:hAnsi="Cambria Math" w:cs="Cambria"/>
                        <w:sz w:val="24"/>
                      </w:rPr>
                    </m:ctrlPr>
                  </m:e>
                  <m:sub>
                    <m:r>
                      <m:rPr>
                        <m:sty m:val="p"/>
                      </m:rPr>
                      <w:rPr>
                        <w:rFonts w:ascii="Cambria Math" w:eastAsia="Cambria" w:hAnsi="Cambria Math" w:cs="Cambria"/>
                        <w:sz w:val="24"/>
                        <w:vertAlign w:val="subscript"/>
                      </w:rPr>
                      <m:t>k</m:t>
                    </m:r>
                  </m:sub>
                </m:sSub>
                <m:r>
                  <w:rPr>
                    <w:rFonts w:ascii="Cambria Math" w:hAnsi="Cambria Math"/>
                    <w:sz w:val="24"/>
                  </w:rPr>
                  <m:t>)</m:t>
                </m:r>
              </m:num>
              <m:den>
                <m:r>
                  <w:rPr>
                    <w:rFonts w:ascii="Cambria Math" w:hAnsi="Cambria Math"/>
                    <w:sz w:val="24"/>
                  </w:rPr>
                  <m:t>weight(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den>
            </m:f>
          </m:e>
        </m:nary>
      </m:oMath>
      <w:r w:rsidR="00550FC0" w:rsidRPr="00550FC0">
        <w:rPr>
          <w:rFonts w:hint="eastAsia"/>
          <w:sz w:val="24"/>
        </w:rPr>
        <w:t xml:space="preserve">  </w:t>
      </w:r>
      <w:r w:rsidR="00550FC0">
        <w:rPr>
          <w:sz w:val="24"/>
        </w:rPr>
        <w:t xml:space="preserve">                 </w:t>
      </w:r>
      <w:r w:rsidR="00550FC0" w:rsidRPr="00550FC0">
        <w:rPr>
          <w:rFonts w:hint="eastAsia"/>
          <w:sz w:val="24"/>
        </w:rPr>
        <w:t xml:space="preserve"> (6-</w:t>
      </w:r>
      <w:r w:rsidR="00550FC0">
        <w:rPr>
          <w:sz w:val="24"/>
        </w:rPr>
        <w:t>9</w:t>
      </w:r>
      <w:r w:rsidR="00550FC0" w:rsidRPr="00550FC0">
        <w:rPr>
          <w:rFonts w:hint="eastAsia"/>
          <w:sz w:val="24"/>
        </w:rPr>
        <w:t>)</w:t>
      </w:r>
    </w:p>
    <w:p w:rsidR="00301C2E" w:rsidRPr="00301C2E" w:rsidRDefault="00301C2E" w:rsidP="00301C2E">
      <w:pPr>
        <w:spacing w:line="400" w:lineRule="exact"/>
        <w:ind w:firstLine="420"/>
        <w:rPr>
          <w:sz w:val="24"/>
        </w:rPr>
      </w:pPr>
      <w:r w:rsidRPr="00301C2E">
        <w:rPr>
          <w:rFonts w:hint="eastAsia"/>
          <w:sz w:val="24"/>
        </w:rPr>
        <w:t>上式最小化问题可以通过求分割向量（分割向量将所有顶点划分到不同的簇）解决，而可以证明，</w:t>
      </w:r>
      <w:r w:rsidRPr="00301C2E">
        <w:rPr>
          <w:sz w:val="24"/>
        </w:rPr>
        <w:t>归一化特征值问题</w:t>
      </w:r>
      <m:oMath>
        <m:r>
          <m:rPr>
            <m:sty m:val="p"/>
          </m:rPr>
          <w:rPr>
            <w:rFonts w:ascii="Cambria Math" w:hAnsi="Cambria Math" w:hint="eastAsia"/>
            <w:sz w:val="24"/>
          </w:rPr>
          <m:t>L</m:t>
        </m:r>
        <m:r>
          <m:rPr>
            <m:sty m:val="p"/>
          </m:rPr>
          <w:rPr>
            <w:rFonts w:ascii="Cambria Math" w:hAnsi="Cambria Math"/>
            <w:sz w:val="24"/>
          </w:rPr>
          <m:t>z=λWz</m:t>
        </m:r>
      </m:oMath>
      <w:r w:rsidRPr="00301C2E">
        <w:rPr>
          <w:rFonts w:hint="eastAsia"/>
          <w:sz w:val="24"/>
        </w:rPr>
        <w:t>（</w:t>
      </w:r>
      <m:oMath>
        <m:r>
          <m:rPr>
            <m:sty m:val="p"/>
          </m:rPr>
          <w:rPr>
            <w:rFonts w:ascii="Cambria Math" w:hAnsi="Cambria Math"/>
            <w:sz w:val="24"/>
          </w:rPr>
          <m:t>L</m:t>
        </m:r>
      </m:oMath>
      <w:r w:rsidRPr="00301C2E">
        <w:rPr>
          <w:sz w:val="24"/>
        </w:rPr>
        <w:t>为拉普拉斯矩阵</w:t>
      </w:r>
      <w:r w:rsidRPr="00301C2E">
        <w:rPr>
          <w:rFonts w:hint="eastAsia"/>
          <w:sz w:val="24"/>
        </w:rPr>
        <w:t>(</w:t>
      </w:r>
      <m:oMath>
        <m:r>
          <m:rPr>
            <m:sty m:val="p"/>
          </m:rPr>
          <w:rPr>
            <w:rFonts w:ascii="Cambria Math" w:hAnsi="Cambria Math" w:hint="eastAsia"/>
            <w:sz w:val="24"/>
          </w:rPr>
          <m:t>L=</m:t>
        </m:r>
        <m:r>
          <m:rPr>
            <m:sty m:val="p"/>
          </m:rPr>
          <w:rPr>
            <w:rFonts w:ascii="Cambria Math" w:hAnsi="Cambria Math"/>
            <w:sz w:val="24"/>
          </w:rPr>
          <m:t>D-M</m:t>
        </m:r>
      </m:oMath>
      <w:r w:rsidRPr="00301C2E">
        <w:rPr>
          <w:rFonts w:hint="eastAsia"/>
          <w:sz w:val="24"/>
        </w:rPr>
        <w:t>,</w:t>
      </w:r>
      <m:oMath>
        <m:r>
          <m:rPr>
            <m:sty m:val="p"/>
          </m:rPr>
          <w:rPr>
            <w:rFonts w:ascii="Cambria Math" w:hAnsi="Cambria Math" w:hint="eastAsia"/>
            <w:sz w:val="24"/>
          </w:rPr>
          <m:t>D</m:t>
        </m:r>
      </m:oMath>
      <w:r w:rsidRPr="00301C2E">
        <w:rPr>
          <w:sz w:val="24"/>
        </w:rPr>
        <w:t>为对角矩阵</w:t>
      </w:r>
      <w:r w:rsidRPr="00301C2E">
        <w:rPr>
          <w:rFonts w:hint="eastAsia"/>
          <w:sz w:val="24"/>
        </w:rPr>
        <w:t>，</w:t>
      </w:r>
      <m:oMath>
        <m:sSub>
          <m:sSubPr>
            <m:ctrlPr>
              <w:rPr>
                <w:rFonts w:ascii="Cambria Math" w:hAnsi="Cambria Math"/>
                <w:sz w:val="24"/>
              </w:rPr>
            </m:ctrlPr>
          </m:sSubPr>
          <m:e>
            <m:r>
              <m:rPr>
                <m:sty m:val="p"/>
              </m:rPr>
              <w:rPr>
                <w:rFonts w:ascii="Cambria Math" w:hAnsi="Cambria Math"/>
                <w:sz w:val="24"/>
              </w:rPr>
              <m:t>D</m:t>
            </m:r>
            <m:ctrlPr>
              <w:rPr>
                <w:rFonts w:ascii="Cambria Math" w:hAnsi="Cambria Math" w:hint="eastAsia"/>
                <w:sz w:val="24"/>
              </w:rPr>
            </m:ctrlPr>
          </m:e>
          <m:sub>
            <m:r>
              <m:rPr>
                <m:sty m:val="p"/>
              </m:rPr>
              <w:rPr>
                <w:rFonts w:ascii="Cambria Math" w:hAnsi="Cambria Math"/>
                <w:sz w:val="24"/>
              </w:rPr>
              <m:t>ii</m:t>
            </m:r>
          </m:sub>
        </m:sSub>
        <m:r>
          <w:rPr>
            <w:rFonts w:ascii="Cambria Math" w:hAnsi="Cambria Math"/>
            <w:sz w:val="24"/>
          </w:rPr>
          <m:t>=</m:t>
        </m:r>
        <m:nary>
          <m:naryPr>
            <m:chr m:val="∑"/>
            <m:limLoc m:val="subSup"/>
            <m:supHide m:val="1"/>
            <m:ctrlPr>
              <w:rPr>
                <w:rFonts w:ascii="Cambria Math" w:eastAsia="Cambria" w:hAnsi="Cambria Math" w:cs="Cambria"/>
                <w:sz w:val="24"/>
              </w:rPr>
            </m:ctrlPr>
          </m:naryPr>
          <m:sub>
            <m:r>
              <w:rPr>
                <w:rFonts w:ascii="Cambria Math" w:eastAsia="Cambria" w:hAnsi="Cambria Math" w:cs="Cambria"/>
                <w:sz w:val="24"/>
              </w:rPr>
              <m:t>k</m:t>
            </m:r>
          </m:sub>
          <m:sup/>
          <m:e>
            <m:sSub>
              <m:sSubPr>
                <m:ctrlPr>
                  <w:rPr>
                    <w:rFonts w:ascii="Cambria Math" w:hAnsi="Cambria Math" w:cs="Cambria"/>
                    <w:i/>
                    <w:sz w:val="24"/>
                    <w:vertAlign w:val="subscript"/>
                  </w:rPr>
                </m:ctrlPr>
              </m:sSubPr>
              <m:e>
                <m:r>
                  <w:rPr>
                    <w:rFonts w:ascii="Cambria Math" w:eastAsia="Cambria" w:hAnsi="Cambria Math" w:cs="Cambria"/>
                    <w:sz w:val="24"/>
                  </w:rPr>
                  <m:t>E</m:t>
                </m:r>
                <m:ctrlPr>
                  <w:rPr>
                    <w:rFonts w:ascii="Cambria Math" w:eastAsia="Cambria" w:hAnsi="Cambria Math" w:cs="Cambria"/>
                    <w:i/>
                    <w:sz w:val="24"/>
                  </w:rPr>
                </m:ctrlPr>
              </m:e>
              <m:sub>
                <m:r>
                  <w:rPr>
                    <w:rFonts w:ascii="Cambria Math" w:hAnsi="Cambria Math" w:cs="Cambria"/>
                    <w:sz w:val="24"/>
                    <w:vertAlign w:val="subscript"/>
                  </w:rPr>
                  <m:t>ik</m:t>
                </m:r>
              </m:sub>
            </m:sSub>
          </m:e>
        </m:nary>
      </m:oMath>
      <w:r w:rsidRPr="00301C2E">
        <w:rPr>
          <w:rFonts w:hint="eastAsia"/>
          <w:sz w:val="24"/>
        </w:rPr>
        <w:t>)</w:t>
      </w:r>
      <w:r>
        <w:rPr>
          <w:rFonts w:hint="eastAsia"/>
          <w:sz w:val="24"/>
        </w:rPr>
        <w:t>，</w:t>
      </w:r>
      <w:r w:rsidRPr="00301C2E">
        <w:rPr>
          <w:sz w:val="24"/>
        </w:rPr>
        <w:t>W</w:t>
      </w:r>
      <w:r w:rsidRPr="00301C2E">
        <w:rPr>
          <w:rFonts w:hint="eastAsia"/>
          <w:sz w:val="24"/>
        </w:rPr>
        <w:t>为顶点权重对角矩阵）的所有特征值的特征向量代表了分割向量。</w:t>
      </w:r>
    </w:p>
    <w:p w:rsidR="00301C2E" w:rsidRPr="00301C2E" w:rsidRDefault="00301C2E" w:rsidP="00301C2E">
      <w:pPr>
        <w:spacing w:line="400" w:lineRule="exact"/>
        <w:ind w:firstLine="420"/>
        <w:rPr>
          <w:sz w:val="24"/>
        </w:rPr>
      </w:pPr>
      <w:r w:rsidRPr="00301C2E">
        <w:rPr>
          <w:rFonts w:hint="eastAsia"/>
          <w:sz w:val="24"/>
        </w:rPr>
        <w:t>以上归一化特征值问题将原问题大大简化。</w:t>
      </w:r>
    </w:p>
    <w:p w:rsidR="00301C2E" w:rsidRPr="00301C2E" w:rsidRDefault="00301C2E" w:rsidP="00301C2E">
      <w:pPr>
        <w:spacing w:line="400" w:lineRule="exact"/>
        <w:ind w:firstLine="420"/>
        <w:rPr>
          <w:sz w:val="24"/>
        </w:rPr>
      </w:pPr>
      <w:r w:rsidRPr="00301C2E">
        <w:rPr>
          <w:sz w:val="24"/>
        </w:rPr>
        <w:t>Dhillon</w:t>
      </w:r>
      <w:r w:rsidRPr="00301C2E">
        <w:rPr>
          <w:sz w:val="24"/>
        </w:rPr>
        <w:t>对该</w:t>
      </w:r>
      <w:r w:rsidRPr="00301C2E">
        <w:rPr>
          <w:rFonts w:hint="eastAsia"/>
          <w:sz w:val="24"/>
        </w:rPr>
        <w:t>归一化特征值问题经过一系列转化，又将该特征值问题转化为求归一化的原始矩阵</w:t>
      </w:r>
      <m:oMath>
        <m:r>
          <m:rPr>
            <m:sty m:val="p"/>
          </m:rPr>
          <w:rPr>
            <w:rFonts w:ascii="Cambria Math" w:hAnsi="Cambria Math" w:hint="eastAsia"/>
            <w:sz w:val="24"/>
          </w:rPr>
          <m:t>A</m:t>
        </m:r>
      </m:oMath>
      <w:r w:rsidRPr="00301C2E">
        <w:rPr>
          <w:rFonts w:hint="eastAsia"/>
          <w:sz w:val="24"/>
        </w:rPr>
        <w:t>的左右奇异向量问题。</w:t>
      </w:r>
    </w:p>
    <w:p w:rsidR="00301C2E" w:rsidRPr="00301C2E" w:rsidRDefault="00301C2E" w:rsidP="00301C2E">
      <w:pPr>
        <w:spacing w:line="400" w:lineRule="exact"/>
        <w:ind w:firstLine="420"/>
        <w:rPr>
          <w:sz w:val="24"/>
        </w:rPr>
      </w:pPr>
      <w:r w:rsidRPr="00301C2E">
        <w:rPr>
          <w:rFonts w:hint="eastAsia"/>
          <w:sz w:val="24"/>
        </w:rPr>
        <w:t>总结后的算法步骤如下：</w:t>
      </w:r>
    </w:p>
    <w:p w:rsidR="00550FC0" w:rsidRPr="00550FC0" w:rsidRDefault="002C68E2" w:rsidP="002C68E2">
      <w:pPr>
        <w:spacing w:line="300" w:lineRule="auto"/>
        <w:ind w:firstLineChars="200" w:firstLine="480"/>
        <w:rPr>
          <w:sz w:val="24"/>
        </w:rPr>
      </w:pPr>
      <w:r w:rsidRPr="00550FC0">
        <w:rPr>
          <w:sz w:val="24"/>
        </w:rPr>
        <w:t>Step1</w:t>
      </w:r>
      <w:r w:rsidRPr="00550FC0">
        <w:rPr>
          <w:rFonts w:hint="eastAsia"/>
          <w:sz w:val="24"/>
        </w:rPr>
        <w:t>：</w:t>
      </w:r>
      <w:r w:rsidR="00301C2E" w:rsidRPr="00550FC0">
        <w:rPr>
          <w:sz w:val="24"/>
        </w:rPr>
        <w:t>给定原始矩阵</w:t>
      </w:r>
      <w:r w:rsidR="00301C2E" w:rsidRPr="00550FC0">
        <w:rPr>
          <w:sz w:val="24"/>
        </w:rPr>
        <w:t>A</w:t>
      </w:r>
      <w:r w:rsidR="00301C2E" w:rsidRPr="00550FC0">
        <w:rPr>
          <w:rFonts w:hint="eastAsia"/>
          <w:sz w:val="24"/>
        </w:rPr>
        <w:t>，</w:t>
      </w:r>
      <w:r w:rsidR="00301C2E" w:rsidRPr="00550FC0">
        <w:rPr>
          <w:sz w:val="24"/>
        </w:rPr>
        <w:t>计算</w:t>
      </w:r>
    </w:p>
    <w:p w:rsidR="00550FC0" w:rsidRPr="00550FC0" w:rsidRDefault="00AF2E22" w:rsidP="008123C4">
      <w:pPr>
        <w:wordWrap w:val="0"/>
        <w:spacing w:before="120" w:after="120"/>
        <w:ind w:firstLineChars="200" w:firstLine="480"/>
        <w:jc w:val="right"/>
        <w:rPr>
          <w:sz w:val="24"/>
        </w:rPr>
      </w:pP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hint="eastAsia"/>
                <w:sz w:val="24"/>
              </w:rPr>
              <m:t>n</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1</m:t>
            </m:r>
          </m:sub>
          <m: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bSup>
        <m:r>
          <m:rPr>
            <m:sty m:val="p"/>
          </m:rPr>
          <w:rPr>
            <w:rFonts w:ascii="Cambria Math" w:hAnsi="Cambria Math"/>
            <w:sz w:val="24"/>
          </w:rPr>
          <m:t>A</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2</m:t>
            </m:r>
          </m:sub>
          <m: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bSup>
      </m:oMath>
      <w:r w:rsidR="00550FC0" w:rsidRPr="00550FC0">
        <w:rPr>
          <w:rFonts w:hint="eastAsia"/>
          <w:sz w:val="24"/>
        </w:rPr>
        <w:t xml:space="preserve">  </w:t>
      </w:r>
      <w:r w:rsidR="00550FC0" w:rsidRPr="00550FC0">
        <w:rPr>
          <w:sz w:val="24"/>
        </w:rPr>
        <w:t xml:space="preserve">                         </w:t>
      </w:r>
      <w:r w:rsidR="00550FC0" w:rsidRPr="00550FC0">
        <w:rPr>
          <w:rFonts w:hint="eastAsia"/>
          <w:sz w:val="24"/>
        </w:rPr>
        <w:t>(6-10)</w:t>
      </w:r>
    </w:p>
    <w:p w:rsidR="00550FC0" w:rsidRPr="00550FC0" w:rsidRDefault="00301C2E" w:rsidP="00550FC0">
      <w:pPr>
        <w:spacing w:line="300" w:lineRule="auto"/>
        <w:rPr>
          <w:sz w:val="24"/>
        </w:rPr>
      </w:pPr>
      <w:r w:rsidRPr="00550FC0">
        <w:rPr>
          <w:rFonts w:hint="eastAsia"/>
          <w:sz w:val="24"/>
        </w:rPr>
        <w:t>其中</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1</m:t>
            </m:r>
          </m:sub>
        </m:sSub>
      </m:oMath>
      <w:r w:rsidRPr="00550FC0">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2</m:t>
            </m:r>
          </m:sub>
        </m:sSub>
      </m:oMath>
      <w:r w:rsidR="00550FC0" w:rsidRPr="00550FC0">
        <w:rPr>
          <w:rFonts w:hint="eastAsia"/>
          <w:sz w:val="24"/>
        </w:rPr>
        <w:t>分别是对角矩阵</w:t>
      </w:r>
    </w:p>
    <w:p w:rsidR="00550FC0" w:rsidRPr="00550FC0" w:rsidRDefault="00AF2E22" w:rsidP="008123C4">
      <w:pPr>
        <w:wordWrap w:val="0"/>
        <w:spacing w:before="120" w:after="120"/>
        <w:jc w:val="right"/>
        <w:rPr>
          <w:rFonts w:ascii="Cambria Math" w:hAnsi="Cambria Math"/>
          <w:sz w:val="24"/>
        </w:rPr>
      </w:pP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i,i</m:t>
            </m:r>
          </m:e>
        </m:d>
        <m:r>
          <w:rPr>
            <w:rFonts w:ascii="Cambria Math" w:hAnsi="Cambria Math"/>
            <w:sz w:val="24"/>
          </w:rPr>
          <m:t>=</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A</m:t>
                </m:r>
              </m:e>
              <m:sub>
                <m:r>
                  <w:rPr>
                    <w:rFonts w:ascii="Cambria Math" w:hAnsi="Cambria Math"/>
                    <w:sz w:val="24"/>
                  </w:rPr>
                  <m:t>ij</m:t>
                </m:r>
              </m:sub>
            </m:sSub>
          </m:e>
        </m:nary>
      </m:oMath>
      <w:r w:rsidR="00550FC0" w:rsidRPr="00550FC0">
        <w:rPr>
          <w:rFonts w:ascii="Cambria Math" w:hAnsi="Cambria Math" w:hint="eastAsia"/>
          <w:sz w:val="24"/>
        </w:rPr>
        <w:t xml:space="preserve"> </w:t>
      </w:r>
      <w:r w:rsidR="00550FC0" w:rsidRPr="00550FC0">
        <w:rPr>
          <w:rFonts w:ascii="Cambria Math" w:hAnsi="Cambria Math"/>
          <w:sz w:val="24"/>
        </w:rPr>
        <w:t xml:space="preserve">                        </w:t>
      </w:r>
      <w:r w:rsidR="00550FC0" w:rsidRPr="00550FC0">
        <w:rPr>
          <w:rFonts w:hint="eastAsia"/>
          <w:sz w:val="24"/>
        </w:rPr>
        <w:t>(6-11)</w:t>
      </w:r>
    </w:p>
    <w:p w:rsidR="00301C2E" w:rsidRPr="00550FC0" w:rsidRDefault="002C68E2" w:rsidP="008123C4">
      <w:pPr>
        <w:wordWrap w:val="0"/>
        <w:spacing w:before="120" w:after="120"/>
        <w:jc w:val="right"/>
        <w:rPr>
          <w:rFonts w:ascii="Cambria Math" w:hAnsi="Cambria Math"/>
          <w:sz w:val="24"/>
        </w:rPr>
      </w:pPr>
      <m:oMath>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2</m:t>
            </m:r>
          </m:sub>
        </m:sSub>
        <m:d>
          <m:dPr>
            <m:ctrlPr>
              <w:rPr>
                <w:rFonts w:ascii="Cambria Math" w:hAnsi="Cambria Math"/>
                <w:sz w:val="24"/>
              </w:rPr>
            </m:ctrlPr>
          </m:dPr>
          <m:e>
            <m:r>
              <w:rPr>
                <w:rFonts w:ascii="Cambria Math" w:hAnsi="Cambria Math"/>
                <w:sz w:val="24"/>
              </w:rPr>
              <m:t>i</m:t>
            </m:r>
            <m:r>
              <m:rPr>
                <m:sty m:val="p"/>
              </m:rPr>
              <w:rPr>
                <w:rFonts w:ascii="Cambria Math" w:hAnsi="Cambria Math"/>
                <w:sz w:val="24"/>
              </w:rPr>
              <m:t>,</m:t>
            </m:r>
            <m:r>
              <w:rPr>
                <w:rFonts w:ascii="Cambria Math" w:hAnsi="Cambria Math"/>
                <w:sz w:val="24"/>
              </w:rPr>
              <m:t>i</m:t>
            </m:r>
          </m:e>
        </m:d>
        <m:r>
          <m:rPr>
            <m:sty m:val="p"/>
          </m:rPr>
          <w:rPr>
            <w:rFonts w:ascii="Cambria Math" w:hAnsi="Cambria Math"/>
            <w:sz w:val="24"/>
          </w:rPr>
          <m:t>=</m:t>
        </m:r>
        <m:nary>
          <m:naryPr>
            <m:chr m:val="∑"/>
            <m:limLoc m:val="subSup"/>
            <m:supHide m:val="1"/>
            <m:ctrlPr>
              <w:rPr>
                <w:rFonts w:ascii="Cambria Math" w:hAnsi="Cambria Math"/>
                <w:sz w:val="24"/>
              </w:rPr>
            </m:ctrlPr>
          </m:naryPr>
          <m:sub>
            <m:r>
              <w:rPr>
                <w:rFonts w:ascii="Cambria Math" w:hAnsi="Cambria Math"/>
                <w:sz w:val="24"/>
              </w:rPr>
              <m:t>i</m:t>
            </m:r>
          </m:sub>
          <m:sup/>
          <m:e>
            <m:sSub>
              <m:sSubPr>
                <m:ctrlPr>
                  <w:rPr>
                    <w:rFonts w:ascii="Cambria Math" w:hAnsi="Cambria Math"/>
                    <w:sz w:val="24"/>
                  </w:rPr>
                </m:ctrlPr>
              </m:sSubPr>
              <m:e>
                <m:r>
                  <w:rPr>
                    <w:rFonts w:ascii="Cambria Math" w:hAnsi="Cambria Math"/>
                    <w:sz w:val="24"/>
                  </w:rPr>
                  <m:t>A</m:t>
                </m:r>
              </m:e>
              <m:sub>
                <m:r>
                  <w:rPr>
                    <w:rFonts w:ascii="Cambria Math" w:hAnsi="Cambria Math"/>
                    <w:sz w:val="24"/>
                  </w:rPr>
                  <m:t>ij</m:t>
                </m:r>
              </m:sub>
            </m:sSub>
          </m:e>
        </m:nary>
      </m:oMath>
      <w:r w:rsidR="00550FC0" w:rsidRPr="00550FC0">
        <w:rPr>
          <w:rFonts w:ascii="Cambria Math" w:hAnsi="Cambria Math" w:hint="eastAsia"/>
          <w:sz w:val="24"/>
        </w:rPr>
        <w:t xml:space="preserve">  </w:t>
      </w:r>
      <w:r w:rsidR="00550FC0" w:rsidRPr="00550FC0">
        <w:rPr>
          <w:rFonts w:ascii="Cambria Math" w:hAnsi="Cambria Math"/>
          <w:sz w:val="24"/>
        </w:rPr>
        <w:t xml:space="preserve">                       </w:t>
      </w:r>
      <w:r w:rsidR="00550FC0" w:rsidRPr="00550FC0">
        <w:rPr>
          <w:rFonts w:hint="eastAsia"/>
          <w:sz w:val="24"/>
        </w:rPr>
        <w:t>(6-12)</w:t>
      </w:r>
    </w:p>
    <w:p w:rsidR="00550FC0" w:rsidRDefault="002C68E2" w:rsidP="002C68E2">
      <w:pPr>
        <w:spacing w:line="300" w:lineRule="auto"/>
        <w:ind w:firstLineChars="200" w:firstLine="480"/>
        <w:rPr>
          <w:rFonts w:ascii="Cambria Math" w:hAnsi="Cambria Math"/>
          <w:sz w:val="24"/>
        </w:rPr>
      </w:pPr>
      <w:r w:rsidRPr="00301C2E">
        <w:rPr>
          <w:sz w:val="24"/>
        </w:rPr>
        <w:t>Step</w:t>
      </w:r>
      <w:r>
        <w:rPr>
          <w:sz w:val="24"/>
        </w:rPr>
        <w:t>2</w:t>
      </w:r>
      <w:r w:rsidRPr="00301C2E">
        <w:rPr>
          <w:rFonts w:hint="eastAsia"/>
          <w:sz w:val="24"/>
        </w:rPr>
        <w:t>：</w:t>
      </w:r>
      <w:r w:rsidR="00301C2E" w:rsidRPr="00301C2E">
        <w:rPr>
          <w:rFonts w:ascii="Cambria Math" w:hAnsi="Cambria Math"/>
          <w:sz w:val="24"/>
        </w:rPr>
        <w:t>计算</w:t>
      </w: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n</m:t>
            </m:r>
          </m:sub>
        </m:sSub>
      </m:oMath>
      <w:r w:rsidR="00301C2E" w:rsidRPr="00301C2E">
        <w:rPr>
          <w:rFonts w:ascii="Cambria Math" w:hAnsi="Cambria Math"/>
          <w:sz w:val="24"/>
        </w:rPr>
        <w:t>的</w:t>
      </w:r>
      <m:oMath>
        <m:r>
          <m:rPr>
            <m:sty m:val="p"/>
          </m:rPr>
          <w:rPr>
            <w:rFonts w:ascii="Cambria Math" w:hAnsi="Cambria Math"/>
            <w:sz w:val="24"/>
          </w:rPr>
          <m:t>h</m:t>
        </m:r>
        <m:r>
          <m:rPr>
            <m:sty m:val="p"/>
          </m:rPr>
          <w:rPr>
            <w:rFonts w:ascii="Cambria Math" w:hAnsi="Cambria Math" w:hint="eastAsia"/>
            <w:sz w:val="24"/>
          </w:rPr>
          <m:t>=</m:t>
        </m:r>
        <m:d>
          <m:dPr>
            <m:begChr m:val="⌈"/>
            <m:endChr m:val="⌉"/>
            <m:ctrlPr>
              <w:rPr>
                <w:rFonts w:ascii="Cambria Math" w:hAnsi="Cambria Math"/>
                <w:sz w:val="24"/>
              </w:rPr>
            </m:ctrlPr>
          </m:dPr>
          <m:e>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w:rPr>
                    <w:rFonts w:ascii="Cambria Math" w:hAnsi="Cambria Math"/>
                    <w:sz w:val="24"/>
                  </w:rPr>
                  <m:t>k</m:t>
                </m:r>
              </m:e>
            </m:func>
          </m:e>
        </m:d>
      </m:oMath>
      <w:proofErr w:type="gramStart"/>
      <w:r w:rsidR="00301C2E" w:rsidRPr="00301C2E">
        <w:rPr>
          <w:rFonts w:ascii="Cambria Math" w:hAnsi="Cambria Math"/>
          <w:sz w:val="24"/>
        </w:rPr>
        <w:t>个</w:t>
      </w:r>
      <w:proofErr w:type="gramEnd"/>
      <w:r w:rsidR="00301C2E" w:rsidRPr="00301C2E">
        <w:rPr>
          <w:rFonts w:ascii="Cambria Math" w:hAnsi="Cambria Math"/>
          <w:sz w:val="24"/>
        </w:rPr>
        <w:t>奇异向量</w:t>
      </w:r>
      <m:oMath>
        <m:sSub>
          <m:sSubPr>
            <m:ctrlPr>
              <w:rPr>
                <w:rFonts w:ascii="Cambria Math" w:hAnsi="Cambria Math"/>
                <w:sz w:val="24"/>
              </w:rPr>
            </m:ctrlPr>
          </m:sSubPr>
          <m:e>
            <m:r>
              <m:rPr>
                <m:sty m:val="p"/>
              </m:rPr>
              <w:rPr>
                <w:rFonts w:ascii="Cambria Math" w:hAnsi="Cambria Math" w:hint="eastAsia"/>
                <w:sz w:val="24"/>
              </w:rPr>
              <m:t>u</m:t>
            </m:r>
            <m:ctrlPr>
              <w:rPr>
                <w:rFonts w:ascii="Cambria Math" w:hAnsi="Cambria Math" w:hint="eastAsia"/>
                <w:sz w:val="24"/>
              </w:rPr>
            </m:ctrlPr>
          </m:e>
          <m:sub>
            <m:r>
              <m:rPr>
                <m:sty m:val="p"/>
              </m:rP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h+1</m:t>
            </m:r>
          </m:sub>
        </m:sSub>
      </m:oMath>
      <w:r w:rsidR="00301C2E" w:rsidRPr="00301C2E">
        <w:rPr>
          <w:rFonts w:ascii="Cambria Math" w:hAnsi="Cambria Math"/>
          <w:sz w:val="24"/>
        </w:rPr>
        <w:t>和</w:t>
      </w:r>
      <m:oMath>
        <m:sSub>
          <m:sSubPr>
            <m:ctrlPr>
              <w:rPr>
                <w:rFonts w:ascii="Cambria Math" w:hAnsi="Cambria Math"/>
                <w:sz w:val="24"/>
              </w:rPr>
            </m:ctrlPr>
          </m:sSubPr>
          <m:e>
            <m:r>
              <m:rPr>
                <m:sty m:val="p"/>
              </m:rPr>
              <w:rPr>
                <w:rFonts w:ascii="Cambria Math" w:hAnsi="Cambria Math" w:hint="eastAsia"/>
                <w:sz w:val="24"/>
              </w:rPr>
              <m:t>v</m:t>
            </m:r>
            <m:ctrlPr>
              <w:rPr>
                <w:rFonts w:ascii="Cambria Math" w:hAnsi="Cambria Math" w:hint="eastAsia"/>
                <w:sz w:val="24"/>
              </w:rPr>
            </m:ctrlPr>
          </m:e>
          <m:sub>
            <m:r>
              <m:rPr>
                <m:sty m:val="p"/>
              </m:rP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h+1</m:t>
            </m:r>
          </m:sub>
        </m:sSub>
      </m:oMath>
      <w:r w:rsidR="00550FC0">
        <w:rPr>
          <w:rFonts w:ascii="Cambria Math" w:hAnsi="Cambria Math" w:hint="eastAsia"/>
          <w:sz w:val="24"/>
        </w:rPr>
        <w:t>。</w:t>
      </w:r>
      <w:r w:rsidR="00301C2E" w:rsidRPr="00301C2E">
        <w:rPr>
          <w:rFonts w:ascii="Cambria Math" w:hAnsi="Cambria Math" w:hint="eastAsia"/>
          <w:sz w:val="24"/>
        </w:rPr>
        <w:t>生成向量</w:t>
      </w:r>
    </w:p>
    <w:p w:rsidR="00550FC0" w:rsidRDefault="00AF2E22" w:rsidP="008123C4">
      <w:pPr>
        <w:wordWrap w:val="0"/>
        <w:spacing w:before="120" w:after="120"/>
        <w:ind w:firstLineChars="200" w:firstLine="480"/>
        <w:jc w:val="right"/>
        <w:rPr>
          <w:sz w:val="24"/>
        </w:rPr>
      </w:pPr>
      <m:oMath>
        <m:sSup>
          <m:sSupPr>
            <m:ctrlPr>
              <w:rPr>
                <w:rFonts w:ascii="Cambria Math" w:hAnsi="Cambria Math"/>
                <w:sz w:val="24"/>
              </w:rPr>
            </m:ctrlPr>
          </m:sSupPr>
          <m:e>
            <m:r>
              <m:rPr>
                <m:sty m:val="p"/>
              </m:rPr>
              <w:rPr>
                <w:rFonts w:ascii="Cambria Math" w:hAnsi="Cambria Math" w:hint="eastAsia"/>
                <w:sz w:val="24"/>
              </w:rPr>
              <m:t>X</m:t>
            </m:r>
            <m:ctrlPr>
              <w:rPr>
                <w:rFonts w:ascii="Cambria Math" w:hAnsi="Cambria Math" w:hint="eastAsia"/>
                <w:sz w:val="24"/>
              </w:rPr>
            </m:ctrlPr>
          </m:e>
          <m:sup>
            <m:r>
              <m:rPr>
                <m:sty m:val="p"/>
              </m:rPr>
              <w:rPr>
                <w:rFonts w:ascii="Cambria Math" w:hAnsi="Cambria Math"/>
                <w:sz w:val="24"/>
              </w:rPr>
              <m:t>T</m:t>
            </m:r>
          </m:sup>
        </m:sSup>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D</m:t>
            </m:r>
          </m:e>
          <m:sub>
            <m:r>
              <m:rPr>
                <m:sty m:val="p"/>
              </m:rPr>
              <w:rPr>
                <w:rFonts w:ascii="Cambria Math" w:hAnsi="Cambria Math"/>
                <w:sz w:val="24"/>
              </w:rPr>
              <m:t>1</m:t>
            </m:r>
          </m:sub>
          <m: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up>
        </m:sSubSup>
        <m:r>
          <m:rPr>
            <m:sty m:val="p"/>
          </m:rPr>
          <w:rPr>
            <w:rFonts w:ascii="Cambria Math" w:hAnsi="Cambria Math"/>
            <w:sz w:val="24"/>
          </w:rPr>
          <m:t>U</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2</m:t>
            </m:r>
          </m:sub>
          <m: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bSup>
        <m:r>
          <m:rPr>
            <m:sty m:val="p"/>
          </m:rPr>
          <w:rPr>
            <w:rFonts w:ascii="Cambria Math" w:hAnsi="Cambria Math"/>
            <w:sz w:val="24"/>
          </w:rPr>
          <m:t>V]</m:t>
        </m:r>
      </m:oMath>
      <w:r w:rsidR="00550FC0">
        <w:rPr>
          <w:rFonts w:hint="eastAsia"/>
          <w:sz w:val="24"/>
        </w:rPr>
        <w:t xml:space="preserve"> </w:t>
      </w:r>
      <w:r w:rsidR="00550FC0">
        <w:rPr>
          <w:sz w:val="24"/>
        </w:rPr>
        <w:t xml:space="preserve">                        </w:t>
      </w:r>
      <w:r w:rsidR="00550FC0">
        <w:rPr>
          <w:rFonts w:hint="eastAsia"/>
          <w:sz w:val="24"/>
        </w:rPr>
        <w:t>(6</w:t>
      </w:r>
      <w:r w:rsidR="00550FC0">
        <w:rPr>
          <w:sz w:val="24"/>
        </w:rPr>
        <w:t>-13)</w:t>
      </w:r>
    </w:p>
    <w:p w:rsidR="00301C2E" w:rsidRPr="003E0F36" w:rsidRDefault="00301C2E" w:rsidP="00550FC0">
      <w:pPr>
        <w:spacing w:line="300" w:lineRule="auto"/>
        <w:rPr>
          <w:sz w:val="24"/>
        </w:rPr>
      </w:pPr>
      <w:r w:rsidRPr="00301C2E">
        <w:rPr>
          <w:rFonts w:hint="eastAsia"/>
          <w:sz w:val="24"/>
        </w:rPr>
        <w:t>其中</w:t>
      </w:r>
      <m:oMath>
        <m:r>
          <m:rPr>
            <m:sty m:val="p"/>
          </m:rPr>
          <w:rPr>
            <w:rFonts w:ascii="Cambria Math" w:hAnsi="Cambria Math" w:hint="eastAsia"/>
            <w:sz w:val="24"/>
          </w:rPr>
          <m:t>U=[</m:t>
        </m:r>
        <m:sSub>
          <m:sSubPr>
            <m:ctrlPr>
              <w:rPr>
                <w:rFonts w:ascii="Cambria Math" w:hAnsi="Cambria Math"/>
                <w:sz w:val="24"/>
              </w:rPr>
            </m:ctrlPr>
          </m:sSubPr>
          <m:e>
            <m:r>
              <m:rPr>
                <m:sty m:val="p"/>
              </m:rPr>
              <w:rPr>
                <w:rFonts w:ascii="Cambria Math" w:hAnsi="Cambria Math" w:hint="eastAsia"/>
                <w:sz w:val="24"/>
              </w:rPr>
              <m:t>u</m:t>
            </m:r>
            <m:ctrlPr>
              <w:rPr>
                <w:rFonts w:ascii="Cambria Math" w:hAnsi="Cambria Math" w:hint="eastAsia"/>
                <w:sz w:val="24"/>
              </w:rPr>
            </m:ctrlPr>
          </m:e>
          <m:sub>
            <m:r>
              <m:rPr>
                <m:sty m:val="p"/>
              </m:rPr>
              <w:rPr>
                <w:rFonts w:ascii="Cambria Math" w:hAnsi="Cambria Math"/>
                <w:sz w:val="24"/>
              </w:rPr>
              <m:t>2</m:t>
            </m:r>
          </m:sub>
        </m:sSub>
        <m:r>
          <w:rPr>
            <w:rFonts w:ascii="Cambria Math" w:hAnsi="Cambria Math"/>
            <w:sz w:val="24"/>
          </w:rPr>
          <m:t>,</m:t>
        </m:r>
        <m:r>
          <w:rPr>
            <w:rFonts w:ascii="Cambria Math" w:hAnsi="Cambria Math" w:hint="eastAsia"/>
            <w:sz w:val="24"/>
          </w:rPr>
          <m:t>…</m:t>
        </m:r>
        <m: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u</m:t>
            </m:r>
            <m:ctrlPr>
              <w:rPr>
                <w:rFonts w:ascii="Cambria Math" w:hAnsi="Cambria Math"/>
                <w:i/>
                <w:sz w:val="24"/>
              </w:rPr>
            </m:ctrlPr>
          </m:e>
          <m:sub>
            <m:r>
              <m:rPr>
                <m:sty m:val="p"/>
              </m:rPr>
              <w:rPr>
                <w:rFonts w:ascii="Cambria Math" w:hAnsi="Cambria Math"/>
                <w:sz w:val="24"/>
              </w:rPr>
              <m:t>h+1</m:t>
            </m:r>
          </m:sub>
        </m:sSub>
        <m:r>
          <w:rPr>
            <w:rFonts w:ascii="Cambria Math" w:hAnsi="Cambria Math"/>
            <w:sz w:val="24"/>
          </w:rPr>
          <m:t>]</m:t>
        </m:r>
      </m:oMath>
      <w:r w:rsidR="003E0F36">
        <w:rPr>
          <w:rFonts w:hint="eastAsia"/>
          <w:sz w:val="24"/>
        </w:rPr>
        <w:t>，</w:t>
      </w:r>
      <m:oMath>
        <m:r>
          <m:rPr>
            <m:sty m:val="p"/>
          </m:rPr>
          <w:rPr>
            <w:rFonts w:ascii="Cambria Math" w:hAnsi="Cambria Math"/>
            <w:sz w:val="24"/>
          </w:rPr>
          <m:t>V</m:t>
        </m:r>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ctrlPr>
              <w:rPr>
                <w:rFonts w:ascii="Cambria Math" w:hAnsi="Cambria Math" w:hint="eastAsia"/>
                <w:sz w:val="24"/>
              </w:rPr>
            </m:ctrlPr>
          </m:e>
          <m:sub>
            <m:r>
              <m:rPr>
                <m:sty m:val="p"/>
              </m:rPr>
              <w:rPr>
                <w:rFonts w:ascii="Cambria Math" w:hAnsi="Cambria Math"/>
                <w:sz w:val="24"/>
              </w:rPr>
              <m:t>2</m:t>
            </m:r>
          </m:sub>
        </m:sSub>
        <m:r>
          <w:rPr>
            <w:rFonts w:ascii="Cambria Math" w:hAnsi="Cambria Math"/>
            <w:sz w:val="24"/>
          </w:rPr>
          <m:t>,</m:t>
        </m:r>
        <m:r>
          <w:rPr>
            <w:rFonts w:ascii="Cambria Math" w:hAnsi="Cambria Math" w:hint="eastAsia"/>
            <w:sz w:val="24"/>
          </w:rPr>
          <m:t>…</m:t>
        </m:r>
        <m: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ctrlPr>
              <w:rPr>
                <w:rFonts w:ascii="Cambria Math" w:hAnsi="Cambria Math"/>
                <w:i/>
                <w:sz w:val="24"/>
              </w:rPr>
            </m:ctrlPr>
          </m:e>
          <m:sub>
            <m:r>
              <m:rPr>
                <m:sty m:val="p"/>
              </m:rPr>
              <w:rPr>
                <w:rFonts w:ascii="Cambria Math" w:hAnsi="Cambria Math"/>
                <w:sz w:val="24"/>
              </w:rPr>
              <m:t>h+1</m:t>
            </m:r>
          </m:sub>
        </m:sSub>
        <m:r>
          <w:rPr>
            <w:rFonts w:ascii="Cambria Math" w:hAnsi="Cambria Math"/>
            <w:sz w:val="24"/>
          </w:rPr>
          <m:t>]</m:t>
        </m:r>
      </m:oMath>
      <w:r w:rsidR="003E0F36">
        <w:rPr>
          <w:rFonts w:hint="eastAsia"/>
          <w:sz w:val="24"/>
        </w:rPr>
        <w:t>。</w:t>
      </w:r>
    </w:p>
    <w:p w:rsidR="00301C2E" w:rsidRPr="00301C2E" w:rsidRDefault="00301C2E" w:rsidP="002C68E2">
      <w:pPr>
        <w:spacing w:line="400" w:lineRule="exact"/>
        <w:ind w:firstLineChars="200" w:firstLine="480"/>
        <w:rPr>
          <w:sz w:val="24"/>
        </w:rPr>
      </w:pPr>
      <w:r w:rsidRPr="00301C2E">
        <w:rPr>
          <w:sz w:val="24"/>
        </w:rPr>
        <w:t>Step3</w:t>
      </w:r>
      <w:r w:rsidRPr="00301C2E">
        <w:rPr>
          <w:rFonts w:hint="eastAsia"/>
          <w:sz w:val="24"/>
        </w:rPr>
        <w:t>：对</w:t>
      </w:r>
      <m:oMath>
        <m:r>
          <m:rPr>
            <m:sty m:val="p"/>
          </m:rPr>
          <w:rPr>
            <w:rFonts w:ascii="Cambria Math" w:hAnsi="Cambria Math" w:hint="eastAsia"/>
            <w:sz w:val="24"/>
          </w:rPr>
          <m:t>h</m:t>
        </m:r>
      </m:oMath>
      <w:r w:rsidRPr="00301C2E">
        <w:rPr>
          <w:rFonts w:hint="eastAsia"/>
          <w:sz w:val="24"/>
        </w:rPr>
        <w:t>维数据</w:t>
      </w:r>
      <m:oMath>
        <m:r>
          <m:rPr>
            <m:sty m:val="p"/>
          </m:rPr>
          <w:rPr>
            <w:rFonts w:ascii="Cambria Math" w:hAnsi="Cambria Math" w:hint="eastAsia"/>
            <w:sz w:val="24"/>
          </w:rPr>
          <m:t>X</m:t>
        </m:r>
      </m:oMath>
      <w:r w:rsidRPr="00301C2E">
        <w:rPr>
          <w:rFonts w:hint="eastAsia"/>
          <w:sz w:val="24"/>
        </w:rPr>
        <w:t>用</w:t>
      </w:r>
      <w:r w:rsidRPr="00301C2E">
        <w:rPr>
          <w:rFonts w:hint="eastAsia"/>
          <w:sz w:val="24"/>
        </w:rPr>
        <w:t>k-means</w:t>
      </w:r>
      <w:r w:rsidRPr="00301C2E">
        <w:rPr>
          <w:rFonts w:hint="eastAsia"/>
          <w:sz w:val="24"/>
        </w:rPr>
        <w:t>算法得到想要的</w:t>
      </w:r>
      <w:r w:rsidRPr="00301C2E">
        <w:rPr>
          <w:rFonts w:hint="eastAsia"/>
          <w:sz w:val="24"/>
        </w:rPr>
        <w:t>k</w:t>
      </w:r>
      <w:proofErr w:type="gramStart"/>
      <w:r w:rsidRPr="00301C2E">
        <w:rPr>
          <w:rFonts w:hint="eastAsia"/>
          <w:sz w:val="24"/>
        </w:rPr>
        <w:t>个</w:t>
      </w:r>
      <w:proofErr w:type="gramEnd"/>
      <w:r w:rsidRPr="00301C2E">
        <w:rPr>
          <w:rFonts w:hint="eastAsia"/>
          <w:sz w:val="24"/>
        </w:rPr>
        <w:t>簇。</w:t>
      </w:r>
    </w:p>
    <w:p w:rsidR="00301C2E" w:rsidRPr="00301C2E" w:rsidRDefault="00301C2E" w:rsidP="00301C2E">
      <w:pPr>
        <w:spacing w:line="400" w:lineRule="exact"/>
        <w:ind w:firstLine="420"/>
        <w:rPr>
          <w:sz w:val="24"/>
        </w:rPr>
      </w:pPr>
      <w:r w:rsidRPr="00301C2E">
        <w:rPr>
          <w:rFonts w:ascii="Cambria Math" w:hAnsi="Cambria Math" w:hint="eastAsia"/>
          <w:sz w:val="24"/>
        </w:rPr>
        <w:t>下文</w:t>
      </w:r>
      <w:r w:rsidRPr="00301C2E">
        <w:rPr>
          <w:rFonts w:ascii="Cambria Math" w:hAnsi="Cambria Math"/>
          <w:sz w:val="24"/>
        </w:rPr>
        <w:t>称</w:t>
      </w:r>
      <w:r w:rsidRPr="00301C2E">
        <w:rPr>
          <w:rFonts w:hAnsi="Calibri"/>
          <w:sz w:val="24"/>
        </w:rPr>
        <w:t>该算法为</w:t>
      </w:r>
      <w:r w:rsidRPr="00301C2E">
        <w:rPr>
          <w:rFonts w:hAnsi="Calibri"/>
          <w:sz w:val="24"/>
        </w:rPr>
        <w:t>Spectral Graph-k-Part</w:t>
      </w:r>
      <w:r w:rsidRPr="00301C2E">
        <w:rPr>
          <w:rFonts w:hAnsi="Calibri" w:hint="eastAsia"/>
          <w:sz w:val="24"/>
        </w:rPr>
        <w:t>算法。</w:t>
      </w:r>
    </w:p>
    <w:p w:rsidR="00301C2E" w:rsidRPr="00301C2E" w:rsidRDefault="00301C2E" w:rsidP="00301C2E">
      <w:pPr>
        <w:spacing w:line="400" w:lineRule="exact"/>
        <w:ind w:firstLine="420"/>
        <w:rPr>
          <w:rFonts w:ascii="Cambria Math" w:hAnsi="Cambria Math"/>
          <w:sz w:val="24"/>
        </w:rPr>
      </w:pPr>
      <w:r w:rsidRPr="00301C2E">
        <w:rPr>
          <w:rFonts w:hAnsi="Calibri"/>
          <w:sz w:val="24"/>
        </w:rPr>
        <w:t>Spectral Graph-k-Part</w:t>
      </w:r>
      <w:r w:rsidRPr="00301C2E">
        <w:rPr>
          <w:rFonts w:hAnsi="Calibri" w:hint="eastAsia"/>
          <w:sz w:val="24"/>
        </w:rPr>
        <w:t>算法解决了将原始矩阵分割成许</w:t>
      </w:r>
      <w:r w:rsidRPr="00301C2E">
        <w:rPr>
          <w:rFonts w:ascii="Cambria Math" w:hAnsi="Cambria Math" w:hint="eastAsia"/>
          <w:sz w:val="24"/>
        </w:rPr>
        <w:t>多小矩阵的联合聚类问题，但</w:t>
      </w:r>
      <w:r w:rsidRPr="00301C2E">
        <w:rPr>
          <w:rFonts w:ascii="Cambria Math" w:hAnsi="Cambria Math" w:hint="eastAsia"/>
          <w:sz w:val="24"/>
        </w:rPr>
        <w:lastRenderedPageBreak/>
        <w:t>该算法存在一些不足，</w:t>
      </w:r>
      <w:r w:rsidRPr="00301C2E">
        <w:rPr>
          <w:rFonts w:ascii="Cambria Math" w:hAnsi="Cambria Math"/>
          <w:sz w:val="24"/>
        </w:rPr>
        <w:t>主要体现为以下几个方面</w:t>
      </w:r>
      <w:r w:rsidRPr="00301C2E">
        <w:rPr>
          <w:rFonts w:ascii="Cambria Math" w:hAnsi="Cambria Math" w:hint="eastAsia"/>
          <w:sz w:val="24"/>
        </w:rPr>
        <w:t>：</w:t>
      </w:r>
    </w:p>
    <w:p w:rsidR="00301C2E" w:rsidRPr="00301C2E" w:rsidRDefault="00301C2E" w:rsidP="00301C2E">
      <w:pPr>
        <w:pStyle w:val="ab"/>
        <w:widowControl/>
        <w:numPr>
          <w:ilvl w:val="0"/>
          <w:numId w:val="29"/>
        </w:numPr>
        <w:spacing w:line="400" w:lineRule="exact"/>
        <w:ind w:firstLineChars="0"/>
        <w:jc w:val="left"/>
        <w:rPr>
          <w:rFonts w:hAnsi="Calibri"/>
          <w:sz w:val="24"/>
        </w:rPr>
      </w:pPr>
      <w:r w:rsidRPr="00301C2E">
        <w:rPr>
          <w:rFonts w:hAnsi="Calibri" w:hint="eastAsia"/>
          <w:sz w:val="24"/>
        </w:rPr>
        <w:t>矩阵太大时无法处理：用户数量太大，网站数量过多时计算机内存无法承受。</w:t>
      </w:r>
    </w:p>
    <w:p w:rsidR="00301C2E" w:rsidRPr="00301C2E" w:rsidRDefault="00301C2E" w:rsidP="00301C2E">
      <w:pPr>
        <w:pStyle w:val="ab"/>
        <w:widowControl/>
        <w:numPr>
          <w:ilvl w:val="0"/>
          <w:numId w:val="29"/>
        </w:numPr>
        <w:spacing w:line="400" w:lineRule="exact"/>
        <w:ind w:firstLineChars="0"/>
        <w:jc w:val="left"/>
        <w:rPr>
          <w:rFonts w:hAnsi="Calibri"/>
          <w:sz w:val="24"/>
        </w:rPr>
      </w:pPr>
      <w:r w:rsidRPr="00301C2E">
        <w:rPr>
          <w:rFonts w:hAnsi="Calibri" w:hint="eastAsia"/>
          <w:sz w:val="24"/>
        </w:rPr>
        <w:t>不知道</w:t>
      </w:r>
      <w:r w:rsidRPr="00301C2E">
        <w:rPr>
          <w:rFonts w:hAnsi="Calibri"/>
          <w:sz w:val="24"/>
        </w:rPr>
        <w:t>簇</w:t>
      </w:r>
      <w:r w:rsidRPr="00301C2E">
        <w:rPr>
          <w:rFonts w:hAnsi="Calibri" w:hint="eastAsia"/>
          <w:sz w:val="24"/>
        </w:rPr>
        <w:t>的数量时无法处理，最后只能通过指定簇的数量</w:t>
      </w:r>
      <w:r w:rsidRPr="00301C2E">
        <w:rPr>
          <w:rFonts w:hAnsi="Calibri" w:hint="eastAsia"/>
          <w:sz w:val="24"/>
        </w:rPr>
        <w:t>k</w:t>
      </w:r>
      <w:r w:rsidRPr="00301C2E">
        <w:rPr>
          <w:rFonts w:hAnsi="Calibri" w:hint="eastAsia"/>
          <w:sz w:val="24"/>
        </w:rPr>
        <w:t>完成矩阵的分割。</w:t>
      </w:r>
    </w:p>
    <w:p w:rsidR="00301C2E" w:rsidRPr="00301C2E" w:rsidRDefault="00301C2E" w:rsidP="00301C2E">
      <w:pPr>
        <w:pStyle w:val="ab"/>
        <w:widowControl/>
        <w:numPr>
          <w:ilvl w:val="0"/>
          <w:numId w:val="29"/>
        </w:numPr>
        <w:spacing w:line="400" w:lineRule="exact"/>
        <w:ind w:firstLineChars="0"/>
        <w:jc w:val="left"/>
        <w:rPr>
          <w:rFonts w:hAnsi="Calibri"/>
          <w:sz w:val="24"/>
        </w:rPr>
      </w:pPr>
      <w:r w:rsidRPr="00301C2E">
        <w:rPr>
          <w:rFonts w:hAnsi="Calibri" w:hint="eastAsia"/>
          <w:sz w:val="24"/>
        </w:rPr>
        <w:t>只能用于</w:t>
      </w:r>
      <w:r w:rsidRPr="00301C2E">
        <w:rPr>
          <w:rFonts w:hAnsi="Calibri"/>
          <w:sz w:val="24"/>
        </w:rPr>
        <w:t>"hard" co-clustering</w:t>
      </w:r>
      <w:r w:rsidRPr="00301C2E">
        <w:rPr>
          <w:rFonts w:hAnsi="Calibri" w:hint="eastAsia"/>
          <w:sz w:val="24"/>
        </w:rPr>
        <w:t>，即一行或一列只隶属于一个簇。</w:t>
      </w:r>
    </w:p>
    <w:p w:rsidR="002C68E2" w:rsidRPr="00DC1DE1" w:rsidRDefault="002C68E2" w:rsidP="002C68E2">
      <w:pPr>
        <w:pStyle w:val="3"/>
        <w:spacing w:before="240" w:after="120" w:line="400" w:lineRule="exact"/>
        <w:rPr>
          <w:rFonts w:ascii="黑体" w:eastAsia="黑体" w:hAnsi="黑体"/>
          <w:b w:val="0"/>
          <w:sz w:val="26"/>
          <w:szCs w:val="26"/>
        </w:rPr>
      </w:pPr>
      <w:bookmarkStart w:id="108" w:name="_Toc432581635"/>
      <w:r w:rsidRPr="00DC1DE1">
        <w:rPr>
          <w:rFonts w:ascii="黑体" w:eastAsia="黑体" w:hAnsi="黑体"/>
          <w:b w:val="0"/>
          <w:sz w:val="26"/>
          <w:szCs w:val="26"/>
        </w:rPr>
        <w:t>6.2</w:t>
      </w:r>
      <w:r w:rsidRPr="00DC1DE1">
        <w:rPr>
          <w:rFonts w:ascii="黑体" w:eastAsia="黑体" w:hAnsi="黑体" w:hint="eastAsia"/>
          <w:b w:val="0"/>
          <w:sz w:val="26"/>
          <w:szCs w:val="26"/>
        </w:rPr>
        <w:t>.</w:t>
      </w:r>
      <w:r w:rsidR="00D64E80" w:rsidRPr="00DC1DE1">
        <w:rPr>
          <w:rFonts w:ascii="黑体" w:eastAsia="黑体" w:hAnsi="黑体"/>
          <w:b w:val="0"/>
          <w:sz w:val="26"/>
          <w:szCs w:val="26"/>
        </w:rPr>
        <w:t xml:space="preserve">2  </w:t>
      </w:r>
      <w:r w:rsidRPr="00DC1DE1">
        <w:rPr>
          <w:rFonts w:ascii="黑体" w:eastAsia="黑体" w:hAnsi="黑体" w:hint="eastAsia"/>
          <w:b w:val="0"/>
          <w:sz w:val="26"/>
          <w:szCs w:val="26"/>
        </w:rPr>
        <w:t>P</w:t>
      </w:r>
      <w:r w:rsidR="002B45C6" w:rsidRPr="00DC1DE1">
        <w:rPr>
          <w:rFonts w:ascii="黑体" w:eastAsia="黑体" w:hAnsi="黑体"/>
          <w:b w:val="0"/>
          <w:sz w:val="26"/>
          <w:szCs w:val="26"/>
        </w:rPr>
        <w:t>hantom</w:t>
      </w:r>
      <w:r w:rsidRPr="00DC1DE1">
        <w:rPr>
          <w:rFonts w:ascii="黑体" w:eastAsia="黑体" w:hAnsi="黑体" w:hint="eastAsia"/>
          <w:b w:val="0"/>
          <w:sz w:val="26"/>
          <w:szCs w:val="26"/>
        </w:rPr>
        <w:t>算法</w:t>
      </w:r>
      <w:bookmarkEnd w:id="108"/>
    </w:p>
    <w:p w:rsidR="002C68E2" w:rsidRPr="002C68E2" w:rsidRDefault="002C68E2" w:rsidP="002C68E2">
      <w:pPr>
        <w:spacing w:line="400" w:lineRule="exact"/>
        <w:jc w:val="left"/>
        <w:rPr>
          <w:sz w:val="24"/>
        </w:rPr>
      </w:pPr>
      <w:r>
        <w:rPr>
          <w:rFonts w:hint="eastAsia"/>
          <w:sz w:val="24"/>
        </w:rPr>
        <w:t xml:space="preserve">    </w:t>
      </w:r>
      <w:r w:rsidRPr="002C68E2">
        <w:rPr>
          <w:rFonts w:hint="eastAsia"/>
          <w:sz w:val="24"/>
        </w:rPr>
        <w:t>针对</w:t>
      </w:r>
      <w:r w:rsidRPr="002C68E2">
        <w:rPr>
          <w:rFonts w:hint="eastAsia"/>
          <w:sz w:val="24"/>
        </w:rPr>
        <w:t>Spectral Graph-k-Part</w:t>
      </w:r>
      <w:r w:rsidRPr="002C68E2">
        <w:rPr>
          <w:rFonts w:hint="eastAsia"/>
          <w:sz w:val="24"/>
        </w:rPr>
        <w:t>存在的一些不足，</w:t>
      </w:r>
      <w:r w:rsidR="002B45C6" w:rsidRPr="002B45C6">
        <w:rPr>
          <w:sz w:val="24"/>
        </w:rPr>
        <w:t>Phantom</w:t>
      </w:r>
      <w:r w:rsidRPr="002C68E2">
        <w:rPr>
          <w:rFonts w:hint="eastAsia"/>
          <w:sz w:val="24"/>
        </w:rPr>
        <w:t>算法提出了一些解决方案。</w:t>
      </w:r>
    </w:p>
    <w:p w:rsidR="002C68E2" w:rsidRPr="002C68E2" w:rsidRDefault="002C68E2" w:rsidP="002C68E2">
      <w:pPr>
        <w:spacing w:line="400" w:lineRule="exact"/>
        <w:ind w:firstLineChars="200" w:firstLine="480"/>
        <w:jc w:val="left"/>
        <w:rPr>
          <w:sz w:val="24"/>
        </w:rPr>
      </w:pPr>
      <w:r>
        <w:rPr>
          <w:rFonts w:hint="eastAsia"/>
          <w:sz w:val="24"/>
        </w:rPr>
        <w:t>1</w:t>
      </w:r>
      <w:r>
        <w:rPr>
          <w:rFonts w:hint="eastAsia"/>
          <w:sz w:val="24"/>
        </w:rPr>
        <w:t>、</w:t>
      </w:r>
      <w:r w:rsidRPr="002C68E2">
        <w:rPr>
          <w:rFonts w:hint="eastAsia"/>
          <w:sz w:val="24"/>
        </w:rPr>
        <w:t>Hourglass Model</w:t>
      </w:r>
      <w:r w:rsidRPr="002C68E2">
        <w:rPr>
          <w:rFonts w:hint="eastAsia"/>
          <w:sz w:val="24"/>
        </w:rPr>
        <w:t>：</w:t>
      </w:r>
      <w:r>
        <w:rPr>
          <w:rFonts w:hint="eastAsia"/>
          <w:sz w:val="24"/>
        </w:rPr>
        <w:t>沙漏</w:t>
      </w:r>
      <w:r>
        <w:rPr>
          <w:sz w:val="24"/>
        </w:rPr>
        <w:t>模型，</w:t>
      </w:r>
      <w:r w:rsidRPr="002C68E2">
        <w:rPr>
          <w:rFonts w:hint="eastAsia"/>
          <w:sz w:val="24"/>
        </w:rPr>
        <w:t>通过降低矩阵规模，使原始矩阵缩小，完成聚类后再将矩阵扩展，再做进一步分析。</w:t>
      </w:r>
    </w:p>
    <w:p w:rsidR="002C68E2" w:rsidRPr="002C68E2" w:rsidRDefault="002C68E2" w:rsidP="002C68E2">
      <w:pPr>
        <w:spacing w:line="400" w:lineRule="exact"/>
        <w:ind w:firstLineChars="200" w:firstLine="480"/>
        <w:jc w:val="left"/>
        <w:rPr>
          <w:sz w:val="24"/>
        </w:rPr>
      </w:pPr>
      <w:r>
        <w:rPr>
          <w:rFonts w:hint="eastAsia"/>
          <w:sz w:val="24"/>
        </w:rPr>
        <w:t>2</w:t>
      </w:r>
      <w:r>
        <w:rPr>
          <w:rFonts w:hint="eastAsia"/>
          <w:sz w:val="24"/>
        </w:rPr>
        <w:t>、</w:t>
      </w:r>
      <w:r>
        <w:rPr>
          <w:sz w:val="24"/>
        </w:rPr>
        <w:t>D</w:t>
      </w:r>
      <w:r w:rsidRPr="002C68E2">
        <w:rPr>
          <w:rFonts w:hint="eastAsia"/>
          <w:sz w:val="24"/>
        </w:rPr>
        <w:t>ivisive hierarchical clustering</w:t>
      </w:r>
      <w:r w:rsidRPr="002C68E2">
        <w:rPr>
          <w:rFonts w:hint="eastAsia"/>
          <w:sz w:val="24"/>
        </w:rPr>
        <w:t>：</w:t>
      </w:r>
      <w:r w:rsidR="0008408A">
        <w:rPr>
          <w:rFonts w:hint="eastAsia"/>
          <w:sz w:val="24"/>
        </w:rPr>
        <w:t>自顶而下</w:t>
      </w:r>
      <w:r w:rsidR="0008408A">
        <w:rPr>
          <w:sz w:val="24"/>
        </w:rPr>
        <w:t>的层次聚类，</w:t>
      </w:r>
      <w:r w:rsidRPr="002C68E2">
        <w:rPr>
          <w:rFonts w:hint="eastAsia"/>
          <w:sz w:val="24"/>
        </w:rPr>
        <w:t>通过迭代分层次分组自动决定</w:t>
      </w:r>
      <w:r w:rsidR="0008408A">
        <w:rPr>
          <w:rFonts w:hint="eastAsia"/>
          <w:sz w:val="24"/>
        </w:rPr>
        <w:t>聚类的</w:t>
      </w:r>
      <w:r w:rsidRPr="002C68E2">
        <w:rPr>
          <w:rFonts w:hint="eastAsia"/>
          <w:sz w:val="24"/>
        </w:rPr>
        <w:t>数量。</w:t>
      </w:r>
    </w:p>
    <w:p w:rsidR="002C68E2" w:rsidRDefault="002C68E2" w:rsidP="002C68E2">
      <w:pPr>
        <w:spacing w:line="400" w:lineRule="exact"/>
        <w:ind w:firstLineChars="200" w:firstLine="480"/>
        <w:jc w:val="left"/>
        <w:rPr>
          <w:sz w:val="24"/>
        </w:rPr>
      </w:pPr>
      <w:r>
        <w:rPr>
          <w:rFonts w:hint="eastAsia"/>
          <w:sz w:val="24"/>
        </w:rPr>
        <w:t>3</w:t>
      </w:r>
      <w:r>
        <w:rPr>
          <w:rFonts w:hint="eastAsia"/>
          <w:sz w:val="24"/>
        </w:rPr>
        <w:t>、</w:t>
      </w:r>
      <w:r w:rsidRPr="002C68E2">
        <w:rPr>
          <w:rFonts w:hint="eastAsia"/>
          <w:sz w:val="24"/>
        </w:rPr>
        <w:t>Soft Co-Clustering</w:t>
      </w:r>
      <w:r w:rsidRPr="002C68E2">
        <w:rPr>
          <w:rFonts w:hint="eastAsia"/>
          <w:sz w:val="24"/>
        </w:rPr>
        <w:t>：</w:t>
      </w:r>
      <w:r w:rsidR="0008408A">
        <w:rPr>
          <w:rFonts w:hint="eastAsia"/>
          <w:sz w:val="24"/>
        </w:rPr>
        <w:t>双向</w:t>
      </w:r>
      <w:r w:rsidR="0008408A">
        <w:rPr>
          <w:sz w:val="24"/>
        </w:rPr>
        <w:t>软聚类</w:t>
      </w:r>
      <w:r w:rsidR="0008408A">
        <w:rPr>
          <w:rFonts w:hint="eastAsia"/>
          <w:sz w:val="24"/>
        </w:rPr>
        <w:t>，</w:t>
      </w:r>
      <w:r w:rsidRPr="002C68E2">
        <w:rPr>
          <w:rFonts w:hint="eastAsia"/>
          <w:sz w:val="24"/>
        </w:rPr>
        <w:t>使同一行或列可以属于</w:t>
      </w:r>
      <w:r w:rsidRPr="002C68E2">
        <w:rPr>
          <w:rFonts w:hint="eastAsia"/>
          <w:sz w:val="24"/>
        </w:rPr>
        <w:t>2</w:t>
      </w:r>
      <w:r w:rsidRPr="002C68E2">
        <w:rPr>
          <w:rFonts w:hint="eastAsia"/>
          <w:sz w:val="24"/>
        </w:rPr>
        <w:t>个簇。</w:t>
      </w:r>
    </w:p>
    <w:p w:rsidR="00301C2E" w:rsidRPr="002C68E2" w:rsidRDefault="002C68E2" w:rsidP="002C68E2">
      <w:pPr>
        <w:spacing w:line="400" w:lineRule="exact"/>
        <w:ind w:firstLineChars="200" w:firstLine="480"/>
        <w:jc w:val="left"/>
        <w:rPr>
          <w:sz w:val="24"/>
        </w:rPr>
      </w:pPr>
      <w:r w:rsidRPr="002C68E2">
        <w:rPr>
          <w:rFonts w:hint="eastAsia"/>
          <w:sz w:val="24"/>
        </w:rPr>
        <w:t>下面分别介绍几个解决方案的具体实施步骤。</w:t>
      </w:r>
    </w:p>
    <w:p w:rsidR="002C68E2" w:rsidRDefault="002C68E2" w:rsidP="002C68E2">
      <w:pPr>
        <w:spacing w:line="400" w:lineRule="exact"/>
        <w:jc w:val="left"/>
        <w:rPr>
          <w:sz w:val="24"/>
        </w:rPr>
      </w:pPr>
      <w:r>
        <w:rPr>
          <w:rFonts w:hint="eastAsia"/>
          <w:sz w:val="24"/>
        </w:rPr>
        <w:t xml:space="preserve">    1</w:t>
      </w:r>
      <w:r>
        <w:rPr>
          <w:rFonts w:hint="eastAsia"/>
          <w:sz w:val="24"/>
        </w:rPr>
        <w:t>、</w:t>
      </w:r>
      <w:r w:rsidRPr="002C68E2">
        <w:rPr>
          <w:rFonts w:hint="eastAsia"/>
          <w:sz w:val="24"/>
        </w:rPr>
        <w:t>Hourglass Model</w:t>
      </w:r>
    </w:p>
    <w:p w:rsidR="002C68E2" w:rsidRPr="002C68E2" w:rsidRDefault="002C68E2" w:rsidP="002C68E2">
      <w:pPr>
        <w:spacing w:line="400" w:lineRule="exact"/>
        <w:ind w:firstLineChars="200" w:firstLine="480"/>
        <w:jc w:val="left"/>
        <w:rPr>
          <w:sz w:val="24"/>
        </w:rPr>
      </w:pPr>
      <w:r w:rsidRPr="002C68E2">
        <w:rPr>
          <w:sz w:val="24"/>
        </w:rPr>
        <w:t>将真实数据放入输入矩阵后</w:t>
      </w:r>
      <w:r w:rsidRPr="002C68E2">
        <w:rPr>
          <w:rFonts w:hint="eastAsia"/>
          <w:sz w:val="24"/>
        </w:rPr>
        <w:t>，</w:t>
      </w:r>
      <w:r w:rsidRPr="002C68E2">
        <w:rPr>
          <w:sz w:val="24"/>
        </w:rPr>
        <w:t>矩阵</w:t>
      </w:r>
      <w:r w:rsidRPr="002C68E2">
        <w:rPr>
          <w:rFonts w:hint="eastAsia"/>
          <w:sz w:val="24"/>
        </w:rPr>
        <w:t>规模</w:t>
      </w:r>
      <w:r w:rsidRPr="002C68E2">
        <w:rPr>
          <w:sz w:val="24"/>
        </w:rPr>
        <w:t>会非常大</w:t>
      </w:r>
      <w:r w:rsidRPr="002C68E2">
        <w:rPr>
          <w:rFonts w:hint="eastAsia"/>
          <w:sz w:val="24"/>
        </w:rPr>
        <w:t>，</w:t>
      </w:r>
      <w:r w:rsidRPr="002C68E2">
        <w:rPr>
          <w:sz w:val="24"/>
        </w:rPr>
        <w:t>以致计算机无法处理</w:t>
      </w:r>
      <w:r w:rsidRPr="002C68E2">
        <w:rPr>
          <w:rFonts w:hint="eastAsia"/>
          <w:sz w:val="24"/>
        </w:rPr>
        <w:t>。所以</w:t>
      </w:r>
      <w:r w:rsidRPr="002C68E2">
        <w:rPr>
          <w:sz w:val="24"/>
        </w:rPr>
        <w:t>须将原始矩阵降低规模后输入</w:t>
      </w:r>
      <w:r w:rsidRPr="002C68E2">
        <w:rPr>
          <w:rFonts w:hint="eastAsia"/>
          <w:sz w:val="24"/>
        </w:rPr>
        <w:t>，完成聚类后再将存储的原始网站信息恢复。</w:t>
      </w:r>
    </w:p>
    <w:p w:rsidR="002C68E2" w:rsidRPr="002C68E2" w:rsidRDefault="002C68E2" w:rsidP="002C68E2">
      <w:pPr>
        <w:widowControl/>
        <w:spacing w:line="400" w:lineRule="exact"/>
        <w:ind w:firstLineChars="200" w:firstLine="480"/>
        <w:jc w:val="left"/>
        <w:rPr>
          <w:sz w:val="24"/>
        </w:rPr>
      </w:pPr>
      <w:r w:rsidRPr="002C68E2">
        <w:rPr>
          <w:rFonts w:hint="eastAsia"/>
          <w:sz w:val="24"/>
        </w:rPr>
        <w:t>对原始矩阵</w:t>
      </w:r>
      <m:oMath>
        <m:r>
          <m:rPr>
            <m:sty m:val="p"/>
          </m:rPr>
          <w:rPr>
            <w:rFonts w:ascii="Cambria Math" w:hAnsi="Cambria Math"/>
            <w:sz w:val="24"/>
          </w:rPr>
          <m:t>A</m:t>
        </m:r>
        <m:r>
          <m:rPr>
            <m:sty m:val="p"/>
          </m:rPr>
          <w:rPr>
            <w:rFonts w:ascii="Cambria Math" w:hAnsi="Cambria Math" w:hint="eastAsia"/>
            <w:sz w:val="24"/>
          </w:rPr>
          <m:t>（</m:t>
        </m:r>
        <m:r>
          <m:rPr>
            <m:sty m:val="p"/>
          </m:rPr>
          <w:rPr>
            <w:rFonts w:ascii="Cambria Math" w:hAnsi="Cambria Math" w:hint="eastAsia"/>
            <w:sz w:val="24"/>
          </w:rPr>
          <m:t>m</m:t>
        </m:r>
        <m:r>
          <m:rPr>
            <m:sty m:val="p"/>
          </m:rPr>
          <w:rPr>
            <w:rFonts w:ascii="Cambria Math" w:hAnsi="Cambria Math" w:cs="MS Mincho"/>
            <w:sz w:val="24"/>
          </w:rPr>
          <m:t>×</m:t>
        </m:r>
        <m:r>
          <m:rPr>
            <m:sty m:val="p"/>
          </m:rPr>
          <w:rPr>
            <w:rFonts w:ascii="Cambria Math" w:hAnsi="Cambria Math" w:hint="eastAsia"/>
            <w:sz w:val="24"/>
          </w:rPr>
          <m:t>n</m:t>
        </m:r>
        <m:r>
          <m:rPr>
            <m:sty m:val="p"/>
          </m:rPr>
          <w:rPr>
            <w:rFonts w:ascii="Cambria Math" w:hAnsi="Cambria Math" w:hint="eastAsia"/>
            <w:sz w:val="24"/>
          </w:rPr>
          <m:t>）</m:t>
        </m:r>
      </m:oMath>
      <w:r w:rsidRPr="002C68E2">
        <w:rPr>
          <w:rFonts w:hint="eastAsia"/>
          <w:sz w:val="24"/>
        </w:rPr>
        <w:t>降低规模，将网站</w:t>
      </w:r>
      <w:r>
        <w:rPr>
          <w:rFonts w:hint="eastAsia"/>
          <w:sz w:val="24"/>
        </w:rPr>
        <w:t>进行</w:t>
      </w:r>
      <w:r>
        <w:rPr>
          <w:sz w:val="24"/>
        </w:rPr>
        <w:t>分类</w:t>
      </w:r>
      <w:r w:rsidRPr="002C68E2">
        <w:rPr>
          <w:rFonts w:hint="eastAsia"/>
          <w:sz w:val="24"/>
        </w:rPr>
        <w:t>合并</w:t>
      </w:r>
      <w:r>
        <w:rPr>
          <w:rFonts w:hint="eastAsia"/>
          <w:sz w:val="24"/>
        </w:rPr>
        <w:t>，</w:t>
      </w:r>
      <w:r>
        <w:rPr>
          <w:sz w:val="24"/>
        </w:rPr>
        <w:t>共分为</w:t>
      </w:r>
      <w:r>
        <w:rPr>
          <w:rFonts w:hint="eastAsia"/>
          <w:sz w:val="24"/>
        </w:rPr>
        <w:t>新闻</w:t>
      </w:r>
      <w:r>
        <w:rPr>
          <w:sz w:val="24"/>
        </w:rPr>
        <w:t>、阅读、购物、社交等</w:t>
      </w:r>
      <w:r>
        <w:rPr>
          <w:rFonts w:hint="eastAsia"/>
          <w:sz w:val="24"/>
        </w:rPr>
        <w:t>14</w:t>
      </w:r>
      <w:r>
        <w:rPr>
          <w:rFonts w:hint="eastAsia"/>
          <w:sz w:val="24"/>
        </w:rPr>
        <w:t>类</w:t>
      </w:r>
      <w:r>
        <w:rPr>
          <w:sz w:val="24"/>
        </w:rPr>
        <w:t>，</w:t>
      </w:r>
      <w:r>
        <w:rPr>
          <w:rFonts w:hint="eastAsia"/>
          <w:sz w:val="24"/>
        </w:rPr>
        <w:t>具体</w:t>
      </w:r>
      <w:r>
        <w:rPr>
          <w:sz w:val="24"/>
        </w:rPr>
        <w:t>分类见表</w:t>
      </w:r>
      <w:r>
        <w:rPr>
          <w:rFonts w:hint="eastAsia"/>
          <w:sz w:val="24"/>
        </w:rPr>
        <w:t>6.1</w:t>
      </w:r>
      <w:r w:rsidRPr="002C68E2">
        <w:rPr>
          <w:rFonts w:hint="eastAsia"/>
          <w:sz w:val="24"/>
        </w:rPr>
        <w:t>。</w:t>
      </w:r>
    </w:p>
    <w:p w:rsidR="002C68E2" w:rsidRPr="0008408A" w:rsidRDefault="002C68E2" w:rsidP="0008408A">
      <w:pPr>
        <w:widowControl/>
        <w:spacing w:line="400" w:lineRule="exact"/>
        <w:ind w:firstLineChars="200" w:firstLine="480"/>
        <w:jc w:val="left"/>
        <w:rPr>
          <w:sz w:val="24"/>
        </w:rPr>
      </w:pPr>
      <w:r w:rsidRPr="0008408A">
        <w:rPr>
          <w:rFonts w:hint="eastAsia"/>
          <w:sz w:val="24"/>
        </w:rPr>
        <w:t>假设所有网站分为</w:t>
      </w:r>
      <m:oMath>
        <m:r>
          <m:rPr>
            <m:sty m:val="p"/>
          </m:rPr>
          <w:rPr>
            <w:rFonts w:ascii="Cambria Math" w:hAnsi="Cambria Math" w:hint="eastAsia"/>
            <w:sz w:val="24"/>
          </w:rPr>
          <m:t>l</m:t>
        </m:r>
      </m:oMath>
      <w:proofErr w:type="gramStart"/>
      <w:r w:rsidRPr="0008408A">
        <w:rPr>
          <w:rFonts w:hint="eastAsia"/>
          <w:sz w:val="24"/>
        </w:rPr>
        <w:t>个</w:t>
      </w:r>
      <w:proofErr w:type="gramEnd"/>
      <w:r w:rsidRPr="0008408A">
        <w:rPr>
          <w:rFonts w:hint="eastAsia"/>
          <w:sz w:val="24"/>
        </w:rPr>
        <w:t>类别，可将原始矩阵</w:t>
      </w:r>
      <m:oMath>
        <m:r>
          <m:rPr>
            <m:sty m:val="p"/>
          </m:rPr>
          <w:rPr>
            <w:rFonts w:ascii="Cambria Math" w:hAnsi="Cambria Math"/>
            <w:sz w:val="24"/>
          </w:rPr>
          <m:t>A</m:t>
        </m:r>
        <m:r>
          <m:rPr>
            <m:sty m:val="p"/>
          </m:rPr>
          <w:rPr>
            <w:rFonts w:ascii="Cambria Math" w:hAnsi="Cambria Math" w:hint="eastAsia"/>
            <w:sz w:val="24"/>
          </w:rPr>
          <m:t>（</m:t>
        </m:r>
        <m:r>
          <m:rPr>
            <m:sty m:val="p"/>
          </m:rPr>
          <w:rPr>
            <w:rFonts w:ascii="Cambria Math" w:hAnsi="Cambria Math" w:hint="eastAsia"/>
            <w:sz w:val="24"/>
          </w:rPr>
          <m:t>m</m:t>
        </m:r>
        <m:r>
          <m:rPr>
            <m:sty m:val="p"/>
          </m:rPr>
          <w:rPr>
            <w:rFonts w:ascii="Cambria Math" w:hAnsi="Cambria Math" w:cs="MS Mincho"/>
            <w:sz w:val="24"/>
          </w:rPr>
          <m:t>×</m:t>
        </m:r>
        <m:r>
          <m:rPr>
            <m:sty m:val="p"/>
          </m:rPr>
          <w:rPr>
            <w:rFonts w:ascii="Cambria Math" w:hAnsi="Cambria Math" w:hint="eastAsia"/>
            <w:sz w:val="24"/>
          </w:rPr>
          <m:t>n</m:t>
        </m:r>
        <m:r>
          <m:rPr>
            <m:sty m:val="p"/>
          </m:rPr>
          <w:rPr>
            <w:rFonts w:ascii="Cambria Math" w:hAnsi="Cambria Math" w:hint="eastAsia"/>
            <w:sz w:val="24"/>
          </w:rPr>
          <m:t>）</m:t>
        </m:r>
      </m:oMath>
      <w:r w:rsidRPr="0008408A">
        <w:rPr>
          <w:rFonts w:hint="eastAsia"/>
          <w:sz w:val="24"/>
        </w:rPr>
        <w:t>形成一个新矩阵</w:t>
      </w: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sz w:val="24"/>
              </w:rPr>
              <m:t>r</m:t>
            </m:r>
          </m:sub>
        </m:sSub>
      </m:oMath>
      <w:r w:rsidRPr="0008408A">
        <w:rPr>
          <w:rFonts w:hint="eastAsia"/>
          <w:sz w:val="24"/>
        </w:rPr>
        <w:t xml:space="preserve">, </w:t>
      </w:r>
      <w:r w:rsidRPr="0008408A">
        <w:rPr>
          <w:rFonts w:hint="eastAsia"/>
          <w:sz w:val="24"/>
        </w:rPr>
        <w:t>新的矩阵大小为</w:t>
      </w:r>
      <m:oMath>
        <m:r>
          <m:rPr>
            <m:sty m:val="p"/>
          </m:rPr>
          <w:rPr>
            <w:rFonts w:ascii="Cambria Math" w:hAnsi="Cambria Math"/>
            <w:sz w:val="24"/>
          </w:rPr>
          <m:t>m×l</m:t>
        </m:r>
      </m:oMath>
      <w:r w:rsidRPr="0008408A">
        <w:rPr>
          <w:rFonts w:hint="eastAsia"/>
          <w:sz w:val="24"/>
        </w:rPr>
        <w:t>，对</w:t>
      </w: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sz w:val="24"/>
              </w:rPr>
              <m:t>r</m:t>
            </m:r>
          </m:sub>
        </m:sSub>
      </m:oMath>
      <w:r w:rsidRPr="0008408A">
        <w:rPr>
          <w:rFonts w:hint="eastAsia"/>
          <w:sz w:val="24"/>
        </w:rPr>
        <w:t>使用</w:t>
      </w:r>
      <w:r w:rsidRPr="0008408A">
        <w:rPr>
          <w:sz w:val="24"/>
        </w:rPr>
        <w:t>divisive hierarchical clustering</w:t>
      </w:r>
      <w:r w:rsidRPr="0008408A">
        <w:rPr>
          <w:rFonts w:hint="eastAsia"/>
          <w:sz w:val="24"/>
        </w:rPr>
        <w:t>方法可以形成若干簇，即若干更小的矩阵。假设形成了</w:t>
      </w:r>
      <w:r w:rsidRPr="0008408A">
        <w:rPr>
          <w:rFonts w:hint="eastAsia"/>
          <w:sz w:val="24"/>
        </w:rPr>
        <w:t>k</w:t>
      </w:r>
      <w:proofErr w:type="gramStart"/>
      <w:r w:rsidRPr="0008408A">
        <w:rPr>
          <w:rFonts w:hint="eastAsia"/>
          <w:sz w:val="24"/>
        </w:rPr>
        <w:t>个</w:t>
      </w:r>
      <w:proofErr w:type="gramEnd"/>
      <w:r w:rsidRPr="0008408A">
        <w:rPr>
          <w:rFonts w:hint="eastAsia"/>
          <w:sz w:val="24"/>
        </w:rPr>
        <w:t>簇，则</w:t>
      </w:r>
      <m:oMath>
        <m:sSup>
          <m:sSupPr>
            <m:ctrlPr>
              <w:rPr>
                <w:rFonts w:ascii="Cambria Math" w:hAnsi="Cambria Math"/>
                <w:i/>
                <w:sz w:val="24"/>
              </w:rPr>
            </m:ctrlPr>
          </m:sSupPr>
          <m:e>
            <m:r>
              <w:rPr>
                <w:rFonts w:ascii="Cambria Math" w:hAnsi="Cambria Math" w:hint="eastAsia"/>
                <w:sz w:val="24"/>
              </w:rPr>
              <m:t>C</m:t>
            </m:r>
            <m:ctrlPr>
              <w:rPr>
                <w:rFonts w:ascii="Cambria Math" w:hAnsi="Cambria Math" w:hint="eastAsia"/>
                <w:i/>
                <w:sz w:val="24"/>
              </w:rPr>
            </m:ctrlPr>
          </m:e>
          <m:sup>
            <m:d>
              <m:dPr>
                <m:ctrlPr>
                  <w:rPr>
                    <w:rFonts w:ascii="Cambria Math" w:hAnsi="Cambria Math"/>
                    <w:i/>
                    <w:sz w:val="24"/>
                  </w:rPr>
                </m:ctrlPr>
              </m:dPr>
              <m:e>
                <m:r>
                  <w:rPr>
                    <w:rFonts w:ascii="Cambria Math" w:hAnsi="Cambria Math"/>
                    <w:sz w:val="24"/>
                  </w:rPr>
                  <m:t>u,l</m:t>
                </m:r>
              </m:e>
            </m:d>
          </m:sup>
        </m:sSup>
        <m: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m:t>
            </m:r>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1</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2</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r>
          <w:rPr>
            <w:rFonts w:ascii="Cambria Math" w:hAnsi="Cambria Math"/>
            <w:sz w:val="24"/>
          </w:rPr>
          <m:t>,</m:t>
        </m:r>
        <m:r>
          <w:rPr>
            <w:rFonts w:ascii="Cambria Math" w:hAnsi="Cambria Math" w:hint="eastAsia"/>
            <w:sz w:val="24"/>
          </w:rPr>
          <m:t>…</m:t>
        </m:r>
        <m:r>
          <w:rPr>
            <w:rFonts w:ascii="Cambria Math" w:hAnsi="Cambria Math"/>
            <w:sz w:val="24"/>
          </w:rPr>
          <m:t>,</m:t>
        </m:r>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k</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r>
          <m:rPr>
            <m:sty m:val="p"/>
          </m:rPr>
          <w:rPr>
            <w:rFonts w:ascii="Cambria Math" w:hAnsi="Cambria Math" w:hint="eastAsia"/>
            <w:sz w:val="24"/>
          </w:rPr>
          <m:t>}</m:t>
        </m:r>
      </m:oMath>
      <w:r w:rsidRPr="0008408A">
        <w:rPr>
          <w:rFonts w:hint="eastAsia"/>
          <w:sz w:val="24"/>
        </w:rPr>
        <w:t>，每个</w:t>
      </w:r>
      <w:proofErr w:type="gramStart"/>
      <w:r w:rsidRPr="0008408A">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oMath>
      <w:r w:rsidRPr="0008408A">
        <w:rPr>
          <w:sz w:val="24"/>
        </w:rPr>
        <w:t>都是有相似习惯的用户和有</w:t>
      </w:r>
      <w:r w:rsidRPr="0008408A">
        <w:rPr>
          <w:rFonts w:hint="eastAsia"/>
          <w:sz w:val="24"/>
        </w:rPr>
        <w:t>相似用户的网站。</w:t>
      </w:r>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d>
              <m:dPr>
                <m:ctrlPr>
                  <w:rPr>
                    <w:rFonts w:ascii="Cambria Math" w:hAnsi="Cambria Math"/>
                    <w:i/>
                    <w:sz w:val="24"/>
                  </w:rPr>
                </m:ctrlPr>
              </m:dPr>
              <m:e>
                <m:r>
                  <w:rPr>
                    <w:rFonts w:ascii="Cambria Math" w:hAnsi="Cambria Math"/>
                    <w:sz w:val="24"/>
                  </w:rPr>
                  <m:t>u</m:t>
                </m:r>
              </m:e>
            </m:d>
          </m:sup>
        </m:sSubSup>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rPr>
              <m:t>i</m:t>
            </m:r>
          </m:sub>
          <m:sup>
            <m:d>
              <m:dPr>
                <m:ctrlPr>
                  <w:rPr>
                    <w:rFonts w:ascii="Cambria Math" w:hAnsi="Cambria Math"/>
                    <w:sz w:val="24"/>
                  </w:rPr>
                </m:ctrlPr>
              </m:dPr>
              <m:e>
                <m:r>
                  <w:rPr>
                    <w:rFonts w:ascii="Cambria Math" w:hAnsi="Cambria Math"/>
                    <w:sz w:val="24"/>
                  </w:rPr>
                  <m:t>l</m:t>
                </m:r>
              </m:e>
            </m:d>
          </m:sup>
        </m:sSubSup>
      </m:oMath>
      <w:r w:rsidRPr="0008408A">
        <w:rPr>
          <w:rFonts w:hint="eastAsia"/>
          <w:sz w:val="24"/>
        </w:rPr>
        <w:t>,</w:t>
      </w:r>
      <m:oMath>
        <m:r>
          <m:rPr>
            <m:sty m:val="p"/>
          </m:rPr>
          <w:rPr>
            <w:rFonts w:ascii="Cambria Math" w:hAnsi="Cambria Math"/>
            <w:sz w:val="24"/>
          </w:rPr>
          <m:t>i=1</m:t>
        </m:r>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sz w:val="24"/>
          </w:rPr>
          <m:t>k</m:t>
        </m:r>
      </m:oMath>
      <w:r w:rsidRPr="0008408A">
        <w:rPr>
          <w:rFonts w:hint="eastAsia"/>
          <w:sz w:val="24"/>
        </w:rPr>
        <w:t>.</w:t>
      </w:r>
      <w:r w:rsidRPr="0008408A">
        <w:rPr>
          <w:rFonts w:hint="eastAsia"/>
          <w:sz w:val="24"/>
        </w:rPr>
        <w:t>其中</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d>
              <m:dPr>
                <m:ctrlPr>
                  <w:rPr>
                    <w:rFonts w:ascii="Cambria Math" w:hAnsi="Cambria Math"/>
                    <w:i/>
                    <w:sz w:val="24"/>
                  </w:rPr>
                </m:ctrlPr>
              </m:dPr>
              <m:e>
                <m:r>
                  <w:rPr>
                    <w:rFonts w:ascii="Cambria Math" w:hAnsi="Cambria Math"/>
                    <w:sz w:val="24"/>
                  </w:rPr>
                  <m:t>u</m:t>
                </m:r>
              </m:e>
            </m:d>
          </m:sup>
        </m:sSubSup>
      </m:oMath>
      <w:r w:rsidRPr="0008408A">
        <w:rPr>
          <w:sz w:val="24"/>
        </w:rPr>
        <w:t>和</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rPr>
              <m:t>i</m:t>
            </m:r>
          </m:sub>
          <m:sup>
            <m:d>
              <m:dPr>
                <m:ctrlPr>
                  <w:rPr>
                    <w:rFonts w:ascii="Cambria Math" w:hAnsi="Cambria Math"/>
                    <w:sz w:val="24"/>
                  </w:rPr>
                </m:ctrlPr>
              </m:dPr>
              <m:e>
                <m:r>
                  <w:rPr>
                    <w:rFonts w:ascii="Cambria Math" w:hAnsi="Cambria Math"/>
                    <w:sz w:val="24"/>
                  </w:rPr>
                  <m:t>l</m:t>
                </m:r>
              </m:e>
            </m:d>
          </m:sup>
        </m:sSubSup>
      </m:oMath>
      <w:r w:rsidRPr="0008408A">
        <w:rPr>
          <w:sz w:val="24"/>
        </w:rPr>
        <w:t>分别代表用户和网站类别相应的簇</w:t>
      </w:r>
      <w:r w:rsidRPr="0008408A">
        <w:rPr>
          <w:rFonts w:hint="eastAsia"/>
          <w:sz w:val="24"/>
        </w:rPr>
        <w:t>。</w:t>
      </w:r>
    </w:p>
    <w:p w:rsidR="002C68E2" w:rsidRPr="0008408A" w:rsidRDefault="002C68E2" w:rsidP="0008408A">
      <w:pPr>
        <w:widowControl/>
        <w:spacing w:line="400" w:lineRule="exact"/>
        <w:ind w:firstLineChars="200" w:firstLine="480"/>
        <w:jc w:val="left"/>
        <w:rPr>
          <w:sz w:val="24"/>
        </w:rPr>
      </w:pPr>
      <w:r w:rsidRPr="0008408A">
        <w:rPr>
          <w:rFonts w:hint="eastAsia"/>
          <w:sz w:val="24"/>
        </w:rPr>
        <w:t>对每个</w:t>
      </w:r>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oMath>
      <w:r w:rsidRPr="0008408A">
        <w:rPr>
          <w:rFonts w:hint="eastAsia"/>
          <w:sz w:val="24"/>
        </w:rPr>
        <w:t>的类别</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rPr>
              <m:t>i</m:t>
            </m:r>
          </m:sub>
          <m:sup>
            <m:d>
              <m:dPr>
                <m:ctrlPr>
                  <w:rPr>
                    <w:rFonts w:ascii="Cambria Math" w:hAnsi="Cambria Math"/>
                    <w:sz w:val="24"/>
                  </w:rPr>
                </m:ctrlPr>
              </m:dPr>
              <m:e>
                <m:r>
                  <w:rPr>
                    <w:rFonts w:ascii="Cambria Math" w:hAnsi="Cambria Math"/>
                    <w:sz w:val="24"/>
                  </w:rPr>
                  <m:t>l</m:t>
                </m:r>
              </m:e>
            </m:d>
          </m:sup>
        </m:sSubSup>
      </m:oMath>
      <w:r w:rsidRPr="0008408A">
        <w:rPr>
          <w:rFonts w:hint="eastAsia"/>
          <w:sz w:val="24"/>
        </w:rPr>
        <w:t>扩大，将每个</w:t>
      </w:r>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u,l</m:t>
                </m:r>
              </m:e>
            </m:d>
            <m:ctrlPr>
              <w:rPr>
                <w:rFonts w:ascii="Cambria Math" w:hAnsi="Cambria Math"/>
                <w:i/>
                <w:sz w:val="24"/>
              </w:rPr>
            </m:ctrlPr>
          </m:sup>
        </m:sSubSup>
      </m:oMath>
      <w:r w:rsidRPr="0008408A">
        <w:rPr>
          <w:rFonts w:hint="eastAsia"/>
          <w:sz w:val="24"/>
        </w:rPr>
        <w:t>恢复成原始网站，各自形成新矩阵</w:t>
      </w: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sz w:val="24"/>
              </w:rPr>
              <m:t>e</m:t>
            </m:r>
          </m:sub>
        </m:sSub>
        <m:r>
          <m:rPr>
            <m:sty m:val="p"/>
          </m:rPr>
          <w:rPr>
            <w:rFonts w:ascii="Cambria Math" w:hAnsi="Cambria Math"/>
            <w:sz w:val="24"/>
          </w:rPr>
          <m:t>(i)</m:t>
        </m:r>
      </m:oMath>
      <w:r w:rsidRPr="0008408A">
        <w:rPr>
          <w:rFonts w:hint="eastAsia"/>
          <w:sz w:val="24"/>
        </w:rPr>
        <w:t xml:space="preserve">, </w:t>
      </w:r>
      <w:r w:rsidRPr="0008408A">
        <w:rPr>
          <w:rFonts w:hint="eastAsia"/>
          <w:sz w:val="24"/>
        </w:rPr>
        <w:t>矩阵各自的大小为</w:t>
      </w:r>
      <m:oMath>
        <m:r>
          <m:rPr>
            <m:sty m:val="p"/>
          </m:rPr>
          <w:rPr>
            <w:rFonts w:ascii="Cambria Math" w:hAnsi="Cambria Math" w:hint="eastAsia"/>
            <w:sz w:val="24"/>
          </w:rPr>
          <m:t>|</m:t>
        </m:r>
        <m:sSubSup>
          <m:sSubSupPr>
            <m:ctrlPr>
              <w:rPr>
                <w:rFonts w:ascii="Cambria Math" w:hAnsi="Cambria Math"/>
                <w:sz w:val="24"/>
              </w:rPr>
            </m:ctrlPr>
          </m:sSubSupPr>
          <m:e>
            <m:r>
              <m:rPr>
                <m:sty m:val="p"/>
              </m:rPr>
              <w:rPr>
                <w:rFonts w:ascii="Cambria Math" w:hAnsi="Cambria Math" w:hint="eastAsia"/>
                <w:sz w:val="24"/>
              </w:rPr>
              <m:t>c</m:t>
            </m:r>
          </m:e>
          <m:sub>
            <m:r>
              <m:rPr>
                <m:sty m:val="p"/>
              </m:rPr>
              <w:rPr>
                <w:rFonts w:ascii="Cambria Math" w:hAnsi="Cambria Math"/>
                <w:sz w:val="24"/>
              </w:rPr>
              <m:t>i</m:t>
            </m:r>
          </m:sub>
          <m:sup>
            <m:r>
              <m:rPr>
                <m:sty m:val="p"/>
              </m:rPr>
              <w:rPr>
                <w:rFonts w:ascii="Cambria Math" w:hAnsi="Cambria Math"/>
                <w:sz w:val="24"/>
              </w:rPr>
              <m:t>u</m:t>
            </m:r>
          </m:sup>
        </m:sSubSup>
        <m:r>
          <m:rPr>
            <m:sty m:val="p"/>
          </m:rPr>
          <w:rPr>
            <w:rFonts w:ascii="Cambria Math" w:hAnsi="Cambria Math" w:hint="eastAsia"/>
            <w:sz w:val="24"/>
          </w:rPr>
          <m:t>|</m:t>
        </m:r>
        <m:r>
          <m:rPr>
            <m:sty m:val="p"/>
          </m:rPr>
          <w:rPr>
            <w:rFonts w:ascii="Cambria Math" w:hAnsi="Cambria Math"/>
            <w:sz w:val="24"/>
          </w:rPr>
          <m:t>×</m:t>
        </m:r>
        <m:r>
          <m:rPr>
            <m:sty m:val="p"/>
          </m:rPr>
          <w:rPr>
            <w:rFonts w:ascii="Cambria Math" w:hAnsi="Cambria Math" w:hint="eastAsia"/>
            <w:sz w:val="24"/>
          </w:rPr>
          <m:t>|</m:t>
        </m:r>
        <m:sSubSup>
          <m:sSubSupPr>
            <m:ctrlPr>
              <w:rPr>
                <w:rFonts w:ascii="Cambria Math" w:hAnsi="Cambria Math"/>
                <w:sz w:val="24"/>
              </w:rPr>
            </m:ctrlPr>
          </m:sSubSupPr>
          <m:e>
            <m:r>
              <m:rPr>
                <m:sty m:val="p"/>
              </m:rPr>
              <w:rPr>
                <w:rFonts w:ascii="Cambria Math" w:hAnsi="Cambria Math" w:hint="eastAsia"/>
                <w:sz w:val="24"/>
              </w:rPr>
              <m:t>c</m:t>
            </m:r>
          </m:e>
          <m:sub>
            <m:r>
              <m:rPr>
                <m:sty m:val="p"/>
              </m:rPr>
              <w:rPr>
                <w:rFonts w:ascii="Cambria Math" w:hAnsi="Cambria Math"/>
                <w:sz w:val="24"/>
              </w:rPr>
              <m:t>i</m:t>
            </m:r>
          </m:sub>
          <m:sup>
            <m:acc>
              <m:accPr>
                <m:ctrlPr>
                  <w:rPr>
                    <w:rFonts w:ascii="Cambria Math" w:hAnsi="Cambria Math"/>
                    <w:sz w:val="24"/>
                  </w:rPr>
                </m:ctrlPr>
              </m:accPr>
              <m:e>
                <m:r>
                  <w:rPr>
                    <w:rFonts w:ascii="Cambria Math" w:hAnsi="Cambria Math"/>
                    <w:sz w:val="24"/>
                  </w:rPr>
                  <m:t>w</m:t>
                </m:r>
              </m:e>
            </m:acc>
          </m:sup>
        </m:sSubSup>
        <m:r>
          <m:rPr>
            <m:sty m:val="p"/>
          </m:rPr>
          <w:rPr>
            <w:rFonts w:ascii="Cambria Math" w:hAnsi="Cambria Math" w:hint="eastAsia"/>
            <w:sz w:val="24"/>
          </w:rPr>
          <m:t>|</m:t>
        </m:r>
      </m:oMath>
      <w:r w:rsidRPr="0008408A">
        <w:rPr>
          <w:rFonts w:hint="eastAsia"/>
          <w:sz w:val="24"/>
        </w:rPr>
        <w:t xml:space="preserve">, </w:t>
      </w:r>
      <w:r w:rsidRPr="0008408A">
        <w:rPr>
          <w:rFonts w:hint="eastAsia"/>
          <w:sz w:val="24"/>
        </w:rPr>
        <w:t>其中</w:t>
      </w:r>
      <m:oMath>
        <m:acc>
          <m:accPr>
            <m:ctrlPr>
              <w:rPr>
                <w:rFonts w:ascii="Cambria Math" w:hAnsi="Cambria Math"/>
                <w:sz w:val="24"/>
              </w:rPr>
            </m:ctrlPr>
          </m:accPr>
          <m:e>
            <m:r>
              <w:rPr>
                <w:rFonts w:ascii="Cambria Math" w:hAnsi="Cambria Math"/>
                <w:sz w:val="24"/>
              </w:rPr>
              <m:t>w</m:t>
            </m:r>
          </m:e>
        </m:acc>
      </m:oMath>
      <w:r w:rsidRPr="0008408A">
        <w:rPr>
          <w:sz w:val="24"/>
        </w:rPr>
        <w:t>表示由</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rPr>
              <m:t>i</m:t>
            </m:r>
          </m:sub>
          <m:sup>
            <m:d>
              <m:dPr>
                <m:ctrlPr>
                  <w:rPr>
                    <w:rFonts w:ascii="Cambria Math" w:hAnsi="Cambria Math"/>
                    <w:sz w:val="24"/>
                  </w:rPr>
                </m:ctrlPr>
              </m:dPr>
              <m:e>
                <m:r>
                  <w:rPr>
                    <w:rFonts w:ascii="Cambria Math" w:hAnsi="Cambria Math"/>
                    <w:sz w:val="24"/>
                  </w:rPr>
                  <m:t>l</m:t>
                </m:r>
              </m:e>
            </m:d>
          </m:sup>
        </m:sSubSup>
      </m:oMath>
      <w:r w:rsidRPr="0008408A">
        <w:rPr>
          <w:sz w:val="24"/>
        </w:rPr>
        <w:t>扩展为原始网站后得到的新空间</w:t>
      </w:r>
      <w:r w:rsidRPr="0008408A">
        <w:rPr>
          <w:rFonts w:hint="eastAsia"/>
          <w:sz w:val="24"/>
        </w:rPr>
        <w:t>。可以看到新矩阵</w:t>
      </w: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sz w:val="24"/>
              </w:rPr>
              <m:t>e</m:t>
            </m:r>
          </m:sub>
        </m:sSub>
        <m:r>
          <m:rPr>
            <m:sty m:val="p"/>
          </m:rPr>
          <w:rPr>
            <w:rFonts w:ascii="Cambria Math" w:hAnsi="Cambria Math"/>
            <w:sz w:val="24"/>
          </w:rPr>
          <m:t>(i)</m:t>
        </m:r>
      </m:oMath>
      <w:r w:rsidRPr="0008408A">
        <w:rPr>
          <w:rFonts w:hint="eastAsia"/>
          <w:sz w:val="24"/>
        </w:rPr>
        <w:t>比原始矩阵</w:t>
      </w:r>
      <w:r w:rsidRPr="0008408A">
        <w:rPr>
          <w:rFonts w:hint="eastAsia"/>
          <w:sz w:val="24"/>
        </w:rPr>
        <w:t>A</w:t>
      </w:r>
      <w:r w:rsidRPr="0008408A">
        <w:rPr>
          <w:rFonts w:hint="eastAsia"/>
          <w:sz w:val="24"/>
        </w:rPr>
        <w:t>要小很多，</w:t>
      </w:r>
      <m:oMath>
        <m:r>
          <m:rPr>
            <m:sty m:val="p"/>
          </m:rPr>
          <w:rPr>
            <w:rFonts w:ascii="Cambria Math" w:hAnsi="Cambria Math" w:hint="eastAsia"/>
            <w:sz w:val="24"/>
          </w:rPr>
          <m:t>|</m:t>
        </m:r>
        <m:sSubSup>
          <m:sSubSupPr>
            <m:ctrlPr>
              <w:rPr>
                <w:rFonts w:ascii="Cambria Math" w:hAnsi="Cambria Math"/>
                <w:sz w:val="24"/>
              </w:rPr>
            </m:ctrlPr>
          </m:sSubSupPr>
          <m:e>
            <m:r>
              <m:rPr>
                <m:sty m:val="p"/>
              </m:rPr>
              <w:rPr>
                <w:rFonts w:ascii="Cambria Math" w:hAnsi="Cambria Math" w:hint="eastAsia"/>
                <w:sz w:val="24"/>
              </w:rPr>
              <m:t>c</m:t>
            </m:r>
          </m:e>
          <m:sub>
            <m:r>
              <m:rPr>
                <m:sty m:val="p"/>
              </m:rPr>
              <w:rPr>
                <w:rFonts w:ascii="Cambria Math" w:hAnsi="Cambria Math"/>
                <w:sz w:val="24"/>
              </w:rPr>
              <m:t>i</m:t>
            </m:r>
          </m:sub>
          <m:sup>
            <m:r>
              <m:rPr>
                <m:sty m:val="p"/>
              </m:rPr>
              <w:rPr>
                <w:rFonts w:ascii="Cambria Math" w:hAnsi="Cambria Math"/>
                <w:sz w:val="24"/>
              </w:rPr>
              <m:t>u</m:t>
            </m:r>
          </m:sup>
        </m:sSubSup>
        <m:r>
          <m:rPr>
            <m:sty m:val="p"/>
          </m:rPr>
          <w:rPr>
            <w:rFonts w:ascii="Cambria Math" w:hAnsi="Cambria Math" w:hint="eastAsia"/>
            <w:sz w:val="24"/>
          </w:rPr>
          <m:t>|</m:t>
        </m:r>
        <m:r>
          <m:rPr>
            <m:sty m:val="p"/>
          </m:rPr>
          <w:rPr>
            <w:rFonts w:ascii="Cambria Math" w:hAnsi="Cambria Math"/>
            <w:sz w:val="24"/>
          </w:rPr>
          <m:t>≪</m:t>
        </m:r>
        <m:r>
          <m:rPr>
            <m:sty m:val="p"/>
          </m:rPr>
          <w:rPr>
            <w:rFonts w:ascii="Cambria Math" w:hAnsi="Cambria Math" w:hint="eastAsia"/>
            <w:sz w:val="24"/>
          </w:rPr>
          <m:t>|U|</m:t>
        </m:r>
      </m:oMath>
      <w:r w:rsidRPr="0008408A">
        <w:rPr>
          <w:rFonts w:hint="eastAsia"/>
          <w:sz w:val="24"/>
        </w:rPr>
        <w:t>。</w:t>
      </w:r>
    </w:p>
    <w:p w:rsidR="002C68E2" w:rsidRPr="002C68E2" w:rsidRDefault="002C68E2" w:rsidP="0008408A">
      <w:pPr>
        <w:widowControl/>
        <w:spacing w:line="400" w:lineRule="exact"/>
        <w:ind w:firstLineChars="200" w:firstLine="480"/>
        <w:jc w:val="left"/>
        <w:rPr>
          <w:sz w:val="24"/>
        </w:rPr>
      </w:pPr>
      <w:r w:rsidRPr="002C68E2">
        <w:rPr>
          <w:rFonts w:hint="eastAsia"/>
          <w:sz w:val="24"/>
        </w:rPr>
        <w:t>改进后，将每个</w:t>
      </w:r>
      <m:oMath>
        <m:sSub>
          <m:sSubPr>
            <m:ctrlPr>
              <w:rPr>
                <w:rFonts w:ascii="Cambria Math" w:hAnsi="Cambria Math"/>
                <w:sz w:val="24"/>
              </w:rPr>
            </m:ctrlPr>
          </m:sSubPr>
          <m:e>
            <m:r>
              <m:rPr>
                <m:sty m:val="p"/>
              </m:rPr>
              <w:rPr>
                <w:rFonts w:ascii="Cambria Math" w:hAnsi="Cambria Math" w:hint="eastAsia"/>
                <w:sz w:val="24"/>
              </w:rPr>
              <m:t>A</m:t>
            </m:r>
            <m:ctrlPr>
              <w:rPr>
                <w:rFonts w:ascii="Cambria Math" w:hAnsi="Cambria Math" w:hint="eastAsia"/>
                <w:sz w:val="24"/>
              </w:rPr>
            </m:ctrlPr>
          </m:e>
          <m:sub>
            <m:r>
              <m:rPr>
                <m:sty m:val="p"/>
              </m:rPr>
              <w:rPr>
                <w:rFonts w:ascii="Cambria Math" w:hAnsi="Cambria Math"/>
                <w:sz w:val="24"/>
              </w:rPr>
              <m:t>e</m:t>
            </m:r>
          </m:sub>
        </m:sSub>
        <m:r>
          <m:rPr>
            <m:sty m:val="p"/>
          </m:rPr>
          <w:rPr>
            <w:rFonts w:ascii="Cambria Math" w:hAnsi="Cambria Math"/>
            <w:sz w:val="24"/>
          </w:rPr>
          <m:t>(i)</m:t>
        </m:r>
      </m:oMath>
      <w:r w:rsidRPr="002C68E2">
        <w:rPr>
          <w:sz w:val="24"/>
        </w:rPr>
        <w:t>再当作</w:t>
      </w:r>
      <w:r w:rsidRPr="002C68E2">
        <w:rPr>
          <w:sz w:val="24"/>
        </w:rPr>
        <w:t>Phantom</w:t>
      </w:r>
      <w:r w:rsidRPr="002C68E2">
        <w:rPr>
          <w:sz w:val="24"/>
        </w:rPr>
        <w:t>的输入矩阵</w:t>
      </w:r>
      <w:r w:rsidRPr="002C68E2">
        <w:rPr>
          <w:rFonts w:hint="eastAsia"/>
          <w:sz w:val="24"/>
        </w:rPr>
        <w:t>，</w:t>
      </w:r>
      <w:r w:rsidRPr="002C68E2">
        <w:rPr>
          <w:sz w:val="24"/>
        </w:rPr>
        <w:t>可以</w:t>
      </w:r>
      <w:r w:rsidRPr="002C68E2">
        <w:rPr>
          <w:rFonts w:hint="eastAsia"/>
          <w:sz w:val="24"/>
        </w:rPr>
        <w:t>极大地节省了计算机的内存空间和处理时间。</w:t>
      </w:r>
    </w:p>
    <w:p w:rsidR="002C68E2" w:rsidRPr="002C68E2" w:rsidRDefault="0008408A" w:rsidP="00024D34">
      <w:pPr>
        <w:spacing w:line="400" w:lineRule="exact"/>
        <w:jc w:val="left"/>
        <w:rPr>
          <w:sz w:val="24"/>
        </w:rPr>
      </w:pPr>
      <w:r>
        <w:rPr>
          <w:rFonts w:hint="eastAsia"/>
          <w:sz w:val="24"/>
        </w:rPr>
        <w:t xml:space="preserve">    2</w:t>
      </w:r>
      <w:r>
        <w:rPr>
          <w:rFonts w:hint="eastAsia"/>
          <w:sz w:val="24"/>
        </w:rPr>
        <w:t>、</w:t>
      </w:r>
      <w:r w:rsidRPr="0008408A">
        <w:rPr>
          <w:sz w:val="24"/>
        </w:rPr>
        <w:t>Divisive hierarchical clustering</w:t>
      </w:r>
    </w:p>
    <w:p w:rsidR="0008408A" w:rsidRPr="0008408A" w:rsidRDefault="0008408A" w:rsidP="0008408A">
      <w:pPr>
        <w:widowControl/>
        <w:spacing w:line="400" w:lineRule="exact"/>
        <w:ind w:left="142" w:firstLineChars="200" w:firstLine="480"/>
        <w:jc w:val="left"/>
        <w:rPr>
          <w:sz w:val="24"/>
        </w:rPr>
      </w:pPr>
      <w:r w:rsidRPr="0008408A">
        <w:rPr>
          <w:sz w:val="24"/>
        </w:rPr>
        <w:t>在分类前决定簇的数量并不容易</w:t>
      </w:r>
      <w:r w:rsidRPr="0008408A">
        <w:rPr>
          <w:rFonts w:hint="eastAsia"/>
          <w:sz w:val="24"/>
        </w:rPr>
        <w:t>，</w:t>
      </w:r>
      <w:r w:rsidRPr="0008408A">
        <w:rPr>
          <w:sz w:val="24"/>
        </w:rPr>
        <w:t>使用</w:t>
      </w:r>
      <w:r w:rsidRPr="0008408A">
        <w:rPr>
          <w:sz w:val="24"/>
        </w:rPr>
        <w:t>Divisive hierarchical clustering</w:t>
      </w:r>
      <w:r w:rsidRPr="0008408A">
        <w:rPr>
          <w:sz w:val="24"/>
        </w:rPr>
        <w:t>算法</w:t>
      </w:r>
      <w:r w:rsidRPr="0008408A">
        <w:rPr>
          <w:rFonts w:hint="eastAsia"/>
          <w:sz w:val="24"/>
        </w:rPr>
        <w:t>，</w:t>
      </w:r>
      <w:r w:rsidRPr="0008408A">
        <w:rPr>
          <w:sz w:val="24"/>
        </w:rPr>
        <w:t>通过建立一个二叉树</w:t>
      </w:r>
      <w:r w:rsidRPr="0008408A">
        <w:rPr>
          <w:rFonts w:hint="eastAsia"/>
          <w:sz w:val="24"/>
        </w:rPr>
        <w:t>，</w:t>
      </w:r>
      <w:r w:rsidRPr="0008408A">
        <w:rPr>
          <w:sz w:val="24"/>
        </w:rPr>
        <w:t>最终可以自动决定簇的数量</w:t>
      </w:r>
      <w:r w:rsidRPr="0008408A">
        <w:rPr>
          <w:rFonts w:hint="eastAsia"/>
          <w:sz w:val="24"/>
        </w:rPr>
        <w:t>。具体步骤如下：</w:t>
      </w:r>
    </w:p>
    <w:p w:rsidR="0008408A" w:rsidRPr="0008408A" w:rsidRDefault="0008408A" w:rsidP="0008408A">
      <w:pPr>
        <w:widowControl/>
        <w:spacing w:line="400" w:lineRule="exact"/>
        <w:ind w:firstLineChars="200" w:firstLine="480"/>
        <w:jc w:val="left"/>
        <w:rPr>
          <w:sz w:val="24"/>
        </w:rPr>
      </w:pPr>
      <w:r w:rsidRPr="0008408A">
        <w:rPr>
          <w:rFonts w:hint="eastAsia"/>
          <w:sz w:val="24"/>
        </w:rPr>
        <w:t>开始把输入矩阵作为一个单一的簇。每一次迭代中，将上一次迭代中获得</w:t>
      </w:r>
      <w:proofErr w:type="gramStart"/>
      <w:r w:rsidRPr="0008408A">
        <w:rPr>
          <w:rFonts w:hint="eastAsia"/>
          <w:sz w:val="24"/>
        </w:rPr>
        <w:t>的簇用</w:t>
      </w:r>
      <w:proofErr w:type="gramEnd"/>
      <w:r w:rsidRPr="0008408A">
        <w:rPr>
          <w:rFonts w:hAnsi="Calibri"/>
          <w:sz w:val="24"/>
        </w:rPr>
        <w:t>Spectral Graph-2-Part</w:t>
      </w:r>
      <w:r w:rsidRPr="0008408A">
        <w:rPr>
          <w:rFonts w:hint="eastAsia"/>
          <w:sz w:val="24"/>
        </w:rPr>
        <w:t>算法将其分为两个簇。</w:t>
      </w:r>
    </w:p>
    <w:p w:rsidR="0008408A" w:rsidRPr="0008408A" w:rsidRDefault="0008408A" w:rsidP="0008408A">
      <w:pPr>
        <w:widowControl/>
        <w:spacing w:line="400" w:lineRule="exact"/>
        <w:ind w:firstLineChars="200" w:firstLine="480"/>
        <w:jc w:val="left"/>
        <w:rPr>
          <w:sz w:val="24"/>
        </w:rPr>
      </w:pPr>
      <w:r w:rsidRPr="0008408A">
        <w:rPr>
          <w:rFonts w:hint="eastAsia"/>
          <w:sz w:val="24"/>
        </w:rPr>
        <w:lastRenderedPageBreak/>
        <w:t>每次迭代后，对子簇进行检验，如果两个子簇的聚合</w:t>
      </w:r>
      <w:r w:rsidRPr="0008408A">
        <w:rPr>
          <w:sz w:val="24"/>
        </w:rPr>
        <w:t>度</w:t>
      </w:r>
      <w:r w:rsidRPr="0008408A">
        <w:rPr>
          <w:rFonts w:hint="eastAsia"/>
          <w:sz w:val="24"/>
        </w:rPr>
        <w:t>都大于指定阈值</w:t>
      </w:r>
      <w:r w:rsidRPr="0008408A">
        <w:rPr>
          <w:rFonts w:hint="eastAsia"/>
          <w:sz w:val="24"/>
        </w:rPr>
        <w:t>T</w:t>
      </w:r>
      <w:r w:rsidRPr="0008408A">
        <w:rPr>
          <w:rFonts w:hint="eastAsia"/>
          <w:sz w:val="24"/>
        </w:rPr>
        <w:t>，则划分是好的，可以继续迭代。其中一个</w:t>
      </w:r>
      <w:proofErr w:type="gramStart"/>
      <w:r w:rsidRPr="0008408A">
        <w:rPr>
          <w:rFonts w:hint="eastAsia"/>
          <w:sz w:val="24"/>
        </w:rPr>
        <w:t>簇</w:t>
      </w:r>
      <w:proofErr w:type="gramEnd"/>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hint="eastAsia"/>
                    <w:sz w:val="24"/>
                  </w:rPr>
                  <m:t>a</m:t>
                </m:r>
                <m:r>
                  <m:rPr>
                    <m:sty m:val="p"/>
                  </m:rPr>
                  <w:rPr>
                    <w:rFonts w:ascii="Cambria Math" w:hAnsi="Cambria Math"/>
                    <w:sz w:val="24"/>
                  </w:rPr>
                  <m:t>,b</m:t>
                </m:r>
              </m:e>
            </m:d>
            <m:ctrlPr>
              <w:rPr>
                <w:rFonts w:ascii="Cambria Math" w:hAnsi="Cambria Math"/>
                <w:i/>
                <w:sz w:val="24"/>
              </w:rPr>
            </m:ctrlPr>
          </m:sup>
        </m:sSubSup>
      </m:oMath>
      <w:r w:rsidRPr="0008408A">
        <w:rPr>
          <w:rFonts w:hint="eastAsia"/>
          <w:sz w:val="24"/>
        </w:rPr>
        <w:t>的聚合度的定义为：集合</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d>
              <m:dPr>
                <m:ctrlPr>
                  <w:rPr>
                    <w:rFonts w:ascii="Cambria Math" w:hAnsi="Cambria Math"/>
                    <w:i/>
                    <w:sz w:val="24"/>
                  </w:rPr>
                </m:ctrlPr>
              </m:dPr>
              <m:e>
                <m:r>
                  <w:rPr>
                    <w:rFonts w:ascii="Cambria Math" w:hAnsi="Cambria Math" w:hint="eastAsia"/>
                    <w:sz w:val="24"/>
                  </w:rPr>
                  <m:t>a</m:t>
                </m:r>
              </m:e>
            </m:d>
          </m:sup>
        </m:sSubSup>
      </m:oMath>
      <w:r w:rsidRPr="0008408A">
        <w:rPr>
          <w:sz w:val="24"/>
        </w:rPr>
        <w:t>和集合</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rPr>
              <m:t>i</m:t>
            </m:r>
          </m:sub>
          <m:sup>
            <m:d>
              <m:dPr>
                <m:ctrlPr>
                  <w:rPr>
                    <w:rFonts w:ascii="Cambria Math" w:hAnsi="Cambria Math"/>
                    <w:sz w:val="24"/>
                  </w:rPr>
                </m:ctrlPr>
              </m:dPr>
              <m:e>
                <m:r>
                  <w:rPr>
                    <w:rFonts w:ascii="Cambria Math" w:hAnsi="Cambria Math" w:hint="eastAsia"/>
                    <w:sz w:val="24"/>
                  </w:rPr>
                  <m:t>b</m:t>
                </m:r>
              </m:e>
            </m:d>
          </m:sup>
        </m:sSubSup>
      </m:oMath>
      <w:r w:rsidRPr="0008408A">
        <w:rPr>
          <w:sz w:val="24"/>
        </w:rPr>
        <w:t>的关联权重之和与</w:t>
      </w:r>
      <w:r w:rsidRPr="0008408A">
        <w:rPr>
          <w:rFonts w:hint="eastAsia"/>
          <w:sz w:val="24"/>
        </w:rPr>
        <w:t>集合</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d>
              <m:dPr>
                <m:ctrlPr>
                  <w:rPr>
                    <w:rFonts w:ascii="Cambria Math" w:hAnsi="Cambria Math"/>
                    <w:i/>
                    <w:sz w:val="24"/>
                  </w:rPr>
                </m:ctrlPr>
              </m:dPr>
              <m:e>
                <m:r>
                  <w:rPr>
                    <w:rFonts w:ascii="Cambria Math" w:hAnsi="Cambria Math" w:hint="eastAsia"/>
                    <w:sz w:val="24"/>
                  </w:rPr>
                  <m:t>a</m:t>
                </m:r>
              </m:e>
            </m:d>
          </m:sup>
        </m:sSubSup>
      </m:oMath>
      <w:r w:rsidRPr="0008408A">
        <w:rPr>
          <w:sz w:val="24"/>
        </w:rPr>
        <w:t>和所有顶点的关联度权重之和的比值</w:t>
      </w:r>
      <w:r w:rsidRPr="0008408A">
        <w:rPr>
          <w:rFonts w:hint="eastAsia"/>
          <w:sz w:val="24"/>
        </w:rPr>
        <w:t>。</w:t>
      </w:r>
      <w:r w:rsidRPr="0008408A">
        <w:rPr>
          <w:sz w:val="24"/>
        </w:rPr>
        <w:t>数学表达为</w:t>
      </w:r>
      <w:r w:rsidRPr="0008408A">
        <w:rPr>
          <w:rFonts w:hint="eastAsia"/>
          <w:sz w:val="24"/>
        </w:rPr>
        <w:t>：</w:t>
      </w:r>
    </w:p>
    <w:p w:rsidR="0008408A" w:rsidRPr="0008408A" w:rsidRDefault="00AF2E22" w:rsidP="008123C4">
      <w:pPr>
        <w:pStyle w:val="ab"/>
        <w:widowControl/>
        <w:wordWrap w:val="0"/>
        <w:spacing w:before="120" w:after="120"/>
        <w:ind w:left="499" w:firstLineChars="0" w:firstLine="0"/>
        <w:jc w:val="right"/>
        <w:rPr>
          <w:sz w:val="24"/>
        </w:rPr>
      </w:pPr>
      <m:oMath>
        <m:sSubSup>
          <m:sSubSupPr>
            <m:ctrlPr>
              <w:rPr>
                <w:rFonts w:ascii="Cambria Math" w:hAnsi="MS Mincho" w:cs="MS Mincho"/>
                <w:i/>
                <w:sz w:val="24"/>
              </w:rPr>
            </m:ctrlPr>
          </m:sSubSupPr>
          <m:e>
            <m:r>
              <m:rPr>
                <m:sty m:val="p"/>
              </m:rPr>
              <w:rPr>
                <w:rFonts w:ascii="Cambria Math" w:hAnsi="Cambria Math"/>
                <w:sz w:val="24"/>
              </w:rPr>
              <m:t>γ</m:t>
            </m:r>
            <m:ctrlPr>
              <w:rPr>
                <w:rFonts w:ascii="Cambria Math" w:hAnsi="Cambria Math"/>
                <w:sz w:val="24"/>
              </w:rPr>
            </m:ctrlPr>
          </m:e>
          <m:sub>
            <m:r>
              <m:rPr>
                <m:sty m:val="p"/>
              </m:rPr>
              <w:rPr>
                <w:rFonts w:ascii="Cambria Math" w:hAnsi="MS Mincho" w:cs="MS Mincho"/>
                <w:sz w:val="24"/>
              </w:rPr>
              <m:t>i</m:t>
            </m:r>
            <m:ctrlPr>
              <w:rPr>
                <w:rFonts w:ascii="Cambria Math" w:hAnsi="MS Mincho" w:cs="MS Mincho"/>
                <w:sz w:val="24"/>
              </w:rPr>
            </m:ctrlPr>
          </m:sub>
          <m:sup>
            <m:d>
              <m:dPr>
                <m:ctrlPr>
                  <w:rPr>
                    <w:rFonts w:ascii="Cambria Math" w:hAnsi="MS Mincho" w:cs="MS Mincho"/>
                    <w:i/>
                    <w:sz w:val="24"/>
                  </w:rPr>
                </m:ctrlPr>
              </m:dPr>
              <m:e>
                <m:r>
                  <w:rPr>
                    <w:rFonts w:ascii="Cambria Math" w:hAnsi="MS Mincho" w:cs="MS Mincho"/>
                    <w:sz w:val="24"/>
                  </w:rPr>
                  <m:t>a,b</m:t>
                </m:r>
              </m:e>
            </m:d>
          </m:sup>
        </m:sSubSup>
        <m:r>
          <w:rPr>
            <w:rFonts w:ascii="Cambria Math" w:hAnsi="MS Mincho" w:cs="MS Mincho"/>
            <w:sz w:val="24"/>
          </w:rPr>
          <m:t>=</m:t>
        </m:r>
        <m:f>
          <m:fPr>
            <m:ctrlPr>
              <w:rPr>
                <w:rFonts w:ascii="Cambria Math" w:hAnsi="MS Mincho" w:cs="MS Mincho"/>
                <w:i/>
                <w:sz w:val="24"/>
              </w:rPr>
            </m:ctrlPr>
          </m:fPr>
          <m:num>
            <m:nary>
              <m:naryPr>
                <m:chr m:val="∑"/>
                <m:limLoc m:val="subSup"/>
                <m:supHide m:val="1"/>
                <m:ctrlPr>
                  <w:rPr>
                    <w:rFonts w:ascii="Cambria Math" w:hAnsi="MS Mincho" w:cs="MS Mincho"/>
                    <w:i/>
                    <w:sz w:val="24"/>
                  </w:rPr>
                </m:ctrlPr>
              </m:naryPr>
              <m:sub>
                <m:r>
                  <w:rPr>
                    <w:rFonts w:ascii="Cambria Math" w:hAnsi="MS Mincho" w:cs="MS Mincho"/>
                    <w:sz w:val="24"/>
                  </w:rPr>
                  <m:t>h</m:t>
                </m:r>
                <m:r>
                  <w:rPr>
                    <w:rFonts w:ascii="Cambria Math" w:hAnsi="Cambria Math" w:cs="MS Mincho"/>
                    <w:sz w:val="24"/>
                  </w:rPr>
                  <m:t>∈</m:t>
                </m:r>
                <m:sSubSup>
                  <m:sSubSupPr>
                    <m:ctrlPr>
                      <w:rPr>
                        <w:rFonts w:ascii="Cambria Math" w:hAnsi="MS Mincho" w:cs="MS Mincho"/>
                        <w:i/>
                        <w:sz w:val="24"/>
                      </w:rPr>
                    </m:ctrlPr>
                  </m:sSubSupPr>
                  <m:e>
                    <m:r>
                      <w:rPr>
                        <w:rFonts w:ascii="Cambria Math" w:hAnsi="MS Mincho" w:cs="MS Mincho"/>
                        <w:sz w:val="24"/>
                      </w:rPr>
                      <m:t>c</m:t>
                    </m:r>
                    <m:ctrlPr>
                      <w:rPr>
                        <w:rFonts w:ascii="Cambria Math" w:hAnsi="Cambria Math" w:cs="MS Mincho"/>
                        <w:i/>
                        <w:sz w:val="24"/>
                      </w:rPr>
                    </m:ctrlPr>
                  </m:e>
                  <m:sub>
                    <m:r>
                      <w:rPr>
                        <w:rFonts w:ascii="Cambria Math" w:hAnsi="MS Mincho" w:cs="MS Mincho"/>
                        <w:sz w:val="24"/>
                      </w:rPr>
                      <m:t>i</m:t>
                    </m:r>
                  </m:sub>
                  <m:sup>
                    <m:r>
                      <w:rPr>
                        <w:rFonts w:ascii="Cambria Math" w:hAnsi="MS Mincho" w:cs="MS Mincho"/>
                        <w:sz w:val="24"/>
                      </w:rPr>
                      <m:t>(a)</m:t>
                    </m:r>
                  </m:sup>
                </m:sSubSup>
              </m:sub>
              <m:sup/>
              <m:e>
                <m:nary>
                  <m:naryPr>
                    <m:chr m:val="∑"/>
                    <m:limLoc m:val="subSup"/>
                    <m:supHide m:val="1"/>
                    <m:ctrlPr>
                      <w:rPr>
                        <w:rFonts w:ascii="Cambria Math" w:hAnsi="MS Mincho" w:cs="MS Mincho"/>
                        <w:i/>
                        <w:sz w:val="24"/>
                      </w:rPr>
                    </m:ctrlPr>
                  </m:naryPr>
                  <m:sub>
                    <m:r>
                      <w:rPr>
                        <w:rFonts w:ascii="Cambria Math" w:hAnsi="MS Mincho" w:cs="MS Mincho"/>
                        <w:sz w:val="24"/>
                      </w:rPr>
                      <m:t>k</m:t>
                    </m:r>
                    <m:r>
                      <w:rPr>
                        <w:rFonts w:ascii="Cambria Math" w:hAnsi="Cambria Math" w:cs="MS Mincho"/>
                        <w:sz w:val="24"/>
                      </w:rPr>
                      <m:t>∈</m:t>
                    </m:r>
                    <m:sSubSup>
                      <m:sSubSupPr>
                        <m:ctrlPr>
                          <w:rPr>
                            <w:rFonts w:ascii="Cambria Math" w:hAnsi="MS Mincho" w:cs="MS Mincho"/>
                            <w:i/>
                            <w:sz w:val="24"/>
                          </w:rPr>
                        </m:ctrlPr>
                      </m:sSubSupPr>
                      <m:e>
                        <m:r>
                          <w:rPr>
                            <w:rFonts w:ascii="Cambria Math" w:hAnsi="MS Mincho" w:cs="MS Mincho"/>
                            <w:sz w:val="24"/>
                          </w:rPr>
                          <m:t>c</m:t>
                        </m:r>
                        <m:ctrlPr>
                          <w:rPr>
                            <w:rFonts w:ascii="Cambria Math" w:hAnsi="Cambria Math" w:cs="MS Mincho"/>
                            <w:i/>
                            <w:sz w:val="24"/>
                          </w:rPr>
                        </m:ctrlPr>
                      </m:e>
                      <m:sub>
                        <m:r>
                          <w:rPr>
                            <w:rFonts w:ascii="Cambria Math" w:hAnsi="MS Mincho" w:cs="MS Mincho"/>
                            <w:sz w:val="24"/>
                          </w:rPr>
                          <m:t>i</m:t>
                        </m:r>
                      </m:sub>
                      <m:sup>
                        <m:r>
                          <w:rPr>
                            <w:rFonts w:ascii="Cambria Math" w:hAnsi="MS Mincho" w:cs="MS Mincho"/>
                            <w:sz w:val="24"/>
                          </w:rPr>
                          <m:t>(b)</m:t>
                        </m:r>
                      </m:sup>
                    </m:sSubSup>
                  </m:sub>
                  <m:sup/>
                  <m:e>
                    <m:sSub>
                      <m:sSubPr>
                        <m:ctrlPr>
                          <w:rPr>
                            <w:rFonts w:ascii="Cambria Math" w:hAnsi="MS Mincho" w:cs="MS Mincho"/>
                            <w:i/>
                            <w:sz w:val="24"/>
                          </w:rPr>
                        </m:ctrlPr>
                      </m:sSubPr>
                      <m:e>
                        <m:r>
                          <w:rPr>
                            <w:rFonts w:ascii="Cambria Math" w:hAnsi="MS Mincho" w:cs="MS Mincho"/>
                            <w:sz w:val="24"/>
                          </w:rPr>
                          <m:t>A</m:t>
                        </m:r>
                      </m:e>
                      <m:sub>
                        <m:r>
                          <w:rPr>
                            <w:rFonts w:ascii="Cambria Math" w:hAnsi="MS Mincho" w:cs="MS Mincho"/>
                            <w:sz w:val="24"/>
                          </w:rPr>
                          <m:t>h</m:t>
                        </m:r>
                        <m:r>
                          <w:rPr>
                            <w:rFonts w:ascii="Cambria Math" w:hAnsi="MS Mincho" w:cs="MS Mincho"/>
                            <w:sz w:val="24"/>
                          </w:rPr>
                          <m:t>k</m:t>
                        </m:r>
                      </m:sub>
                    </m:sSub>
                  </m:e>
                </m:nary>
              </m:e>
            </m:nary>
          </m:num>
          <m:den>
            <m:nary>
              <m:naryPr>
                <m:chr m:val="∑"/>
                <m:limLoc m:val="subSup"/>
                <m:supHide m:val="1"/>
                <m:ctrlPr>
                  <w:rPr>
                    <w:rFonts w:ascii="Cambria Math" w:hAnsi="MS Mincho" w:cs="MS Mincho"/>
                    <w:i/>
                    <w:sz w:val="24"/>
                  </w:rPr>
                </m:ctrlPr>
              </m:naryPr>
              <m:sub>
                <m:r>
                  <w:rPr>
                    <w:rFonts w:ascii="Cambria Math" w:hAnsi="MS Mincho" w:cs="MS Mincho"/>
                    <w:sz w:val="24"/>
                  </w:rPr>
                  <m:t>h</m:t>
                </m:r>
                <m:r>
                  <w:rPr>
                    <w:rFonts w:ascii="Cambria Math" w:hAnsi="Cambria Math" w:cs="MS Mincho"/>
                    <w:sz w:val="24"/>
                  </w:rPr>
                  <m:t>∈</m:t>
                </m:r>
                <m:sSubSup>
                  <m:sSubSupPr>
                    <m:ctrlPr>
                      <w:rPr>
                        <w:rFonts w:ascii="Cambria Math" w:hAnsi="MS Mincho" w:cs="MS Mincho"/>
                        <w:i/>
                        <w:sz w:val="24"/>
                      </w:rPr>
                    </m:ctrlPr>
                  </m:sSubSupPr>
                  <m:e>
                    <m:r>
                      <w:rPr>
                        <w:rFonts w:ascii="Cambria Math" w:hAnsi="MS Mincho" w:cs="MS Mincho"/>
                        <w:sz w:val="24"/>
                      </w:rPr>
                      <m:t>c</m:t>
                    </m:r>
                    <m:ctrlPr>
                      <w:rPr>
                        <w:rFonts w:ascii="Cambria Math" w:hAnsi="Cambria Math" w:cs="MS Mincho"/>
                        <w:i/>
                        <w:sz w:val="24"/>
                      </w:rPr>
                    </m:ctrlPr>
                  </m:e>
                  <m:sub>
                    <m:r>
                      <w:rPr>
                        <w:rFonts w:ascii="Cambria Math" w:hAnsi="MS Mincho" w:cs="MS Mincho"/>
                        <w:sz w:val="24"/>
                      </w:rPr>
                      <m:t>i</m:t>
                    </m:r>
                  </m:sub>
                  <m:sup>
                    <m:r>
                      <w:rPr>
                        <w:rFonts w:ascii="Cambria Math" w:hAnsi="MS Mincho" w:cs="MS Mincho"/>
                        <w:sz w:val="24"/>
                      </w:rPr>
                      <m:t>(a)</m:t>
                    </m:r>
                  </m:sup>
                </m:sSubSup>
              </m:sub>
              <m:sup/>
              <m:e>
                <m:nary>
                  <m:naryPr>
                    <m:chr m:val="∑"/>
                    <m:limLoc m:val="subSup"/>
                    <m:supHide m:val="1"/>
                    <m:ctrlPr>
                      <w:rPr>
                        <w:rFonts w:ascii="Cambria Math" w:hAnsi="MS Mincho" w:cs="MS Mincho"/>
                        <w:i/>
                        <w:sz w:val="24"/>
                      </w:rPr>
                    </m:ctrlPr>
                  </m:naryPr>
                  <m:sub>
                    <m:r>
                      <w:rPr>
                        <w:rFonts w:ascii="Cambria Math" w:hAnsi="MS Mincho" w:cs="MS Mincho"/>
                        <w:sz w:val="24"/>
                      </w:rPr>
                      <m:t>k</m:t>
                    </m:r>
                    <m:r>
                      <w:rPr>
                        <w:rFonts w:ascii="Cambria Math" w:hAnsi="Cambria Math" w:cs="MS Mincho"/>
                        <w:sz w:val="24"/>
                      </w:rPr>
                      <m:t>∈</m:t>
                    </m:r>
                    <m:sSup>
                      <m:sSupPr>
                        <m:ctrlPr>
                          <w:rPr>
                            <w:rFonts w:ascii="Cambria Math" w:hAnsi="MS Mincho" w:cs="MS Mincho"/>
                            <w:i/>
                            <w:sz w:val="24"/>
                          </w:rPr>
                        </m:ctrlPr>
                      </m:sSupPr>
                      <m:e>
                        <m:r>
                          <w:rPr>
                            <w:rFonts w:ascii="Cambria Math" w:hAnsi="MS Mincho" w:cs="MS Mincho"/>
                            <w:sz w:val="24"/>
                          </w:rPr>
                          <m:t>C</m:t>
                        </m:r>
                        <m:ctrlPr>
                          <w:rPr>
                            <w:rFonts w:ascii="Cambria Math" w:hAnsi="Cambria Math" w:cs="MS Mincho"/>
                            <w:i/>
                            <w:sz w:val="24"/>
                          </w:rPr>
                        </m:ctrlPr>
                      </m:e>
                      <m:sup>
                        <m:d>
                          <m:dPr>
                            <m:ctrlPr>
                              <w:rPr>
                                <w:rFonts w:ascii="Cambria Math" w:hAnsi="MS Mincho" w:cs="MS Mincho"/>
                                <w:i/>
                                <w:sz w:val="24"/>
                              </w:rPr>
                            </m:ctrlPr>
                          </m:dPr>
                          <m:e>
                            <m:r>
                              <w:rPr>
                                <w:rFonts w:ascii="Cambria Math" w:hAnsi="MS Mincho" w:cs="MS Mincho"/>
                                <w:sz w:val="24"/>
                              </w:rPr>
                              <m:t>b</m:t>
                            </m:r>
                          </m:e>
                        </m:d>
                      </m:sup>
                    </m:sSup>
                  </m:sub>
                  <m:sup/>
                  <m:e>
                    <m:sSub>
                      <m:sSubPr>
                        <m:ctrlPr>
                          <w:rPr>
                            <w:rFonts w:ascii="Cambria Math" w:hAnsi="MS Mincho" w:cs="MS Mincho"/>
                            <w:i/>
                            <w:sz w:val="24"/>
                          </w:rPr>
                        </m:ctrlPr>
                      </m:sSubPr>
                      <m:e>
                        <m:r>
                          <w:rPr>
                            <w:rFonts w:ascii="Cambria Math" w:hAnsi="MS Mincho" w:cs="MS Mincho"/>
                            <w:sz w:val="24"/>
                          </w:rPr>
                          <m:t>A</m:t>
                        </m:r>
                      </m:e>
                      <m:sub>
                        <m:r>
                          <w:rPr>
                            <w:rFonts w:ascii="Cambria Math" w:hAnsi="MS Mincho" w:cs="MS Mincho"/>
                            <w:sz w:val="24"/>
                          </w:rPr>
                          <m:t>h</m:t>
                        </m:r>
                        <m:r>
                          <w:rPr>
                            <w:rFonts w:ascii="Cambria Math" w:hAnsi="MS Mincho" w:cs="MS Mincho"/>
                            <w:sz w:val="24"/>
                          </w:rPr>
                          <m:t>k</m:t>
                        </m:r>
                      </m:sub>
                    </m:sSub>
                  </m:e>
                </m:nary>
              </m:e>
            </m:nary>
          </m:den>
        </m:f>
      </m:oMath>
      <w:r w:rsidR="003E0F36">
        <w:rPr>
          <w:rFonts w:hint="eastAsia"/>
          <w:sz w:val="24"/>
        </w:rPr>
        <w:t xml:space="preserve"> </w:t>
      </w:r>
      <w:r w:rsidR="003E0F36">
        <w:rPr>
          <w:sz w:val="24"/>
        </w:rPr>
        <w:t xml:space="preserve">                       </w:t>
      </w:r>
      <w:r w:rsidR="003E0F36">
        <w:rPr>
          <w:rFonts w:hint="eastAsia"/>
          <w:sz w:val="24"/>
        </w:rPr>
        <w:t>(6</w:t>
      </w:r>
      <w:r w:rsidR="003E0F36">
        <w:rPr>
          <w:sz w:val="24"/>
        </w:rPr>
        <w:t>-14)</w:t>
      </w:r>
    </w:p>
    <w:p w:rsidR="0008408A" w:rsidRPr="0008408A" w:rsidRDefault="0008408A" w:rsidP="0008408A">
      <w:pPr>
        <w:widowControl/>
        <w:spacing w:line="400" w:lineRule="exact"/>
        <w:ind w:firstLineChars="200" w:firstLine="480"/>
        <w:jc w:val="left"/>
        <w:rPr>
          <w:sz w:val="24"/>
        </w:rPr>
      </w:pPr>
      <w:r w:rsidRPr="0008408A">
        <w:rPr>
          <w:sz w:val="24"/>
        </w:rPr>
        <w:t>其中</w:t>
      </w:r>
      <m:oMath>
        <m:sSup>
          <m:sSupPr>
            <m:ctrlPr>
              <w:rPr>
                <w:rFonts w:ascii="Cambria Math" w:hAnsi="Cambria Math"/>
                <w:sz w:val="24"/>
              </w:rPr>
            </m:ctrlPr>
          </m:sSupPr>
          <m:e>
            <m:r>
              <w:rPr>
                <w:rFonts w:ascii="Cambria Math"/>
                <w:sz w:val="24"/>
              </w:rPr>
              <m:t>C</m:t>
            </m:r>
          </m:e>
          <m:sup>
            <m:d>
              <m:dPr>
                <m:ctrlPr>
                  <w:rPr>
                    <w:rFonts w:ascii="Cambria Math" w:hAnsi="Cambria Math"/>
                    <w:sz w:val="24"/>
                  </w:rPr>
                </m:ctrlPr>
              </m:dPr>
              <m:e>
                <m:r>
                  <w:rPr>
                    <w:rFonts w:ascii="Cambria Math"/>
                    <w:sz w:val="24"/>
                  </w:rPr>
                  <m:t>b</m:t>
                </m:r>
              </m:e>
            </m:d>
          </m:sup>
        </m:sSup>
        <m:r>
          <m:rPr>
            <m:sty m:val="p"/>
          </m:rPr>
          <w:rPr>
            <w:rFonts w:ascii="Cambria Math" w:hAnsi="Cambria Math" w:hint="eastAsia"/>
            <w:sz w:val="24"/>
          </w:rPr>
          <m:t>={</m:t>
        </m:r>
        <m:sSubSup>
          <m:sSubSupPr>
            <m:ctrlPr>
              <w:rPr>
                <w:rFonts w:ascii="Cambria Math" w:hAnsi="Cambria Math"/>
                <w:sz w:val="24"/>
              </w:rPr>
            </m:ctrlPr>
          </m:sSubSupPr>
          <m:e>
            <m:r>
              <w:rPr>
                <w:rFonts w:ascii="Cambria Math"/>
                <w:sz w:val="24"/>
              </w:rPr>
              <m:t>c</m:t>
            </m:r>
          </m:e>
          <m:sub>
            <m:r>
              <w:rPr>
                <w:rFonts w:ascii="Cambria Math"/>
                <w:sz w:val="24"/>
              </w:rPr>
              <m:t>i</m:t>
            </m:r>
          </m:sub>
          <m:sup>
            <m:r>
              <m:rPr>
                <m:sty m:val="p"/>
              </m:rPr>
              <w:rPr>
                <w:rFonts w:ascii="Cambria Math"/>
                <w:sz w:val="24"/>
              </w:rPr>
              <m:t>(</m:t>
            </m:r>
            <m:r>
              <w:rPr>
                <w:rFonts w:ascii="Cambria Math"/>
                <w:sz w:val="24"/>
              </w:rPr>
              <m:t>b</m:t>
            </m:r>
            <m:r>
              <m:rPr>
                <m:sty m:val="p"/>
              </m:rPr>
              <w:rPr>
                <w:rFonts w:ascii="Cambria Math"/>
                <w:sz w:val="24"/>
              </w:rPr>
              <m:t>)</m:t>
            </m:r>
          </m:sup>
        </m:sSubSup>
        <m:r>
          <m:rPr>
            <m:sty m:val="p"/>
          </m:rPr>
          <w:rPr>
            <w:rFonts w:ascii="Cambria Math" w:hAnsi="Cambria Math" w:hint="eastAsia"/>
            <w:sz w:val="24"/>
          </w:rPr>
          <m:t>}</m:t>
        </m:r>
      </m:oMath>
      <w:r w:rsidRPr="0008408A">
        <w:rPr>
          <w:rFonts w:hint="eastAsia"/>
          <w:sz w:val="24"/>
        </w:rPr>
        <w:t>，</w:t>
      </w:r>
      <m:oMath>
        <m:r>
          <m:rPr>
            <m:sty m:val="p"/>
          </m:rPr>
          <w:rPr>
            <w:rFonts w:ascii="Cambria Math" w:hAnsi="Cambria Math"/>
            <w:sz w:val="24"/>
          </w:rPr>
          <m:t>i∈1,</m:t>
        </m:r>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sz w:val="24"/>
          </w:rPr>
          <m:t>q</m:t>
        </m:r>
      </m:oMath>
      <w:r w:rsidRPr="0008408A">
        <w:rPr>
          <w:rFonts w:hint="eastAsia"/>
          <w:sz w:val="24"/>
        </w:rPr>
        <w:t>是</w:t>
      </w:r>
      <m:oMath>
        <m:sSubSup>
          <m:sSubSupPr>
            <m:ctrlPr>
              <w:rPr>
                <w:rFonts w:ascii="Cambria Math" w:hAnsi="Cambria Math"/>
                <w:sz w:val="24"/>
              </w:rPr>
            </m:ctrlPr>
          </m:sSubSupPr>
          <m:e>
            <m:r>
              <m:rPr>
                <m:sty m:val="p"/>
              </m:rPr>
              <w:rPr>
                <w:rFonts w:ascii="Cambria Math" w:hAnsi="Cambria Math" w:hint="eastAsia"/>
                <w:sz w:val="24"/>
              </w:rPr>
              <m:t>c</m:t>
            </m:r>
            <m:ctrlPr>
              <w:rPr>
                <w:rFonts w:ascii="Cambria Math" w:hAnsi="Cambria Math" w:hint="eastAsia"/>
                <w:sz w:val="24"/>
              </w:rPr>
            </m:ctrlP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hint="eastAsia"/>
                    <w:sz w:val="24"/>
                  </w:rPr>
                  <m:t>a</m:t>
                </m:r>
                <m:r>
                  <m:rPr>
                    <m:sty m:val="p"/>
                  </m:rPr>
                  <w:rPr>
                    <w:rFonts w:ascii="Cambria Math" w:hAnsi="Cambria Math"/>
                    <w:sz w:val="24"/>
                  </w:rPr>
                  <m:t>,b</m:t>
                </m:r>
              </m:e>
            </m:d>
          </m:sup>
        </m:sSubSup>
      </m:oMath>
      <w:r w:rsidRPr="0008408A">
        <w:rPr>
          <w:sz w:val="24"/>
        </w:rPr>
        <w:t>在</w:t>
      </w:r>
      <w:r w:rsidRPr="0008408A">
        <w:rPr>
          <w:sz w:val="24"/>
        </w:rPr>
        <w:t>b</w:t>
      </w:r>
      <w:r w:rsidRPr="0008408A">
        <w:rPr>
          <w:sz w:val="24"/>
        </w:rPr>
        <w:t>空间的所有兄弟簇</w:t>
      </w:r>
      <w:r w:rsidRPr="0008408A">
        <w:rPr>
          <w:rFonts w:hint="eastAsia"/>
          <w:sz w:val="24"/>
        </w:rPr>
        <w:t>（</w:t>
      </w:r>
      <w:r w:rsidRPr="0008408A">
        <w:rPr>
          <w:sz w:val="24"/>
        </w:rPr>
        <w:t>包括自己</w:t>
      </w:r>
      <w:r w:rsidRPr="0008408A">
        <w:rPr>
          <w:rFonts w:hint="eastAsia"/>
          <w:sz w:val="24"/>
        </w:rPr>
        <w:t>）。</w:t>
      </w:r>
      <w:r w:rsidRPr="0008408A">
        <w:rPr>
          <w:sz w:val="24"/>
        </w:rPr>
        <w:t>可以看出</w:t>
      </w:r>
      <w:r w:rsidRPr="0008408A">
        <w:rPr>
          <w:rFonts w:hint="eastAsia"/>
          <w:sz w:val="24"/>
        </w:rPr>
        <w:t>，</w:t>
      </w:r>
      <w:r w:rsidRPr="0008408A">
        <w:rPr>
          <w:sz w:val="24"/>
        </w:rPr>
        <w:t>T</w:t>
      </w:r>
      <w:r w:rsidRPr="0008408A">
        <w:rPr>
          <w:sz w:val="24"/>
        </w:rPr>
        <w:t>值越大</w:t>
      </w:r>
      <w:r w:rsidRPr="0008408A">
        <w:rPr>
          <w:rFonts w:hint="eastAsia"/>
          <w:sz w:val="24"/>
        </w:rPr>
        <w:t>，</w:t>
      </w:r>
      <w:r w:rsidRPr="0008408A">
        <w:rPr>
          <w:sz w:val="24"/>
        </w:rPr>
        <w:t>则</w:t>
      </w:r>
      <w:r w:rsidRPr="0008408A">
        <w:rPr>
          <w:rFonts w:hint="eastAsia"/>
          <w:sz w:val="24"/>
        </w:rPr>
        <w:t>分类</w:t>
      </w:r>
      <w:r w:rsidRPr="0008408A">
        <w:rPr>
          <w:sz w:val="24"/>
        </w:rPr>
        <w:t>的结果越理想</w:t>
      </w:r>
      <w:r w:rsidRPr="0008408A">
        <w:rPr>
          <w:rFonts w:hint="eastAsia"/>
          <w:sz w:val="24"/>
        </w:rPr>
        <w:t>。如果两个子簇之一的聚合度小于指定阈值</w:t>
      </w:r>
      <w:r w:rsidRPr="0008408A">
        <w:rPr>
          <w:rFonts w:hint="eastAsia"/>
          <w:sz w:val="24"/>
        </w:rPr>
        <w:t>T</w:t>
      </w:r>
      <w:r w:rsidRPr="0008408A">
        <w:rPr>
          <w:rFonts w:hint="eastAsia"/>
          <w:sz w:val="24"/>
        </w:rPr>
        <w:t>，则分区是不好的，</w:t>
      </w:r>
      <w:proofErr w:type="gramStart"/>
      <w:r w:rsidRPr="0008408A">
        <w:rPr>
          <w:rFonts w:hint="eastAsia"/>
          <w:sz w:val="24"/>
        </w:rPr>
        <w:t>原簇就是</w:t>
      </w:r>
      <w:proofErr w:type="gramEnd"/>
      <w:r w:rsidRPr="0008408A">
        <w:rPr>
          <w:rFonts w:hint="eastAsia"/>
          <w:sz w:val="24"/>
        </w:rPr>
        <w:t>不用继续分区的叶子簇。重复上述过程至不能继续分区。叶子簇的数量就是最终簇的数量。</w:t>
      </w:r>
    </w:p>
    <w:p w:rsidR="0008408A" w:rsidRPr="0008408A" w:rsidRDefault="0008408A" w:rsidP="0008408A">
      <w:pPr>
        <w:widowControl/>
        <w:spacing w:line="400" w:lineRule="exact"/>
        <w:ind w:firstLineChars="200" w:firstLine="480"/>
        <w:jc w:val="left"/>
        <w:rPr>
          <w:sz w:val="24"/>
        </w:rPr>
      </w:pPr>
      <w:r w:rsidRPr="0008408A">
        <w:rPr>
          <w:rFonts w:hint="eastAsia"/>
          <w:sz w:val="24"/>
        </w:rPr>
        <w:t>以上改进后，将原算法的输入参数簇的数量</w:t>
      </w:r>
      <w:r w:rsidRPr="0008408A">
        <w:rPr>
          <w:rFonts w:hint="eastAsia"/>
          <w:sz w:val="24"/>
        </w:rPr>
        <w:t>k</w:t>
      </w:r>
      <w:r w:rsidRPr="0008408A">
        <w:rPr>
          <w:rFonts w:hint="eastAsia"/>
          <w:sz w:val="24"/>
        </w:rPr>
        <w:t>替换成阈值</w:t>
      </w:r>
      <w:r w:rsidRPr="0008408A">
        <w:rPr>
          <w:rFonts w:hint="eastAsia"/>
          <w:sz w:val="24"/>
        </w:rPr>
        <w:t>T</w:t>
      </w:r>
      <w:r w:rsidRPr="0008408A">
        <w:rPr>
          <w:rFonts w:hint="eastAsia"/>
          <w:sz w:val="24"/>
        </w:rPr>
        <w:t>，避免了原算法中不知道簇的数量时无法分类的缺点。</w:t>
      </w:r>
    </w:p>
    <w:p w:rsidR="0008408A" w:rsidRPr="0008408A" w:rsidRDefault="0008408A" w:rsidP="0008408A">
      <w:pPr>
        <w:spacing w:line="400" w:lineRule="exact"/>
        <w:ind w:firstLineChars="200" w:firstLine="480"/>
        <w:jc w:val="left"/>
        <w:rPr>
          <w:sz w:val="24"/>
        </w:rPr>
      </w:pPr>
      <w:r>
        <w:rPr>
          <w:sz w:val="24"/>
        </w:rPr>
        <w:t>3</w:t>
      </w:r>
      <w:r>
        <w:rPr>
          <w:rFonts w:hint="eastAsia"/>
          <w:sz w:val="24"/>
        </w:rPr>
        <w:t>、</w:t>
      </w:r>
      <w:r w:rsidRPr="0008408A">
        <w:rPr>
          <w:sz w:val="24"/>
        </w:rPr>
        <w:t>Soft Co-Clusterin</w:t>
      </w:r>
      <w:r w:rsidRPr="0008408A">
        <w:rPr>
          <w:rFonts w:hint="eastAsia"/>
          <w:sz w:val="24"/>
        </w:rPr>
        <w:t>g</w:t>
      </w:r>
    </w:p>
    <w:p w:rsidR="0008408A" w:rsidRPr="0008408A" w:rsidRDefault="0008408A" w:rsidP="0008408A">
      <w:pPr>
        <w:spacing w:line="400" w:lineRule="exact"/>
        <w:ind w:firstLine="405"/>
        <w:rPr>
          <w:sz w:val="24"/>
        </w:rPr>
      </w:pPr>
      <w:r w:rsidRPr="0008408A">
        <w:rPr>
          <w:sz w:val="24"/>
        </w:rPr>
        <w:t>以上算法中依然还都是</w:t>
      </w:r>
      <w:r w:rsidRPr="0008408A">
        <w:rPr>
          <w:sz w:val="24"/>
        </w:rPr>
        <w:t>hard co-clustering</w:t>
      </w:r>
      <w:r w:rsidRPr="0008408A">
        <w:rPr>
          <w:rFonts w:hint="eastAsia"/>
          <w:sz w:val="24"/>
        </w:rPr>
        <w:t>，</w:t>
      </w:r>
      <w:r w:rsidRPr="0008408A">
        <w:rPr>
          <w:sz w:val="24"/>
        </w:rPr>
        <w:t>即</w:t>
      </w:r>
      <w:r w:rsidRPr="0008408A">
        <w:rPr>
          <w:rFonts w:hAnsi="Calibri" w:hint="eastAsia"/>
          <w:sz w:val="24"/>
        </w:rPr>
        <w:t>一行或一列只隶属于一个簇，有时这样生成的分类结果会很不理想，使用</w:t>
      </w:r>
      <w:r w:rsidRPr="0008408A">
        <w:rPr>
          <w:rFonts w:hAnsi="Calibri"/>
          <w:sz w:val="24"/>
        </w:rPr>
        <w:t>Soft Co-Clusterin</w:t>
      </w:r>
      <w:r w:rsidRPr="0008408A">
        <w:rPr>
          <w:rFonts w:hAnsi="Calibri" w:hint="eastAsia"/>
          <w:sz w:val="24"/>
        </w:rPr>
        <w:t>g</w:t>
      </w:r>
      <w:r w:rsidRPr="0008408A">
        <w:rPr>
          <w:rFonts w:hAnsi="Calibri" w:hint="eastAsia"/>
          <w:sz w:val="24"/>
        </w:rPr>
        <w:t>的可通过如下方法实现。</w:t>
      </w:r>
    </w:p>
    <w:p w:rsidR="0008408A" w:rsidRPr="0008408A" w:rsidRDefault="0008408A" w:rsidP="0008408A">
      <w:pPr>
        <w:spacing w:line="400" w:lineRule="exact"/>
        <w:ind w:firstLine="405"/>
        <w:rPr>
          <w:sz w:val="24"/>
        </w:rPr>
      </w:pPr>
      <w:r w:rsidRPr="0008408A">
        <w:rPr>
          <w:rFonts w:hint="eastAsia"/>
          <w:sz w:val="24"/>
        </w:rPr>
        <w:t>在上述</w:t>
      </w:r>
      <w:r w:rsidRPr="0008408A">
        <w:rPr>
          <w:rFonts w:hAnsi="Calibri"/>
          <w:sz w:val="24"/>
        </w:rPr>
        <w:t xml:space="preserve"> Divisive Hierarchical Co-Clustering</w:t>
      </w:r>
      <w:r w:rsidRPr="0008408A">
        <w:rPr>
          <w:rFonts w:hAnsi="Calibri"/>
          <w:sz w:val="24"/>
        </w:rPr>
        <w:t>算法的</w:t>
      </w:r>
      <w:r w:rsidRPr="0008408A">
        <w:rPr>
          <w:rFonts w:hAnsi="Calibri" w:hint="eastAsia"/>
          <w:sz w:val="24"/>
        </w:rPr>
        <w:t>第</w:t>
      </w:r>
      <w:r w:rsidRPr="0008408A">
        <w:rPr>
          <w:rFonts w:hAnsi="Calibri" w:hint="eastAsia"/>
          <w:sz w:val="24"/>
        </w:rPr>
        <w:t>3</w:t>
      </w:r>
      <w:r w:rsidRPr="0008408A">
        <w:rPr>
          <w:rFonts w:hAnsi="Calibri" w:hint="eastAsia"/>
          <w:sz w:val="24"/>
        </w:rPr>
        <w:t>步，</w:t>
      </w:r>
      <w:r w:rsidRPr="0008408A">
        <w:rPr>
          <w:rFonts w:hint="eastAsia"/>
          <w:sz w:val="24"/>
        </w:rPr>
        <w:t>如果两个子簇的聚合度一个小于</w:t>
      </w:r>
      <w:r w:rsidRPr="0008408A">
        <w:rPr>
          <w:rFonts w:hint="eastAsia"/>
          <w:sz w:val="24"/>
        </w:rPr>
        <w:t>T</w:t>
      </w:r>
      <w:r w:rsidRPr="0008408A">
        <w:rPr>
          <w:rFonts w:hint="eastAsia"/>
          <w:sz w:val="24"/>
        </w:rPr>
        <w:t>，一个大于</w:t>
      </w:r>
      <w:r w:rsidRPr="0008408A">
        <w:rPr>
          <w:rFonts w:hint="eastAsia"/>
          <w:sz w:val="24"/>
        </w:rPr>
        <w:t>T</w:t>
      </w:r>
      <w:r w:rsidRPr="0008408A">
        <w:rPr>
          <w:rFonts w:hint="eastAsia"/>
          <w:sz w:val="24"/>
        </w:rPr>
        <w:t>，则触发</w:t>
      </w:r>
      <w:r w:rsidRPr="0008408A">
        <w:rPr>
          <w:sz w:val="24"/>
        </w:rPr>
        <w:t>greedy borrowing</w:t>
      </w:r>
      <w:r w:rsidRPr="0008408A">
        <w:rPr>
          <w:rFonts w:hint="eastAsia"/>
          <w:sz w:val="24"/>
        </w:rPr>
        <w:t>，</w:t>
      </w:r>
      <w:r>
        <w:rPr>
          <w:rFonts w:hint="eastAsia"/>
          <w:sz w:val="24"/>
        </w:rPr>
        <w:t>使用</w:t>
      </w:r>
      <w:r>
        <w:rPr>
          <w:sz w:val="24"/>
        </w:rPr>
        <w:t>贪婪算法进行借用，</w:t>
      </w:r>
      <w:r w:rsidR="00CF0007">
        <w:rPr>
          <w:rFonts w:hint="eastAsia"/>
          <w:sz w:val="24"/>
        </w:rPr>
        <w:t>即具有较低聚合度</w:t>
      </w:r>
      <w:proofErr w:type="gramStart"/>
      <w:r w:rsidR="00CF0007">
        <w:rPr>
          <w:rFonts w:hint="eastAsia"/>
          <w:sz w:val="24"/>
        </w:rPr>
        <w:t>的簇向</w:t>
      </w:r>
      <w:r w:rsidR="003E0F36">
        <w:rPr>
          <w:rFonts w:hint="eastAsia"/>
          <w:sz w:val="24"/>
        </w:rPr>
        <w:t>具有</w:t>
      </w:r>
      <w:proofErr w:type="gramEnd"/>
      <w:r w:rsidRPr="0008408A">
        <w:rPr>
          <w:rFonts w:hint="eastAsia"/>
          <w:sz w:val="24"/>
        </w:rPr>
        <w:t>较高聚合度的簇每次借一个使自己的聚合度提升最大的列，直至两个簇的聚合度都大于</w:t>
      </w:r>
      <w:r w:rsidRPr="0008408A">
        <w:rPr>
          <w:rFonts w:hint="eastAsia"/>
          <w:sz w:val="24"/>
        </w:rPr>
        <w:t>T</w:t>
      </w:r>
      <w:r w:rsidRPr="0008408A">
        <w:rPr>
          <w:rFonts w:hint="eastAsia"/>
          <w:sz w:val="24"/>
        </w:rPr>
        <w:t>。另外，还需将迭代的停止条件变为两个子簇的聚合度都小于</w:t>
      </w:r>
      <w:r w:rsidRPr="0008408A">
        <w:rPr>
          <w:rFonts w:hint="eastAsia"/>
          <w:sz w:val="24"/>
        </w:rPr>
        <w:t>T</w:t>
      </w:r>
      <w:r w:rsidRPr="0008408A">
        <w:rPr>
          <w:rFonts w:hint="eastAsia"/>
          <w:sz w:val="24"/>
        </w:rPr>
        <w:t>。</w:t>
      </w:r>
      <w:r w:rsidRPr="0008408A">
        <w:rPr>
          <w:sz w:val="24"/>
        </w:rPr>
        <w:t>通过使用</w:t>
      </w:r>
      <w:r w:rsidRPr="0008408A">
        <w:rPr>
          <w:sz w:val="24"/>
        </w:rPr>
        <w:t>Soft Co-Clusterin</w:t>
      </w:r>
      <w:r w:rsidRPr="0008408A">
        <w:rPr>
          <w:rFonts w:hint="eastAsia"/>
          <w:sz w:val="24"/>
        </w:rPr>
        <w:t>g</w:t>
      </w:r>
      <w:r w:rsidRPr="0008408A">
        <w:rPr>
          <w:rFonts w:hint="eastAsia"/>
          <w:sz w:val="24"/>
        </w:rPr>
        <w:t>，</w:t>
      </w:r>
      <w:r w:rsidRPr="0008408A">
        <w:rPr>
          <w:rFonts w:hAnsi="Calibri" w:hint="eastAsia"/>
          <w:sz w:val="24"/>
        </w:rPr>
        <w:t>可以使同一行或列的元素同时属于</w:t>
      </w:r>
      <w:r w:rsidRPr="0008408A">
        <w:rPr>
          <w:rFonts w:hAnsi="Calibri"/>
          <w:sz w:val="24"/>
        </w:rPr>
        <w:t>2</w:t>
      </w:r>
      <w:r w:rsidRPr="0008408A">
        <w:rPr>
          <w:rFonts w:hAnsi="Calibri" w:hint="eastAsia"/>
          <w:sz w:val="24"/>
        </w:rPr>
        <w:t>个簇。</w:t>
      </w:r>
    </w:p>
    <w:p w:rsidR="0008408A" w:rsidRPr="00DC1DE1" w:rsidRDefault="0008408A" w:rsidP="0008408A">
      <w:pPr>
        <w:pStyle w:val="3"/>
        <w:spacing w:before="240" w:after="120" w:line="400" w:lineRule="exact"/>
        <w:rPr>
          <w:rFonts w:ascii="黑体" w:eastAsia="黑体" w:hAnsi="黑体"/>
          <w:b w:val="0"/>
          <w:sz w:val="26"/>
          <w:szCs w:val="26"/>
        </w:rPr>
      </w:pPr>
      <w:bookmarkStart w:id="109" w:name="_Toc432581636"/>
      <w:r w:rsidRPr="00DC1DE1">
        <w:rPr>
          <w:rFonts w:ascii="黑体" w:eastAsia="黑体" w:hAnsi="黑体"/>
          <w:b w:val="0"/>
          <w:sz w:val="26"/>
          <w:szCs w:val="26"/>
        </w:rPr>
        <w:t>6.2</w:t>
      </w:r>
      <w:r w:rsidRPr="00DC1DE1">
        <w:rPr>
          <w:rFonts w:ascii="黑体" w:eastAsia="黑体" w:hAnsi="黑体" w:hint="eastAsia"/>
          <w:b w:val="0"/>
          <w:sz w:val="26"/>
          <w:szCs w:val="26"/>
        </w:rPr>
        <w:t>.</w:t>
      </w:r>
      <w:r w:rsidR="002B45C6" w:rsidRPr="00DC1DE1">
        <w:rPr>
          <w:rFonts w:ascii="黑体" w:eastAsia="黑体" w:hAnsi="黑体"/>
          <w:b w:val="0"/>
          <w:sz w:val="26"/>
          <w:szCs w:val="26"/>
        </w:rPr>
        <w:t>3</w:t>
      </w:r>
      <w:r w:rsidR="00D64E80" w:rsidRPr="00DC1DE1">
        <w:rPr>
          <w:rFonts w:ascii="黑体" w:eastAsia="黑体" w:hAnsi="黑体"/>
          <w:b w:val="0"/>
          <w:sz w:val="26"/>
          <w:szCs w:val="26"/>
        </w:rPr>
        <w:t xml:space="preserve">  </w:t>
      </w:r>
      <w:r w:rsidRPr="00DC1DE1">
        <w:rPr>
          <w:rFonts w:ascii="黑体" w:eastAsia="黑体" w:hAnsi="黑体" w:hint="eastAsia"/>
          <w:b w:val="0"/>
          <w:sz w:val="26"/>
          <w:szCs w:val="26"/>
        </w:rPr>
        <w:t>算法实现</w:t>
      </w:r>
      <w:bookmarkEnd w:id="109"/>
    </w:p>
    <w:p w:rsidR="0008408A" w:rsidRPr="0008408A" w:rsidRDefault="0008408A" w:rsidP="0008408A">
      <w:pPr>
        <w:numPr>
          <w:ilvl w:val="0"/>
          <w:numId w:val="33"/>
        </w:numPr>
        <w:spacing w:line="400" w:lineRule="exact"/>
        <w:ind w:left="499" w:hanging="357"/>
        <w:rPr>
          <w:sz w:val="24"/>
        </w:rPr>
      </w:pPr>
      <w:r w:rsidRPr="0008408A">
        <w:rPr>
          <w:rFonts w:hint="eastAsia"/>
          <w:sz w:val="24"/>
        </w:rPr>
        <w:t>实现</w:t>
      </w:r>
      <w:r w:rsidRPr="0008408A">
        <w:rPr>
          <w:rFonts w:hint="eastAsia"/>
          <w:sz w:val="24"/>
        </w:rPr>
        <w:t>Spectral Graph-k-Part</w:t>
      </w:r>
      <w:r w:rsidRPr="0008408A">
        <w:rPr>
          <w:rFonts w:hint="eastAsia"/>
          <w:sz w:val="24"/>
        </w:rPr>
        <w:t>算法，可与后续改进算法比较。</w:t>
      </w:r>
    </w:p>
    <w:p w:rsidR="0008408A" w:rsidRPr="0008408A" w:rsidRDefault="0008408A" w:rsidP="0008408A">
      <w:pPr>
        <w:numPr>
          <w:ilvl w:val="0"/>
          <w:numId w:val="33"/>
        </w:numPr>
        <w:spacing w:line="400" w:lineRule="exact"/>
        <w:ind w:left="499" w:hanging="357"/>
        <w:rPr>
          <w:sz w:val="24"/>
        </w:rPr>
      </w:pPr>
      <w:r w:rsidRPr="0008408A">
        <w:rPr>
          <w:rFonts w:hint="eastAsia"/>
          <w:sz w:val="24"/>
        </w:rPr>
        <w:t>实现改进的</w:t>
      </w:r>
      <w:r w:rsidRPr="0008408A">
        <w:rPr>
          <w:rFonts w:hint="eastAsia"/>
          <w:sz w:val="24"/>
        </w:rPr>
        <w:t>Divisive Hierarchical Co-Clustering</w:t>
      </w:r>
      <w:r w:rsidRPr="0008408A">
        <w:rPr>
          <w:rFonts w:hint="eastAsia"/>
          <w:sz w:val="24"/>
        </w:rPr>
        <w:t>算法，将大矩阵聚类成小矩阵，可以自动决定簇的数量。</w:t>
      </w:r>
    </w:p>
    <w:p w:rsidR="0008408A" w:rsidRPr="0008408A" w:rsidRDefault="0008408A" w:rsidP="0008408A">
      <w:pPr>
        <w:numPr>
          <w:ilvl w:val="0"/>
          <w:numId w:val="33"/>
        </w:numPr>
        <w:spacing w:line="400" w:lineRule="exact"/>
        <w:ind w:left="499" w:hanging="357"/>
        <w:rPr>
          <w:sz w:val="24"/>
        </w:rPr>
      </w:pPr>
      <w:r w:rsidRPr="0008408A">
        <w:rPr>
          <w:rFonts w:hint="eastAsia"/>
          <w:sz w:val="24"/>
        </w:rPr>
        <w:t>增加</w:t>
      </w:r>
      <w:r w:rsidRPr="0008408A">
        <w:rPr>
          <w:rFonts w:hint="eastAsia"/>
          <w:sz w:val="24"/>
        </w:rPr>
        <w:t>Soft Co-Clustering</w:t>
      </w:r>
      <w:r w:rsidRPr="0008408A">
        <w:rPr>
          <w:rFonts w:hint="eastAsia"/>
          <w:sz w:val="24"/>
        </w:rPr>
        <w:t>方法，使一列（一个网站类别）可同时属于两个簇。</w:t>
      </w:r>
    </w:p>
    <w:p w:rsidR="0008408A" w:rsidRPr="0008408A" w:rsidRDefault="0008408A" w:rsidP="0008408A">
      <w:pPr>
        <w:numPr>
          <w:ilvl w:val="0"/>
          <w:numId w:val="33"/>
        </w:numPr>
        <w:spacing w:line="400" w:lineRule="exact"/>
        <w:ind w:left="499" w:hanging="357"/>
        <w:rPr>
          <w:sz w:val="24"/>
        </w:rPr>
      </w:pPr>
      <w:r w:rsidRPr="0008408A">
        <w:rPr>
          <w:sz w:val="24"/>
        </w:rPr>
        <w:t>将</w:t>
      </w:r>
      <w:r w:rsidRPr="0008408A">
        <w:rPr>
          <w:rFonts w:hint="eastAsia"/>
          <w:sz w:val="24"/>
        </w:rPr>
        <w:t>3</w:t>
      </w:r>
      <w:r w:rsidRPr="0008408A">
        <w:rPr>
          <w:rFonts w:hint="eastAsia"/>
          <w:sz w:val="24"/>
        </w:rPr>
        <w:t>和</w:t>
      </w:r>
      <w:r w:rsidRPr="0008408A">
        <w:rPr>
          <w:rFonts w:hint="eastAsia"/>
          <w:sz w:val="24"/>
        </w:rPr>
        <w:t>4</w:t>
      </w:r>
      <w:proofErr w:type="gramStart"/>
      <w:r w:rsidRPr="0008408A">
        <w:rPr>
          <w:rFonts w:hint="eastAsia"/>
          <w:sz w:val="24"/>
        </w:rPr>
        <w:t>两</w:t>
      </w:r>
      <w:proofErr w:type="gramEnd"/>
      <w:r w:rsidRPr="0008408A">
        <w:rPr>
          <w:rFonts w:hint="eastAsia"/>
          <w:sz w:val="24"/>
        </w:rPr>
        <w:t>方法合并，可以每次同时得到</w:t>
      </w:r>
      <w:r w:rsidRPr="0008408A">
        <w:rPr>
          <w:rFonts w:hint="eastAsia"/>
          <w:sz w:val="24"/>
        </w:rPr>
        <w:t>Hard</w:t>
      </w:r>
      <w:r w:rsidRPr="0008408A">
        <w:rPr>
          <w:sz w:val="24"/>
        </w:rPr>
        <w:t xml:space="preserve"> </w:t>
      </w:r>
      <w:r w:rsidRPr="0008408A">
        <w:rPr>
          <w:rFonts w:hint="eastAsia"/>
          <w:sz w:val="24"/>
        </w:rPr>
        <w:t>Co-Clustering</w:t>
      </w:r>
      <w:r w:rsidRPr="0008408A">
        <w:rPr>
          <w:rFonts w:hint="eastAsia"/>
          <w:sz w:val="24"/>
        </w:rPr>
        <w:t>和</w:t>
      </w:r>
      <w:r w:rsidRPr="0008408A">
        <w:rPr>
          <w:rFonts w:hint="eastAsia"/>
          <w:sz w:val="24"/>
        </w:rPr>
        <w:t>Soft</w:t>
      </w:r>
      <w:r w:rsidRPr="0008408A">
        <w:rPr>
          <w:sz w:val="24"/>
        </w:rPr>
        <w:t xml:space="preserve"> </w:t>
      </w:r>
      <w:r w:rsidRPr="0008408A">
        <w:rPr>
          <w:rFonts w:hint="eastAsia"/>
          <w:sz w:val="24"/>
        </w:rPr>
        <w:t>Co-Clustering</w:t>
      </w:r>
      <w:r w:rsidRPr="0008408A">
        <w:rPr>
          <w:rFonts w:hint="eastAsia"/>
          <w:sz w:val="24"/>
        </w:rPr>
        <w:t>结果。两方法合并后，算法流程图如图</w:t>
      </w:r>
      <w:r w:rsidR="00E00E25">
        <w:rPr>
          <w:rFonts w:hint="eastAsia"/>
          <w:sz w:val="24"/>
        </w:rPr>
        <w:t>6.1</w:t>
      </w:r>
      <w:r w:rsidRPr="0008408A">
        <w:rPr>
          <w:rFonts w:hint="eastAsia"/>
          <w:sz w:val="24"/>
        </w:rPr>
        <w:t>所示。</w:t>
      </w:r>
    </w:p>
    <w:p w:rsidR="002C68E2" w:rsidRPr="00F9337B" w:rsidRDefault="00E00E25" w:rsidP="00F9337B">
      <w:pPr>
        <w:spacing w:before="120" w:after="240"/>
        <w:jc w:val="center"/>
        <w:rPr>
          <w:sz w:val="22"/>
          <w:szCs w:val="22"/>
        </w:rPr>
      </w:pPr>
      <w:r w:rsidRPr="00F9337B">
        <w:rPr>
          <w:sz w:val="22"/>
          <w:szCs w:val="22"/>
        </w:rPr>
        <w:object w:dxaOrig="11970" w:dyaOrig="8355">
          <v:shape id="_x0000_i1032" type="#_x0000_t75" style="width:460.5pt;height:316.5pt" o:ole="">
            <v:imagedata r:id="rId52" o:title=""/>
          </v:shape>
          <o:OLEObject Type="Embed" ProgID="Visio.Drawing.15" ShapeID="_x0000_i1032" DrawAspect="Content" ObjectID="_1506498064" r:id="rId53"/>
        </w:object>
      </w:r>
      <w:r w:rsidRPr="00F9337B">
        <w:rPr>
          <w:rFonts w:hint="eastAsia"/>
          <w:sz w:val="22"/>
          <w:szCs w:val="22"/>
        </w:rPr>
        <w:t>图</w:t>
      </w:r>
      <w:r w:rsidRPr="00F9337B">
        <w:rPr>
          <w:rFonts w:hint="eastAsia"/>
          <w:sz w:val="22"/>
          <w:szCs w:val="22"/>
        </w:rPr>
        <w:t xml:space="preserve">6.1 </w:t>
      </w:r>
      <w:r w:rsidR="00003FE0">
        <w:rPr>
          <w:sz w:val="22"/>
          <w:szCs w:val="22"/>
        </w:rPr>
        <w:t xml:space="preserve"> </w:t>
      </w:r>
      <w:r w:rsidR="0008408A" w:rsidRPr="00F9337B">
        <w:rPr>
          <w:sz w:val="22"/>
          <w:szCs w:val="22"/>
        </w:rPr>
        <w:t>算法流程图</w:t>
      </w:r>
    </w:p>
    <w:p w:rsidR="00024D34" w:rsidRPr="00D64E80" w:rsidRDefault="00024D34" w:rsidP="00024D34">
      <w:pPr>
        <w:pStyle w:val="2"/>
        <w:spacing w:before="480" w:after="120" w:line="400" w:lineRule="exact"/>
        <w:rPr>
          <w:rFonts w:ascii="黑体" w:eastAsia="黑体" w:hAnsi="黑体"/>
          <w:b w:val="0"/>
          <w:sz w:val="28"/>
          <w:szCs w:val="28"/>
        </w:rPr>
      </w:pPr>
      <w:bookmarkStart w:id="110" w:name="_Toc432581637"/>
      <w:r w:rsidRPr="00D64E80">
        <w:rPr>
          <w:rFonts w:ascii="黑体" w:eastAsia="黑体" w:hAnsi="黑体"/>
          <w:b w:val="0"/>
          <w:sz w:val="28"/>
          <w:szCs w:val="28"/>
        </w:rPr>
        <w:t>6</w:t>
      </w:r>
      <w:r w:rsidRPr="00D64E80">
        <w:rPr>
          <w:rFonts w:ascii="黑体" w:eastAsia="黑体" w:hAnsi="黑体" w:hint="eastAsia"/>
          <w:b w:val="0"/>
          <w:sz w:val="28"/>
          <w:szCs w:val="28"/>
        </w:rPr>
        <w:t>.</w:t>
      </w:r>
      <w:r w:rsidRPr="00D64E80">
        <w:rPr>
          <w:rFonts w:ascii="黑体" w:eastAsia="黑体" w:hAnsi="黑体"/>
          <w:b w:val="0"/>
          <w:sz w:val="28"/>
          <w:szCs w:val="28"/>
        </w:rPr>
        <w:t>3</w:t>
      </w:r>
      <w:r w:rsidR="00D64E80">
        <w:rPr>
          <w:rFonts w:ascii="黑体" w:eastAsia="黑体" w:hAnsi="黑体"/>
          <w:b w:val="0"/>
          <w:sz w:val="28"/>
          <w:szCs w:val="28"/>
        </w:rPr>
        <w:t xml:space="preserve">  </w:t>
      </w:r>
      <w:r w:rsidRPr="00D64E80">
        <w:rPr>
          <w:rFonts w:ascii="黑体" w:eastAsia="黑体" w:hAnsi="黑体" w:hint="eastAsia"/>
          <w:b w:val="0"/>
          <w:sz w:val="28"/>
          <w:szCs w:val="28"/>
        </w:rPr>
        <w:t>市场细分</w:t>
      </w:r>
      <w:r w:rsidRPr="00D64E80">
        <w:rPr>
          <w:rFonts w:ascii="黑体" w:eastAsia="黑体" w:hAnsi="黑体"/>
          <w:b w:val="0"/>
          <w:sz w:val="28"/>
          <w:szCs w:val="28"/>
        </w:rPr>
        <w:t>结果</w:t>
      </w:r>
      <w:bookmarkEnd w:id="110"/>
    </w:p>
    <w:p w:rsidR="00024D34" w:rsidRDefault="0084179D" w:rsidP="0084179D">
      <w:pPr>
        <w:spacing w:line="400" w:lineRule="exact"/>
        <w:ind w:firstLine="480"/>
        <w:jc w:val="left"/>
        <w:rPr>
          <w:sz w:val="24"/>
        </w:rPr>
      </w:pPr>
      <w:r>
        <w:rPr>
          <w:rFonts w:hint="eastAsia"/>
          <w:sz w:val="24"/>
        </w:rPr>
        <w:t>前面</w:t>
      </w:r>
      <w:r>
        <w:rPr>
          <w:sz w:val="24"/>
        </w:rPr>
        <w:t>第三章已对用户数据进行了预处理，</w:t>
      </w:r>
      <w:r>
        <w:rPr>
          <w:rFonts w:hint="eastAsia"/>
          <w:sz w:val="24"/>
        </w:rPr>
        <w:t>将</w:t>
      </w:r>
      <w:r>
        <w:rPr>
          <w:sz w:val="24"/>
        </w:rPr>
        <w:t>用户已</w:t>
      </w:r>
      <w:r>
        <w:rPr>
          <w:rFonts w:hint="eastAsia"/>
          <w:sz w:val="24"/>
        </w:rPr>
        <w:t>标签化</w:t>
      </w:r>
      <w:r>
        <w:rPr>
          <w:sz w:val="24"/>
        </w:rPr>
        <w:t>的数据进行聚类，</w:t>
      </w:r>
      <w:r>
        <w:rPr>
          <w:rFonts w:hint="eastAsia"/>
          <w:sz w:val="24"/>
        </w:rPr>
        <w:t>为说明</w:t>
      </w:r>
      <w:r w:rsidRPr="0084179D">
        <w:rPr>
          <w:rFonts w:hint="eastAsia"/>
          <w:sz w:val="24"/>
        </w:rPr>
        <w:t>Phantom</w:t>
      </w:r>
      <w:r>
        <w:rPr>
          <w:rFonts w:hint="eastAsia"/>
          <w:sz w:val="24"/>
        </w:rPr>
        <w:t>（</w:t>
      </w:r>
      <w:r>
        <w:rPr>
          <w:sz w:val="24"/>
        </w:rPr>
        <w:t>soft</w:t>
      </w:r>
      <w:r>
        <w:rPr>
          <w:sz w:val="24"/>
        </w:rPr>
        <w:t>）</w:t>
      </w:r>
      <w:r>
        <w:rPr>
          <w:rFonts w:hint="eastAsia"/>
          <w:sz w:val="24"/>
        </w:rPr>
        <w:t>算法</w:t>
      </w:r>
      <w:r>
        <w:rPr>
          <w:sz w:val="24"/>
        </w:rPr>
        <w:t>的优势，将</w:t>
      </w:r>
      <w:r w:rsidRPr="0084179D">
        <w:rPr>
          <w:sz w:val="24"/>
        </w:rPr>
        <w:t>Spectral Graph-k-Part</w:t>
      </w:r>
      <w:r>
        <w:rPr>
          <w:rFonts w:hint="eastAsia"/>
          <w:sz w:val="24"/>
        </w:rPr>
        <w:t>、</w:t>
      </w:r>
      <w:r w:rsidRPr="0084179D">
        <w:rPr>
          <w:rFonts w:hint="eastAsia"/>
          <w:sz w:val="24"/>
        </w:rPr>
        <w:t>Phantom</w:t>
      </w:r>
      <w:r>
        <w:rPr>
          <w:rFonts w:hint="eastAsia"/>
          <w:sz w:val="24"/>
        </w:rPr>
        <w:t>（</w:t>
      </w:r>
      <w:r>
        <w:rPr>
          <w:sz w:val="24"/>
        </w:rPr>
        <w:t>hard</w:t>
      </w:r>
      <w:r>
        <w:rPr>
          <w:sz w:val="24"/>
        </w:rPr>
        <w:t>）</w:t>
      </w:r>
      <w:r>
        <w:rPr>
          <w:rFonts w:hint="eastAsia"/>
          <w:sz w:val="24"/>
        </w:rPr>
        <w:t>、</w:t>
      </w:r>
      <w:r w:rsidRPr="0084179D">
        <w:rPr>
          <w:rFonts w:hint="eastAsia"/>
          <w:sz w:val="24"/>
        </w:rPr>
        <w:t>Phantom</w:t>
      </w:r>
      <w:r>
        <w:rPr>
          <w:rFonts w:hint="eastAsia"/>
          <w:sz w:val="24"/>
        </w:rPr>
        <w:t>（</w:t>
      </w:r>
      <w:r>
        <w:rPr>
          <w:sz w:val="24"/>
        </w:rPr>
        <w:t>soft</w:t>
      </w:r>
      <w:r>
        <w:rPr>
          <w:sz w:val="24"/>
        </w:rPr>
        <w:t>）</w:t>
      </w:r>
      <w:r>
        <w:rPr>
          <w:rFonts w:hint="eastAsia"/>
          <w:sz w:val="24"/>
        </w:rPr>
        <w:t>三种</w:t>
      </w:r>
      <w:r>
        <w:rPr>
          <w:sz w:val="24"/>
        </w:rPr>
        <w:t>算法的结果</w:t>
      </w:r>
      <w:r>
        <w:rPr>
          <w:rFonts w:hint="eastAsia"/>
          <w:sz w:val="24"/>
        </w:rPr>
        <w:t>进行</w:t>
      </w:r>
      <w:r>
        <w:rPr>
          <w:sz w:val="24"/>
        </w:rPr>
        <w:t>比较</w:t>
      </w:r>
      <w:r>
        <w:rPr>
          <w:rFonts w:hint="eastAsia"/>
          <w:sz w:val="24"/>
        </w:rPr>
        <w:t>，各</w:t>
      </w:r>
      <w:r>
        <w:rPr>
          <w:sz w:val="24"/>
        </w:rPr>
        <w:t>算法结果整理后</w:t>
      </w:r>
      <w:r w:rsidR="00885463">
        <w:rPr>
          <w:rFonts w:hint="eastAsia"/>
          <w:sz w:val="24"/>
        </w:rPr>
        <w:t>分别与</w:t>
      </w:r>
      <w:r w:rsidR="00885463">
        <w:rPr>
          <w:sz w:val="24"/>
        </w:rPr>
        <w:t>表</w:t>
      </w:r>
      <w:r w:rsidR="00885463">
        <w:rPr>
          <w:rFonts w:hint="eastAsia"/>
          <w:sz w:val="24"/>
        </w:rPr>
        <w:t>6.2</w:t>
      </w:r>
      <w:r w:rsidR="00885463">
        <w:rPr>
          <w:rFonts w:hint="eastAsia"/>
          <w:sz w:val="24"/>
        </w:rPr>
        <w:t>、</w:t>
      </w:r>
      <w:r w:rsidR="00885463">
        <w:rPr>
          <w:rFonts w:hint="eastAsia"/>
          <w:sz w:val="24"/>
        </w:rPr>
        <w:t>6.3</w:t>
      </w:r>
      <w:r w:rsidR="00885463">
        <w:rPr>
          <w:rFonts w:hint="eastAsia"/>
          <w:sz w:val="24"/>
        </w:rPr>
        <w:t>、</w:t>
      </w:r>
      <w:r w:rsidR="00885463">
        <w:rPr>
          <w:rFonts w:hint="eastAsia"/>
          <w:sz w:val="24"/>
        </w:rPr>
        <w:t>6.4</w:t>
      </w:r>
      <w:r w:rsidR="00885463">
        <w:rPr>
          <w:rFonts w:hint="eastAsia"/>
          <w:sz w:val="24"/>
        </w:rPr>
        <w:t>相</w:t>
      </w:r>
      <w:r w:rsidR="00885463">
        <w:rPr>
          <w:sz w:val="24"/>
        </w:rPr>
        <w:t>对应，具体结果如下</w:t>
      </w:r>
      <w:r>
        <w:rPr>
          <w:sz w:val="24"/>
        </w:rPr>
        <w:t>。</w:t>
      </w:r>
    </w:p>
    <w:p w:rsidR="0084179D" w:rsidRPr="007B7812" w:rsidRDefault="0084179D" w:rsidP="007B7812">
      <w:pPr>
        <w:spacing w:before="240" w:after="120"/>
        <w:ind w:firstLine="437"/>
        <w:jc w:val="center"/>
        <w:rPr>
          <w:rFonts w:ascii="宋体" w:hAnsi="宋体"/>
          <w:sz w:val="22"/>
          <w:szCs w:val="22"/>
        </w:rPr>
      </w:pPr>
      <w:r w:rsidRPr="007B7812">
        <w:rPr>
          <w:rFonts w:ascii="宋体" w:hAnsi="宋体" w:hint="eastAsia"/>
          <w:sz w:val="22"/>
          <w:szCs w:val="22"/>
        </w:rPr>
        <w:t xml:space="preserve">表6.2 </w:t>
      </w:r>
      <w:r w:rsidR="008711A4">
        <w:rPr>
          <w:rFonts w:ascii="宋体" w:hAnsi="宋体"/>
          <w:sz w:val="22"/>
          <w:szCs w:val="22"/>
        </w:rPr>
        <w:t xml:space="preserve"> </w:t>
      </w:r>
      <w:r w:rsidRPr="007B7812">
        <w:rPr>
          <w:rFonts w:ascii="宋体" w:hAnsi="宋体" w:hint="eastAsia"/>
          <w:sz w:val="22"/>
          <w:szCs w:val="22"/>
        </w:rPr>
        <w:t>Spectral</w:t>
      </w:r>
      <w:r w:rsidRPr="007B7812">
        <w:rPr>
          <w:rFonts w:ascii="宋体" w:hAnsi="宋体"/>
          <w:sz w:val="22"/>
          <w:szCs w:val="22"/>
        </w:rPr>
        <w:t xml:space="preserve"> </w:t>
      </w:r>
      <w:r w:rsidRPr="007B7812">
        <w:rPr>
          <w:rFonts w:ascii="宋体" w:hAnsi="宋体" w:hint="eastAsia"/>
          <w:sz w:val="22"/>
          <w:szCs w:val="22"/>
        </w:rPr>
        <w:t>Graph-k-Part</w:t>
      </w:r>
      <w:r w:rsidRPr="007B7812">
        <w:rPr>
          <w:rFonts w:ascii="宋体" w:hAnsi="宋体"/>
          <w:sz w:val="22"/>
          <w:szCs w:val="22"/>
        </w:rPr>
        <w:t xml:space="preserve"> </w:t>
      </w:r>
      <w:r w:rsidRPr="007B7812">
        <w:rPr>
          <w:rFonts w:ascii="宋体" w:hAnsi="宋体" w:hint="eastAsia"/>
          <w:sz w:val="22"/>
          <w:szCs w:val="22"/>
        </w:rPr>
        <w:t>聚类</w:t>
      </w:r>
      <w:r w:rsidRPr="007B7812">
        <w:rPr>
          <w:rFonts w:ascii="宋体" w:hAnsi="宋体"/>
          <w:sz w:val="22"/>
          <w:szCs w:val="22"/>
        </w:rPr>
        <w:t>结果（</w:t>
      </w:r>
      <w:r w:rsidRPr="007B7812">
        <w:rPr>
          <w:rFonts w:ascii="宋体" w:hAnsi="宋体" w:hint="eastAsia"/>
          <w:sz w:val="22"/>
          <w:szCs w:val="22"/>
        </w:rPr>
        <w:t>k</w:t>
      </w:r>
      <w:r w:rsidRPr="007B7812">
        <w:rPr>
          <w:rFonts w:ascii="宋体" w:hAnsi="宋体"/>
          <w:sz w:val="22"/>
          <w:szCs w:val="22"/>
        </w:rPr>
        <w:t>=5）</w:t>
      </w:r>
    </w:p>
    <w:tbl>
      <w:tblPr>
        <w:tblW w:w="6180" w:type="dxa"/>
        <w:jc w:val="center"/>
        <w:tblLook w:val="04A0" w:firstRow="1" w:lastRow="0" w:firstColumn="1" w:lastColumn="0" w:noHBand="0" w:noVBand="1"/>
      </w:tblPr>
      <w:tblGrid>
        <w:gridCol w:w="1536"/>
        <w:gridCol w:w="1080"/>
        <w:gridCol w:w="1080"/>
        <w:gridCol w:w="2760"/>
      </w:tblGrid>
      <w:tr w:rsidR="0084179D" w:rsidRPr="0084179D" w:rsidTr="00885463">
        <w:trPr>
          <w:trHeight w:val="340"/>
          <w:jc w:val="center"/>
        </w:trPr>
        <w:tc>
          <w:tcPr>
            <w:tcW w:w="1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Spectral</w:t>
            </w:r>
            <w:r>
              <w:rPr>
                <w:rFonts w:ascii="宋体" w:hAnsi="宋体" w:cs="宋体"/>
                <w:color w:val="000000"/>
                <w:kern w:val="0"/>
                <w:sz w:val="22"/>
                <w:szCs w:val="22"/>
              </w:rPr>
              <w:t xml:space="preserve"> </w:t>
            </w:r>
            <w:r w:rsidRPr="0084179D">
              <w:rPr>
                <w:rFonts w:ascii="宋体" w:hAnsi="宋体" w:cs="宋体" w:hint="eastAsia"/>
                <w:color w:val="000000"/>
                <w:kern w:val="0"/>
                <w:sz w:val="22"/>
                <w:szCs w:val="22"/>
              </w:rPr>
              <w:t xml:space="preserve">Graph-k-Part </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聚合度</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用户数</w:t>
            </w:r>
          </w:p>
        </w:tc>
        <w:tc>
          <w:tcPr>
            <w:tcW w:w="276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网站类别</w:t>
            </w:r>
          </w:p>
        </w:tc>
      </w:tr>
      <w:tr w:rsidR="0084179D" w:rsidRPr="0084179D" w:rsidTr="00885463">
        <w:trPr>
          <w:trHeight w:val="340"/>
          <w:jc w:val="center"/>
        </w:trPr>
        <w:tc>
          <w:tcPr>
            <w:tcW w:w="126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cluster-1</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0.891</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132741</w:t>
            </w:r>
          </w:p>
        </w:tc>
        <w:tc>
          <w:tcPr>
            <w:tcW w:w="276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4</w:t>
            </w:r>
          </w:p>
        </w:tc>
      </w:tr>
      <w:tr w:rsidR="0084179D" w:rsidRPr="0084179D" w:rsidTr="00885463">
        <w:trPr>
          <w:trHeight w:val="340"/>
          <w:jc w:val="center"/>
        </w:trPr>
        <w:tc>
          <w:tcPr>
            <w:tcW w:w="126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cluster-2</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0.780</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12875</w:t>
            </w:r>
          </w:p>
        </w:tc>
        <w:tc>
          <w:tcPr>
            <w:tcW w:w="276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9</w:t>
            </w:r>
          </w:p>
        </w:tc>
      </w:tr>
      <w:tr w:rsidR="0084179D" w:rsidRPr="0084179D" w:rsidTr="00885463">
        <w:trPr>
          <w:trHeight w:val="340"/>
          <w:jc w:val="center"/>
        </w:trPr>
        <w:tc>
          <w:tcPr>
            <w:tcW w:w="126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cluster-3</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0.873</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36152</w:t>
            </w:r>
          </w:p>
        </w:tc>
        <w:tc>
          <w:tcPr>
            <w:tcW w:w="276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12，11,8,2</w:t>
            </w:r>
          </w:p>
        </w:tc>
      </w:tr>
      <w:tr w:rsidR="0084179D" w:rsidRPr="0084179D" w:rsidTr="00885463">
        <w:trPr>
          <w:trHeight w:val="340"/>
          <w:jc w:val="center"/>
        </w:trPr>
        <w:tc>
          <w:tcPr>
            <w:tcW w:w="126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cluster-4</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0.789</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19474</w:t>
            </w:r>
          </w:p>
        </w:tc>
        <w:tc>
          <w:tcPr>
            <w:tcW w:w="276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5</w:t>
            </w:r>
          </w:p>
        </w:tc>
      </w:tr>
      <w:tr w:rsidR="0084179D" w:rsidRPr="0084179D" w:rsidTr="00885463">
        <w:trPr>
          <w:trHeight w:val="340"/>
          <w:jc w:val="center"/>
        </w:trPr>
        <w:tc>
          <w:tcPr>
            <w:tcW w:w="126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cluster-5</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0.562</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11392</w:t>
            </w:r>
          </w:p>
        </w:tc>
        <w:tc>
          <w:tcPr>
            <w:tcW w:w="276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14,13,10,7,6,3,1</w:t>
            </w:r>
          </w:p>
        </w:tc>
      </w:tr>
      <w:tr w:rsidR="0084179D" w:rsidRPr="0084179D" w:rsidTr="00885463">
        <w:trPr>
          <w:trHeight w:val="340"/>
          <w:jc w:val="center"/>
        </w:trPr>
        <w:tc>
          <w:tcPr>
            <w:tcW w:w="6180"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Average Leaf Cluster Cohesiveness = 0.779</w:t>
            </w:r>
          </w:p>
        </w:tc>
      </w:tr>
      <w:tr w:rsidR="0084179D" w:rsidRPr="0084179D" w:rsidTr="00885463">
        <w:trPr>
          <w:trHeight w:val="340"/>
          <w:jc w:val="center"/>
        </w:trPr>
        <w:tc>
          <w:tcPr>
            <w:tcW w:w="6180"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Std Deviation of Leaf Cluster Cohesiveness = 0.131</w:t>
            </w:r>
          </w:p>
        </w:tc>
      </w:tr>
    </w:tbl>
    <w:p w:rsidR="0084179D" w:rsidRDefault="0084179D" w:rsidP="0084179D">
      <w:pPr>
        <w:spacing w:line="400" w:lineRule="exact"/>
        <w:jc w:val="left"/>
        <w:rPr>
          <w:sz w:val="24"/>
        </w:rPr>
      </w:pPr>
    </w:p>
    <w:p w:rsidR="00885463" w:rsidRDefault="00885463" w:rsidP="0084179D">
      <w:pPr>
        <w:spacing w:line="400" w:lineRule="exact"/>
        <w:jc w:val="center"/>
        <w:rPr>
          <w:sz w:val="24"/>
        </w:rPr>
      </w:pPr>
    </w:p>
    <w:p w:rsidR="0084179D" w:rsidRPr="007B7812" w:rsidRDefault="0084179D" w:rsidP="007B7812">
      <w:pPr>
        <w:spacing w:before="240" w:after="120"/>
        <w:ind w:firstLine="437"/>
        <w:jc w:val="center"/>
        <w:rPr>
          <w:rFonts w:ascii="宋体" w:hAnsi="宋体"/>
          <w:sz w:val="22"/>
          <w:szCs w:val="22"/>
        </w:rPr>
      </w:pPr>
      <w:r w:rsidRPr="007B7812">
        <w:rPr>
          <w:rFonts w:ascii="宋体" w:hAnsi="宋体" w:hint="eastAsia"/>
          <w:sz w:val="22"/>
          <w:szCs w:val="22"/>
        </w:rPr>
        <w:lastRenderedPageBreak/>
        <w:t xml:space="preserve">表6.3 </w:t>
      </w:r>
      <w:r w:rsidR="008711A4">
        <w:rPr>
          <w:rFonts w:ascii="宋体" w:hAnsi="宋体"/>
          <w:sz w:val="22"/>
          <w:szCs w:val="22"/>
        </w:rPr>
        <w:t xml:space="preserve"> </w:t>
      </w:r>
      <w:r w:rsidRPr="007B7812">
        <w:rPr>
          <w:rFonts w:ascii="宋体" w:hAnsi="宋体" w:hint="eastAsia"/>
          <w:sz w:val="22"/>
          <w:szCs w:val="22"/>
        </w:rPr>
        <w:t>Phantom（</w:t>
      </w:r>
      <w:r w:rsidRPr="007B7812">
        <w:rPr>
          <w:rFonts w:ascii="宋体" w:hAnsi="宋体"/>
          <w:sz w:val="22"/>
          <w:szCs w:val="22"/>
        </w:rPr>
        <w:t>hard）</w:t>
      </w:r>
      <w:r w:rsidRPr="007B7812">
        <w:rPr>
          <w:rFonts w:ascii="宋体" w:hAnsi="宋体" w:hint="eastAsia"/>
          <w:sz w:val="22"/>
          <w:szCs w:val="22"/>
        </w:rPr>
        <w:t>聚类</w:t>
      </w:r>
      <w:r w:rsidRPr="007B7812">
        <w:rPr>
          <w:rFonts w:ascii="宋体" w:hAnsi="宋体"/>
          <w:sz w:val="22"/>
          <w:szCs w:val="22"/>
        </w:rPr>
        <w:t>结果（</w:t>
      </w:r>
      <w:r w:rsidRPr="007B7812">
        <w:rPr>
          <w:rFonts w:ascii="宋体" w:hAnsi="宋体" w:hint="eastAsia"/>
          <w:sz w:val="22"/>
          <w:szCs w:val="22"/>
        </w:rPr>
        <w:t>T</w:t>
      </w:r>
      <w:r w:rsidRPr="007B7812">
        <w:rPr>
          <w:rFonts w:ascii="宋体" w:hAnsi="宋体"/>
          <w:sz w:val="22"/>
          <w:szCs w:val="22"/>
        </w:rPr>
        <w:t>=0.86）</w:t>
      </w:r>
    </w:p>
    <w:tbl>
      <w:tblPr>
        <w:tblW w:w="6260" w:type="dxa"/>
        <w:jc w:val="center"/>
        <w:tblLook w:val="04A0" w:firstRow="1" w:lastRow="0" w:firstColumn="1" w:lastColumn="0" w:noHBand="0" w:noVBand="1"/>
      </w:tblPr>
      <w:tblGrid>
        <w:gridCol w:w="1300"/>
        <w:gridCol w:w="1080"/>
        <w:gridCol w:w="1080"/>
        <w:gridCol w:w="2800"/>
      </w:tblGrid>
      <w:tr w:rsidR="0084179D" w:rsidRPr="0084179D" w:rsidTr="00885463">
        <w:trPr>
          <w:trHeight w:val="340"/>
          <w:jc w:val="center"/>
        </w:trPr>
        <w:tc>
          <w:tcPr>
            <w:tcW w:w="1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 xml:space="preserve">Phantom（hard） </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聚合度</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用户数</w:t>
            </w:r>
          </w:p>
        </w:tc>
        <w:tc>
          <w:tcPr>
            <w:tcW w:w="2800" w:type="dxa"/>
            <w:tcBorders>
              <w:top w:val="single" w:sz="4" w:space="0" w:color="auto"/>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网站类别</w:t>
            </w:r>
          </w:p>
        </w:tc>
      </w:tr>
      <w:tr w:rsidR="0084179D" w:rsidRPr="0084179D" w:rsidTr="00885463">
        <w:trPr>
          <w:trHeight w:val="340"/>
          <w:jc w:val="center"/>
        </w:trPr>
        <w:tc>
          <w:tcPr>
            <w:tcW w:w="130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cluster-1</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0.861</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207051</w:t>
            </w:r>
          </w:p>
        </w:tc>
        <w:tc>
          <w:tcPr>
            <w:tcW w:w="280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14,13,9,7,6,4,3</w:t>
            </w:r>
          </w:p>
        </w:tc>
      </w:tr>
      <w:tr w:rsidR="0084179D" w:rsidRPr="0084179D" w:rsidTr="00885463">
        <w:trPr>
          <w:trHeight w:val="340"/>
          <w:jc w:val="center"/>
        </w:trPr>
        <w:tc>
          <w:tcPr>
            <w:tcW w:w="130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cluster-2</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0.946</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28802</w:t>
            </w:r>
          </w:p>
        </w:tc>
        <w:tc>
          <w:tcPr>
            <w:tcW w:w="280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12,11,2,1</w:t>
            </w:r>
          </w:p>
        </w:tc>
      </w:tr>
      <w:tr w:rsidR="0084179D" w:rsidRPr="0084179D" w:rsidTr="00885463">
        <w:trPr>
          <w:trHeight w:val="340"/>
          <w:jc w:val="center"/>
        </w:trPr>
        <w:tc>
          <w:tcPr>
            <w:tcW w:w="130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cluster-3</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0.875</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20947</w:t>
            </w:r>
          </w:p>
        </w:tc>
        <w:tc>
          <w:tcPr>
            <w:tcW w:w="280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8</w:t>
            </w:r>
          </w:p>
        </w:tc>
      </w:tr>
      <w:tr w:rsidR="0084179D" w:rsidRPr="0084179D" w:rsidTr="00885463">
        <w:trPr>
          <w:trHeight w:val="340"/>
          <w:jc w:val="center"/>
        </w:trPr>
        <w:tc>
          <w:tcPr>
            <w:tcW w:w="1300" w:type="dxa"/>
            <w:tcBorders>
              <w:top w:val="nil"/>
              <w:left w:val="single" w:sz="4" w:space="0" w:color="auto"/>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cluster-4</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0.900</w:t>
            </w:r>
          </w:p>
        </w:tc>
        <w:tc>
          <w:tcPr>
            <w:tcW w:w="1080" w:type="dxa"/>
            <w:tcBorders>
              <w:top w:val="nil"/>
              <w:left w:val="nil"/>
              <w:bottom w:val="single" w:sz="4" w:space="0" w:color="auto"/>
              <w:right w:val="single" w:sz="4" w:space="0" w:color="auto"/>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24013</w:t>
            </w:r>
          </w:p>
        </w:tc>
        <w:tc>
          <w:tcPr>
            <w:tcW w:w="2800" w:type="dxa"/>
            <w:tcBorders>
              <w:top w:val="nil"/>
              <w:left w:val="nil"/>
              <w:bottom w:val="single" w:sz="4" w:space="0" w:color="auto"/>
              <w:right w:val="single" w:sz="4" w:space="0" w:color="auto"/>
            </w:tcBorders>
            <w:shd w:val="clear" w:color="auto" w:fill="auto"/>
            <w:noWrap/>
            <w:vAlign w:val="bottom"/>
            <w:hideMark/>
          </w:tcPr>
          <w:p w:rsidR="0084179D" w:rsidRPr="0084179D" w:rsidRDefault="0084179D" w:rsidP="0084179D">
            <w:pPr>
              <w:widowControl/>
              <w:jc w:val="left"/>
              <w:rPr>
                <w:rFonts w:ascii="宋体" w:hAnsi="宋体" w:cs="宋体"/>
                <w:color w:val="000000"/>
                <w:kern w:val="0"/>
                <w:sz w:val="22"/>
                <w:szCs w:val="22"/>
              </w:rPr>
            </w:pPr>
            <w:r w:rsidRPr="0084179D">
              <w:rPr>
                <w:rFonts w:ascii="宋体" w:hAnsi="宋体" w:cs="宋体" w:hint="eastAsia"/>
                <w:color w:val="000000"/>
                <w:kern w:val="0"/>
                <w:sz w:val="22"/>
                <w:szCs w:val="22"/>
              </w:rPr>
              <w:t>10,5</w:t>
            </w:r>
          </w:p>
        </w:tc>
      </w:tr>
      <w:tr w:rsidR="0084179D" w:rsidRPr="0084179D" w:rsidTr="00885463">
        <w:trPr>
          <w:trHeight w:val="340"/>
          <w:jc w:val="center"/>
        </w:trPr>
        <w:tc>
          <w:tcPr>
            <w:tcW w:w="6260"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Average Leaf Cluster Cohesiveness = 0.896</w:t>
            </w:r>
          </w:p>
        </w:tc>
      </w:tr>
      <w:tr w:rsidR="0084179D" w:rsidRPr="0084179D" w:rsidTr="00885463">
        <w:trPr>
          <w:trHeight w:val="340"/>
          <w:jc w:val="center"/>
        </w:trPr>
        <w:tc>
          <w:tcPr>
            <w:tcW w:w="6260"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84179D" w:rsidRPr="0084179D" w:rsidRDefault="0084179D" w:rsidP="0084179D">
            <w:pPr>
              <w:widowControl/>
              <w:jc w:val="center"/>
              <w:rPr>
                <w:rFonts w:ascii="宋体" w:hAnsi="宋体" w:cs="宋体"/>
                <w:color w:val="000000"/>
                <w:kern w:val="0"/>
                <w:sz w:val="22"/>
                <w:szCs w:val="22"/>
              </w:rPr>
            </w:pPr>
            <w:r w:rsidRPr="0084179D">
              <w:rPr>
                <w:rFonts w:ascii="宋体" w:hAnsi="宋体" w:cs="宋体" w:hint="eastAsia"/>
                <w:color w:val="000000"/>
                <w:kern w:val="0"/>
                <w:sz w:val="22"/>
                <w:szCs w:val="22"/>
              </w:rPr>
              <w:t>Std Deviation of Leaf Cluster Cohesiveness = 0.038</w:t>
            </w:r>
          </w:p>
        </w:tc>
      </w:tr>
    </w:tbl>
    <w:p w:rsidR="0084179D" w:rsidRPr="0084179D" w:rsidRDefault="0084179D" w:rsidP="0084179D">
      <w:pPr>
        <w:spacing w:line="400" w:lineRule="exact"/>
        <w:jc w:val="left"/>
        <w:rPr>
          <w:sz w:val="24"/>
        </w:rPr>
      </w:pPr>
    </w:p>
    <w:p w:rsidR="00885463" w:rsidRPr="007B7812" w:rsidRDefault="00885463" w:rsidP="007B7812">
      <w:pPr>
        <w:spacing w:before="240" w:after="120"/>
        <w:ind w:firstLine="437"/>
        <w:jc w:val="center"/>
        <w:rPr>
          <w:rFonts w:ascii="宋体" w:hAnsi="宋体"/>
          <w:sz w:val="22"/>
          <w:szCs w:val="22"/>
        </w:rPr>
      </w:pPr>
      <w:r w:rsidRPr="007B7812">
        <w:rPr>
          <w:rFonts w:ascii="宋体" w:hAnsi="宋体" w:hint="eastAsia"/>
          <w:sz w:val="22"/>
          <w:szCs w:val="22"/>
        </w:rPr>
        <w:t>表6.</w:t>
      </w:r>
      <w:r w:rsidRPr="007B7812">
        <w:rPr>
          <w:rFonts w:ascii="宋体" w:hAnsi="宋体"/>
          <w:sz w:val="22"/>
          <w:szCs w:val="22"/>
        </w:rPr>
        <w:t>4</w:t>
      </w:r>
      <w:r w:rsidRPr="007B7812">
        <w:rPr>
          <w:rFonts w:ascii="宋体" w:hAnsi="宋体" w:hint="eastAsia"/>
          <w:sz w:val="22"/>
          <w:szCs w:val="22"/>
        </w:rPr>
        <w:t xml:space="preserve"> </w:t>
      </w:r>
      <w:r w:rsidR="008711A4">
        <w:rPr>
          <w:rFonts w:ascii="宋体" w:hAnsi="宋体"/>
          <w:sz w:val="22"/>
          <w:szCs w:val="22"/>
        </w:rPr>
        <w:t xml:space="preserve"> </w:t>
      </w:r>
      <w:r w:rsidRPr="007B7812">
        <w:rPr>
          <w:rFonts w:ascii="宋体" w:hAnsi="宋体" w:hint="eastAsia"/>
          <w:sz w:val="22"/>
          <w:szCs w:val="22"/>
        </w:rPr>
        <w:t>Phantom（</w:t>
      </w:r>
      <w:r w:rsidRPr="007B7812">
        <w:rPr>
          <w:rFonts w:ascii="宋体" w:hAnsi="宋体"/>
          <w:sz w:val="22"/>
          <w:szCs w:val="22"/>
        </w:rPr>
        <w:t>soft）</w:t>
      </w:r>
      <w:r w:rsidRPr="007B7812">
        <w:rPr>
          <w:rFonts w:ascii="宋体" w:hAnsi="宋体" w:hint="eastAsia"/>
          <w:sz w:val="22"/>
          <w:szCs w:val="22"/>
        </w:rPr>
        <w:t>聚类</w:t>
      </w:r>
      <w:r w:rsidRPr="007B7812">
        <w:rPr>
          <w:rFonts w:ascii="宋体" w:hAnsi="宋体"/>
          <w:sz w:val="22"/>
          <w:szCs w:val="22"/>
        </w:rPr>
        <w:t>结果（</w:t>
      </w:r>
      <w:r w:rsidRPr="007B7812">
        <w:rPr>
          <w:rFonts w:ascii="宋体" w:hAnsi="宋体" w:hint="eastAsia"/>
          <w:sz w:val="22"/>
          <w:szCs w:val="22"/>
        </w:rPr>
        <w:t>T</w:t>
      </w:r>
      <w:r w:rsidRPr="007B7812">
        <w:rPr>
          <w:rFonts w:ascii="宋体" w:hAnsi="宋体"/>
          <w:sz w:val="22"/>
          <w:szCs w:val="22"/>
        </w:rPr>
        <w:t>=0.86）</w:t>
      </w:r>
    </w:p>
    <w:tbl>
      <w:tblPr>
        <w:tblW w:w="6219" w:type="dxa"/>
        <w:jc w:val="center"/>
        <w:tblLook w:val="04A0" w:firstRow="1" w:lastRow="0" w:firstColumn="1" w:lastColumn="0" w:noHBand="0" w:noVBand="1"/>
      </w:tblPr>
      <w:tblGrid>
        <w:gridCol w:w="1423"/>
        <w:gridCol w:w="1096"/>
        <w:gridCol w:w="1080"/>
        <w:gridCol w:w="2620"/>
      </w:tblGrid>
      <w:tr w:rsidR="00AD7E65" w:rsidRPr="008711A4" w:rsidTr="00AD7E65">
        <w:trPr>
          <w:trHeight w:val="810"/>
          <w:jc w:val="center"/>
        </w:trPr>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 xml:space="preserve">Phantom（soft） </w:t>
            </w:r>
          </w:p>
        </w:tc>
        <w:tc>
          <w:tcPr>
            <w:tcW w:w="1096" w:type="dxa"/>
            <w:tcBorders>
              <w:top w:val="single" w:sz="4" w:space="0" w:color="auto"/>
              <w:left w:val="nil"/>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聚合度</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用户数</w:t>
            </w:r>
          </w:p>
        </w:tc>
        <w:tc>
          <w:tcPr>
            <w:tcW w:w="2620" w:type="dxa"/>
            <w:tcBorders>
              <w:top w:val="single" w:sz="4" w:space="0" w:color="auto"/>
              <w:left w:val="nil"/>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网站类别</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0.972037</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15592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cluster-2</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0.919645</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5296</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9,4</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cluster-3</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0.952775</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151364</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13,4,3</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cluster-4</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0.907615</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9312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14,7,6</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cluster-5</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0.937498</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31064</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4</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cluster-6</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0.951095</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15432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14,4</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cluster-7</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0.868972</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23952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8</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cluster-8</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0.928763</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C42911" w:rsidP="00AD7E65">
            <w:pPr>
              <w:widowControl/>
              <w:jc w:val="center"/>
              <w:rPr>
                <w:rFonts w:ascii="宋体" w:hAnsi="宋体" w:cs="宋体"/>
                <w:color w:val="000000"/>
                <w:kern w:val="0"/>
                <w:sz w:val="22"/>
                <w:szCs w:val="22"/>
              </w:rPr>
            </w:pPr>
            <w:r w:rsidRPr="008711A4">
              <w:rPr>
                <w:rFonts w:ascii="宋体" w:hAnsi="宋体" w:cs="宋体"/>
                <w:color w:val="000000"/>
                <w:kern w:val="0"/>
                <w:sz w:val="22"/>
                <w:szCs w:val="22"/>
              </w:rPr>
              <w:t>1</w:t>
            </w:r>
            <w:r w:rsidR="00AD7E65" w:rsidRPr="008711A4">
              <w:rPr>
                <w:rFonts w:ascii="宋体" w:hAnsi="宋体" w:cs="宋体" w:hint="eastAsia"/>
                <w:color w:val="000000"/>
                <w:kern w:val="0"/>
                <w:sz w:val="22"/>
                <w:szCs w:val="22"/>
              </w:rPr>
              <w:t>260</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11,2</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cluster-9</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0.97409</w:t>
            </w:r>
            <w:r w:rsidR="00DA4D29" w:rsidRPr="008711A4">
              <w:rPr>
                <w:rFonts w:ascii="宋体" w:hAnsi="宋体" w:cs="宋体"/>
                <w:color w:val="000000"/>
                <w:kern w:val="0"/>
                <w:sz w:val="22"/>
                <w:szCs w:val="22"/>
              </w:rPr>
              <w:t>0</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1300</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2</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cluster-10</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0.906428</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10544</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12</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cluster-11</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0.960995</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18112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11</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cluster-12</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0.949206</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w:t>
            </w:r>
            <w:r w:rsidR="00C42911" w:rsidRPr="008711A4">
              <w:rPr>
                <w:rFonts w:ascii="宋体" w:hAnsi="宋体" w:cs="宋体"/>
                <w:color w:val="000000"/>
                <w:kern w:val="0"/>
                <w:sz w:val="22"/>
                <w:szCs w:val="22"/>
              </w:rPr>
              <w:t>0</w:t>
            </w:r>
            <w:r w:rsidRPr="008711A4">
              <w:rPr>
                <w:rFonts w:ascii="宋体" w:hAnsi="宋体" w:cs="宋体" w:hint="eastAsia"/>
                <w:color w:val="000000"/>
                <w:kern w:val="0"/>
                <w:sz w:val="22"/>
                <w:szCs w:val="22"/>
              </w:rPr>
              <w:t>04</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cluster-13</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0.993521</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C42911" w:rsidP="00AD7E65">
            <w:pPr>
              <w:widowControl/>
              <w:jc w:val="center"/>
              <w:rPr>
                <w:rFonts w:ascii="宋体" w:hAnsi="宋体" w:cs="宋体"/>
                <w:color w:val="000000"/>
                <w:kern w:val="0"/>
                <w:sz w:val="22"/>
                <w:szCs w:val="22"/>
              </w:rPr>
            </w:pPr>
            <w:r w:rsidRPr="008711A4">
              <w:rPr>
                <w:rFonts w:ascii="宋体" w:hAnsi="宋体" w:cs="宋体"/>
                <w:color w:val="000000"/>
                <w:kern w:val="0"/>
                <w:sz w:val="22"/>
                <w:szCs w:val="22"/>
              </w:rPr>
              <w:t>76</w:t>
            </w:r>
            <w:r w:rsidR="00AD7E65" w:rsidRPr="008711A4">
              <w:rPr>
                <w:rFonts w:ascii="宋体" w:hAnsi="宋体" w:cs="宋体" w:hint="eastAsia"/>
                <w:color w:val="000000"/>
                <w:kern w:val="0"/>
                <w:sz w:val="22"/>
                <w:szCs w:val="22"/>
              </w:rPr>
              <w:t>48</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10,5</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cluster-14</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0.973632</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C42911" w:rsidP="00AD7E65">
            <w:pPr>
              <w:widowControl/>
              <w:jc w:val="center"/>
              <w:rPr>
                <w:rFonts w:ascii="宋体" w:hAnsi="宋体" w:cs="宋体"/>
                <w:color w:val="000000"/>
                <w:kern w:val="0"/>
                <w:sz w:val="22"/>
                <w:szCs w:val="22"/>
              </w:rPr>
            </w:pPr>
            <w:r w:rsidRPr="008711A4">
              <w:rPr>
                <w:rFonts w:ascii="宋体" w:hAnsi="宋体" w:cs="宋体"/>
                <w:color w:val="000000"/>
                <w:kern w:val="0"/>
                <w:sz w:val="22"/>
                <w:szCs w:val="22"/>
              </w:rPr>
              <w:t>1</w:t>
            </w:r>
            <w:r w:rsidR="00AD7E65" w:rsidRPr="008711A4">
              <w:rPr>
                <w:rFonts w:ascii="宋体" w:hAnsi="宋体" w:cs="宋体" w:hint="eastAsia"/>
                <w:color w:val="000000"/>
                <w:kern w:val="0"/>
                <w:sz w:val="22"/>
                <w:szCs w:val="22"/>
              </w:rPr>
              <w:t>672</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1</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cluster-15</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0.999342</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3</w:t>
            </w:r>
            <w:r w:rsidR="00C42911" w:rsidRPr="008711A4">
              <w:rPr>
                <w:rFonts w:ascii="宋体" w:hAnsi="宋体" w:cs="宋体"/>
                <w:color w:val="000000"/>
                <w:kern w:val="0"/>
                <w:sz w:val="22"/>
                <w:szCs w:val="22"/>
              </w:rPr>
              <w:t>0</w:t>
            </w:r>
            <w:r w:rsidRPr="008711A4">
              <w:rPr>
                <w:rFonts w:ascii="宋体" w:hAnsi="宋体" w:cs="宋体" w:hint="eastAsia"/>
                <w:color w:val="000000"/>
                <w:kern w:val="0"/>
                <w:sz w:val="22"/>
                <w:szCs w:val="22"/>
              </w:rPr>
              <w:t>04</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5,1</w:t>
            </w:r>
          </w:p>
        </w:tc>
      </w:tr>
      <w:tr w:rsidR="00AD7E65" w:rsidRPr="008711A4" w:rsidTr="00AD7E65">
        <w:trPr>
          <w:trHeight w:val="270"/>
          <w:jc w:val="center"/>
        </w:trPr>
        <w:tc>
          <w:tcPr>
            <w:tcW w:w="1423"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cluster-16</w:t>
            </w:r>
          </w:p>
        </w:tc>
        <w:tc>
          <w:tcPr>
            <w:tcW w:w="1096" w:type="dxa"/>
            <w:tcBorders>
              <w:top w:val="single" w:sz="4" w:space="0" w:color="auto"/>
              <w:left w:val="nil"/>
              <w:bottom w:val="single" w:sz="4" w:space="0" w:color="auto"/>
              <w:right w:val="nil"/>
            </w:tcBorders>
            <w:shd w:val="clear" w:color="auto" w:fill="auto"/>
            <w:noWrap/>
            <w:vAlign w:val="bottom"/>
            <w:hideMark/>
          </w:tcPr>
          <w:p w:rsidR="00AD7E65" w:rsidRPr="008711A4" w:rsidRDefault="00AD7E65" w:rsidP="00AD7E65">
            <w:pPr>
              <w:widowControl/>
              <w:jc w:val="right"/>
              <w:rPr>
                <w:rFonts w:ascii="宋体" w:hAnsi="宋体" w:cs="宋体"/>
                <w:color w:val="000000"/>
                <w:kern w:val="0"/>
                <w:sz w:val="22"/>
                <w:szCs w:val="22"/>
              </w:rPr>
            </w:pPr>
            <w:r w:rsidRPr="008711A4">
              <w:rPr>
                <w:rFonts w:ascii="宋体" w:hAnsi="宋体" w:cs="宋体" w:hint="eastAsia"/>
                <w:color w:val="000000"/>
                <w:kern w:val="0"/>
                <w:sz w:val="22"/>
                <w:szCs w:val="22"/>
              </w:rPr>
              <w:t>0.993187</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23840</w:t>
            </w:r>
          </w:p>
        </w:tc>
        <w:tc>
          <w:tcPr>
            <w:tcW w:w="2620" w:type="dxa"/>
            <w:tcBorders>
              <w:top w:val="nil"/>
              <w:left w:val="nil"/>
              <w:bottom w:val="single" w:sz="4" w:space="0" w:color="auto"/>
              <w:right w:val="single" w:sz="4" w:space="0" w:color="auto"/>
            </w:tcBorders>
            <w:shd w:val="clear" w:color="auto" w:fill="auto"/>
            <w:noWrap/>
            <w:vAlign w:val="bottom"/>
            <w:hideMark/>
          </w:tcPr>
          <w:p w:rsidR="00AD7E65" w:rsidRPr="008711A4" w:rsidRDefault="00AD7E65" w:rsidP="00AD7E65">
            <w:pPr>
              <w:widowControl/>
              <w:jc w:val="left"/>
              <w:rPr>
                <w:rFonts w:ascii="宋体" w:hAnsi="宋体" w:cs="宋体"/>
                <w:color w:val="000000"/>
                <w:kern w:val="0"/>
                <w:sz w:val="22"/>
                <w:szCs w:val="22"/>
              </w:rPr>
            </w:pPr>
            <w:r w:rsidRPr="008711A4">
              <w:rPr>
                <w:rFonts w:ascii="宋体" w:hAnsi="宋体" w:cs="宋体" w:hint="eastAsia"/>
                <w:color w:val="000000"/>
                <w:kern w:val="0"/>
                <w:sz w:val="22"/>
                <w:szCs w:val="22"/>
              </w:rPr>
              <w:t>5</w:t>
            </w:r>
          </w:p>
        </w:tc>
      </w:tr>
      <w:tr w:rsidR="00AD7E65" w:rsidRPr="008711A4" w:rsidTr="00AD7E65">
        <w:trPr>
          <w:trHeight w:val="270"/>
          <w:jc w:val="center"/>
        </w:trPr>
        <w:tc>
          <w:tcPr>
            <w:tcW w:w="6219"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Average Leaf Cluster Cohesiveness = 0.949</w:t>
            </w:r>
          </w:p>
        </w:tc>
      </w:tr>
      <w:tr w:rsidR="00AD7E65" w:rsidRPr="008711A4" w:rsidTr="00AD7E65">
        <w:trPr>
          <w:trHeight w:val="270"/>
          <w:jc w:val="center"/>
        </w:trPr>
        <w:tc>
          <w:tcPr>
            <w:tcW w:w="6219"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AD7E65" w:rsidRPr="008711A4" w:rsidRDefault="00AD7E65" w:rsidP="00AD7E65">
            <w:pPr>
              <w:widowControl/>
              <w:jc w:val="center"/>
              <w:rPr>
                <w:rFonts w:ascii="宋体" w:hAnsi="宋体" w:cs="宋体"/>
                <w:color w:val="000000"/>
                <w:kern w:val="0"/>
                <w:sz w:val="22"/>
                <w:szCs w:val="22"/>
              </w:rPr>
            </w:pPr>
            <w:r w:rsidRPr="008711A4">
              <w:rPr>
                <w:rFonts w:ascii="宋体" w:hAnsi="宋体" w:cs="宋体" w:hint="eastAsia"/>
                <w:color w:val="000000"/>
                <w:kern w:val="0"/>
                <w:sz w:val="22"/>
                <w:szCs w:val="22"/>
              </w:rPr>
              <w:t>Std Deviation of Leaf Cluster Cohesiveness = 0.036</w:t>
            </w:r>
          </w:p>
        </w:tc>
      </w:tr>
    </w:tbl>
    <w:p w:rsidR="004F4DB1" w:rsidRDefault="004F4DB1" w:rsidP="004F4DB1">
      <w:pPr>
        <w:spacing w:line="400" w:lineRule="exact"/>
        <w:ind w:firstLine="480"/>
        <w:jc w:val="left"/>
        <w:rPr>
          <w:sz w:val="24"/>
        </w:rPr>
      </w:pPr>
      <w:r>
        <w:rPr>
          <w:rFonts w:hint="eastAsia"/>
          <w:sz w:val="24"/>
        </w:rPr>
        <w:t>对比</w:t>
      </w:r>
      <w:r>
        <w:rPr>
          <w:sz w:val="24"/>
        </w:rPr>
        <w:t>三个算法的</w:t>
      </w:r>
      <w:r>
        <w:rPr>
          <w:rFonts w:hint="eastAsia"/>
          <w:sz w:val="24"/>
        </w:rPr>
        <w:t>结果</w:t>
      </w:r>
      <w:r>
        <w:rPr>
          <w:sz w:val="24"/>
        </w:rPr>
        <w:t>可知：</w:t>
      </w:r>
    </w:p>
    <w:p w:rsidR="004F4DB1" w:rsidRDefault="004F4DB1" w:rsidP="004F4DB1">
      <w:pPr>
        <w:spacing w:line="400" w:lineRule="exact"/>
        <w:ind w:firstLine="480"/>
        <w:jc w:val="left"/>
        <w:rPr>
          <w:sz w:val="24"/>
        </w:rPr>
      </w:pPr>
      <w:r>
        <w:rPr>
          <w:rFonts w:hint="eastAsia"/>
          <w:sz w:val="24"/>
        </w:rPr>
        <w:t>从聚类数</w:t>
      </w:r>
      <w:r>
        <w:rPr>
          <w:sz w:val="24"/>
        </w:rPr>
        <w:t>和用户数来看，</w:t>
      </w:r>
      <w:r w:rsidRPr="0084179D">
        <w:rPr>
          <w:sz w:val="24"/>
        </w:rPr>
        <w:t>Spectral Graph-k-Part</w:t>
      </w:r>
      <w:r>
        <w:rPr>
          <w:rFonts w:hint="eastAsia"/>
          <w:sz w:val="24"/>
        </w:rPr>
        <w:t>算法</w:t>
      </w:r>
      <w:r>
        <w:rPr>
          <w:sz w:val="24"/>
        </w:rPr>
        <w:t>聚</w:t>
      </w:r>
      <w:r>
        <w:rPr>
          <w:rFonts w:hint="eastAsia"/>
          <w:sz w:val="24"/>
        </w:rPr>
        <w:t>成</w:t>
      </w:r>
      <w:r>
        <w:rPr>
          <w:sz w:val="24"/>
        </w:rPr>
        <w:t>了</w:t>
      </w:r>
      <w:r>
        <w:rPr>
          <w:rFonts w:hint="eastAsia"/>
          <w:sz w:val="24"/>
        </w:rPr>
        <w:t>5</w:t>
      </w:r>
      <w:r>
        <w:rPr>
          <w:rFonts w:hint="eastAsia"/>
          <w:sz w:val="24"/>
        </w:rPr>
        <w:t>类，</w:t>
      </w:r>
      <w:r>
        <w:rPr>
          <w:sz w:val="24"/>
        </w:rPr>
        <w:t>第一类用户占总体用户的</w:t>
      </w:r>
      <w:r w:rsidR="00102B12">
        <w:rPr>
          <w:rFonts w:hint="eastAsia"/>
          <w:sz w:val="24"/>
        </w:rPr>
        <w:t>大部分，</w:t>
      </w:r>
      <w:r w:rsidR="00102B12">
        <w:rPr>
          <w:sz w:val="24"/>
        </w:rPr>
        <w:t>且第</w:t>
      </w:r>
      <w:r w:rsidR="00102B12">
        <w:rPr>
          <w:rFonts w:hint="eastAsia"/>
          <w:sz w:val="24"/>
        </w:rPr>
        <w:t>5</w:t>
      </w:r>
      <w:r w:rsidR="00102B12">
        <w:rPr>
          <w:rFonts w:hint="eastAsia"/>
          <w:sz w:val="24"/>
        </w:rPr>
        <w:t>类</w:t>
      </w:r>
      <w:r w:rsidR="00102B12">
        <w:rPr>
          <w:sz w:val="24"/>
        </w:rPr>
        <w:t>用户</w:t>
      </w:r>
      <w:r w:rsidR="00102B12">
        <w:rPr>
          <w:rFonts w:hint="eastAsia"/>
          <w:sz w:val="24"/>
        </w:rPr>
        <w:t>兴趣显然</w:t>
      </w:r>
      <w:r w:rsidR="00102B12">
        <w:rPr>
          <w:sz w:val="24"/>
        </w:rPr>
        <w:t>是没有被分开，聚类效果不</w:t>
      </w:r>
      <w:r w:rsidR="00C42911">
        <w:rPr>
          <w:rFonts w:hint="eastAsia"/>
          <w:sz w:val="24"/>
        </w:rPr>
        <w:t>是</w:t>
      </w:r>
      <w:r w:rsidR="00C42911">
        <w:rPr>
          <w:sz w:val="24"/>
        </w:rPr>
        <w:t>很</w:t>
      </w:r>
      <w:r w:rsidR="00102B12">
        <w:rPr>
          <w:sz w:val="24"/>
        </w:rPr>
        <w:t>好。</w:t>
      </w:r>
      <w:r w:rsidR="00C42911" w:rsidRPr="0084179D">
        <w:rPr>
          <w:rFonts w:hint="eastAsia"/>
          <w:sz w:val="24"/>
        </w:rPr>
        <w:t>Phantom</w:t>
      </w:r>
      <w:r w:rsidR="00C42911">
        <w:rPr>
          <w:rFonts w:hint="eastAsia"/>
          <w:sz w:val="24"/>
        </w:rPr>
        <w:t>（</w:t>
      </w:r>
      <w:r w:rsidR="00C42911">
        <w:rPr>
          <w:sz w:val="24"/>
        </w:rPr>
        <w:t>hard</w:t>
      </w:r>
      <w:r w:rsidR="00C42911">
        <w:rPr>
          <w:sz w:val="24"/>
        </w:rPr>
        <w:t>）</w:t>
      </w:r>
      <w:r w:rsidR="00C42911">
        <w:rPr>
          <w:rFonts w:hint="eastAsia"/>
          <w:sz w:val="24"/>
        </w:rPr>
        <w:t>算法</w:t>
      </w:r>
      <w:r w:rsidR="00C42911">
        <w:rPr>
          <w:sz w:val="24"/>
        </w:rPr>
        <w:t>将用户分成了</w:t>
      </w:r>
      <w:r w:rsidR="00C42911">
        <w:rPr>
          <w:rFonts w:hint="eastAsia"/>
          <w:sz w:val="24"/>
        </w:rPr>
        <w:t>4</w:t>
      </w:r>
      <w:r w:rsidR="00C42911">
        <w:rPr>
          <w:rFonts w:hint="eastAsia"/>
          <w:sz w:val="24"/>
        </w:rPr>
        <w:t>类</w:t>
      </w:r>
      <w:r w:rsidR="00C42911">
        <w:rPr>
          <w:sz w:val="24"/>
        </w:rPr>
        <w:t>，</w:t>
      </w:r>
      <w:r w:rsidR="00C42911">
        <w:rPr>
          <w:rFonts w:hint="eastAsia"/>
          <w:sz w:val="24"/>
        </w:rPr>
        <w:t>其中</w:t>
      </w:r>
      <w:r w:rsidR="00C42911">
        <w:rPr>
          <w:sz w:val="24"/>
        </w:rPr>
        <w:t>第一类用户占很大比重，</w:t>
      </w:r>
      <w:r w:rsidR="00C42911">
        <w:rPr>
          <w:rFonts w:hint="eastAsia"/>
          <w:sz w:val="24"/>
        </w:rPr>
        <w:t>且</w:t>
      </w:r>
      <w:r w:rsidR="00C42911">
        <w:rPr>
          <w:sz w:val="24"/>
        </w:rPr>
        <w:t>用户</w:t>
      </w:r>
      <w:r w:rsidR="00C42911">
        <w:rPr>
          <w:rFonts w:hint="eastAsia"/>
          <w:sz w:val="24"/>
        </w:rPr>
        <w:t>兴趣没有</w:t>
      </w:r>
      <w:r w:rsidR="00C42911">
        <w:rPr>
          <w:sz w:val="24"/>
        </w:rPr>
        <w:t>被细分开，</w:t>
      </w:r>
      <w:r w:rsidR="00B05B0B" w:rsidRPr="00B05B0B">
        <w:rPr>
          <w:rFonts w:hint="eastAsia"/>
          <w:sz w:val="24"/>
        </w:rPr>
        <w:t>不能分割的原因和阈值</w:t>
      </w:r>
      <w:r w:rsidR="00B05B0B" w:rsidRPr="00B05B0B">
        <w:rPr>
          <w:rFonts w:hint="eastAsia"/>
          <w:sz w:val="24"/>
        </w:rPr>
        <w:t>T</w:t>
      </w:r>
      <w:r w:rsidR="00B05B0B" w:rsidRPr="00B05B0B">
        <w:rPr>
          <w:rFonts w:hint="eastAsia"/>
          <w:sz w:val="24"/>
        </w:rPr>
        <w:t>的选取有关，若减小</w:t>
      </w:r>
      <w:r w:rsidR="00B05B0B" w:rsidRPr="00B05B0B">
        <w:rPr>
          <w:rFonts w:hint="eastAsia"/>
          <w:sz w:val="24"/>
        </w:rPr>
        <w:t>T</w:t>
      </w:r>
      <w:r w:rsidR="00B05B0B" w:rsidRPr="00B05B0B">
        <w:rPr>
          <w:rFonts w:hint="eastAsia"/>
          <w:sz w:val="24"/>
        </w:rPr>
        <w:t>至</w:t>
      </w:r>
      <w:r w:rsidR="00B05B0B" w:rsidRPr="00B05B0B">
        <w:rPr>
          <w:rFonts w:hint="eastAsia"/>
          <w:sz w:val="24"/>
        </w:rPr>
        <w:t>0.</w:t>
      </w:r>
      <w:r w:rsidR="00B05B0B">
        <w:rPr>
          <w:sz w:val="24"/>
        </w:rPr>
        <w:t>8</w:t>
      </w:r>
      <w:r w:rsidR="00B05B0B" w:rsidRPr="00B05B0B">
        <w:rPr>
          <w:rFonts w:hint="eastAsia"/>
          <w:sz w:val="24"/>
        </w:rPr>
        <w:t>5</w:t>
      </w:r>
      <w:r w:rsidR="00B05B0B" w:rsidRPr="00B05B0B">
        <w:rPr>
          <w:rFonts w:hint="eastAsia"/>
          <w:sz w:val="24"/>
        </w:rPr>
        <w:t>，则可以将其分开，但会导致</w:t>
      </w:r>
      <w:r w:rsidR="00B05B0B">
        <w:rPr>
          <w:rFonts w:hint="eastAsia"/>
          <w:sz w:val="24"/>
        </w:rPr>
        <w:t>类别</w:t>
      </w:r>
      <w:r w:rsidR="00B05B0B" w:rsidRPr="00B05B0B">
        <w:rPr>
          <w:rFonts w:hint="eastAsia"/>
          <w:sz w:val="24"/>
        </w:rPr>
        <w:t>聚合度较低</w:t>
      </w:r>
      <w:r w:rsidR="00B05B0B">
        <w:rPr>
          <w:rFonts w:hint="eastAsia"/>
          <w:sz w:val="24"/>
        </w:rPr>
        <w:t>，</w:t>
      </w:r>
      <w:r w:rsidR="00C42911">
        <w:rPr>
          <w:sz w:val="24"/>
        </w:rPr>
        <w:t>聚类效果也不是很好。</w:t>
      </w:r>
      <w:r w:rsidR="00C42911" w:rsidRPr="0084179D">
        <w:rPr>
          <w:rFonts w:hint="eastAsia"/>
          <w:sz w:val="24"/>
        </w:rPr>
        <w:t>Phantom</w:t>
      </w:r>
      <w:r w:rsidR="00C42911">
        <w:rPr>
          <w:rFonts w:hint="eastAsia"/>
          <w:sz w:val="24"/>
        </w:rPr>
        <w:t>（</w:t>
      </w:r>
      <w:r w:rsidR="00C42911">
        <w:rPr>
          <w:sz w:val="24"/>
        </w:rPr>
        <w:t>soft</w:t>
      </w:r>
      <w:r w:rsidR="00C42911">
        <w:rPr>
          <w:sz w:val="24"/>
        </w:rPr>
        <w:t>）</w:t>
      </w:r>
      <w:r w:rsidR="00C42911">
        <w:rPr>
          <w:rFonts w:hint="eastAsia"/>
          <w:sz w:val="24"/>
        </w:rPr>
        <w:t>算法</w:t>
      </w:r>
      <w:r w:rsidR="00C42911">
        <w:rPr>
          <w:sz w:val="24"/>
        </w:rPr>
        <w:t>将用户分成</w:t>
      </w:r>
      <w:r w:rsidR="00C42911">
        <w:rPr>
          <w:rFonts w:hint="eastAsia"/>
          <w:sz w:val="24"/>
        </w:rPr>
        <w:t>16</w:t>
      </w:r>
      <w:r w:rsidR="00C42911">
        <w:rPr>
          <w:rFonts w:hint="eastAsia"/>
          <w:sz w:val="24"/>
        </w:rPr>
        <w:t>类</w:t>
      </w:r>
      <w:r w:rsidR="00C42911">
        <w:rPr>
          <w:sz w:val="24"/>
        </w:rPr>
        <w:t>，</w:t>
      </w:r>
      <w:r w:rsidR="00BF2ADC">
        <w:rPr>
          <w:rFonts w:hint="eastAsia"/>
          <w:sz w:val="24"/>
        </w:rPr>
        <w:t>每个</w:t>
      </w:r>
      <w:r w:rsidR="00DA4D29">
        <w:rPr>
          <w:sz w:val="24"/>
        </w:rPr>
        <w:t>类</w:t>
      </w:r>
      <w:r w:rsidR="00DA4D29">
        <w:rPr>
          <w:rFonts w:hint="eastAsia"/>
          <w:sz w:val="24"/>
        </w:rPr>
        <w:t>中</w:t>
      </w:r>
      <w:r w:rsidR="00DA4D29">
        <w:rPr>
          <w:sz w:val="24"/>
        </w:rPr>
        <w:t>用户都占一定数量，且</w:t>
      </w:r>
      <w:r w:rsidR="00DA4D29">
        <w:rPr>
          <w:rFonts w:hint="eastAsia"/>
          <w:sz w:val="24"/>
        </w:rPr>
        <w:t>不存在兴趣</w:t>
      </w:r>
      <w:r w:rsidR="00DA4D29">
        <w:rPr>
          <w:sz w:val="24"/>
        </w:rPr>
        <w:t>类别</w:t>
      </w:r>
      <w:r w:rsidR="00DA4D29">
        <w:rPr>
          <w:rFonts w:hint="eastAsia"/>
          <w:sz w:val="24"/>
        </w:rPr>
        <w:t>没有</w:t>
      </w:r>
      <w:r w:rsidR="00DA4D29">
        <w:rPr>
          <w:sz w:val="24"/>
        </w:rPr>
        <w:t>被分割开的</w:t>
      </w:r>
      <w:r w:rsidR="00DA4D29">
        <w:rPr>
          <w:rFonts w:hint="eastAsia"/>
          <w:sz w:val="24"/>
        </w:rPr>
        <w:t>情况</w:t>
      </w:r>
      <w:r w:rsidR="00DA4D29">
        <w:rPr>
          <w:sz w:val="24"/>
        </w:rPr>
        <w:t>，想比较</w:t>
      </w:r>
      <w:r w:rsidR="00DA4D29">
        <w:rPr>
          <w:rFonts w:hint="eastAsia"/>
          <w:sz w:val="24"/>
        </w:rPr>
        <w:t>前</w:t>
      </w:r>
      <w:r w:rsidR="00DA4D29">
        <w:rPr>
          <w:sz w:val="24"/>
        </w:rPr>
        <w:t>两种算法，</w:t>
      </w:r>
      <w:r w:rsidR="00DA4D29">
        <w:rPr>
          <w:rFonts w:hint="eastAsia"/>
          <w:sz w:val="24"/>
        </w:rPr>
        <w:t>该</w:t>
      </w:r>
      <w:r w:rsidR="00DA4D29">
        <w:rPr>
          <w:sz w:val="24"/>
        </w:rPr>
        <w:t>算法的聚类结果好。</w:t>
      </w:r>
    </w:p>
    <w:p w:rsidR="0084179D" w:rsidRDefault="004F4DB1" w:rsidP="004F4DB1">
      <w:pPr>
        <w:spacing w:line="400" w:lineRule="exact"/>
        <w:ind w:firstLine="480"/>
        <w:jc w:val="left"/>
        <w:rPr>
          <w:sz w:val="24"/>
        </w:rPr>
      </w:pPr>
      <w:r>
        <w:rPr>
          <w:rFonts w:hint="eastAsia"/>
          <w:sz w:val="24"/>
        </w:rPr>
        <w:lastRenderedPageBreak/>
        <w:t>从</w:t>
      </w:r>
      <w:r>
        <w:rPr>
          <w:sz w:val="24"/>
        </w:rPr>
        <w:t>聚类结果的平均聚合度来看，</w:t>
      </w:r>
      <w:r w:rsidRPr="00885463">
        <w:rPr>
          <w:rFonts w:hint="eastAsia"/>
          <w:sz w:val="24"/>
        </w:rPr>
        <w:t xml:space="preserve"> </w:t>
      </w:r>
      <w:r w:rsidRPr="0084179D">
        <w:rPr>
          <w:sz w:val="24"/>
        </w:rPr>
        <w:t>Spectral Graph-k-Part</w:t>
      </w:r>
      <w:r>
        <w:rPr>
          <w:rFonts w:hint="eastAsia"/>
          <w:sz w:val="24"/>
        </w:rPr>
        <w:t>&lt;</w:t>
      </w:r>
      <w:r w:rsidRPr="0084179D">
        <w:rPr>
          <w:rFonts w:hint="eastAsia"/>
          <w:sz w:val="24"/>
        </w:rPr>
        <w:t>Phantom</w:t>
      </w:r>
      <w:r>
        <w:rPr>
          <w:rFonts w:hint="eastAsia"/>
          <w:sz w:val="24"/>
        </w:rPr>
        <w:t>（</w:t>
      </w:r>
      <w:r>
        <w:rPr>
          <w:sz w:val="24"/>
        </w:rPr>
        <w:t>hard</w:t>
      </w:r>
      <w:r>
        <w:rPr>
          <w:sz w:val="24"/>
        </w:rPr>
        <w:t>）</w:t>
      </w:r>
      <w:r>
        <w:rPr>
          <w:rFonts w:hint="eastAsia"/>
          <w:sz w:val="24"/>
        </w:rPr>
        <w:t>&lt;</w:t>
      </w:r>
      <w:r w:rsidRPr="0084179D">
        <w:rPr>
          <w:rFonts w:hint="eastAsia"/>
          <w:sz w:val="24"/>
        </w:rPr>
        <w:t>Phantom</w:t>
      </w:r>
      <w:r>
        <w:rPr>
          <w:rFonts w:hint="eastAsia"/>
          <w:sz w:val="24"/>
        </w:rPr>
        <w:t>（</w:t>
      </w:r>
      <w:r>
        <w:rPr>
          <w:sz w:val="24"/>
        </w:rPr>
        <w:t>soft</w:t>
      </w:r>
      <w:r>
        <w:rPr>
          <w:sz w:val="24"/>
        </w:rPr>
        <w:t>）</w:t>
      </w:r>
      <w:r w:rsidR="00DA4D29">
        <w:rPr>
          <w:rFonts w:hint="eastAsia"/>
          <w:sz w:val="24"/>
        </w:rPr>
        <w:t>，</w:t>
      </w:r>
      <w:r w:rsidR="00DA4D29" w:rsidRPr="0084179D">
        <w:rPr>
          <w:sz w:val="24"/>
        </w:rPr>
        <w:t>Spectral Graph-k-Part</w:t>
      </w:r>
      <w:r w:rsidR="00DA4D29">
        <w:rPr>
          <w:rFonts w:hint="eastAsia"/>
          <w:sz w:val="24"/>
        </w:rPr>
        <w:t>的</w:t>
      </w:r>
      <w:r w:rsidR="00DA4D29">
        <w:rPr>
          <w:sz w:val="24"/>
        </w:rPr>
        <w:t>聚合结果只有</w:t>
      </w:r>
      <w:r w:rsidR="00DA4D29">
        <w:rPr>
          <w:rFonts w:hint="eastAsia"/>
          <w:sz w:val="24"/>
        </w:rPr>
        <w:t>0.779</w:t>
      </w:r>
      <w:r w:rsidR="00DA4D29">
        <w:rPr>
          <w:rFonts w:hint="eastAsia"/>
          <w:sz w:val="24"/>
        </w:rPr>
        <w:t>，</w:t>
      </w:r>
      <w:r w:rsidR="008F11D8" w:rsidRPr="0084179D">
        <w:rPr>
          <w:rFonts w:hint="eastAsia"/>
          <w:sz w:val="24"/>
        </w:rPr>
        <w:t>Phantom</w:t>
      </w:r>
      <w:r w:rsidR="008F11D8">
        <w:rPr>
          <w:rFonts w:hint="eastAsia"/>
          <w:sz w:val="24"/>
        </w:rPr>
        <w:t>（</w:t>
      </w:r>
      <w:r w:rsidR="008F11D8">
        <w:rPr>
          <w:sz w:val="24"/>
        </w:rPr>
        <w:t>hard</w:t>
      </w:r>
      <w:r w:rsidR="008F11D8">
        <w:rPr>
          <w:sz w:val="24"/>
        </w:rPr>
        <w:t>）</w:t>
      </w:r>
      <w:r w:rsidR="008F11D8">
        <w:rPr>
          <w:rFonts w:hint="eastAsia"/>
          <w:sz w:val="24"/>
        </w:rPr>
        <w:t>算法</w:t>
      </w:r>
      <w:r w:rsidR="008F11D8">
        <w:rPr>
          <w:sz w:val="24"/>
        </w:rPr>
        <w:t>的提升到</w:t>
      </w:r>
      <w:r w:rsidR="008F11D8" w:rsidRPr="008F11D8">
        <w:rPr>
          <w:sz w:val="24"/>
        </w:rPr>
        <w:t>0.896</w:t>
      </w:r>
      <w:r w:rsidR="008F11D8">
        <w:rPr>
          <w:rFonts w:hint="eastAsia"/>
          <w:sz w:val="24"/>
        </w:rPr>
        <w:t>，</w:t>
      </w:r>
      <w:r w:rsidR="008F11D8" w:rsidRPr="0084179D">
        <w:rPr>
          <w:rFonts w:hint="eastAsia"/>
          <w:sz w:val="24"/>
        </w:rPr>
        <w:t>Phantom</w:t>
      </w:r>
      <w:r w:rsidR="008F11D8">
        <w:rPr>
          <w:rFonts w:hint="eastAsia"/>
          <w:sz w:val="24"/>
        </w:rPr>
        <w:t>（</w:t>
      </w:r>
      <w:r w:rsidR="008F11D8">
        <w:rPr>
          <w:sz w:val="24"/>
        </w:rPr>
        <w:t>soft</w:t>
      </w:r>
      <w:r w:rsidR="008F11D8">
        <w:rPr>
          <w:sz w:val="24"/>
        </w:rPr>
        <w:t>）</w:t>
      </w:r>
      <w:r w:rsidR="008F11D8">
        <w:rPr>
          <w:rFonts w:hint="eastAsia"/>
          <w:sz w:val="24"/>
        </w:rPr>
        <w:t>的平均</w:t>
      </w:r>
      <w:r w:rsidR="008F11D8">
        <w:rPr>
          <w:sz w:val="24"/>
        </w:rPr>
        <w:t>聚合度达到了</w:t>
      </w:r>
      <w:r w:rsidR="008F11D8">
        <w:rPr>
          <w:rFonts w:hint="eastAsia"/>
          <w:sz w:val="24"/>
        </w:rPr>
        <w:t>0.949</w:t>
      </w:r>
      <w:r w:rsidR="008F11D8">
        <w:rPr>
          <w:rFonts w:hint="eastAsia"/>
          <w:sz w:val="24"/>
        </w:rPr>
        <w:t>，平均聚合度越大</w:t>
      </w:r>
      <w:r w:rsidR="008F11D8">
        <w:rPr>
          <w:sz w:val="24"/>
        </w:rPr>
        <w:t>表示聚类结果越好</w:t>
      </w:r>
      <w:r w:rsidR="00DA4D29">
        <w:rPr>
          <w:rFonts w:hint="eastAsia"/>
          <w:sz w:val="24"/>
        </w:rPr>
        <w:t>。且</w:t>
      </w:r>
      <w:r w:rsidR="00DA4D29">
        <w:rPr>
          <w:sz w:val="24"/>
        </w:rPr>
        <w:t>聚合度标准差</w:t>
      </w:r>
      <w:r w:rsidR="008F11D8">
        <w:rPr>
          <w:rFonts w:hint="eastAsia"/>
          <w:sz w:val="24"/>
        </w:rPr>
        <w:t>也是</w:t>
      </w:r>
      <w:r w:rsidR="008F11D8" w:rsidRPr="0084179D">
        <w:rPr>
          <w:rFonts w:hint="eastAsia"/>
          <w:sz w:val="24"/>
        </w:rPr>
        <w:t>Phantom</w:t>
      </w:r>
      <w:r w:rsidR="008F11D8">
        <w:rPr>
          <w:rFonts w:hint="eastAsia"/>
          <w:sz w:val="24"/>
        </w:rPr>
        <w:t>（</w:t>
      </w:r>
      <w:r w:rsidR="008F11D8">
        <w:rPr>
          <w:sz w:val="24"/>
        </w:rPr>
        <w:t>soft</w:t>
      </w:r>
      <w:r w:rsidR="008F11D8">
        <w:rPr>
          <w:sz w:val="24"/>
        </w:rPr>
        <w:t>）</w:t>
      </w:r>
      <w:r w:rsidR="008F11D8">
        <w:rPr>
          <w:rFonts w:hint="eastAsia"/>
          <w:sz w:val="24"/>
        </w:rPr>
        <w:t>算法最小</w:t>
      </w:r>
      <w:r w:rsidR="008F11D8">
        <w:rPr>
          <w:sz w:val="24"/>
        </w:rPr>
        <w:t>，该算法对</w:t>
      </w:r>
      <w:r w:rsidR="008F11D8">
        <w:rPr>
          <w:rFonts w:hint="eastAsia"/>
          <w:sz w:val="24"/>
        </w:rPr>
        <w:t>用户</w:t>
      </w:r>
      <w:r w:rsidR="008F11D8">
        <w:rPr>
          <w:sz w:val="24"/>
        </w:rPr>
        <w:t>聚类后每个类的聚合度不但高且</w:t>
      </w:r>
      <w:r w:rsidR="008F11D8">
        <w:rPr>
          <w:rFonts w:hint="eastAsia"/>
          <w:sz w:val="24"/>
        </w:rPr>
        <w:t>差异</w:t>
      </w:r>
      <w:r w:rsidR="008F11D8">
        <w:rPr>
          <w:sz w:val="24"/>
        </w:rPr>
        <w:t>小</w:t>
      </w:r>
      <w:r w:rsidR="008F11D8">
        <w:rPr>
          <w:rFonts w:hint="eastAsia"/>
          <w:sz w:val="24"/>
        </w:rPr>
        <w:t>，</w:t>
      </w:r>
      <w:r w:rsidR="008F11D8">
        <w:rPr>
          <w:sz w:val="24"/>
        </w:rPr>
        <w:t>说明</w:t>
      </w:r>
      <w:r w:rsidR="008F11D8">
        <w:rPr>
          <w:rFonts w:hint="eastAsia"/>
          <w:sz w:val="24"/>
        </w:rPr>
        <w:t>其中</w:t>
      </w:r>
      <w:r w:rsidR="008F11D8">
        <w:rPr>
          <w:sz w:val="24"/>
        </w:rPr>
        <w:t>每个类的聚合结果很好。</w:t>
      </w:r>
    </w:p>
    <w:p w:rsidR="00885463" w:rsidRPr="008F11D8" w:rsidRDefault="008F11D8" w:rsidP="008F11D8">
      <w:pPr>
        <w:spacing w:line="400" w:lineRule="exact"/>
        <w:ind w:firstLine="480"/>
        <w:jc w:val="left"/>
        <w:rPr>
          <w:sz w:val="24"/>
        </w:rPr>
      </w:pPr>
      <w:r>
        <w:rPr>
          <w:rFonts w:hint="eastAsia"/>
          <w:sz w:val="24"/>
        </w:rPr>
        <w:t>由</w:t>
      </w:r>
      <w:r>
        <w:rPr>
          <w:sz w:val="24"/>
        </w:rPr>
        <w:t>此可知</w:t>
      </w:r>
      <w:r w:rsidRPr="0084179D">
        <w:rPr>
          <w:rFonts w:hint="eastAsia"/>
          <w:sz w:val="24"/>
        </w:rPr>
        <w:t>Phantom</w:t>
      </w:r>
      <w:r>
        <w:rPr>
          <w:rFonts w:hint="eastAsia"/>
          <w:sz w:val="24"/>
        </w:rPr>
        <w:t>（</w:t>
      </w:r>
      <w:r>
        <w:rPr>
          <w:sz w:val="24"/>
        </w:rPr>
        <w:t>soft</w:t>
      </w:r>
      <w:r>
        <w:rPr>
          <w:sz w:val="24"/>
        </w:rPr>
        <w:t>）</w:t>
      </w:r>
      <w:r>
        <w:rPr>
          <w:rFonts w:hint="eastAsia"/>
          <w:sz w:val="24"/>
        </w:rPr>
        <w:t>算法</w:t>
      </w:r>
      <w:r>
        <w:rPr>
          <w:sz w:val="24"/>
        </w:rPr>
        <w:t>的聚类效果最好，</w:t>
      </w:r>
      <w:r>
        <w:rPr>
          <w:rFonts w:hint="eastAsia"/>
          <w:sz w:val="24"/>
        </w:rPr>
        <w:t>使用</w:t>
      </w:r>
      <w:r w:rsidRPr="0084179D">
        <w:rPr>
          <w:rFonts w:hint="eastAsia"/>
          <w:sz w:val="24"/>
        </w:rPr>
        <w:t>Phantom</w:t>
      </w:r>
      <w:r>
        <w:rPr>
          <w:rFonts w:hint="eastAsia"/>
          <w:sz w:val="24"/>
        </w:rPr>
        <w:t>（</w:t>
      </w:r>
      <w:r>
        <w:rPr>
          <w:sz w:val="24"/>
        </w:rPr>
        <w:t>soft</w:t>
      </w:r>
      <w:r>
        <w:rPr>
          <w:sz w:val="24"/>
        </w:rPr>
        <w:t>）</w:t>
      </w:r>
      <w:r>
        <w:rPr>
          <w:rFonts w:hint="eastAsia"/>
          <w:sz w:val="24"/>
        </w:rPr>
        <w:t>算法的</w:t>
      </w:r>
      <w:r>
        <w:rPr>
          <w:sz w:val="24"/>
        </w:rPr>
        <w:t>聚类结果</w:t>
      </w:r>
      <w:r>
        <w:rPr>
          <w:rFonts w:hint="eastAsia"/>
          <w:sz w:val="24"/>
        </w:rPr>
        <w:t>，</w:t>
      </w:r>
      <w:r>
        <w:rPr>
          <w:sz w:val="24"/>
        </w:rPr>
        <w:t>即用户按照兴趣偏好被聚成</w:t>
      </w:r>
      <w:r>
        <w:rPr>
          <w:rFonts w:hint="eastAsia"/>
          <w:sz w:val="24"/>
        </w:rPr>
        <w:t>16</w:t>
      </w:r>
      <w:r>
        <w:rPr>
          <w:rFonts w:hint="eastAsia"/>
          <w:sz w:val="24"/>
        </w:rPr>
        <w:t>类，下面</w:t>
      </w:r>
      <w:r>
        <w:rPr>
          <w:rFonts w:hint="eastAsia"/>
          <w:sz w:val="24"/>
        </w:rPr>
        <w:t>6.4</w:t>
      </w:r>
      <w:r>
        <w:rPr>
          <w:rFonts w:hint="eastAsia"/>
          <w:sz w:val="24"/>
        </w:rPr>
        <w:t>节对</w:t>
      </w:r>
      <w:r>
        <w:rPr>
          <w:sz w:val="24"/>
        </w:rPr>
        <w:t>聚类结果进行分析。</w:t>
      </w:r>
    </w:p>
    <w:p w:rsidR="00024D34" w:rsidRPr="00D64E80" w:rsidRDefault="00024D34" w:rsidP="00024D34">
      <w:pPr>
        <w:pStyle w:val="2"/>
        <w:spacing w:before="480" w:after="120" w:line="400" w:lineRule="exact"/>
        <w:rPr>
          <w:rFonts w:ascii="黑体" w:eastAsia="黑体" w:hAnsi="黑体"/>
          <w:b w:val="0"/>
          <w:sz w:val="28"/>
          <w:szCs w:val="28"/>
        </w:rPr>
      </w:pPr>
      <w:bookmarkStart w:id="111" w:name="_Toc432581638"/>
      <w:r w:rsidRPr="00D64E80">
        <w:rPr>
          <w:rFonts w:ascii="黑体" w:eastAsia="黑体" w:hAnsi="黑体"/>
          <w:b w:val="0"/>
          <w:sz w:val="28"/>
          <w:szCs w:val="28"/>
        </w:rPr>
        <w:t>6</w:t>
      </w:r>
      <w:r w:rsidRPr="00D64E80">
        <w:rPr>
          <w:rFonts w:ascii="黑体" w:eastAsia="黑体" w:hAnsi="黑体" w:hint="eastAsia"/>
          <w:b w:val="0"/>
          <w:sz w:val="28"/>
          <w:szCs w:val="28"/>
        </w:rPr>
        <w:t>.</w:t>
      </w:r>
      <w:r w:rsidRPr="00D64E80">
        <w:rPr>
          <w:rFonts w:ascii="黑体" w:eastAsia="黑体" w:hAnsi="黑体"/>
          <w:b w:val="0"/>
          <w:sz w:val="28"/>
          <w:szCs w:val="28"/>
        </w:rPr>
        <w:t>4</w:t>
      </w:r>
      <w:r w:rsidR="00D64E80">
        <w:rPr>
          <w:rFonts w:ascii="黑体" w:eastAsia="黑体" w:hAnsi="黑体"/>
          <w:b w:val="0"/>
          <w:sz w:val="28"/>
          <w:szCs w:val="28"/>
        </w:rPr>
        <w:t xml:space="preserve">  </w:t>
      </w:r>
      <w:r w:rsidRPr="00D64E80">
        <w:rPr>
          <w:rFonts w:ascii="黑体" w:eastAsia="黑体" w:hAnsi="黑体" w:hint="eastAsia"/>
          <w:b w:val="0"/>
          <w:sz w:val="28"/>
          <w:szCs w:val="28"/>
        </w:rPr>
        <w:t>结果</w:t>
      </w:r>
      <w:r w:rsidRPr="00D64E80">
        <w:rPr>
          <w:rFonts w:ascii="黑体" w:eastAsia="黑体" w:hAnsi="黑体"/>
          <w:b w:val="0"/>
          <w:sz w:val="28"/>
          <w:szCs w:val="28"/>
        </w:rPr>
        <w:t>分析</w:t>
      </w:r>
      <w:bookmarkEnd w:id="111"/>
    </w:p>
    <w:p w:rsidR="00024D34" w:rsidRDefault="00C4629A" w:rsidP="00C4629A">
      <w:pPr>
        <w:spacing w:line="400" w:lineRule="exact"/>
        <w:ind w:firstLine="480"/>
        <w:jc w:val="left"/>
        <w:rPr>
          <w:sz w:val="24"/>
        </w:rPr>
      </w:pPr>
      <w:r>
        <w:rPr>
          <w:rFonts w:hint="eastAsia"/>
          <w:sz w:val="24"/>
        </w:rPr>
        <w:t>通过</w:t>
      </w:r>
      <w:r w:rsidRPr="0084179D">
        <w:rPr>
          <w:rFonts w:hint="eastAsia"/>
          <w:sz w:val="24"/>
        </w:rPr>
        <w:t>Phantom</w:t>
      </w:r>
      <w:r>
        <w:rPr>
          <w:rFonts w:hint="eastAsia"/>
          <w:sz w:val="24"/>
        </w:rPr>
        <w:t>（</w:t>
      </w:r>
      <w:r>
        <w:rPr>
          <w:sz w:val="24"/>
        </w:rPr>
        <w:t>soft</w:t>
      </w:r>
      <w:r>
        <w:rPr>
          <w:sz w:val="24"/>
        </w:rPr>
        <w:t>）</w:t>
      </w:r>
      <w:r>
        <w:rPr>
          <w:rFonts w:hint="eastAsia"/>
          <w:sz w:val="24"/>
        </w:rPr>
        <w:t>算法将</w:t>
      </w:r>
      <w:r>
        <w:rPr>
          <w:sz w:val="24"/>
        </w:rPr>
        <w:t>用户按兴趣偏好</w:t>
      </w:r>
      <w:r>
        <w:rPr>
          <w:rFonts w:hint="eastAsia"/>
          <w:sz w:val="24"/>
        </w:rPr>
        <w:t>聚成</w:t>
      </w:r>
      <w:r>
        <w:rPr>
          <w:sz w:val="24"/>
        </w:rPr>
        <w:t>了</w:t>
      </w:r>
      <w:r>
        <w:rPr>
          <w:rFonts w:hint="eastAsia"/>
          <w:sz w:val="24"/>
        </w:rPr>
        <w:t>16</w:t>
      </w:r>
      <w:r>
        <w:rPr>
          <w:rFonts w:hint="eastAsia"/>
          <w:sz w:val="24"/>
        </w:rPr>
        <w:t>类，</w:t>
      </w:r>
      <w:r>
        <w:rPr>
          <w:sz w:val="24"/>
        </w:rPr>
        <w:t>将每个类中用户的访问量情况</w:t>
      </w:r>
      <w:r>
        <w:rPr>
          <w:rFonts w:hint="eastAsia"/>
          <w:sz w:val="24"/>
        </w:rPr>
        <w:t>进行详细说明</w:t>
      </w:r>
      <w:r>
        <w:rPr>
          <w:sz w:val="24"/>
        </w:rPr>
        <w:t>，每类</w:t>
      </w:r>
      <w:r>
        <w:rPr>
          <w:rFonts w:hint="eastAsia"/>
          <w:sz w:val="24"/>
        </w:rPr>
        <w:t>用户</w:t>
      </w:r>
      <w:r>
        <w:rPr>
          <w:sz w:val="24"/>
        </w:rPr>
        <w:t>在该类别下的</w:t>
      </w:r>
      <w:r>
        <w:rPr>
          <w:rFonts w:hint="eastAsia"/>
          <w:sz w:val="24"/>
        </w:rPr>
        <w:t>访问量</w:t>
      </w:r>
      <w:r>
        <w:rPr>
          <w:sz w:val="24"/>
        </w:rPr>
        <w:t>占比见</w:t>
      </w:r>
      <w:r>
        <w:rPr>
          <w:rFonts w:hint="eastAsia"/>
          <w:sz w:val="24"/>
        </w:rPr>
        <w:t>表</w:t>
      </w:r>
      <w:r>
        <w:rPr>
          <w:rFonts w:hint="eastAsia"/>
          <w:sz w:val="24"/>
        </w:rPr>
        <w:t>6.5</w:t>
      </w:r>
      <w:r>
        <w:rPr>
          <w:rFonts w:hint="eastAsia"/>
          <w:sz w:val="24"/>
        </w:rPr>
        <w:t>。</w:t>
      </w:r>
    </w:p>
    <w:p w:rsidR="007B7812" w:rsidRPr="007B7812" w:rsidRDefault="007B7812" w:rsidP="007B7812">
      <w:pPr>
        <w:spacing w:before="240" w:after="120"/>
        <w:ind w:firstLine="437"/>
        <w:jc w:val="center"/>
        <w:rPr>
          <w:rFonts w:ascii="宋体" w:hAnsi="宋体"/>
          <w:sz w:val="22"/>
          <w:szCs w:val="22"/>
        </w:rPr>
      </w:pPr>
      <w:r>
        <w:rPr>
          <w:rFonts w:ascii="宋体" w:hAnsi="宋体" w:hint="eastAsia"/>
          <w:sz w:val="22"/>
          <w:szCs w:val="22"/>
        </w:rPr>
        <w:t>表6.5  每类</w:t>
      </w:r>
      <w:r>
        <w:rPr>
          <w:rFonts w:ascii="宋体" w:hAnsi="宋体"/>
          <w:sz w:val="22"/>
          <w:szCs w:val="22"/>
        </w:rPr>
        <w:t>用户</w:t>
      </w:r>
      <w:r>
        <w:rPr>
          <w:rFonts w:ascii="宋体" w:hAnsi="宋体" w:hint="eastAsia"/>
          <w:sz w:val="22"/>
          <w:szCs w:val="22"/>
        </w:rPr>
        <w:t>访问量</w:t>
      </w:r>
      <w:r>
        <w:rPr>
          <w:rFonts w:ascii="宋体" w:hAnsi="宋体"/>
          <w:sz w:val="22"/>
          <w:szCs w:val="22"/>
        </w:rPr>
        <w:t>详细表</w:t>
      </w:r>
    </w:p>
    <w:tbl>
      <w:tblPr>
        <w:tblW w:w="9498" w:type="dxa"/>
        <w:tblInd w:w="108" w:type="dxa"/>
        <w:tblLayout w:type="fixed"/>
        <w:tblLook w:val="04A0" w:firstRow="1" w:lastRow="0" w:firstColumn="1" w:lastColumn="0" w:noHBand="0" w:noVBand="1"/>
      </w:tblPr>
      <w:tblGrid>
        <w:gridCol w:w="567"/>
        <w:gridCol w:w="1985"/>
        <w:gridCol w:w="992"/>
        <w:gridCol w:w="992"/>
        <w:gridCol w:w="993"/>
        <w:gridCol w:w="975"/>
        <w:gridCol w:w="1009"/>
        <w:gridCol w:w="992"/>
        <w:gridCol w:w="993"/>
      </w:tblGrid>
      <w:tr w:rsidR="00C4629A" w:rsidRPr="003B470D" w:rsidTr="00150701">
        <w:trPr>
          <w:trHeight w:val="27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629A" w:rsidRPr="003B470D" w:rsidRDefault="00EE625B"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簇</w:t>
            </w:r>
          </w:p>
        </w:tc>
        <w:tc>
          <w:tcPr>
            <w:tcW w:w="1985"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rsidR="00150701" w:rsidRPr="003B470D" w:rsidRDefault="00C4629A"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 xml:space="preserve">　</w:t>
            </w:r>
            <w:r w:rsidR="00150701" w:rsidRPr="003B470D">
              <w:rPr>
                <w:rFonts w:ascii="宋体" w:hAnsi="宋体" w:cs="宋体" w:hint="eastAsia"/>
                <w:color w:val="000000"/>
                <w:kern w:val="0"/>
                <w:sz w:val="22"/>
                <w:szCs w:val="22"/>
              </w:rPr>
              <w:t xml:space="preserve">  </w:t>
            </w:r>
            <w:r w:rsidR="00150701" w:rsidRPr="003B470D">
              <w:rPr>
                <w:rFonts w:ascii="宋体" w:hAnsi="宋体" w:cs="宋体"/>
                <w:color w:val="000000"/>
                <w:kern w:val="0"/>
                <w:sz w:val="22"/>
                <w:szCs w:val="22"/>
              </w:rPr>
              <w:t xml:space="preserve">    </w:t>
            </w:r>
            <w:r w:rsidR="00150701" w:rsidRPr="003B470D">
              <w:rPr>
                <w:rFonts w:ascii="宋体" w:hAnsi="宋体" w:cs="宋体" w:hint="eastAsia"/>
                <w:color w:val="000000"/>
                <w:kern w:val="0"/>
                <w:sz w:val="22"/>
                <w:szCs w:val="22"/>
              </w:rPr>
              <w:t>网站</w:t>
            </w:r>
            <w:r w:rsidR="00150701" w:rsidRPr="003B470D">
              <w:rPr>
                <w:rFonts w:ascii="宋体" w:hAnsi="宋体" w:cs="宋体"/>
                <w:color w:val="000000"/>
                <w:kern w:val="0"/>
                <w:sz w:val="22"/>
                <w:szCs w:val="22"/>
              </w:rPr>
              <w:t>类型</w:t>
            </w:r>
          </w:p>
          <w:p w:rsidR="00C4629A" w:rsidRPr="003B470D" w:rsidRDefault="00150701"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兴趣</w:t>
            </w:r>
            <w:r w:rsidR="00C4629A" w:rsidRPr="003B470D">
              <w:rPr>
                <w:rFonts w:ascii="宋体" w:hAnsi="宋体" w:cs="宋体"/>
                <w:color w:val="000000"/>
                <w:kern w:val="0"/>
                <w:sz w:val="22"/>
                <w:szCs w:val="22"/>
              </w:rPr>
              <w:t>偏好</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新闻</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阅读</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购物</w:t>
            </w:r>
          </w:p>
        </w:tc>
        <w:tc>
          <w:tcPr>
            <w:tcW w:w="975"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社交</w:t>
            </w:r>
          </w:p>
        </w:tc>
        <w:tc>
          <w:tcPr>
            <w:tcW w:w="1009"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财经</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视频</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游戏</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left"/>
              <w:rPr>
                <w:color w:val="000000"/>
                <w:kern w:val="0"/>
                <w:sz w:val="22"/>
                <w:szCs w:val="22"/>
              </w:rPr>
            </w:pPr>
            <w:r w:rsidRPr="003B470D">
              <w:rPr>
                <w:rFonts w:hint="eastAsia"/>
                <w:color w:val="000000"/>
                <w:sz w:val="22"/>
                <w:szCs w:val="22"/>
              </w:rPr>
              <w:t>软件应用</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2.21%</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2.19%</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0.56%</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3.87%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0.54%</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社交、软件应用</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0.75%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0.99%</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26.07%</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3.85%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1.23%</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邮箱、社交、购物</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0.28%</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3.67%</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76.05%</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2.42%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1.12%</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动漫、游戏、视频</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0.74%</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11.30%</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7.49%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41.27%</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视频</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0.99%</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5.15%</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77.32%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3.15%</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视频、社交</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1.51%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0.43%</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1.15%</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37.21%</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38.23%</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4.32%</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音乐</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1.13%</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0.27%</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2.38%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3.56%</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1.90%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0.97%</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8</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旅游、阅读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47.32%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0.11%</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3.53%</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5.19%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2.18%</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3.21%</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9</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阅读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75.56%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0.53%</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2.38%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4.41%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1.02%</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10</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生活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2.84%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0.36%</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3.40%</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2.22%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0.74%</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旅游</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1.79%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0.27%</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3.33%</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3.54%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3.60%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0.58%</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12</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搜索、社交</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0.45%</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20.63%</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3.59%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2.69%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13</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搜索、财经</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1.48%</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3.45%</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27.59%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10.84%</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0.49%</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新闻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88.59%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0.07%</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2.40%</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3.93%</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0.51%</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15</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财经、新闻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40.44%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0.63%</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0.08%</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13.22%</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27.73%</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7.12%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0.87%</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16</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财经</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0.14%</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0.34%</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9.44%</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73.75%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5.26%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1.61%</w:t>
            </w:r>
          </w:p>
        </w:tc>
      </w:tr>
      <w:tr w:rsidR="00C4629A" w:rsidRPr="003B470D" w:rsidTr="00150701">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C4629A" w:rsidRPr="003B470D" w:rsidRDefault="00EE625B"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簇</w:t>
            </w:r>
          </w:p>
        </w:tc>
        <w:tc>
          <w:tcPr>
            <w:tcW w:w="1985" w:type="dxa"/>
            <w:tcBorders>
              <w:top w:val="nil"/>
              <w:left w:val="nil"/>
              <w:bottom w:val="single" w:sz="4" w:space="0" w:color="auto"/>
              <w:right w:val="single" w:sz="4" w:space="0" w:color="auto"/>
              <w:tl2br w:val="single" w:sz="4" w:space="0" w:color="auto"/>
            </w:tcBorders>
            <w:shd w:val="clear" w:color="auto" w:fill="auto"/>
            <w:noWrap/>
            <w:vAlign w:val="center"/>
            <w:hideMark/>
          </w:tcPr>
          <w:p w:rsidR="00150701" w:rsidRPr="003B470D" w:rsidRDefault="00C4629A"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 xml:space="preserve">　</w:t>
            </w:r>
            <w:r w:rsidR="00150701" w:rsidRPr="003B470D">
              <w:rPr>
                <w:rFonts w:ascii="宋体" w:hAnsi="宋体" w:cs="宋体" w:hint="eastAsia"/>
                <w:color w:val="000000"/>
                <w:kern w:val="0"/>
                <w:sz w:val="22"/>
                <w:szCs w:val="22"/>
              </w:rPr>
              <w:t xml:space="preserve">      网站</w:t>
            </w:r>
            <w:r w:rsidR="00150701" w:rsidRPr="003B470D">
              <w:rPr>
                <w:rFonts w:ascii="宋体" w:hAnsi="宋体" w:cs="宋体"/>
                <w:color w:val="000000"/>
                <w:kern w:val="0"/>
                <w:sz w:val="22"/>
                <w:szCs w:val="22"/>
              </w:rPr>
              <w:t>类型</w:t>
            </w:r>
          </w:p>
          <w:p w:rsidR="00C4629A" w:rsidRPr="003B470D" w:rsidRDefault="00150701" w:rsidP="00C4629A">
            <w:pPr>
              <w:widowControl/>
              <w:jc w:val="left"/>
              <w:rPr>
                <w:rFonts w:ascii="宋体" w:hAnsi="宋体" w:cs="宋体"/>
                <w:color w:val="000000"/>
                <w:kern w:val="0"/>
                <w:sz w:val="22"/>
                <w:szCs w:val="22"/>
              </w:rPr>
            </w:pPr>
            <w:r w:rsidRPr="003B470D">
              <w:rPr>
                <w:rFonts w:ascii="宋体" w:hAnsi="宋体" w:cs="宋体" w:hint="eastAsia"/>
                <w:color w:val="000000"/>
                <w:kern w:val="0"/>
                <w:sz w:val="22"/>
                <w:szCs w:val="22"/>
              </w:rPr>
              <w:t>兴趣</w:t>
            </w:r>
            <w:r w:rsidR="00C4629A" w:rsidRPr="003B470D">
              <w:rPr>
                <w:rFonts w:ascii="宋体" w:hAnsi="宋体" w:cs="宋体"/>
                <w:color w:val="000000"/>
                <w:kern w:val="0"/>
                <w:sz w:val="22"/>
                <w:szCs w:val="22"/>
              </w:rPr>
              <w:t>偏好</w:t>
            </w:r>
          </w:p>
        </w:tc>
        <w:tc>
          <w:tcPr>
            <w:tcW w:w="992"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音乐</w:t>
            </w:r>
          </w:p>
        </w:tc>
        <w:tc>
          <w:tcPr>
            <w:tcW w:w="992"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软件</w:t>
            </w:r>
          </w:p>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应用</w:t>
            </w:r>
          </w:p>
        </w:tc>
        <w:tc>
          <w:tcPr>
            <w:tcW w:w="993"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搜索</w:t>
            </w:r>
          </w:p>
        </w:tc>
        <w:tc>
          <w:tcPr>
            <w:tcW w:w="975"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旅游</w:t>
            </w:r>
          </w:p>
        </w:tc>
        <w:tc>
          <w:tcPr>
            <w:tcW w:w="1009"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生活</w:t>
            </w:r>
          </w:p>
        </w:tc>
        <w:tc>
          <w:tcPr>
            <w:tcW w:w="992"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r w:rsidRPr="003B470D">
              <w:rPr>
                <w:rFonts w:ascii="宋体" w:hAnsi="宋体" w:cs="宋体" w:hint="eastAsia"/>
                <w:kern w:val="0"/>
                <w:sz w:val="22"/>
                <w:szCs w:val="22"/>
              </w:rPr>
              <w:t>邮箱</w:t>
            </w:r>
          </w:p>
        </w:tc>
        <w:tc>
          <w:tcPr>
            <w:tcW w:w="993" w:type="dxa"/>
            <w:tcBorders>
              <w:top w:val="nil"/>
              <w:left w:val="nil"/>
              <w:bottom w:val="single" w:sz="4" w:space="0" w:color="auto"/>
              <w:right w:val="single" w:sz="4" w:space="0" w:color="auto"/>
            </w:tcBorders>
            <w:shd w:val="clear" w:color="auto" w:fill="auto"/>
            <w:noWrap/>
            <w:vAlign w:val="bottom"/>
            <w:hideMark/>
          </w:tcPr>
          <w:p w:rsidR="00C4629A" w:rsidRPr="003B470D" w:rsidRDefault="00C4629A" w:rsidP="00C4629A">
            <w:pPr>
              <w:widowControl/>
              <w:jc w:val="left"/>
              <w:rPr>
                <w:rFonts w:ascii="宋体" w:hAnsi="宋体" w:cs="宋体"/>
                <w:kern w:val="0"/>
                <w:sz w:val="22"/>
                <w:szCs w:val="22"/>
              </w:rPr>
            </w:pPr>
            <w:proofErr w:type="gramStart"/>
            <w:r w:rsidRPr="003B470D">
              <w:rPr>
                <w:rFonts w:ascii="宋体" w:hAnsi="宋体" w:cs="宋体" w:hint="eastAsia"/>
                <w:kern w:val="0"/>
                <w:sz w:val="22"/>
                <w:szCs w:val="22"/>
              </w:rPr>
              <w:t>动漫</w:t>
            </w:r>
            <w:proofErr w:type="gramEnd"/>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left"/>
              <w:rPr>
                <w:color w:val="000000"/>
                <w:kern w:val="0"/>
                <w:sz w:val="22"/>
                <w:szCs w:val="22"/>
              </w:rPr>
            </w:pPr>
            <w:r w:rsidRPr="003B470D">
              <w:rPr>
                <w:rFonts w:hint="eastAsia"/>
                <w:color w:val="000000"/>
                <w:sz w:val="22"/>
                <w:szCs w:val="22"/>
              </w:rPr>
              <w:t>软件应用</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5.79%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76.21%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5.81%</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2.13%</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0.08%</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0.19%</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社交、软件应用</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6.29%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48.69%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8.16%</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3.04%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0.23%</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邮箱、社交、购物</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5.83%</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1.06%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0.02%</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4.16%</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2.49%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0.48%</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动漫、游戏、视频</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9.35%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1.55%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0.01%</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3.45%</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2.61%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21.06%</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5</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视频</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4.88%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0.03%</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2.99%</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0.65%</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视频、社交</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6.71%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1.35%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0.06%</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4.88%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2.67%</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0.50%</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音乐</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77.54%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0.09%</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9.87%</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0.12%</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8</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旅游、阅读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12.35%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21.95%</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2.64%</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0.04%</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lastRenderedPageBreak/>
              <w:t>9</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阅读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0.75%</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0.04%</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2.01%</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6.98%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0.03%</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10</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生活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4.81%</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0.56%</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0.09%</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7.60%</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73.65%</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0.11%</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0.17%</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旅游</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3.97%</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0.87%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0.09%</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78.23%</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3.18%</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0.06%</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12</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搜索、社交</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2.02%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1.12%</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67.04%</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0.67%</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1.79%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13</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搜索、财经</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0.49%</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3.94%</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43.84%</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1.48%</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2.46%</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1.97%</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14</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新闻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0.69%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0.40%</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15</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财经、新闻</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2.36%</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2.28%</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1.30%</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3.86%</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0.00%</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0.12%</w:t>
            </w:r>
          </w:p>
        </w:tc>
      </w:tr>
      <w:tr w:rsidR="004F1C22" w:rsidRPr="003B470D" w:rsidTr="00C4629A">
        <w:trPr>
          <w:trHeight w:val="27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16</w:t>
            </w:r>
          </w:p>
        </w:tc>
        <w:tc>
          <w:tcPr>
            <w:tcW w:w="198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rPr>
                <w:color w:val="000000"/>
                <w:sz w:val="22"/>
                <w:szCs w:val="22"/>
              </w:rPr>
            </w:pPr>
            <w:r w:rsidRPr="003B470D">
              <w:rPr>
                <w:rFonts w:hint="eastAsia"/>
                <w:color w:val="000000"/>
                <w:sz w:val="22"/>
                <w:szCs w:val="22"/>
              </w:rPr>
              <w:t>财经</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3.02%</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0.97%</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0.05%</w:t>
            </w:r>
          </w:p>
        </w:tc>
        <w:tc>
          <w:tcPr>
            <w:tcW w:w="975"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2.99%</w:t>
            </w:r>
          </w:p>
        </w:tc>
        <w:tc>
          <w:tcPr>
            <w:tcW w:w="1009"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1.53%</w:t>
            </w:r>
          </w:p>
        </w:tc>
        <w:tc>
          <w:tcPr>
            <w:tcW w:w="992"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0.29%</w:t>
            </w:r>
          </w:p>
        </w:tc>
        <w:tc>
          <w:tcPr>
            <w:tcW w:w="993" w:type="dxa"/>
            <w:tcBorders>
              <w:top w:val="nil"/>
              <w:left w:val="nil"/>
              <w:bottom w:val="single" w:sz="4" w:space="0" w:color="auto"/>
              <w:right w:val="single" w:sz="4" w:space="0" w:color="auto"/>
            </w:tcBorders>
            <w:shd w:val="clear" w:color="auto" w:fill="auto"/>
            <w:noWrap/>
            <w:vAlign w:val="center"/>
            <w:hideMark/>
          </w:tcPr>
          <w:p w:rsidR="004F1C22" w:rsidRPr="003B470D" w:rsidRDefault="004F1C22" w:rsidP="004F1C22">
            <w:pPr>
              <w:widowControl/>
              <w:jc w:val="right"/>
              <w:rPr>
                <w:rFonts w:ascii="宋体" w:hAnsi="宋体" w:cs="宋体"/>
                <w:color w:val="000000"/>
                <w:kern w:val="0"/>
                <w:sz w:val="22"/>
                <w:szCs w:val="22"/>
              </w:rPr>
            </w:pPr>
            <w:r w:rsidRPr="003B470D">
              <w:rPr>
                <w:rFonts w:ascii="宋体" w:hAnsi="宋体" w:cs="宋体" w:hint="eastAsia"/>
                <w:color w:val="000000"/>
                <w:kern w:val="0"/>
                <w:sz w:val="22"/>
                <w:szCs w:val="22"/>
              </w:rPr>
              <w:t>0.12%</w:t>
            </w:r>
          </w:p>
        </w:tc>
      </w:tr>
    </w:tbl>
    <w:p w:rsidR="00883E77" w:rsidRDefault="00A713F4" w:rsidP="001840A1">
      <w:pPr>
        <w:spacing w:before="60" w:line="400" w:lineRule="exact"/>
        <w:ind w:firstLine="482"/>
        <w:jc w:val="left"/>
        <w:rPr>
          <w:sz w:val="24"/>
        </w:rPr>
      </w:pPr>
      <w:r>
        <w:rPr>
          <w:rFonts w:hint="eastAsia"/>
          <w:sz w:val="24"/>
        </w:rPr>
        <w:t>为了</w:t>
      </w:r>
      <w:r>
        <w:rPr>
          <w:sz w:val="24"/>
        </w:rPr>
        <w:t>更方便观察统计，将</w:t>
      </w:r>
      <w:r>
        <w:rPr>
          <w:rFonts w:hint="eastAsia"/>
          <w:sz w:val="24"/>
        </w:rPr>
        <w:t>表</w:t>
      </w:r>
      <w:r>
        <w:rPr>
          <w:rFonts w:hint="eastAsia"/>
          <w:sz w:val="24"/>
        </w:rPr>
        <w:t>6.5</w:t>
      </w:r>
      <w:r>
        <w:rPr>
          <w:rFonts w:hint="eastAsia"/>
          <w:sz w:val="24"/>
        </w:rPr>
        <w:t>画</w:t>
      </w:r>
      <w:r>
        <w:rPr>
          <w:sz w:val="24"/>
        </w:rPr>
        <w:t>成</w:t>
      </w:r>
      <w:r>
        <w:rPr>
          <w:rFonts w:hint="eastAsia"/>
          <w:sz w:val="24"/>
        </w:rPr>
        <w:t>三维柱形图</w:t>
      </w:r>
      <w:r>
        <w:rPr>
          <w:sz w:val="24"/>
        </w:rPr>
        <w:t>，如图</w:t>
      </w:r>
      <w:r>
        <w:rPr>
          <w:rFonts w:hint="eastAsia"/>
          <w:sz w:val="24"/>
        </w:rPr>
        <w:t>6.2</w:t>
      </w:r>
      <w:r>
        <w:rPr>
          <w:rFonts w:hint="eastAsia"/>
          <w:sz w:val="24"/>
        </w:rPr>
        <w:t>所示</w:t>
      </w:r>
      <w:r>
        <w:rPr>
          <w:sz w:val="24"/>
        </w:rPr>
        <w:t>。</w:t>
      </w:r>
    </w:p>
    <w:p w:rsidR="00A713F4" w:rsidRDefault="00A713F4" w:rsidP="00A713F4">
      <w:pPr>
        <w:jc w:val="left"/>
        <w:rPr>
          <w:sz w:val="24"/>
        </w:rPr>
      </w:pPr>
      <w:r>
        <w:rPr>
          <w:noProof/>
        </w:rPr>
        <w:drawing>
          <wp:inline distT="0" distB="0" distL="0" distR="0" wp14:anchorId="38406B24" wp14:editId="6D9F8808">
            <wp:extent cx="5936400" cy="35640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6400" cy="3564000"/>
                    </a:xfrm>
                    <a:prstGeom prst="rect">
                      <a:avLst/>
                    </a:prstGeom>
                  </pic:spPr>
                </pic:pic>
              </a:graphicData>
            </a:graphic>
          </wp:inline>
        </w:drawing>
      </w:r>
      <w:r>
        <w:rPr>
          <w:noProof/>
        </w:rPr>
        <w:t xml:space="preserve"> </w:t>
      </w:r>
    </w:p>
    <w:p w:rsidR="00A713F4" w:rsidRPr="00F9337B" w:rsidRDefault="00A713F4" w:rsidP="00F9337B">
      <w:pPr>
        <w:spacing w:before="120" w:after="240"/>
        <w:jc w:val="center"/>
        <w:rPr>
          <w:sz w:val="22"/>
          <w:szCs w:val="22"/>
        </w:rPr>
      </w:pPr>
      <w:r w:rsidRPr="00F9337B">
        <w:rPr>
          <w:rFonts w:hint="eastAsia"/>
          <w:sz w:val="22"/>
          <w:szCs w:val="22"/>
        </w:rPr>
        <w:t>图</w:t>
      </w:r>
      <w:r w:rsidRPr="00F9337B">
        <w:rPr>
          <w:rFonts w:hint="eastAsia"/>
          <w:sz w:val="22"/>
          <w:szCs w:val="22"/>
        </w:rPr>
        <w:t xml:space="preserve">6.2 </w:t>
      </w:r>
      <w:r w:rsidR="00003FE0">
        <w:rPr>
          <w:sz w:val="22"/>
          <w:szCs w:val="22"/>
        </w:rPr>
        <w:t xml:space="preserve"> </w:t>
      </w:r>
      <w:r w:rsidRPr="00F9337B">
        <w:rPr>
          <w:rFonts w:hint="eastAsia"/>
          <w:sz w:val="22"/>
          <w:szCs w:val="22"/>
        </w:rPr>
        <w:t>各类</w:t>
      </w:r>
      <w:r w:rsidRPr="00F9337B">
        <w:rPr>
          <w:sz w:val="22"/>
          <w:szCs w:val="22"/>
        </w:rPr>
        <w:t>用户兴趣偏好</w:t>
      </w:r>
    </w:p>
    <w:p w:rsidR="00C4629A" w:rsidRDefault="00CD66BD" w:rsidP="004F1C22">
      <w:pPr>
        <w:spacing w:line="400" w:lineRule="exact"/>
        <w:ind w:firstLine="480"/>
        <w:jc w:val="left"/>
        <w:rPr>
          <w:sz w:val="24"/>
        </w:rPr>
      </w:pPr>
      <w:r>
        <w:rPr>
          <w:rFonts w:hint="eastAsia"/>
          <w:sz w:val="24"/>
        </w:rPr>
        <w:t>观察</w:t>
      </w:r>
      <w:r>
        <w:rPr>
          <w:rFonts w:hint="eastAsia"/>
          <w:sz w:val="24"/>
        </w:rPr>
        <w:t>16</w:t>
      </w:r>
      <w:r>
        <w:rPr>
          <w:rFonts w:hint="eastAsia"/>
          <w:sz w:val="24"/>
        </w:rPr>
        <w:t>个</w:t>
      </w:r>
      <w:r>
        <w:rPr>
          <w:sz w:val="24"/>
        </w:rPr>
        <w:t>类</w:t>
      </w:r>
      <w:r>
        <w:rPr>
          <w:rFonts w:hint="eastAsia"/>
          <w:sz w:val="24"/>
        </w:rPr>
        <w:t>的</w:t>
      </w:r>
      <w:r>
        <w:rPr>
          <w:sz w:val="24"/>
        </w:rPr>
        <w:t>用户兴趣特征，</w:t>
      </w:r>
      <w:r w:rsidR="00CF1271">
        <w:rPr>
          <w:rFonts w:hint="eastAsia"/>
          <w:sz w:val="24"/>
        </w:rPr>
        <w:t>比较聚类</w:t>
      </w:r>
      <w:r w:rsidR="00CF1271">
        <w:rPr>
          <w:sz w:val="24"/>
        </w:rPr>
        <w:t>结果，</w:t>
      </w:r>
      <w:r>
        <w:rPr>
          <w:sz w:val="24"/>
        </w:rPr>
        <w:t>将</w:t>
      </w:r>
      <w:r>
        <w:rPr>
          <w:rFonts w:hint="eastAsia"/>
          <w:sz w:val="24"/>
        </w:rPr>
        <w:t>16</w:t>
      </w:r>
      <w:r>
        <w:rPr>
          <w:rFonts w:hint="eastAsia"/>
          <w:sz w:val="24"/>
        </w:rPr>
        <w:t>个</w:t>
      </w:r>
      <w:r>
        <w:rPr>
          <w:sz w:val="24"/>
        </w:rPr>
        <w:t>类</w:t>
      </w:r>
      <w:r>
        <w:rPr>
          <w:rFonts w:hint="eastAsia"/>
          <w:sz w:val="24"/>
        </w:rPr>
        <w:t>的</w:t>
      </w:r>
      <w:r>
        <w:rPr>
          <w:sz w:val="24"/>
        </w:rPr>
        <w:t>用户分为</w:t>
      </w:r>
      <w:r>
        <w:rPr>
          <w:rFonts w:hint="eastAsia"/>
          <w:sz w:val="24"/>
        </w:rPr>
        <w:t>社交型</w:t>
      </w:r>
      <w:r>
        <w:rPr>
          <w:sz w:val="24"/>
        </w:rPr>
        <w:t>、娱乐</w:t>
      </w:r>
      <w:r>
        <w:rPr>
          <w:rFonts w:hint="eastAsia"/>
          <w:sz w:val="24"/>
        </w:rPr>
        <w:t>型</w:t>
      </w:r>
      <w:r>
        <w:rPr>
          <w:sz w:val="24"/>
        </w:rPr>
        <w:t>、</w:t>
      </w:r>
      <w:r w:rsidR="004F1C22">
        <w:rPr>
          <w:rFonts w:hint="eastAsia"/>
          <w:sz w:val="24"/>
        </w:rPr>
        <w:t>旅游型</w:t>
      </w:r>
      <w:r w:rsidR="004F1C22">
        <w:rPr>
          <w:sz w:val="24"/>
        </w:rPr>
        <w:t>、理财型、生活型、新闻型和软件型</w:t>
      </w:r>
      <w:r w:rsidR="007E04C1">
        <w:rPr>
          <w:sz w:val="24"/>
        </w:rPr>
        <w:t>7</w:t>
      </w:r>
      <w:r w:rsidR="004F1C22">
        <w:rPr>
          <w:rFonts w:hint="eastAsia"/>
          <w:sz w:val="24"/>
        </w:rPr>
        <w:t>种，</w:t>
      </w:r>
      <w:r w:rsidR="004F1C22">
        <w:rPr>
          <w:sz w:val="24"/>
        </w:rPr>
        <w:t>每种</w:t>
      </w:r>
      <w:r w:rsidR="004F1C22">
        <w:rPr>
          <w:rFonts w:hint="eastAsia"/>
          <w:sz w:val="24"/>
        </w:rPr>
        <w:t>类型</w:t>
      </w:r>
      <w:r w:rsidR="004F1C22">
        <w:rPr>
          <w:sz w:val="24"/>
        </w:rPr>
        <w:t>用户的聚类类别和特征如下：</w:t>
      </w:r>
    </w:p>
    <w:p w:rsidR="004F1C22" w:rsidRDefault="004F1C22" w:rsidP="004F1C22">
      <w:pPr>
        <w:spacing w:line="400" w:lineRule="exact"/>
        <w:ind w:firstLine="480"/>
        <w:jc w:val="left"/>
        <w:rPr>
          <w:sz w:val="24"/>
        </w:rPr>
      </w:pPr>
      <w:r>
        <w:rPr>
          <w:rFonts w:hint="eastAsia"/>
          <w:sz w:val="24"/>
        </w:rPr>
        <w:t>社交型</w:t>
      </w:r>
      <w:r>
        <w:rPr>
          <w:sz w:val="24"/>
        </w:rPr>
        <w:t>：</w:t>
      </w:r>
      <w:r>
        <w:rPr>
          <w:rFonts w:hint="eastAsia"/>
          <w:sz w:val="24"/>
        </w:rPr>
        <w:t>3</w:t>
      </w:r>
      <w:r>
        <w:rPr>
          <w:rFonts w:hint="eastAsia"/>
          <w:sz w:val="24"/>
        </w:rPr>
        <w:t>、</w:t>
      </w:r>
      <w:r w:rsidR="00EE625B">
        <w:rPr>
          <w:sz w:val="24"/>
        </w:rPr>
        <w:t>6</w:t>
      </w:r>
      <w:r w:rsidR="00EE625B">
        <w:rPr>
          <w:rFonts w:hint="eastAsia"/>
          <w:sz w:val="24"/>
        </w:rPr>
        <w:t>、</w:t>
      </w:r>
      <w:r w:rsidR="00EE625B">
        <w:rPr>
          <w:rFonts w:hint="eastAsia"/>
          <w:sz w:val="24"/>
        </w:rPr>
        <w:t>12</w:t>
      </w:r>
      <w:r>
        <w:rPr>
          <w:rFonts w:hint="eastAsia"/>
          <w:sz w:val="24"/>
        </w:rPr>
        <w:t>类</w:t>
      </w:r>
      <w:r>
        <w:rPr>
          <w:sz w:val="24"/>
        </w:rPr>
        <w:t>用户属于社交型，</w:t>
      </w:r>
      <w:r w:rsidR="00EE625B">
        <w:rPr>
          <w:rFonts w:hint="eastAsia"/>
          <w:sz w:val="24"/>
        </w:rPr>
        <w:t>他们</w:t>
      </w:r>
      <w:r w:rsidR="00EE625B">
        <w:rPr>
          <w:sz w:val="24"/>
        </w:rPr>
        <w:t>对社交类应用、网站的访问量比较多</w:t>
      </w:r>
      <w:r w:rsidR="00EE625B">
        <w:rPr>
          <w:rFonts w:hint="eastAsia"/>
          <w:sz w:val="24"/>
        </w:rPr>
        <w:t>。</w:t>
      </w:r>
      <w:r w:rsidR="00EE625B">
        <w:rPr>
          <w:sz w:val="24"/>
        </w:rPr>
        <w:t>但三类</w:t>
      </w:r>
      <w:r w:rsidR="00EE625B">
        <w:rPr>
          <w:rFonts w:hint="eastAsia"/>
          <w:sz w:val="24"/>
        </w:rPr>
        <w:t>相比</w:t>
      </w:r>
      <w:r w:rsidR="00EE625B">
        <w:rPr>
          <w:sz w:val="24"/>
        </w:rPr>
        <w:t>不同的是</w:t>
      </w:r>
      <w:r w:rsidR="00EE625B">
        <w:rPr>
          <w:rFonts w:hint="eastAsia"/>
          <w:sz w:val="24"/>
        </w:rPr>
        <w:t>，簇</w:t>
      </w:r>
      <w:r w:rsidR="00EE625B">
        <w:rPr>
          <w:rFonts w:hint="eastAsia"/>
          <w:sz w:val="24"/>
        </w:rPr>
        <w:t>3</w:t>
      </w:r>
      <w:r w:rsidR="00EE625B">
        <w:rPr>
          <w:rFonts w:hint="eastAsia"/>
          <w:sz w:val="24"/>
        </w:rPr>
        <w:t>中</w:t>
      </w:r>
      <w:r w:rsidR="00EE625B">
        <w:rPr>
          <w:sz w:val="24"/>
        </w:rPr>
        <w:t>的用户还比较喜欢在网上购物，使用邮件也比较多</w:t>
      </w:r>
      <w:r w:rsidR="00EE625B">
        <w:rPr>
          <w:rFonts w:hint="eastAsia"/>
          <w:sz w:val="24"/>
        </w:rPr>
        <w:t>，</w:t>
      </w:r>
      <w:r w:rsidR="00EE625B">
        <w:rPr>
          <w:sz w:val="24"/>
        </w:rPr>
        <w:t>如果针对这类用户进行精准营销，</w:t>
      </w:r>
      <w:r w:rsidR="007B3AB2">
        <w:rPr>
          <w:rFonts w:hint="eastAsia"/>
          <w:sz w:val="24"/>
        </w:rPr>
        <w:t>可以</w:t>
      </w:r>
      <w:r w:rsidR="007B3AB2">
        <w:rPr>
          <w:sz w:val="24"/>
        </w:rPr>
        <w:t>在</w:t>
      </w:r>
      <w:r w:rsidR="007B3AB2">
        <w:rPr>
          <w:rFonts w:hint="eastAsia"/>
          <w:sz w:val="24"/>
        </w:rPr>
        <w:t>社交网页</w:t>
      </w:r>
      <w:r w:rsidR="007B3AB2">
        <w:rPr>
          <w:sz w:val="24"/>
        </w:rPr>
        <w:t>或软件中进行购物活动的推广，</w:t>
      </w:r>
      <w:r w:rsidR="007B3AB2">
        <w:rPr>
          <w:rFonts w:hint="eastAsia"/>
          <w:sz w:val="24"/>
        </w:rPr>
        <w:t>或者</w:t>
      </w:r>
      <w:r w:rsidR="007B3AB2">
        <w:rPr>
          <w:sz w:val="24"/>
        </w:rPr>
        <w:t>邮件推广送营销广告</w:t>
      </w:r>
      <w:r w:rsidR="00EE625B">
        <w:rPr>
          <w:rFonts w:hint="eastAsia"/>
          <w:sz w:val="24"/>
        </w:rPr>
        <w:t>。簇</w:t>
      </w:r>
      <w:r w:rsidR="00EE625B">
        <w:rPr>
          <w:rFonts w:hint="eastAsia"/>
          <w:sz w:val="24"/>
        </w:rPr>
        <w:t>6</w:t>
      </w:r>
      <w:r w:rsidR="00EE625B">
        <w:rPr>
          <w:rFonts w:hint="eastAsia"/>
          <w:sz w:val="24"/>
        </w:rPr>
        <w:t>中</w:t>
      </w:r>
      <w:r w:rsidR="00EE625B">
        <w:rPr>
          <w:sz w:val="24"/>
        </w:rPr>
        <w:t>的用户除了</w:t>
      </w:r>
      <w:r w:rsidR="00EE625B">
        <w:rPr>
          <w:rFonts w:hint="eastAsia"/>
          <w:sz w:val="24"/>
        </w:rPr>
        <w:t>网络</w:t>
      </w:r>
      <w:r w:rsidR="00EE625B">
        <w:rPr>
          <w:sz w:val="24"/>
        </w:rPr>
        <w:t>社交</w:t>
      </w:r>
      <w:r w:rsidR="00EE625B">
        <w:rPr>
          <w:rFonts w:hint="eastAsia"/>
          <w:sz w:val="24"/>
        </w:rPr>
        <w:t>活动</w:t>
      </w:r>
      <w:r w:rsidR="00EE625B">
        <w:rPr>
          <w:sz w:val="24"/>
        </w:rPr>
        <w:t>多，看视频的次数也是很多的</w:t>
      </w:r>
      <w:r w:rsidR="007B3AB2">
        <w:rPr>
          <w:rFonts w:hint="eastAsia"/>
          <w:sz w:val="24"/>
        </w:rPr>
        <w:t>，对</w:t>
      </w:r>
      <w:r w:rsidR="007B3AB2">
        <w:rPr>
          <w:sz w:val="24"/>
        </w:rPr>
        <w:t>这类用户进行营销时可以</w:t>
      </w:r>
      <w:r w:rsidR="007B3AB2">
        <w:rPr>
          <w:rFonts w:hint="eastAsia"/>
          <w:sz w:val="24"/>
        </w:rPr>
        <w:t>进行产社交</w:t>
      </w:r>
      <w:r w:rsidR="007B3AB2">
        <w:rPr>
          <w:sz w:val="24"/>
        </w:rPr>
        <w:t>产品和视频产品的绑定销售或交叉销售</w:t>
      </w:r>
      <w:r w:rsidR="007B3AB2">
        <w:rPr>
          <w:rFonts w:hint="eastAsia"/>
          <w:sz w:val="24"/>
        </w:rPr>
        <w:t>。</w:t>
      </w:r>
      <w:proofErr w:type="gramStart"/>
      <w:r w:rsidR="00EE625B">
        <w:rPr>
          <w:rFonts w:hint="eastAsia"/>
          <w:sz w:val="24"/>
        </w:rPr>
        <w:t>簇</w:t>
      </w:r>
      <w:proofErr w:type="gramEnd"/>
      <w:r w:rsidR="00EE625B">
        <w:rPr>
          <w:rFonts w:hint="eastAsia"/>
          <w:sz w:val="24"/>
        </w:rPr>
        <w:t>12</w:t>
      </w:r>
      <w:r w:rsidR="00EE625B">
        <w:rPr>
          <w:rFonts w:hint="eastAsia"/>
          <w:sz w:val="24"/>
        </w:rPr>
        <w:t>用户</w:t>
      </w:r>
      <w:r w:rsidR="00EE625B">
        <w:rPr>
          <w:sz w:val="24"/>
        </w:rPr>
        <w:t>经常</w:t>
      </w:r>
      <w:r w:rsidR="00EE625B">
        <w:rPr>
          <w:rFonts w:hint="eastAsia"/>
          <w:sz w:val="24"/>
        </w:rPr>
        <w:t>使用</w:t>
      </w:r>
      <w:r w:rsidR="00EE625B">
        <w:rPr>
          <w:sz w:val="24"/>
        </w:rPr>
        <w:t>搜索引擎，</w:t>
      </w:r>
      <w:r w:rsidR="007B3AB2">
        <w:rPr>
          <w:rFonts w:hint="eastAsia"/>
          <w:sz w:val="24"/>
        </w:rPr>
        <w:t>可以</w:t>
      </w:r>
      <w:r w:rsidR="007B3AB2">
        <w:rPr>
          <w:sz w:val="24"/>
        </w:rPr>
        <w:t>将社交产品的营销广告放在搜索引擎中进行推广。</w:t>
      </w:r>
    </w:p>
    <w:p w:rsidR="007B3AB2" w:rsidRDefault="007B3AB2" w:rsidP="004F1C22">
      <w:pPr>
        <w:spacing w:line="400" w:lineRule="exact"/>
        <w:ind w:firstLine="480"/>
        <w:jc w:val="left"/>
        <w:rPr>
          <w:sz w:val="24"/>
        </w:rPr>
      </w:pPr>
      <w:r>
        <w:rPr>
          <w:rFonts w:hint="eastAsia"/>
          <w:sz w:val="24"/>
        </w:rPr>
        <w:t>娱乐</w:t>
      </w:r>
      <w:r>
        <w:rPr>
          <w:sz w:val="24"/>
        </w:rPr>
        <w:t>型：</w:t>
      </w:r>
      <w:r w:rsidR="007E04C1">
        <w:rPr>
          <w:rFonts w:hint="eastAsia"/>
          <w:sz w:val="24"/>
        </w:rPr>
        <w:t>4</w:t>
      </w:r>
      <w:r w:rsidR="007E04C1">
        <w:rPr>
          <w:rFonts w:hint="eastAsia"/>
          <w:sz w:val="24"/>
        </w:rPr>
        <w:t>、</w:t>
      </w:r>
      <w:r w:rsidR="007E04C1">
        <w:rPr>
          <w:rFonts w:hint="eastAsia"/>
          <w:sz w:val="24"/>
        </w:rPr>
        <w:t>5</w:t>
      </w:r>
      <w:r w:rsidR="007E04C1">
        <w:rPr>
          <w:rFonts w:hint="eastAsia"/>
          <w:sz w:val="24"/>
        </w:rPr>
        <w:t>、</w:t>
      </w:r>
      <w:r w:rsidR="007E04C1">
        <w:rPr>
          <w:rFonts w:hint="eastAsia"/>
          <w:sz w:val="24"/>
        </w:rPr>
        <w:t>7</w:t>
      </w:r>
      <w:r w:rsidR="007E04C1">
        <w:rPr>
          <w:rFonts w:hint="eastAsia"/>
          <w:sz w:val="24"/>
        </w:rPr>
        <w:t>、</w:t>
      </w:r>
      <w:r w:rsidR="007E04C1">
        <w:rPr>
          <w:rFonts w:hint="eastAsia"/>
          <w:sz w:val="24"/>
        </w:rPr>
        <w:t>9</w:t>
      </w:r>
      <w:r w:rsidR="007E04C1">
        <w:rPr>
          <w:rFonts w:hint="eastAsia"/>
          <w:sz w:val="24"/>
        </w:rPr>
        <w:t>类</w:t>
      </w:r>
      <w:r w:rsidR="007E04C1">
        <w:rPr>
          <w:sz w:val="24"/>
        </w:rPr>
        <w:t>用户属于娱乐型用户，</w:t>
      </w:r>
      <w:r w:rsidR="007E04C1">
        <w:rPr>
          <w:rFonts w:hint="eastAsia"/>
          <w:sz w:val="24"/>
        </w:rPr>
        <w:t>这些</w:t>
      </w:r>
      <w:r w:rsidR="007E04C1">
        <w:rPr>
          <w:sz w:val="24"/>
        </w:rPr>
        <w:t>用户</w:t>
      </w:r>
      <w:r w:rsidR="007E04C1">
        <w:rPr>
          <w:rFonts w:hint="eastAsia"/>
          <w:sz w:val="24"/>
        </w:rPr>
        <w:t>基本</w:t>
      </w:r>
      <w:r w:rsidR="007E04C1">
        <w:rPr>
          <w:sz w:val="24"/>
        </w:rPr>
        <w:t>是</w:t>
      </w:r>
      <w:r w:rsidR="007E04C1">
        <w:rPr>
          <w:rFonts w:hint="eastAsia"/>
          <w:sz w:val="24"/>
        </w:rPr>
        <w:t>在</w:t>
      </w:r>
      <w:r w:rsidR="007E04C1">
        <w:rPr>
          <w:sz w:val="24"/>
        </w:rPr>
        <w:t>网上</w:t>
      </w:r>
      <w:r w:rsidR="007E04C1">
        <w:rPr>
          <w:rFonts w:hint="eastAsia"/>
          <w:sz w:val="24"/>
        </w:rPr>
        <w:t>进行</w:t>
      </w:r>
      <w:r w:rsidR="007E04C1">
        <w:rPr>
          <w:sz w:val="24"/>
        </w:rPr>
        <w:t>娱乐</w:t>
      </w:r>
      <w:r w:rsidR="007E04C1">
        <w:rPr>
          <w:rFonts w:hint="eastAsia"/>
          <w:sz w:val="24"/>
        </w:rPr>
        <w:t>休</w:t>
      </w:r>
      <w:r w:rsidR="007E04C1">
        <w:rPr>
          <w:rFonts w:hint="eastAsia"/>
          <w:sz w:val="24"/>
        </w:rPr>
        <w:lastRenderedPageBreak/>
        <w:t>闲</w:t>
      </w:r>
      <w:r w:rsidR="007E04C1">
        <w:rPr>
          <w:sz w:val="24"/>
        </w:rPr>
        <w:t>活动</w:t>
      </w:r>
      <w:r w:rsidR="007E04C1">
        <w:rPr>
          <w:rFonts w:hint="eastAsia"/>
          <w:sz w:val="24"/>
        </w:rPr>
        <w:t>。簇</w:t>
      </w:r>
      <w:r w:rsidR="007E04C1">
        <w:rPr>
          <w:rFonts w:hint="eastAsia"/>
          <w:sz w:val="24"/>
        </w:rPr>
        <w:t>4</w:t>
      </w:r>
      <w:r w:rsidR="007E04C1">
        <w:rPr>
          <w:rFonts w:hint="eastAsia"/>
          <w:sz w:val="24"/>
        </w:rPr>
        <w:t>中</w:t>
      </w:r>
      <w:r w:rsidR="007E04C1">
        <w:rPr>
          <w:sz w:val="24"/>
        </w:rPr>
        <w:t>的用户</w:t>
      </w:r>
      <w:r w:rsidR="00AD1840">
        <w:rPr>
          <w:rFonts w:hint="eastAsia"/>
          <w:sz w:val="24"/>
        </w:rPr>
        <w:t>是游戏</w:t>
      </w:r>
      <w:r w:rsidR="00AD1840">
        <w:rPr>
          <w:sz w:val="24"/>
        </w:rPr>
        <w:t>的狂热爱好者</w:t>
      </w:r>
      <w:r w:rsidR="007E04C1">
        <w:rPr>
          <w:sz w:val="24"/>
        </w:rPr>
        <w:t>，</w:t>
      </w:r>
      <w:r w:rsidR="007E04C1">
        <w:rPr>
          <w:rFonts w:hint="eastAsia"/>
          <w:sz w:val="24"/>
        </w:rPr>
        <w:t>其次</w:t>
      </w:r>
      <w:r w:rsidR="007E04C1">
        <w:rPr>
          <w:sz w:val="24"/>
        </w:rPr>
        <w:t>是</w:t>
      </w:r>
      <w:r w:rsidR="007E04C1">
        <w:rPr>
          <w:rFonts w:hint="eastAsia"/>
          <w:sz w:val="24"/>
        </w:rPr>
        <w:t>很喜欢</w:t>
      </w:r>
      <w:r w:rsidR="007E04C1">
        <w:rPr>
          <w:sz w:val="24"/>
        </w:rPr>
        <w:t>动漫，</w:t>
      </w:r>
      <w:r w:rsidR="007E04C1">
        <w:rPr>
          <w:rFonts w:hint="eastAsia"/>
          <w:sz w:val="24"/>
        </w:rPr>
        <w:t>还</w:t>
      </w:r>
      <w:r w:rsidR="007E04C1">
        <w:rPr>
          <w:sz w:val="24"/>
        </w:rPr>
        <w:t>看一些视频，进行一下</w:t>
      </w:r>
      <w:r w:rsidR="007E04C1">
        <w:rPr>
          <w:rFonts w:hint="eastAsia"/>
          <w:sz w:val="24"/>
        </w:rPr>
        <w:t>网络</w:t>
      </w:r>
      <w:r w:rsidR="007E04C1">
        <w:rPr>
          <w:sz w:val="24"/>
        </w:rPr>
        <w:t>社交，这部分用户是游戏类和</w:t>
      </w:r>
      <w:proofErr w:type="gramStart"/>
      <w:r w:rsidR="007E04C1">
        <w:rPr>
          <w:sz w:val="24"/>
        </w:rPr>
        <w:t>动漫</w:t>
      </w:r>
      <w:r w:rsidR="007E04C1">
        <w:rPr>
          <w:rFonts w:hint="eastAsia"/>
          <w:sz w:val="24"/>
        </w:rPr>
        <w:t>类</w:t>
      </w:r>
      <w:proofErr w:type="gramEnd"/>
      <w:r w:rsidR="007E04C1">
        <w:rPr>
          <w:rFonts w:hint="eastAsia"/>
          <w:sz w:val="24"/>
        </w:rPr>
        <w:t>产品</w:t>
      </w:r>
      <w:r w:rsidR="007E04C1">
        <w:rPr>
          <w:sz w:val="24"/>
        </w:rPr>
        <w:t>的目标人群，可以在动漫、视频、社交等网站</w:t>
      </w:r>
      <w:r w:rsidR="007E04C1">
        <w:rPr>
          <w:rFonts w:hint="eastAsia"/>
          <w:sz w:val="24"/>
        </w:rPr>
        <w:t>进行</w:t>
      </w:r>
      <w:r w:rsidR="007E04C1">
        <w:rPr>
          <w:sz w:val="24"/>
        </w:rPr>
        <w:t>游戏推广营销，在游戏、</w:t>
      </w:r>
      <w:r w:rsidR="007E04C1">
        <w:rPr>
          <w:rFonts w:hint="eastAsia"/>
          <w:sz w:val="24"/>
        </w:rPr>
        <w:t>视频</w:t>
      </w:r>
      <w:r w:rsidR="007E04C1">
        <w:rPr>
          <w:sz w:val="24"/>
        </w:rPr>
        <w:t>、社交网络进行动</w:t>
      </w:r>
      <w:proofErr w:type="gramStart"/>
      <w:r w:rsidR="007E04C1">
        <w:rPr>
          <w:sz w:val="24"/>
        </w:rPr>
        <w:t>漫</w:t>
      </w:r>
      <w:r w:rsidR="007E04C1">
        <w:rPr>
          <w:rFonts w:hint="eastAsia"/>
          <w:sz w:val="24"/>
        </w:rPr>
        <w:t>产品</w:t>
      </w:r>
      <w:proofErr w:type="gramEnd"/>
      <w:r w:rsidR="007E04C1">
        <w:rPr>
          <w:sz w:val="24"/>
        </w:rPr>
        <w:t>的</w:t>
      </w:r>
      <w:r w:rsidR="007E04C1">
        <w:rPr>
          <w:rFonts w:hint="eastAsia"/>
          <w:sz w:val="24"/>
        </w:rPr>
        <w:t>广告</w:t>
      </w:r>
      <w:r w:rsidR="007E04C1">
        <w:rPr>
          <w:sz w:val="24"/>
        </w:rPr>
        <w:t>推广</w:t>
      </w:r>
      <w:r w:rsidR="007E04C1">
        <w:rPr>
          <w:rFonts w:hint="eastAsia"/>
          <w:sz w:val="24"/>
        </w:rPr>
        <w:t>。簇</w:t>
      </w:r>
      <w:r w:rsidR="007E04C1">
        <w:rPr>
          <w:rFonts w:hint="eastAsia"/>
          <w:sz w:val="24"/>
        </w:rPr>
        <w:t>5</w:t>
      </w:r>
      <w:r w:rsidR="007E04C1">
        <w:rPr>
          <w:rFonts w:hint="eastAsia"/>
          <w:sz w:val="24"/>
        </w:rPr>
        <w:t>中</w:t>
      </w:r>
      <w:r w:rsidR="007E04C1">
        <w:rPr>
          <w:sz w:val="24"/>
        </w:rPr>
        <w:t>的用户</w:t>
      </w:r>
      <w:r w:rsidR="007E04C1">
        <w:rPr>
          <w:rFonts w:hint="eastAsia"/>
          <w:sz w:val="24"/>
        </w:rPr>
        <w:t>绝大</w:t>
      </w:r>
      <w:r w:rsidR="007E04C1">
        <w:rPr>
          <w:sz w:val="24"/>
        </w:rPr>
        <w:t>部分时间都在看视频，</w:t>
      </w:r>
      <w:r w:rsidR="007E04C1">
        <w:rPr>
          <w:rFonts w:hint="eastAsia"/>
          <w:sz w:val="24"/>
        </w:rPr>
        <w:t>偶尔</w:t>
      </w:r>
      <w:r w:rsidR="007E04C1">
        <w:rPr>
          <w:sz w:val="24"/>
        </w:rPr>
        <w:t>进行一下</w:t>
      </w:r>
      <w:r w:rsidR="007E04C1">
        <w:rPr>
          <w:rFonts w:hint="eastAsia"/>
          <w:sz w:val="24"/>
        </w:rPr>
        <w:t>网络</w:t>
      </w:r>
      <w:r w:rsidR="007E04C1">
        <w:rPr>
          <w:sz w:val="24"/>
        </w:rPr>
        <w:t>社交活动，他们是视频类产品的</w:t>
      </w:r>
      <w:r w:rsidR="00CC011C">
        <w:rPr>
          <w:rFonts w:hint="eastAsia"/>
          <w:sz w:val="24"/>
        </w:rPr>
        <w:t>忠实用户</w:t>
      </w:r>
      <w:r w:rsidR="00CC011C">
        <w:rPr>
          <w:sz w:val="24"/>
        </w:rPr>
        <w:t>，在视频类、社交类网站进行视频类</w:t>
      </w:r>
      <w:r w:rsidR="00CC011C">
        <w:rPr>
          <w:rFonts w:hint="eastAsia"/>
          <w:sz w:val="24"/>
        </w:rPr>
        <w:t>产品</w:t>
      </w:r>
      <w:r w:rsidR="00CC011C">
        <w:rPr>
          <w:sz w:val="24"/>
        </w:rPr>
        <w:t>的营销推广效果会很好</w:t>
      </w:r>
      <w:r w:rsidR="007E04C1">
        <w:rPr>
          <w:sz w:val="24"/>
        </w:rPr>
        <w:t>。</w:t>
      </w:r>
      <w:r w:rsidR="0006595B">
        <w:rPr>
          <w:rFonts w:hint="eastAsia"/>
          <w:sz w:val="24"/>
        </w:rPr>
        <w:t>簇</w:t>
      </w:r>
      <w:r w:rsidR="0006595B">
        <w:rPr>
          <w:rFonts w:hint="eastAsia"/>
          <w:sz w:val="24"/>
        </w:rPr>
        <w:t>7</w:t>
      </w:r>
      <w:r w:rsidR="0006595B">
        <w:rPr>
          <w:rFonts w:hint="eastAsia"/>
          <w:sz w:val="24"/>
        </w:rPr>
        <w:t>中</w:t>
      </w:r>
      <w:r w:rsidR="0006595B">
        <w:rPr>
          <w:sz w:val="24"/>
        </w:rPr>
        <w:t>用户</w:t>
      </w:r>
      <w:r w:rsidR="0006595B">
        <w:rPr>
          <w:rFonts w:hint="eastAsia"/>
          <w:sz w:val="24"/>
        </w:rPr>
        <w:t>大部分</w:t>
      </w:r>
      <w:r w:rsidR="0006595B">
        <w:rPr>
          <w:sz w:val="24"/>
        </w:rPr>
        <w:t>上网都是在听音乐</w:t>
      </w:r>
      <w:r w:rsidR="0006595B">
        <w:rPr>
          <w:rFonts w:hint="eastAsia"/>
          <w:sz w:val="24"/>
        </w:rPr>
        <w:t>，</w:t>
      </w:r>
      <w:r w:rsidR="0006595B">
        <w:rPr>
          <w:sz w:val="24"/>
        </w:rPr>
        <w:t>偶尔会访问</w:t>
      </w:r>
      <w:r w:rsidR="0006595B">
        <w:rPr>
          <w:rFonts w:hint="eastAsia"/>
          <w:sz w:val="24"/>
        </w:rPr>
        <w:t>旅游</w:t>
      </w:r>
      <w:r w:rsidR="0006595B">
        <w:rPr>
          <w:sz w:val="24"/>
        </w:rPr>
        <w:t>类网站，</w:t>
      </w:r>
      <w:r w:rsidR="0006595B">
        <w:rPr>
          <w:rFonts w:hint="eastAsia"/>
          <w:sz w:val="24"/>
        </w:rPr>
        <w:t>可以</w:t>
      </w:r>
      <w:r w:rsidR="0006595B">
        <w:rPr>
          <w:sz w:val="24"/>
        </w:rPr>
        <w:t>对这</w:t>
      </w:r>
      <w:r w:rsidR="0006595B">
        <w:rPr>
          <w:rFonts w:hint="eastAsia"/>
          <w:sz w:val="24"/>
        </w:rPr>
        <w:t>部分</w:t>
      </w:r>
      <w:r w:rsidR="0006595B">
        <w:rPr>
          <w:sz w:val="24"/>
        </w:rPr>
        <w:t>用户进行音乐相关的产品</w:t>
      </w:r>
      <w:r w:rsidR="0006595B">
        <w:rPr>
          <w:rFonts w:hint="eastAsia"/>
          <w:sz w:val="24"/>
        </w:rPr>
        <w:t>推广。簇</w:t>
      </w:r>
      <w:r w:rsidR="0006595B">
        <w:rPr>
          <w:rFonts w:hint="eastAsia"/>
          <w:sz w:val="24"/>
        </w:rPr>
        <w:t>9</w:t>
      </w:r>
      <w:r w:rsidR="0006595B">
        <w:rPr>
          <w:rFonts w:hint="eastAsia"/>
          <w:sz w:val="24"/>
        </w:rPr>
        <w:t>中</w:t>
      </w:r>
      <w:r w:rsidR="0006595B">
        <w:rPr>
          <w:sz w:val="24"/>
        </w:rPr>
        <w:t>的用户</w:t>
      </w:r>
      <w:r w:rsidR="0006595B">
        <w:rPr>
          <w:rFonts w:hint="eastAsia"/>
          <w:sz w:val="24"/>
        </w:rPr>
        <w:t>大多</w:t>
      </w:r>
      <w:r w:rsidR="0006595B">
        <w:rPr>
          <w:sz w:val="24"/>
        </w:rPr>
        <w:t>在网上进行阅读类休闲活动，这部分人比较偏爱小说</w:t>
      </w:r>
      <w:r w:rsidR="0006595B">
        <w:rPr>
          <w:rFonts w:hint="eastAsia"/>
          <w:sz w:val="24"/>
        </w:rPr>
        <w:t>、</w:t>
      </w:r>
      <w:r w:rsidR="0006595B">
        <w:rPr>
          <w:sz w:val="24"/>
        </w:rPr>
        <w:t>文学等阅读类产品，</w:t>
      </w:r>
      <w:r w:rsidR="0006595B">
        <w:rPr>
          <w:rFonts w:hint="eastAsia"/>
          <w:sz w:val="24"/>
        </w:rPr>
        <w:t>阅读</w:t>
      </w:r>
      <w:r w:rsidR="0006595B">
        <w:rPr>
          <w:sz w:val="24"/>
        </w:rPr>
        <w:t>类市场竞争激烈且产品差异较小，如果能</w:t>
      </w:r>
      <w:r w:rsidR="0006595B">
        <w:rPr>
          <w:rFonts w:hint="eastAsia"/>
          <w:sz w:val="24"/>
        </w:rPr>
        <w:t>将</w:t>
      </w:r>
      <w:r w:rsidR="0006595B">
        <w:rPr>
          <w:sz w:val="24"/>
        </w:rPr>
        <w:t>这部分用户转化成</w:t>
      </w:r>
      <w:r w:rsidR="0006595B">
        <w:rPr>
          <w:rFonts w:hint="eastAsia"/>
          <w:sz w:val="24"/>
        </w:rPr>
        <w:t>某个</w:t>
      </w:r>
      <w:r w:rsidR="0006595B">
        <w:rPr>
          <w:sz w:val="24"/>
        </w:rPr>
        <w:t>产品的忠实用户，</w:t>
      </w:r>
      <w:r w:rsidR="0006595B">
        <w:rPr>
          <w:rFonts w:hint="eastAsia"/>
          <w:sz w:val="24"/>
        </w:rPr>
        <w:t>市场</w:t>
      </w:r>
      <w:r w:rsidR="0006595B">
        <w:rPr>
          <w:sz w:val="24"/>
        </w:rPr>
        <w:t>占有率会得到很大提升，</w:t>
      </w:r>
      <w:r w:rsidR="0006595B">
        <w:rPr>
          <w:rFonts w:hint="eastAsia"/>
          <w:sz w:val="24"/>
        </w:rPr>
        <w:t>为对</w:t>
      </w:r>
      <w:r w:rsidR="0006595B">
        <w:rPr>
          <w:sz w:val="24"/>
        </w:rPr>
        <w:t>这类用户</w:t>
      </w:r>
      <w:r w:rsidR="0006595B">
        <w:rPr>
          <w:rFonts w:hint="eastAsia"/>
          <w:sz w:val="24"/>
        </w:rPr>
        <w:t>提供</w:t>
      </w:r>
      <w:r w:rsidR="0006595B">
        <w:rPr>
          <w:sz w:val="24"/>
        </w:rPr>
        <w:t>个性化的推荐，</w:t>
      </w:r>
      <w:r w:rsidR="0006595B">
        <w:rPr>
          <w:rFonts w:hint="eastAsia"/>
          <w:sz w:val="24"/>
        </w:rPr>
        <w:t>将阅读</w:t>
      </w:r>
      <w:r w:rsidR="0006595B">
        <w:rPr>
          <w:sz w:val="24"/>
        </w:rPr>
        <w:t>类的兴趣偏好进行细分</w:t>
      </w:r>
      <w:r w:rsidR="0006595B">
        <w:rPr>
          <w:rFonts w:hint="eastAsia"/>
          <w:sz w:val="24"/>
        </w:rPr>
        <w:t>然后</w:t>
      </w:r>
      <w:r w:rsidR="0006595B">
        <w:rPr>
          <w:sz w:val="24"/>
        </w:rPr>
        <w:t>进行推荐会</w:t>
      </w:r>
      <w:r w:rsidR="0006595B">
        <w:rPr>
          <w:rFonts w:hint="eastAsia"/>
          <w:sz w:val="24"/>
        </w:rPr>
        <w:t>取得很好</w:t>
      </w:r>
      <w:r w:rsidR="0006595B">
        <w:rPr>
          <w:sz w:val="24"/>
        </w:rPr>
        <w:t>的效果。</w:t>
      </w:r>
    </w:p>
    <w:p w:rsidR="0006595B" w:rsidRPr="0006595B" w:rsidRDefault="0006595B" w:rsidP="004F1C22">
      <w:pPr>
        <w:spacing w:line="400" w:lineRule="exact"/>
        <w:ind w:firstLine="480"/>
        <w:jc w:val="left"/>
        <w:rPr>
          <w:rFonts w:ascii="宋体" w:hAnsi="宋体" w:cs="宋体"/>
          <w:color w:val="000000"/>
          <w:kern w:val="0"/>
          <w:sz w:val="24"/>
        </w:rPr>
      </w:pPr>
      <w:r w:rsidRPr="0006595B">
        <w:rPr>
          <w:rFonts w:hint="eastAsia"/>
          <w:sz w:val="24"/>
        </w:rPr>
        <w:t>旅游型</w:t>
      </w:r>
      <w:r w:rsidRPr="0006595B">
        <w:rPr>
          <w:sz w:val="24"/>
        </w:rPr>
        <w:t>：</w:t>
      </w:r>
      <w:r w:rsidR="001E2FEF">
        <w:rPr>
          <w:sz w:val="24"/>
        </w:rPr>
        <w:t>8</w:t>
      </w:r>
      <w:r w:rsidR="001E2FEF">
        <w:rPr>
          <w:rFonts w:hint="eastAsia"/>
          <w:sz w:val="24"/>
        </w:rPr>
        <w:t>、</w:t>
      </w:r>
      <w:r w:rsidR="001E2FEF">
        <w:rPr>
          <w:rFonts w:hint="eastAsia"/>
          <w:sz w:val="24"/>
        </w:rPr>
        <w:t>1</w:t>
      </w:r>
      <w:r w:rsidR="001E2FEF">
        <w:rPr>
          <w:sz w:val="24"/>
        </w:rPr>
        <w:t>1</w:t>
      </w:r>
      <w:r w:rsidR="001E2FEF">
        <w:rPr>
          <w:rFonts w:hint="eastAsia"/>
          <w:sz w:val="24"/>
        </w:rPr>
        <w:t>类</w:t>
      </w:r>
      <w:r w:rsidR="001E2FEF">
        <w:rPr>
          <w:sz w:val="24"/>
        </w:rPr>
        <w:t>用户属于</w:t>
      </w:r>
      <w:r w:rsidR="001E2FEF">
        <w:rPr>
          <w:rFonts w:hint="eastAsia"/>
          <w:sz w:val="24"/>
        </w:rPr>
        <w:t>旅游型</w:t>
      </w:r>
      <w:r w:rsidR="001E2FEF">
        <w:rPr>
          <w:sz w:val="24"/>
        </w:rPr>
        <w:t>用户</w:t>
      </w:r>
      <w:r w:rsidR="001E2FEF">
        <w:rPr>
          <w:rFonts w:hint="eastAsia"/>
          <w:sz w:val="24"/>
        </w:rPr>
        <w:t>，这部分</w:t>
      </w:r>
      <w:r w:rsidR="001E2FEF">
        <w:rPr>
          <w:sz w:val="24"/>
        </w:rPr>
        <w:t>用户</w:t>
      </w:r>
      <w:r w:rsidR="001E2FEF">
        <w:rPr>
          <w:rFonts w:hint="eastAsia"/>
          <w:sz w:val="24"/>
        </w:rPr>
        <w:t>在</w:t>
      </w:r>
      <w:r w:rsidR="001E2FEF">
        <w:rPr>
          <w:sz w:val="24"/>
        </w:rPr>
        <w:t>这段时间</w:t>
      </w:r>
      <w:r w:rsidR="001E2FEF">
        <w:rPr>
          <w:rFonts w:hint="eastAsia"/>
          <w:sz w:val="24"/>
        </w:rPr>
        <w:t>经常</w:t>
      </w:r>
      <w:r w:rsidR="001E2FEF">
        <w:rPr>
          <w:sz w:val="24"/>
        </w:rPr>
        <w:t>进行旅游</w:t>
      </w:r>
      <w:r w:rsidR="001E2FEF">
        <w:rPr>
          <w:rFonts w:hint="eastAsia"/>
          <w:sz w:val="24"/>
        </w:rPr>
        <w:t>类</w:t>
      </w:r>
      <w:r w:rsidR="001E2FEF">
        <w:rPr>
          <w:sz w:val="24"/>
        </w:rPr>
        <w:t>相关</w:t>
      </w:r>
      <w:r w:rsidR="001E2FEF">
        <w:rPr>
          <w:rFonts w:hint="eastAsia"/>
          <w:sz w:val="24"/>
        </w:rPr>
        <w:t>软件</w:t>
      </w:r>
      <w:r w:rsidR="001E2FEF">
        <w:rPr>
          <w:sz w:val="24"/>
        </w:rPr>
        <w:t>或网站的</w:t>
      </w:r>
      <w:r w:rsidR="001E2FEF">
        <w:rPr>
          <w:rFonts w:hint="eastAsia"/>
          <w:sz w:val="24"/>
        </w:rPr>
        <w:t>访问。两者</w:t>
      </w:r>
      <w:r w:rsidR="001E2FEF">
        <w:rPr>
          <w:sz w:val="24"/>
        </w:rPr>
        <w:t>不太相同的是</w:t>
      </w:r>
      <w:r w:rsidR="001E2FEF">
        <w:rPr>
          <w:rFonts w:hint="eastAsia"/>
          <w:sz w:val="24"/>
        </w:rPr>
        <w:t>，</w:t>
      </w:r>
      <w:r w:rsidR="001E2FEF">
        <w:rPr>
          <w:sz w:val="24"/>
        </w:rPr>
        <w:t>簇</w:t>
      </w:r>
      <w:r w:rsidR="001E2FEF">
        <w:rPr>
          <w:rFonts w:hint="eastAsia"/>
          <w:sz w:val="24"/>
        </w:rPr>
        <w:t>11</w:t>
      </w:r>
      <w:r w:rsidR="001E2FEF">
        <w:rPr>
          <w:rFonts w:hint="eastAsia"/>
          <w:sz w:val="24"/>
        </w:rPr>
        <w:t>的</w:t>
      </w:r>
      <w:r w:rsidR="001E2FEF">
        <w:rPr>
          <w:sz w:val="24"/>
        </w:rPr>
        <w:t>用户对旅游</w:t>
      </w:r>
      <w:r w:rsidR="001E2FEF">
        <w:rPr>
          <w:rFonts w:hint="eastAsia"/>
          <w:sz w:val="24"/>
        </w:rPr>
        <w:t>相关</w:t>
      </w:r>
      <w:r w:rsidR="001E2FEF">
        <w:rPr>
          <w:sz w:val="24"/>
        </w:rPr>
        <w:t>网站</w:t>
      </w:r>
      <w:r w:rsidR="001E2FEF">
        <w:rPr>
          <w:rFonts w:hint="eastAsia"/>
          <w:sz w:val="24"/>
        </w:rPr>
        <w:t>情有独钟</w:t>
      </w:r>
      <w:r w:rsidR="001E2FEF">
        <w:rPr>
          <w:sz w:val="24"/>
        </w:rPr>
        <w:t>，</w:t>
      </w:r>
      <w:r w:rsidR="001E2FEF">
        <w:rPr>
          <w:rFonts w:hint="eastAsia"/>
          <w:sz w:val="24"/>
        </w:rPr>
        <w:t>偶尔</w:t>
      </w:r>
      <w:r w:rsidR="001E2FEF">
        <w:rPr>
          <w:sz w:val="24"/>
        </w:rPr>
        <w:t>会</w:t>
      </w:r>
      <w:r w:rsidR="001E2FEF">
        <w:rPr>
          <w:rFonts w:hint="eastAsia"/>
          <w:sz w:val="24"/>
        </w:rPr>
        <w:t>对</w:t>
      </w:r>
      <w:r w:rsidR="001E2FEF">
        <w:rPr>
          <w:sz w:val="24"/>
        </w:rPr>
        <w:t>新闻</w:t>
      </w:r>
      <w:r w:rsidR="001E2FEF">
        <w:rPr>
          <w:rFonts w:hint="eastAsia"/>
          <w:sz w:val="24"/>
        </w:rPr>
        <w:t>、</w:t>
      </w:r>
      <w:r w:rsidR="001E2FEF">
        <w:rPr>
          <w:sz w:val="24"/>
        </w:rPr>
        <w:t>财经、音乐等相关网站进行访问</w:t>
      </w:r>
      <w:r w:rsidR="006C1772">
        <w:rPr>
          <w:rFonts w:hint="eastAsia"/>
          <w:sz w:val="24"/>
        </w:rPr>
        <w:t>，</w:t>
      </w:r>
      <w:r w:rsidR="006C1772">
        <w:rPr>
          <w:sz w:val="24"/>
        </w:rPr>
        <w:t>这部分用户应该近期有旅游出行的准备，</w:t>
      </w:r>
      <w:r w:rsidR="006C1772">
        <w:rPr>
          <w:rFonts w:hint="eastAsia"/>
          <w:sz w:val="24"/>
        </w:rPr>
        <w:t>应该</w:t>
      </w:r>
      <w:r w:rsidR="006C1772">
        <w:rPr>
          <w:sz w:val="24"/>
        </w:rPr>
        <w:t>对他们进行旅游相关产品的推广。簇</w:t>
      </w:r>
      <w:r w:rsidR="006C1772">
        <w:rPr>
          <w:rFonts w:hint="eastAsia"/>
          <w:sz w:val="24"/>
        </w:rPr>
        <w:t>8</w:t>
      </w:r>
      <w:r w:rsidR="006C1772">
        <w:rPr>
          <w:rFonts w:hint="eastAsia"/>
          <w:sz w:val="24"/>
        </w:rPr>
        <w:t>中用户</w:t>
      </w:r>
      <w:r w:rsidR="006C1772">
        <w:rPr>
          <w:sz w:val="24"/>
        </w:rPr>
        <w:t>不但对旅游类网站访问较多，对阅读类</w:t>
      </w:r>
      <w:r w:rsidR="006C1772">
        <w:rPr>
          <w:rFonts w:hint="eastAsia"/>
          <w:sz w:val="24"/>
        </w:rPr>
        <w:t>软件</w:t>
      </w:r>
      <w:r w:rsidR="006C1772">
        <w:rPr>
          <w:sz w:val="24"/>
        </w:rPr>
        <w:t>或网站的访问也很多，对这类</w:t>
      </w:r>
      <w:r w:rsidR="006C1772">
        <w:rPr>
          <w:rFonts w:hint="eastAsia"/>
          <w:sz w:val="24"/>
        </w:rPr>
        <w:t>用户</w:t>
      </w:r>
      <w:r w:rsidR="006C1772">
        <w:rPr>
          <w:sz w:val="24"/>
        </w:rPr>
        <w:t>可以在阅读类</w:t>
      </w:r>
      <w:r w:rsidR="006C1772">
        <w:rPr>
          <w:rFonts w:hint="eastAsia"/>
          <w:sz w:val="24"/>
        </w:rPr>
        <w:t>网站或</w:t>
      </w:r>
      <w:r w:rsidR="006C1772">
        <w:rPr>
          <w:sz w:val="24"/>
        </w:rPr>
        <w:t>软件中进行旅游类产品的广告推广，或者在</w:t>
      </w:r>
      <w:r w:rsidR="00A24B3E">
        <w:rPr>
          <w:rFonts w:hint="eastAsia"/>
          <w:sz w:val="24"/>
        </w:rPr>
        <w:t>旅游</w:t>
      </w:r>
      <w:r w:rsidR="006C1772">
        <w:rPr>
          <w:sz w:val="24"/>
        </w:rPr>
        <w:t>类产品上进行</w:t>
      </w:r>
      <w:r w:rsidR="00A24B3E">
        <w:rPr>
          <w:rFonts w:hint="eastAsia"/>
          <w:sz w:val="24"/>
        </w:rPr>
        <w:t>小说</w:t>
      </w:r>
      <w:r w:rsidR="00A24B3E">
        <w:rPr>
          <w:sz w:val="24"/>
        </w:rPr>
        <w:t>等阅读</w:t>
      </w:r>
      <w:r w:rsidR="00A24B3E">
        <w:rPr>
          <w:rFonts w:hint="eastAsia"/>
          <w:sz w:val="24"/>
        </w:rPr>
        <w:t>产品</w:t>
      </w:r>
      <w:r w:rsidR="006C1772">
        <w:rPr>
          <w:sz w:val="24"/>
        </w:rPr>
        <w:t>的广告营销。</w:t>
      </w:r>
    </w:p>
    <w:p w:rsidR="0006595B" w:rsidRDefault="0006595B" w:rsidP="004F1C22">
      <w:pPr>
        <w:spacing w:line="400" w:lineRule="exact"/>
        <w:ind w:firstLine="480"/>
        <w:jc w:val="left"/>
        <w:rPr>
          <w:sz w:val="24"/>
        </w:rPr>
      </w:pPr>
      <w:r>
        <w:rPr>
          <w:rFonts w:hint="eastAsia"/>
          <w:sz w:val="24"/>
        </w:rPr>
        <w:t>理财型</w:t>
      </w:r>
      <w:r>
        <w:rPr>
          <w:sz w:val="24"/>
        </w:rPr>
        <w:t>：</w:t>
      </w:r>
      <w:r w:rsidRPr="0006595B">
        <w:rPr>
          <w:sz w:val="24"/>
        </w:rPr>
        <w:t>13</w:t>
      </w:r>
      <w:r w:rsidR="001E2FEF">
        <w:rPr>
          <w:rFonts w:hint="eastAsia"/>
          <w:sz w:val="24"/>
        </w:rPr>
        <w:t>、</w:t>
      </w:r>
      <w:r w:rsidRPr="0006595B">
        <w:rPr>
          <w:sz w:val="24"/>
        </w:rPr>
        <w:t>16</w:t>
      </w:r>
      <w:r w:rsidR="001E2FEF">
        <w:rPr>
          <w:rFonts w:hint="eastAsia"/>
          <w:sz w:val="24"/>
        </w:rPr>
        <w:t>类</w:t>
      </w:r>
      <w:r w:rsidR="001E2FEF">
        <w:rPr>
          <w:sz w:val="24"/>
        </w:rPr>
        <w:t>用户属于</w:t>
      </w:r>
      <w:r w:rsidR="001E2FEF">
        <w:rPr>
          <w:rFonts w:hint="eastAsia"/>
          <w:sz w:val="24"/>
        </w:rPr>
        <w:t>理财型</w:t>
      </w:r>
      <w:r w:rsidR="001E2FEF">
        <w:rPr>
          <w:sz w:val="24"/>
        </w:rPr>
        <w:t>用户</w:t>
      </w:r>
      <w:r w:rsidR="00622E8E">
        <w:rPr>
          <w:rFonts w:hint="eastAsia"/>
          <w:sz w:val="24"/>
        </w:rPr>
        <w:t>，</w:t>
      </w:r>
      <w:r w:rsidR="00622E8E">
        <w:rPr>
          <w:sz w:val="24"/>
        </w:rPr>
        <w:t>对财经、</w:t>
      </w:r>
      <w:r w:rsidR="00622E8E">
        <w:rPr>
          <w:rFonts w:hint="eastAsia"/>
          <w:sz w:val="24"/>
        </w:rPr>
        <w:t>证券</w:t>
      </w:r>
      <w:r w:rsidR="00622E8E">
        <w:rPr>
          <w:sz w:val="24"/>
        </w:rPr>
        <w:t>交易等网站进行访问比较多。</w:t>
      </w:r>
      <w:proofErr w:type="gramStart"/>
      <w:r w:rsidR="00622E8E">
        <w:rPr>
          <w:sz w:val="24"/>
        </w:rPr>
        <w:t>簇</w:t>
      </w:r>
      <w:proofErr w:type="gramEnd"/>
      <w:r w:rsidR="00622E8E">
        <w:rPr>
          <w:rFonts w:hint="eastAsia"/>
          <w:sz w:val="24"/>
        </w:rPr>
        <w:t>13</w:t>
      </w:r>
      <w:r w:rsidR="00622E8E">
        <w:rPr>
          <w:rFonts w:hint="eastAsia"/>
          <w:sz w:val="24"/>
        </w:rPr>
        <w:t>中的</w:t>
      </w:r>
      <w:r w:rsidR="00622E8E">
        <w:rPr>
          <w:sz w:val="24"/>
        </w:rPr>
        <w:t>用户在财经、搜索两类网站的访问比较多，财经类产品</w:t>
      </w:r>
      <w:r w:rsidR="00622E8E">
        <w:rPr>
          <w:rFonts w:hint="eastAsia"/>
          <w:sz w:val="24"/>
        </w:rPr>
        <w:t>的</w:t>
      </w:r>
      <w:r w:rsidR="00622E8E">
        <w:rPr>
          <w:sz w:val="24"/>
        </w:rPr>
        <w:t>推广营销放在搜索引擎上</w:t>
      </w:r>
      <w:r w:rsidR="00622E8E">
        <w:rPr>
          <w:rFonts w:hint="eastAsia"/>
          <w:sz w:val="24"/>
        </w:rPr>
        <w:t>会</w:t>
      </w:r>
      <w:r w:rsidR="00622E8E">
        <w:rPr>
          <w:sz w:val="24"/>
        </w:rPr>
        <w:t>比较好。</w:t>
      </w:r>
      <w:proofErr w:type="gramStart"/>
      <w:r w:rsidR="00622E8E">
        <w:rPr>
          <w:rFonts w:hint="eastAsia"/>
          <w:sz w:val="24"/>
        </w:rPr>
        <w:t>簇</w:t>
      </w:r>
      <w:proofErr w:type="gramEnd"/>
      <w:r w:rsidR="00622E8E">
        <w:rPr>
          <w:rFonts w:hint="eastAsia"/>
          <w:sz w:val="24"/>
        </w:rPr>
        <w:t>16</w:t>
      </w:r>
      <w:r w:rsidR="00622E8E">
        <w:rPr>
          <w:rFonts w:hint="eastAsia"/>
          <w:sz w:val="24"/>
        </w:rPr>
        <w:t>的</w:t>
      </w:r>
      <w:r w:rsidR="00622E8E">
        <w:rPr>
          <w:sz w:val="24"/>
        </w:rPr>
        <w:t>用户</w:t>
      </w:r>
      <w:r w:rsidR="00622E8E">
        <w:rPr>
          <w:rFonts w:hint="eastAsia"/>
          <w:sz w:val="24"/>
        </w:rPr>
        <w:t>大部分都在</w:t>
      </w:r>
      <w:r w:rsidR="00622E8E">
        <w:rPr>
          <w:sz w:val="24"/>
        </w:rPr>
        <w:t>关注财经类的软件或网站，说明</w:t>
      </w:r>
      <w:r w:rsidR="00622E8E">
        <w:rPr>
          <w:rFonts w:hint="eastAsia"/>
          <w:sz w:val="24"/>
        </w:rPr>
        <w:t>他们</w:t>
      </w:r>
      <w:r w:rsidR="00622E8E">
        <w:rPr>
          <w:sz w:val="24"/>
        </w:rPr>
        <w:t>对证券、</w:t>
      </w:r>
      <w:r w:rsidR="00622E8E">
        <w:rPr>
          <w:rFonts w:hint="eastAsia"/>
          <w:sz w:val="24"/>
        </w:rPr>
        <w:t>股票</w:t>
      </w:r>
      <w:r w:rsidR="00622E8E">
        <w:rPr>
          <w:sz w:val="24"/>
        </w:rPr>
        <w:t>、基金等</w:t>
      </w:r>
      <w:r w:rsidR="00622E8E">
        <w:rPr>
          <w:rFonts w:hint="eastAsia"/>
          <w:sz w:val="24"/>
        </w:rPr>
        <w:t>理财</w:t>
      </w:r>
      <w:r w:rsidR="00622E8E">
        <w:rPr>
          <w:sz w:val="24"/>
        </w:rPr>
        <w:t>类产品</w:t>
      </w:r>
      <w:r w:rsidR="00622E8E">
        <w:rPr>
          <w:rFonts w:hint="eastAsia"/>
          <w:sz w:val="24"/>
        </w:rPr>
        <w:t>很感兴趣</w:t>
      </w:r>
      <w:r w:rsidR="00622E8E">
        <w:rPr>
          <w:sz w:val="24"/>
        </w:rPr>
        <w:t>，</w:t>
      </w:r>
      <w:r w:rsidR="00622E8E">
        <w:rPr>
          <w:rFonts w:hint="eastAsia"/>
          <w:sz w:val="24"/>
        </w:rPr>
        <w:t>应该</w:t>
      </w:r>
      <w:r w:rsidR="00622E8E">
        <w:rPr>
          <w:sz w:val="24"/>
        </w:rPr>
        <w:t>对他们</w:t>
      </w:r>
      <w:r w:rsidR="00622E8E">
        <w:rPr>
          <w:rFonts w:hint="eastAsia"/>
          <w:sz w:val="24"/>
        </w:rPr>
        <w:t>进行</w:t>
      </w:r>
      <w:r w:rsidR="00622E8E">
        <w:rPr>
          <w:sz w:val="24"/>
        </w:rPr>
        <w:t>理财产品的推荐</w:t>
      </w:r>
      <w:r w:rsidR="00622E8E">
        <w:rPr>
          <w:rFonts w:hint="eastAsia"/>
          <w:sz w:val="24"/>
        </w:rPr>
        <w:t>。</w:t>
      </w:r>
    </w:p>
    <w:p w:rsidR="0006595B" w:rsidRDefault="0006595B" w:rsidP="004F1C22">
      <w:pPr>
        <w:spacing w:line="400" w:lineRule="exact"/>
        <w:ind w:firstLine="480"/>
        <w:jc w:val="left"/>
        <w:rPr>
          <w:sz w:val="24"/>
        </w:rPr>
      </w:pPr>
      <w:r>
        <w:rPr>
          <w:rFonts w:hint="eastAsia"/>
          <w:sz w:val="24"/>
        </w:rPr>
        <w:t>生活型</w:t>
      </w:r>
      <w:r>
        <w:rPr>
          <w:sz w:val="24"/>
        </w:rPr>
        <w:t>：</w:t>
      </w:r>
      <w:r w:rsidR="001E2FEF">
        <w:rPr>
          <w:rFonts w:hint="eastAsia"/>
          <w:sz w:val="24"/>
        </w:rPr>
        <w:t>第</w:t>
      </w:r>
      <w:r>
        <w:rPr>
          <w:rFonts w:hint="eastAsia"/>
          <w:sz w:val="24"/>
        </w:rPr>
        <w:t>10</w:t>
      </w:r>
      <w:r w:rsidR="001E2FEF">
        <w:rPr>
          <w:rFonts w:hint="eastAsia"/>
          <w:sz w:val="24"/>
        </w:rPr>
        <w:t>类</w:t>
      </w:r>
      <w:r w:rsidR="001E2FEF">
        <w:rPr>
          <w:sz w:val="24"/>
        </w:rPr>
        <w:t>用户属于</w:t>
      </w:r>
      <w:r w:rsidR="001E2FEF">
        <w:rPr>
          <w:rFonts w:hint="eastAsia"/>
          <w:sz w:val="24"/>
        </w:rPr>
        <w:t>生活型</w:t>
      </w:r>
      <w:r w:rsidR="001E2FEF">
        <w:rPr>
          <w:sz w:val="24"/>
        </w:rPr>
        <w:t>用户</w:t>
      </w:r>
      <w:r w:rsidR="00F8250C">
        <w:rPr>
          <w:rFonts w:hint="eastAsia"/>
          <w:sz w:val="24"/>
        </w:rPr>
        <w:t>，这部分</w:t>
      </w:r>
      <w:r w:rsidR="00F8250C">
        <w:rPr>
          <w:sz w:val="24"/>
        </w:rPr>
        <w:t>用户大部分</w:t>
      </w:r>
      <w:r w:rsidR="00F8250C">
        <w:rPr>
          <w:rFonts w:hint="eastAsia"/>
          <w:sz w:val="24"/>
        </w:rPr>
        <w:t>的</w:t>
      </w:r>
      <w:r w:rsidR="00F8250C">
        <w:rPr>
          <w:sz w:val="24"/>
        </w:rPr>
        <w:t>上网时间都在进行生活类</w:t>
      </w:r>
      <w:r w:rsidR="00F8250C">
        <w:rPr>
          <w:rFonts w:hint="eastAsia"/>
          <w:sz w:val="24"/>
        </w:rPr>
        <w:t>网站</w:t>
      </w:r>
      <w:r w:rsidR="00F8250C">
        <w:rPr>
          <w:sz w:val="24"/>
        </w:rPr>
        <w:t>的访问</w:t>
      </w:r>
      <w:r w:rsidR="00AC2D4C">
        <w:rPr>
          <w:rFonts w:hint="eastAsia"/>
          <w:sz w:val="24"/>
        </w:rPr>
        <w:t>，他们</w:t>
      </w:r>
      <w:r w:rsidR="00AC2D4C">
        <w:rPr>
          <w:sz w:val="24"/>
        </w:rPr>
        <w:t>很可能是居家人士，或者在</w:t>
      </w:r>
      <w:r w:rsidR="00AC2D4C">
        <w:rPr>
          <w:rFonts w:hint="eastAsia"/>
          <w:sz w:val="24"/>
        </w:rPr>
        <w:t>58</w:t>
      </w:r>
      <w:r w:rsidR="00AC2D4C">
        <w:rPr>
          <w:rFonts w:hint="eastAsia"/>
          <w:sz w:val="24"/>
        </w:rPr>
        <w:t>同城</w:t>
      </w:r>
      <w:r w:rsidR="00AC2D4C">
        <w:rPr>
          <w:sz w:val="24"/>
        </w:rPr>
        <w:t>等生活</w:t>
      </w:r>
      <w:r w:rsidR="00AC2D4C">
        <w:rPr>
          <w:rFonts w:hint="eastAsia"/>
          <w:sz w:val="24"/>
        </w:rPr>
        <w:t>分类</w:t>
      </w:r>
      <w:r w:rsidR="00AC2D4C">
        <w:rPr>
          <w:sz w:val="24"/>
        </w:rPr>
        <w:t>网站进行房屋租赁、招聘</w:t>
      </w:r>
      <w:r w:rsidR="00AC2D4C">
        <w:rPr>
          <w:rFonts w:hint="eastAsia"/>
          <w:sz w:val="24"/>
        </w:rPr>
        <w:t>求职</w:t>
      </w:r>
      <w:r w:rsidR="00AC2D4C">
        <w:rPr>
          <w:sz w:val="24"/>
        </w:rPr>
        <w:t>等</w:t>
      </w:r>
      <w:r w:rsidR="00AC2D4C">
        <w:rPr>
          <w:rFonts w:hint="eastAsia"/>
          <w:sz w:val="24"/>
        </w:rPr>
        <w:t>活动</w:t>
      </w:r>
      <w:r w:rsidR="00AC2D4C">
        <w:rPr>
          <w:sz w:val="24"/>
        </w:rPr>
        <w:t>。</w:t>
      </w:r>
      <w:r w:rsidR="00AC2D4C">
        <w:rPr>
          <w:rFonts w:hint="eastAsia"/>
          <w:sz w:val="24"/>
        </w:rPr>
        <w:t>对</w:t>
      </w:r>
      <w:r w:rsidR="00AC2D4C">
        <w:rPr>
          <w:sz w:val="24"/>
        </w:rPr>
        <w:t>这部分用户进行生活类相关产品的推广营销效果会比较好。</w:t>
      </w:r>
    </w:p>
    <w:p w:rsidR="0006595B" w:rsidRDefault="0006595B" w:rsidP="004F1C22">
      <w:pPr>
        <w:spacing w:line="400" w:lineRule="exact"/>
        <w:ind w:firstLine="480"/>
        <w:jc w:val="left"/>
        <w:rPr>
          <w:sz w:val="24"/>
        </w:rPr>
      </w:pPr>
      <w:r>
        <w:rPr>
          <w:rFonts w:hint="eastAsia"/>
          <w:sz w:val="24"/>
        </w:rPr>
        <w:t>新闻型</w:t>
      </w:r>
      <w:r>
        <w:rPr>
          <w:sz w:val="24"/>
        </w:rPr>
        <w:t>：</w:t>
      </w:r>
      <w:r>
        <w:rPr>
          <w:rFonts w:hint="eastAsia"/>
          <w:sz w:val="24"/>
        </w:rPr>
        <w:t>14</w:t>
      </w:r>
      <w:r>
        <w:rPr>
          <w:rFonts w:hint="eastAsia"/>
          <w:sz w:val="24"/>
        </w:rPr>
        <w:t>、</w:t>
      </w:r>
      <w:r>
        <w:rPr>
          <w:rFonts w:hint="eastAsia"/>
          <w:sz w:val="24"/>
        </w:rPr>
        <w:t>15</w:t>
      </w:r>
      <w:r w:rsidR="001E2FEF">
        <w:rPr>
          <w:rFonts w:hint="eastAsia"/>
          <w:sz w:val="24"/>
        </w:rPr>
        <w:t>类</w:t>
      </w:r>
      <w:r w:rsidR="001E2FEF">
        <w:rPr>
          <w:sz w:val="24"/>
        </w:rPr>
        <w:t>用户属于</w:t>
      </w:r>
      <w:r w:rsidR="001E2FEF">
        <w:rPr>
          <w:rFonts w:hint="eastAsia"/>
          <w:sz w:val="24"/>
        </w:rPr>
        <w:t>新闻</w:t>
      </w:r>
      <w:r w:rsidR="001E2FEF">
        <w:rPr>
          <w:sz w:val="24"/>
        </w:rPr>
        <w:t>型用户</w:t>
      </w:r>
      <w:r w:rsidR="00E62061">
        <w:rPr>
          <w:rFonts w:hint="eastAsia"/>
          <w:sz w:val="24"/>
        </w:rPr>
        <w:t>，</w:t>
      </w:r>
      <w:r w:rsidR="00E62061">
        <w:rPr>
          <w:sz w:val="24"/>
        </w:rPr>
        <w:t>对新闻类软件或网站的访问</w:t>
      </w:r>
      <w:r w:rsidR="00E62061">
        <w:rPr>
          <w:rFonts w:hint="eastAsia"/>
          <w:sz w:val="24"/>
        </w:rPr>
        <w:t>较多</w:t>
      </w:r>
      <w:r w:rsidR="00E62061">
        <w:rPr>
          <w:sz w:val="24"/>
        </w:rPr>
        <w:t>。</w:t>
      </w:r>
      <w:proofErr w:type="gramStart"/>
      <w:r w:rsidR="00E62061">
        <w:rPr>
          <w:sz w:val="24"/>
        </w:rPr>
        <w:t>簇</w:t>
      </w:r>
      <w:proofErr w:type="gramEnd"/>
      <w:r w:rsidR="00E62061">
        <w:rPr>
          <w:rFonts w:hint="eastAsia"/>
          <w:sz w:val="24"/>
        </w:rPr>
        <w:t>14</w:t>
      </w:r>
      <w:r w:rsidR="00E62061">
        <w:rPr>
          <w:rFonts w:hint="eastAsia"/>
          <w:sz w:val="24"/>
        </w:rPr>
        <w:t>中</w:t>
      </w:r>
      <w:r w:rsidR="00E62061">
        <w:rPr>
          <w:sz w:val="24"/>
        </w:rPr>
        <w:t>的用户</w:t>
      </w:r>
      <w:r w:rsidR="00E62061">
        <w:rPr>
          <w:rFonts w:hint="eastAsia"/>
          <w:sz w:val="24"/>
        </w:rPr>
        <w:t>上网</w:t>
      </w:r>
      <w:r w:rsidR="00E62061">
        <w:rPr>
          <w:sz w:val="24"/>
        </w:rPr>
        <w:t>的绝大部分时间都在进行新闻资讯的</w:t>
      </w:r>
      <w:r w:rsidR="00E62061">
        <w:rPr>
          <w:rFonts w:hint="eastAsia"/>
          <w:sz w:val="24"/>
        </w:rPr>
        <w:t>浏览</w:t>
      </w:r>
      <w:r w:rsidR="00E62061">
        <w:rPr>
          <w:sz w:val="24"/>
        </w:rPr>
        <w:t>，</w:t>
      </w:r>
      <w:r w:rsidR="00E62061">
        <w:rPr>
          <w:rFonts w:hint="eastAsia"/>
          <w:sz w:val="24"/>
        </w:rPr>
        <w:t>说明</w:t>
      </w:r>
      <w:r w:rsidR="00E62061">
        <w:rPr>
          <w:sz w:val="24"/>
        </w:rPr>
        <w:t>他们对</w:t>
      </w:r>
      <w:r w:rsidR="00E62061">
        <w:rPr>
          <w:rFonts w:hint="eastAsia"/>
          <w:sz w:val="24"/>
        </w:rPr>
        <w:t>实时</w:t>
      </w:r>
      <w:r w:rsidR="00E62061">
        <w:rPr>
          <w:sz w:val="24"/>
        </w:rPr>
        <w:t>的</w:t>
      </w:r>
      <w:r w:rsidR="00E62061" w:rsidRPr="00E62061">
        <w:rPr>
          <w:rFonts w:hint="eastAsia"/>
          <w:sz w:val="24"/>
        </w:rPr>
        <w:t>新闻事件、热点话题</w:t>
      </w:r>
      <w:r w:rsidR="00E62061">
        <w:rPr>
          <w:rFonts w:hint="eastAsia"/>
          <w:sz w:val="24"/>
        </w:rPr>
        <w:t>很</w:t>
      </w:r>
      <w:r w:rsidR="00E62061">
        <w:rPr>
          <w:sz w:val="24"/>
        </w:rPr>
        <w:t>关注，他们是新闻类产品的忠实用户。</w:t>
      </w:r>
      <w:proofErr w:type="gramStart"/>
      <w:r w:rsidR="00E62061">
        <w:rPr>
          <w:sz w:val="24"/>
        </w:rPr>
        <w:t>簇</w:t>
      </w:r>
      <w:proofErr w:type="gramEnd"/>
      <w:r w:rsidR="00E62061">
        <w:rPr>
          <w:rFonts w:hint="eastAsia"/>
          <w:sz w:val="24"/>
        </w:rPr>
        <w:t>15</w:t>
      </w:r>
      <w:r w:rsidR="00E62061">
        <w:rPr>
          <w:rFonts w:hint="eastAsia"/>
          <w:sz w:val="24"/>
        </w:rPr>
        <w:t>中的</w:t>
      </w:r>
      <w:r w:rsidR="00E62061">
        <w:rPr>
          <w:sz w:val="24"/>
        </w:rPr>
        <w:t>用户不仅对新闻类网站的访问多，对财经类网站的</w:t>
      </w:r>
      <w:r w:rsidR="00E62061">
        <w:rPr>
          <w:rFonts w:hint="eastAsia"/>
          <w:sz w:val="24"/>
        </w:rPr>
        <w:t>访问</w:t>
      </w:r>
      <w:r w:rsidR="00E62061">
        <w:rPr>
          <w:sz w:val="24"/>
        </w:rPr>
        <w:t>也不少，说明这部分用户不但关注新闻，还对理财方面感兴趣</w:t>
      </w:r>
      <w:r w:rsidR="00366A5D">
        <w:rPr>
          <w:rFonts w:hint="eastAsia"/>
          <w:sz w:val="24"/>
        </w:rPr>
        <w:t>，</w:t>
      </w:r>
      <w:r w:rsidR="00366A5D">
        <w:rPr>
          <w:sz w:val="24"/>
        </w:rPr>
        <w:t>对这部分用户来说，</w:t>
      </w:r>
      <w:r w:rsidR="00366A5D">
        <w:rPr>
          <w:rFonts w:hint="eastAsia"/>
          <w:sz w:val="24"/>
        </w:rPr>
        <w:t>理财</w:t>
      </w:r>
      <w:r w:rsidR="00366A5D">
        <w:rPr>
          <w:sz w:val="24"/>
        </w:rPr>
        <w:t>产品的推广营销</w:t>
      </w:r>
      <w:r w:rsidR="00366A5D">
        <w:rPr>
          <w:rFonts w:hint="eastAsia"/>
          <w:sz w:val="24"/>
        </w:rPr>
        <w:t>可以</w:t>
      </w:r>
      <w:r w:rsidR="00366A5D">
        <w:rPr>
          <w:sz w:val="24"/>
        </w:rPr>
        <w:t>放在新闻等网站或软件中。</w:t>
      </w:r>
    </w:p>
    <w:p w:rsidR="001E2FEF" w:rsidRDefault="001E2FEF" w:rsidP="004F1C22">
      <w:pPr>
        <w:spacing w:line="400" w:lineRule="exact"/>
        <w:ind w:firstLine="480"/>
        <w:jc w:val="left"/>
        <w:rPr>
          <w:sz w:val="24"/>
        </w:rPr>
      </w:pPr>
      <w:r>
        <w:rPr>
          <w:rFonts w:hint="eastAsia"/>
          <w:sz w:val="24"/>
        </w:rPr>
        <w:t>软件型：</w:t>
      </w:r>
      <w:r>
        <w:rPr>
          <w:rFonts w:hint="eastAsia"/>
          <w:sz w:val="24"/>
        </w:rPr>
        <w:t>1</w:t>
      </w:r>
      <w:r>
        <w:rPr>
          <w:rFonts w:hint="eastAsia"/>
          <w:sz w:val="24"/>
        </w:rPr>
        <w:t>、</w:t>
      </w:r>
      <w:r>
        <w:rPr>
          <w:rFonts w:hint="eastAsia"/>
          <w:sz w:val="24"/>
        </w:rPr>
        <w:t>2</w:t>
      </w:r>
      <w:r>
        <w:rPr>
          <w:rFonts w:hint="eastAsia"/>
          <w:sz w:val="24"/>
        </w:rPr>
        <w:t>类</w:t>
      </w:r>
      <w:r>
        <w:rPr>
          <w:sz w:val="24"/>
        </w:rPr>
        <w:t>用户属于</w:t>
      </w:r>
      <w:r>
        <w:rPr>
          <w:rFonts w:hint="eastAsia"/>
          <w:sz w:val="24"/>
        </w:rPr>
        <w:t>软件型</w:t>
      </w:r>
      <w:r>
        <w:rPr>
          <w:sz w:val="24"/>
        </w:rPr>
        <w:t>用户</w:t>
      </w:r>
      <w:r w:rsidR="0006615B">
        <w:rPr>
          <w:rFonts w:hint="eastAsia"/>
          <w:sz w:val="24"/>
        </w:rPr>
        <w:t>，</w:t>
      </w:r>
      <w:r w:rsidR="0006615B">
        <w:rPr>
          <w:sz w:val="24"/>
        </w:rPr>
        <w:t>对软件应用</w:t>
      </w:r>
      <w:r w:rsidR="0006615B">
        <w:rPr>
          <w:rFonts w:hint="eastAsia"/>
          <w:sz w:val="24"/>
        </w:rPr>
        <w:t>商店、</w:t>
      </w:r>
      <w:r w:rsidR="0006615B">
        <w:rPr>
          <w:sz w:val="24"/>
        </w:rPr>
        <w:t>手机软件相关网站等访问比较多</w:t>
      </w:r>
      <w:r w:rsidR="0006615B">
        <w:rPr>
          <w:rFonts w:hint="eastAsia"/>
          <w:sz w:val="24"/>
        </w:rPr>
        <w:t>。簇</w:t>
      </w:r>
      <w:r w:rsidR="0006615B">
        <w:rPr>
          <w:rFonts w:hint="eastAsia"/>
          <w:sz w:val="24"/>
        </w:rPr>
        <w:t>1</w:t>
      </w:r>
      <w:r w:rsidR="0006615B">
        <w:rPr>
          <w:rFonts w:hint="eastAsia"/>
          <w:sz w:val="24"/>
        </w:rPr>
        <w:t>中</w:t>
      </w:r>
      <w:r w:rsidR="0006615B">
        <w:rPr>
          <w:sz w:val="24"/>
        </w:rPr>
        <w:t>的用户访问大</w:t>
      </w:r>
      <w:r w:rsidR="0006615B">
        <w:rPr>
          <w:rFonts w:hint="eastAsia"/>
          <w:sz w:val="24"/>
        </w:rPr>
        <w:t>都</w:t>
      </w:r>
      <w:r w:rsidR="0006615B">
        <w:rPr>
          <w:sz w:val="24"/>
        </w:rPr>
        <w:t>集中在软件应用中，</w:t>
      </w:r>
      <w:proofErr w:type="gramStart"/>
      <w:r w:rsidR="0006615B">
        <w:rPr>
          <w:sz w:val="24"/>
        </w:rPr>
        <w:t>而簇</w:t>
      </w:r>
      <w:proofErr w:type="gramEnd"/>
      <w:r w:rsidR="0006615B">
        <w:rPr>
          <w:rFonts w:hint="eastAsia"/>
          <w:sz w:val="24"/>
        </w:rPr>
        <w:t>2</w:t>
      </w:r>
      <w:r w:rsidR="0006615B">
        <w:rPr>
          <w:rFonts w:hint="eastAsia"/>
          <w:sz w:val="24"/>
        </w:rPr>
        <w:t>的</w:t>
      </w:r>
      <w:r w:rsidR="0006615B">
        <w:rPr>
          <w:sz w:val="24"/>
        </w:rPr>
        <w:t>用户</w:t>
      </w:r>
      <w:r w:rsidR="0006615B">
        <w:rPr>
          <w:rFonts w:hint="eastAsia"/>
          <w:sz w:val="24"/>
        </w:rPr>
        <w:t>对</w:t>
      </w:r>
      <w:r w:rsidR="0006615B">
        <w:rPr>
          <w:sz w:val="24"/>
        </w:rPr>
        <w:t>软件应用和社交访问都比较多。</w:t>
      </w:r>
      <w:r w:rsidR="0006615B">
        <w:rPr>
          <w:rFonts w:hint="eastAsia"/>
          <w:sz w:val="24"/>
        </w:rPr>
        <w:t>针对推广营销，</w:t>
      </w:r>
      <w:r w:rsidR="0006615B">
        <w:rPr>
          <w:sz w:val="24"/>
        </w:rPr>
        <w:t>簇</w:t>
      </w:r>
      <w:r w:rsidR="0006615B">
        <w:rPr>
          <w:rFonts w:hint="eastAsia"/>
          <w:sz w:val="24"/>
        </w:rPr>
        <w:t>1</w:t>
      </w:r>
      <w:r w:rsidR="0006615B">
        <w:rPr>
          <w:rFonts w:hint="eastAsia"/>
          <w:sz w:val="24"/>
        </w:rPr>
        <w:t>中</w:t>
      </w:r>
      <w:r w:rsidR="0006615B">
        <w:rPr>
          <w:sz w:val="24"/>
        </w:rPr>
        <w:t>的用户</w:t>
      </w:r>
      <w:r w:rsidR="0006615B">
        <w:rPr>
          <w:rFonts w:hint="eastAsia"/>
          <w:sz w:val="24"/>
        </w:rPr>
        <w:t>选择</w:t>
      </w:r>
      <w:r w:rsidR="0006615B">
        <w:rPr>
          <w:sz w:val="24"/>
        </w:rPr>
        <w:t>软件应用等产品</w:t>
      </w:r>
      <w:r w:rsidR="0006615B">
        <w:rPr>
          <w:rFonts w:hint="eastAsia"/>
          <w:sz w:val="24"/>
        </w:rPr>
        <w:t>对</w:t>
      </w:r>
      <w:r w:rsidR="0006615B">
        <w:rPr>
          <w:sz w:val="24"/>
        </w:rPr>
        <w:t>其进行推广，簇</w:t>
      </w:r>
      <w:r w:rsidR="0006615B">
        <w:rPr>
          <w:rFonts w:hint="eastAsia"/>
          <w:sz w:val="24"/>
        </w:rPr>
        <w:t>2</w:t>
      </w:r>
      <w:r w:rsidR="0006615B">
        <w:rPr>
          <w:rFonts w:hint="eastAsia"/>
          <w:sz w:val="24"/>
        </w:rPr>
        <w:t>中用户</w:t>
      </w:r>
      <w:r w:rsidR="0006615B">
        <w:rPr>
          <w:sz w:val="24"/>
        </w:rPr>
        <w:t>在社交网站中进行软件产品的推广</w:t>
      </w:r>
      <w:r w:rsidR="0006615B">
        <w:rPr>
          <w:rFonts w:hint="eastAsia"/>
          <w:sz w:val="24"/>
        </w:rPr>
        <w:t>，</w:t>
      </w:r>
      <w:r w:rsidR="0006615B">
        <w:rPr>
          <w:sz w:val="24"/>
        </w:rPr>
        <w:t>或在软件应用商店推荐社交软件</w:t>
      </w:r>
      <w:r w:rsidR="0006615B">
        <w:rPr>
          <w:rFonts w:hint="eastAsia"/>
          <w:sz w:val="24"/>
        </w:rPr>
        <w:t>，</w:t>
      </w:r>
      <w:r w:rsidR="0006615B">
        <w:rPr>
          <w:sz w:val="24"/>
        </w:rPr>
        <w:t>会</w:t>
      </w:r>
      <w:r w:rsidR="0006615B">
        <w:rPr>
          <w:rFonts w:hint="eastAsia"/>
          <w:sz w:val="24"/>
        </w:rPr>
        <w:t>收到</w:t>
      </w:r>
      <w:r w:rsidR="0006615B">
        <w:rPr>
          <w:sz w:val="24"/>
        </w:rPr>
        <w:t>比较好的推广效果。</w:t>
      </w:r>
    </w:p>
    <w:p w:rsidR="00842DB0" w:rsidRDefault="00CF1271" w:rsidP="00842DB0">
      <w:pPr>
        <w:widowControl/>
        <w:spacing w:line="400" w:lineRule="exact"/>
        <w:ind w:firstLine="482"/>
        <w:jc w:val="left"/>
        <w:rPr>
          <w:rFonts w:asciiTheme="minorEastAsia" w:eastAsiaTheme="minorEastAsia" w:hAnsiTheme="minorEastAsia"/>
          <w:sz w:val="24"/>
          <w:shd w:val="clear" w:color="auto" w:fill="FFFFFF"/>
        </w:rPr>
      </w:pPr>
      <w:r>
        <w:rPr>
          <w:rFonts w:hint="eastAsia"/>
          <w:sz w:val="24"/>
        </w:rPr>
        <w:lastRenderedPageBreak/>
        <w:t>根据</w:t>
      </w:r>
      <w:r w:rsidR="00675B72">
        <w:rPr>
          <w:sz w:val="24"/>
        </w:rPr>
        <w:t>聚类结果</w:t>
      </w:r>
      <w:r w:rsidR="00675B72">
        <w:rPr>
          <w:rFonts w:hint="eastAsia"/>
          <w:sz w:val="24"/>
        </w:rPr>
        <w:t>还</w:t>
      </w:r>
      <w:r w:rsidR="00675B72">
        <w:rPr>
          <w:sz w:val="24"/>
        </w:rPr>
        <w:t>可以进行用户的个性化推荐。</w:t>
      </w:r>
      <w:r>
        <w:rPr>
          <w:sz w:val="24"/>
        </w:rPr>
        <w:t>每</w:t>
      </w:r>
      <w:r w:rsidR="00675B72">
        <w:rPr>
          <w:rFonts w:hint="eastAsia"/>
          <w:sz w:val="24"/>
        </w:rPr>
        <w:t>个</w:t>
      </w:r>
      <w:r w:rsidR="00675B72">
        <w:rPr>
          <w:sz w:val="24"/>
        </w:rPr>
        <w:t>用户类型中</w:t>
      </w:r>
      <w:r>
        <w:rPr>
          <w:sz w:val="24"/>
        </w:rPr>
        <w:t>用户</w:t>
      </w:r>
      <w:r w:rsidR="00675B72">
        <w:rPr>
          <w:rFonts w:hint="eastAsia"/>
          <w:sz w:val="24"/>
        </w:rPr>
        <w:t>的</w:t>
      </w:r>
      <w:r>
        <w:rPr>
          <w:sz w:val="24"/>
        </w:rPr>
        <w:t>兴趣偏好</w:t>
      </w:r>
      <w:r w:rsidR="00675B72">
        <w:rPr>
          <w:rFonts w:hint="eastAsia"/>
          <w:sz w:val="24"/>
        </w:rPr>
        <w:t>都</w:t>
      </w:r>
      <w:r>
        <w:rPr>
          <w:sz w:val="24"/>
        </w:rPr>
        <w:t>相似，</w:t>
      </w:r>
      <w:r>
        <w:rPr>
          <w:rFonts w:hint="eastAsia"/>
          <w:sz w:val="24"/>
        </w:rPr>
        <w:t>都算作</w:t>
      </w:r>
      <w:r>
        <w:rPr>
          <w:sz w:val="24"/>
        </w:rPr>
        <w:t>相似用户。</w:t>
      </w:r>
      <w:r w:rsidR="00675B72">
        <w:rPr>
          <w:rFonts w:hint="eastAsia"/>
          <w:sz w:val="24"/>
        </w:rPr>
        <w:t>求得</w:t>
      </w:r>
      <w:r w:rsidR="00842DB0">
        <w:rPr>
          <w:rFonts w:hint="eastAsia"/>
          <w:sz w:val="24"/>
        </w:rPr>
        <w:t>用户</w:t>
      </w:r>
      <w:r w:rsidR="00842DB0">
        <w:rPr>
          <w:sz w:val="24"/>
        </w:rPr>
        <w:t>的相似度，可以</w:t>
      </w:r>
      <w:r w:rsidR="00842DB0">
        <w:rPr>
          <w:rFonts w:hint="eastAsia"/>
          <w:sz w:val="24"/>
        </w:rPr>
        <w:t>进行</w:t>
      </w:r>
      <w:r w:rsidR="00842DB0">
        <w:rPr>
          <w:sz w:val="24"/>
        </w:rPr>
        <w:t>基于用户的推荐。</w:t>
      </w:r>
      <w:r w:rsidR="00842DB0">
        <w:rPr>
          <w:rFonts w:asciiTheme="minorEastAsia" w:eastAsiaTheme="minorEastAsia" w:hAnsiTheme="minorEastAsia" w:hint="eastAsia"/>
          <w:sz w:val="24"/>
          <w:shd w:val="clear" w:color="auto" w:fill="FFFFFF"/>
        </w:rPr>
        <w:t>把</w:t>
      </w:r>
      <w:r w:rsidR="00842DB0">
        <w:rPr>
          <w:rFonts w:asciiTheme="minorEastAsia" w:eastAsiaTheme="minorEastAsia" w:hAnsiTheme="minorEastAsia"/>
          <w:sz w:val="24"/>
          <w:shd w:val="clear" w:color="auto" w:fill="FFFFFF"/>
        </w:rPr>
        <w:t>用户对每类网站的兴趣度</w:t>
      </w:r>
      <w:r w:rsidR="00842DB0">
        <w:rPr>
          <w:rFonts w:asciiTheme="minorEastAsia" w:eastAsiaTheme="minorEastAsia" w:hAnsiTheme="minorEastAsia" w:hint="eastAsia"/>
          <w:sz w:val="24"/>
          <w:shd w:val="clear" w:color="auto" w:fill="FFFFFF"/>
        </w:rPr>
        <w:t>的</w:t>
      </w:r>
      <w:r w:rsidR="00842DB0">
        <w:rPr>
          <w:rFonts w:asciiTheme="minorEastAsia" w:eastAsiaTheme="minorEastAsia" w:hAnsiTheme="minorEastAsia"/>
          <w:sz w:val="24"/>
          <w:shd w:val="clear" w:color="auto" w:fill="FFFFFF"/>
        </w:rPr>
        <w:t>集合作为</w:t>
      </w:r>
      <w:r w:rsidR="00842DB0">
        <w:rPr>
          <w:rFonts w:asciiTheme="minorEastAsia" w:eastAsiaTheme="minorEastAsia" w:hAnsiTheme="minorEastAsia" w:hint="eastAsia"/>
          <w:sz w:val="24"/>
          <w:shd w:val="clear" w:color="auto" w:fill="FFFFFF"/>
        </w:rPr>
        <w:t>一个</w:t>
      </w:r>
      <w:r w:rsidR="00842DB0">
        <w:rPr>
          <w:rFonts w:asciiTheme="minorEastAsia" w:eastAsiaTheme="minorEastAsia" w:hAnsiTheme="minorEastAsia"/>
          <w:sz w:val="24"/>
          <w:shd w:val="clear" w:color="auto" w:fill="FFFFFF"/>
        </w:rPr>
        <w:t>用户向量</w:t>
      </w:r>
      <w:r w:rsidR="00842DB0">
        <w:rPr>
          <w:rFonts w:asciiTheme="minorEastAsia" w:eastAsiaTheme="minorEastAsia" w:hAnsiTheme="minorEastAsia" w:hint="eastAsia"/>
          <w:sz w:val="24"/>
          <w:shd w:val="clear" w:color="auto" w:fill="FFFFFF"/>
        </w:rPr>
        <w:t>，</w:t>
      </w:r>
      <w:r w:rsidR="00842DB0">
        <w:rPr>
          <w:rFonts w:asciiTheme="minorEastAsia" w:eastAsiaTheme="minorEastAsia" w:hAnsiTheme="minorEastAsia"/>
          <w:sz w:val="24"/>
          <w:shd w:val="clear" w:color="auto" w:fill="FFFFFF"/>
        </w:rPr>
        <w:t>那用户相似度就转换成在向量空间中用户向量</w:t>
      </w:r>
      <w:r w:rsidR="00842DB0">
        <w:rPr>
          <w:rFonts w:asciiTheme="minorEastAsia" w:eastAsiaTheme="minorEastAsia" w:hAnsiTheme="minorEastAsia" w:hint="eastAsia"/>
          <w:sz w:val="24"/>
          <w:shd w:val="clear" w:color="auto" w:fill="FFFFFF"/>
        </w:rPr>
        <w:t>间</w:t>
      </w:r>
      <w:r w:rsidR="00842DB0">
        <w:rPr>
          <w:rFonts w:asciiTheme="minorEastAsia" w:eastAsiaTheme="minorEastAsia" w:hAnsiTheme="minorEastAsia"/>
          <w:sz w:val="24"/>
          <w:shd w:val="clear" w:color="auto" w:fill="FFFFFF"/>
        </w:rPr>
        <w:t>的夹角余弦，</w:t>
      </w:r>
      <w:r w:rsidR="00842DB0">
        <w:rPr>
          <w:rFonts w:asciiTheme="minorEastAsia" w:eastAsiaTheme="minorEastAsia" w:hAnsiTheme="minorEastAsia" w:hint="eastAsia"/>
          <w:sz w:val="24"/>
          <w:shd w:val="clear" w:color="auto" w:fill="FFFFFF"/>
        </w:rPr>
        <w:t>余弦值</w:t>
      </w:r>
      <w:r w:rsidR="00842DB0">
        <w:rPr>
          <w:rFonts w:asciiTheme="minorEastAsia" w:eastAsiaTheme="minorEastAsia" w:hAnsiTheme="minorEastAsia"/>
          <w:sz w:val="24"/>
          <w:shd w:val="clear" w:color="auto" w:fill="FFFFFF"/>
        </w:rPr>
        <w:t>越大，用户相似度越高。</w:t>
      </w:r>
      <w:r w:rsidR="00842DB0">
        <w:rPr>
          <w:rFonts w:asciiTheme="minorEastAsia" w:eastAsiaTheme="minorEastAsia" w:hAnsiTheme="minorEastAsia" w:hint="eastAsia"/>
          <w:sz w:val="24"/>
          <w:shd w:val="clear" w:color="auto" w:fill="FFFFFF"/>
        </w:rPr>
        <w:t>用户</w:t>
      </w:r>
      <w:r w:rsidR="00842DB0">
        <w:rPr>
          <w:rFonts w:asciiTheme="minorEastAsia" w:eastAsiaTheme="minorEastAsia" w:hAnsiTheme="minorEastAsia"/>
          <w:sz w:val="24"/>
          <w:shd w:val="clear" w:color="auto" w:fill="FFFFFF"/>
        </w:rPr>
        <w:t>余弦相似度</w:t>
      </w:r>
      <m:oMath>
        <m:r>
          <w:rPr>
            <w:rFonts w:ascii="Cambria Math" w:hAnsi="Cambria Math"/>
            <w:sz w:val="24"/>
          </w:rPr>
          <m:t>sim</m:t>
        </m:r>
        <m:d>
          <m:dPr>
            <m:ctrlPr>
              <w:rPr>
                <w:rFonts w:ascii="Cambria Math" w:hAnsi="Cambria Math"/>
                <w:sz w:val="24"/>
              </w:rPr>
            </m:ctrlPr>
          </m:dPr>
          <m:e>
            <m:r>
              <w:rPr>
                <w:rFonts w:ascii="Cambria Math" w:hAnsi="Cambria Math"/>
                <w:sz w:val="24"/>
              </w:rPr>
              <m:t>a,b</m:t>
            </m:r>
          </m:e>
        </m:d>
      </m:oMath>
      <w:r w:rsidR="00842DB0">
        <w:rPr>
          <w:rFonts w:asciiTheme="minorEastAsia" w:eastAsiaTheme="minorEastAsia" w:hAnsiTheme="minorEastAsia"/>
          <w:sz w:val="24"/>
          <w:shd w:val="clear" w:color="auto" w:fill="FFFFFF"/>
        </w:rPr>
        <w:t>的公式如下：</w:t>
      </w:r>
    </w:p>
    <w:p w:rsidR="00842DB0" w:rsidRDefault="00842DB0" w:rsidP="008123C4">
      <w:pPr>
        <w:widowControl/>
        <w:wordWrap w:val="0"/>
        <w:spacing w:before="120" w:after="120"/>
        <w:ind w:firstLine="482"/>
        <w:jc w:val="right"/>
        <w:rPr>
          <w:sz w:val="24"/>
        </w:rPr>
      </w:pPr>
      <m:oMath>
        <m:r>
          <w:rPr>
            <w:rFonts w:ascii="Cambria Math" w:hAnsi="Cambria Math"/>
            <w:sz w:val="24"/>
          </w:rPr>
          <m:t>sim</m:t>
        </m:r>
        <m:d>
          <m:dPr>
            <m:ctrlPr>
              <w:rPr>
                <w:rFonts w:ascii="Cambria Math" w:hAnsi="Cambria Math"/>
                <w:sz w:val="24"/>
              </w:rPr>
            </m:ctrlPr>
          </m:dPr>
          <m:e>
            <m:r>
              <w:rPr>
                <w:rFonts w:ascii="Cambria Math" w:hAnsi="Cambria Math"/>
                <w:sz w:val="24"/>
              </w:rPr>
              <m:t>a,b</m:t>
            </m:r>
          </m:e>
        </m:d>
        <m:r>
          <w:rPr>
            <w:rFonts w:ascii="Cambria Math" w:hAnsi="Cambria Math"/>
            <w:sz w:val="24"/>
          </w:rPr>
          <m:t>=</m:t>
        </m:r>
        <m:f>
          <m:fPr>
            <m:ctrlPr>
              <w:rPr>
                <w:rFonts w:ascii="Cambria Math" w:hAnsi="Cambria Math"/>
                <w:i/>
                <w:sz w:val="24"/>
              </w:rPr>
            </m:ctrlPr>
          </m:fPr>
          <m:num>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ab</m:t>
                    </m:r>
                  </m:sub>
                </m:sSub>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ai</m:t>
                    </m:r>
                  </m:sub>
                </m:sSub>
                <m:sSub>
                  <m:sSubPr>
                    <m:ctrlPr>
                      <w:rPr>
                        <w:rFonts w:ascii="Cambria Math" w:hAnsi="Cambria Math"/>
                        <w:i/>
                        <w:sz w:val="24"/>
                      </w:rPr>
                    </m:ctrlPr>
                  </m:sSubPr>
                  <m:e>
                    <m:r>
                      <w:rPr>
                        <w:rFonts w:ascii="Cambria Math" w:hAnsi="Cambria Math"/>
                        <w:sz w:val="24"/>
                      </w:rPr>
                      <m:t>r</m:t>
                    </m:r>
                  </m:e>
                  <m:sub>
                    <m:r>
                      <w:rPr>
                        <w:rFonts w:ascii="Cambria Math" w:hAnsi="Cambria Math"/>
                        <w:sz w:val="24"/>
                      </w:rPr>
                      <m:t>bi</m:t>
                    </m:r>
                  </m:sub>
                </m:sSub>
              </m:e>
            </m:nary>
          </m:num>
          <m:den>
            <m:rad>
              <m:radPr>
                <m:degHide m:val="1"/>
                <m:ctrlPr>
                  <w:rPr>
                    <w:rFonts w:ascii="Cambria Math" w:hAnsi="Cambria Math"/>
                    <w:i/>
                    <w:sz w:val="24"/>
                  </w:rPr>
                </m:ctrlPr>
              </m:radPr>
              <m:deg/>
              <m:e>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ab</m:t>
                        </m:r>
                      </m:sub>
                    </m:sSub>
                  </m:sub>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ai</m:t>
                            </m:r>
                          </m:sub>
                        </m:sSub>
                      </m:e>
                      <m:sup>
                        <m:r>
                          <w:rPr>
                            <w:rFonts w:ascii="Cambria Math" w:hAnsi="Cambria Math"/>
                            <w:sz w:val="24"/>
                          </w:rPr>
                          <m:t>2</m:t>
                        </m:r>
                      </m:sup>
                    </m:sSup>
                  </m:e>
                </m:nary>
              </m:e>
            </m:rad>
            <m:rad>
              <m:radPr>
                <m:degHide m:val="1"/>
                <m:ctrlPr>
                  <w:rPr>
                    <w:rFonts w:ascii="Cambria Math" w:hAnsi="Cambria Math"/>
                    <w:i/>
                    <w:sz w:val="24"/>
                  </w:rPr>
                </m:ctrlPr>
              </m:radPr>
              <m:deg/>
              <m:e>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ab</m:t>
                        </m:r>
                      </m:sub>
                    </m:sSub>
                  </m:sub>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bi</m:t>
                            </m:r>
                          </m:sub>
                        </m:sSub>
                      </m:e>
                      <m:sup>
                        <m:r>
                          <w:rPr>
                            <w:rFonts w:ascii="Cambria Math" w:hAnsi="Cambria Math"/>
                            <w:sz w:val="24"/>
                          </w:rPr>
                          <m:t>2</m:t>
                        </m:r>
                      </m:sup>
                    </m:sSup>
                  </m:e>
                </m:nary>
              </m:e>
            </m:rad>
          </m:den>
        </m:f>
      </m:oMath>
      <w:r w:rsidR="003E0F36">
        <w:rPr>
          <w:rFonts w:hint="eastAsia"/>
          <w:sz w:val="24"/>
        </w:rPr>
        <w:t xml:space="preserve">   </w:t>
      </w:r>
      <w:r w:rsidR="003E0F36">
        <w:rPr>
          <w:sz w:val="24"/>
        </w:rPr>
        <w:t xml:space="preserve">              </w:t>
      </w:r>
      <w:r w:rsidR="003E0F36">
        <w:rPr>
          <w:rFonts w:hint="eastAsia"/>
          <w:sz w:val="24"/>
        </w:rPr>
        <w:t>(6</w:t>
      </w:r>
      <w:r w:rsidR="003E0F36">
        <w:rPr>
          <w:sz w:val="24"/>
        </w:rPr>
        <w:t>-15)</w:t>
      </w:r>
    </w:p>
    <w:p w:rsidR="00842DB0" w:rsidRDefault="00842DB0" w:rsidP="00842DB0">
      <w:pPr>
        <w:widowControl/>
        <w:spacing w:line="400" w:lineRule="exact"/>
        <w:ind w:firstLine="480"/>
        <w:jc w:val="left"/>
        <w:rPr>
          <w:rFonts w:asciiTheme="minorEastAsia" w:eastAsiaTheme="minorEastAsia" w:hAnsiTheme="minorEastAsia"/>
          <w:sz w:val="24"/>
          <w:shd w:val="clear" w:color="auto" w:fill="FFFFFF"/>
        </w:rPr>
      </w:pPr>
      <w:r>
        <w:rPr>
          <w:rFonts w:hint="eastAsia"/>
          <w:sz w:val="24"/>
        </w:rPr>
        <w:t>其中</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ab</m:t>
            </m:r>
          </m:sub>
        </m:sSub>
      </m:oMath>
      <w:r>
        <w:rPr>
          <w:rFonts w:hint="eastAsia"/>
          <w:sz w:val="24"/>
        </w:rPr>
        <w:t>为</w:t>
      </w:r>
      <w:r>
        <w:rPr>
          <w:sz w:val="24"/>
        </w:rPr>
        <w:t>用户</w:t>
      </w:r>
      <w:r w:rsidRPr="00877184">
        <w:rPr>
          <w:i/>
          <w:sz w:val="24"/>
        </w:rPr>
        <w:t>a</w:t>
      </w:r>
      <w:r>
        <w:rPr>
          <w:sz w:val="24"/>
        </w:rPr>
        <w:t>和用户</w:t>
      </w:r>
      <w:r w:rsidRPr="00877184">
        <w:rPr>
          <w:i/>
          <w:sz w:val="24"/>
        </w:rPr>
        <w:t>b</w:t>
      </w:r>
      <w:r>
        <w:rPr>
          <w:sz w:val="24"/>
        </w:rPr>
        <w:t>共同</w:t>
      </w:r>
      <w:r>
        <w:rPr>
          <w:rFonts w:hint="eastAsia"/>
          <w:sz w:val="24"/>
        </w:rPr>
        <w:t>标签</w:t>
      </w:r>
      <w:r>
        <w:rPr>
          <w:sz w:val="24"/>
        </w:rPr>
        <w:t>的集合</w:t>
      </w:r>
      <w:r>
        <w:rPr>
          <w:rFonts w:hint="eastAsia"/>
          <w:sz w:val="24"/>
        </w:rPr>
        <w:t>，</w:t>
      </w:r>
      <w:r>
        <w:rPr>
          <w:sz w:val="24"/>
        </w:rPr>
        <w:t>即共同兴趣</w:t>
      </w:r>
      <w:r>
        <w:rPr>
          <w:rFonts w:hint="eastAsia"/>
          <w:sz w:val="24"/>
        </w:rPr>
        <w:t>的</w:t>
      </w:r>
      <w:r>
        <w:rPr>
          <w:sz w:val="24"/>
        </w:rPr>
        <w:t>集合</w:t>
      </w:r>
      <w:r>
        <w:rPr>
          <w:rFonts w:hint="eastAsia"/>
          <w:sz w:val="24"/>
        </w:rPr>
        <w:t>，</w:t>
      </w:r>
      <m:oMath>
        <m:r>
          <w:rPr>
            <w:rFonts w:ascii="Cambria Math" w:hAnsi="Cambria Math"/>
            <w:noProof/>
            <w:sz w:val="24"/>
            <w:shd w:val="clear" w:color="auto" w:fill="FFFFFF"/>
          </w:rPr>
          <m:t xml:space="preserve"> </m:t>
        </m:r>
        <m:sSub>
          <m:sSubPr>
            <m:ctrlPr>
              <w:rPr>
                <w:rFonts w:ascii="Cambria Math" w:hAnsi="Cambria Math"/>
                <w:i/>
                <w:noProof/>
                <w:sz w:val="24"/>
                <w:shd w:val="clear" w:color="auto" w:fill="FFFFFF"/>
              </w:rPr>
            </m:ctrlPr>
          </m:sSubPr>
          <m:e>
            <m:r>
              <w:rPr>
                <w:rFonts w:ascii="Cambria Math" w:hAnsi="Cambria Math"/>
                <w:noProof/>
                <w:sz w:val="24"/>
                <w:shd w:val="clear" w:color="auto" w:fill="FFFFFF"/>
              </w:rPr>
              <m:t>r</m:t>
            </m:r>
          </m:e>
          <m:sub>
            <m:r>
              <w:rPr>
                <w:rFonts w:ascii="Cambria Math" w:hAnsi="Cambria Math"/>
                <w:noProof/>
                <w:sz w:val="24"/>
                <w:shd w:val="clear" w:color="auto" w:fill="FFFFFF"/>
              </w:rPr>
              <m:t>ij</m:t>
            </m:r>
          </m:sub>
        </m:sSub>
      </m:oMath>
      <w:r>
        <w:rPr>
          <w:rFonts w:asciiTheme="minorEastAsia" w:eastAsiaTheme="minorEastAsia" w:hAnsiTheme="minorEastAsia" w:hint="eastAsia"/>
          <w:sz w:val="24"/>
          <w:shd w:val="clear" w:color="auto" w:fill="FFFFFF"/>
        </w:rPr>
        <w:t>表示</w:t>
      </w:r>
      <w:r>
        <w:rPr>
          <w:rFonts w:asciiTheme="minorEastAsia" w:eastAsiaTheme="minorEastAsia" w:hAnsiTheme="minorEastAsia"/>
          <w:sz w:val="24"/>
          <w:shd w:val="clear" w:color="auto" w:fill="FFFFFF"/>
        </w:rPr>
        <w:t>第</w:t>
      </w:r>
      <m:oMath>
        <m:r>
          <w:rPr>
            <w:rFonts w:ascii="Cambria Math" w:eastAsiaTheme="minorEastAsia" w:hAnsi="Cambria Math"/>
            <w:sz w:val="24"/>
          </w:rPr>
          <m:t>i</m:t>
        </m:r>
      </m:oMath>
      <w:proofErr w:type="gramStart"/>
      <w:r>
        <w:rPr>
          <w:rFonts w:asciiTheme="minorEastAsia" w:eastAsiaTheme="minorEastAsia" w:hAnsiTheme="minorEastAsia"/>
          <w:sz w:val="24"/>
          <w:shd w:val="clear" w:color="auto" w:fill="FFFFFF"/>
        </w:rPr>
        <w:t>个</w:t>
      </w:r>
      <w:proofErr w:type="gramEnd"/>
      <w:r>
        <w:rPr>
          <w:rFonts w:asciiTheme="minorEastAsia" w:eastAsiaTheme="minorEastAsia" w:hAnsiTheme="minorEastAsia"/>
          <w:sz w:val="24"/>
          <w:shd w:val="clear" w:color="auto" w:fill="FFFFFF"/>
        </w:rPr>
        <w:t>用户对第</w:t>
      </w:r>
      <m:oMath>
        <m:r>
          <w:rPr>
            <w:rFonts w:ascii="Cambria Math" w:eastAsiaTheme="minorEastAsia" w:hAnsi="Cambria Math"/>
            <w:sz w:val="24"/>
          </w:rPr>
          <m:t>j</m:t>
        </m:r>
      </m:oMath>
      <w:r>
        <w:rPr>
          <w:rFonts w:asciiTheme="minorEastAsia" w:eastAsiaTheme="minorEastAsia" w:hAnsiTheme="minorEastAsia" w:hint="eastAsia"/>
          <w:sz w:val="24"/>
          <w:shd w:val="clear" w:color="auto" w:fill="FFFFFF"/>
        </w:rPr>
        <w:t>类</w:t>
      </w:r>
      <w:r>
        <w:rPr>
          <w:rFonts w:asciiTheme="minorEastAsia" w:eastAsiaTheme="minorEastAsia" w:hAnsiTheme="minorEastAsia"/>
          <w:sz w:val="24"/>
          <w:shd w:val="clear" w:color="auto" w:fill="FFFFFF"/>
        </w:rPr>
        <w:t>网站的喜好程度</w:t>
      </w:r>
      <w:r>
        <w:rPr>
          <w:rFonts w:asciiTheme="minorEastAsia" w:eastAsiaTheme="minorEastAsia" w:hAnsiTheme="minorEastAsia" w:hint="eastAsia"/>
          <w:sz w:val="24"/>
          <w:shd w:val="clear" w:color="auto" w:fill="FFFFFF"/>
        </w:rPr>
        <w:t>,</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ai</m:t>
            </m:r>
          </m:sub>
        </m:sSub>
      </m:oMath>
      <w:r>
        <w:rPr>
          <w:rFonts w:hint="eastAsia"/>
          <w:sz w:val="24"/>
        </w:rPr>
        <w:t>和</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bi</m:t>
            </m:r>
          </m:sub>
        </m:sSub>
      </m:oMath>
      <w:r>
        <w:rPr>
          <w:rFonts w:hint="eastAsia"/>
          <w:sz w:val="24"/>
        </w:rPr>
        <w:t>分别表示</w:t>
      </w:r>
      <w:r>
        <w:rPr>
          <w:sz w:val="24"/>
        </w:rPr>
        <w:t>用户</w:t>
      </w:r>
      <w:r w:rsidRPr="00877184">
        <w:rPr>
          <w:i/>
          <w:sz w:val="24"/>
        </w:rPr>
        <w:t>a</w:t>
      </w:r>
      <w:r>
        <w:rPr>
          <w:sz w:val="24"/>
        </w:rPr>
        <w:t>和用户</w:t>
      </w:r>
      <w:r w:rsidRPr="00877184">
        <w:rPr>
          <w:i/>
          <w:sz w:val="24"/>
        </w:rPr>
        <w:t>b</w:t>
      </w:r>
      <w:r>
        <w:rPr>
          <w:sz w:val="24"/>
        </w:rPr>
        <w:t>对</w:t>
      </w:r>
      <w:r w:rsidRPr="00877184">
        <w:rPr>
          <w:i/>
          <w:sz w:val="24"/>
        </w:rPr>
        <w:t>i</w:t>
      </w:r>
      <w:r>
        <w:rPr>
          <w:sz w:val="24"/>
        </w:rPr>
        <w:t>类网站的兴趣度的</w:t>
      </w:r>
      <w:r>
        <w:rPr>
          <w:rFonts w:hint="eastAsia"/>
          <w:sz w:val="24"/>
        </w:rPr>
        <w:t>值</w:t>
      </w:r>
      <w:r>
        <w:rPr>
          <w:sz w:val="24"/>
        </w:rPr>
        <w:t>。</w:t>
      </w:r>
    </w:p>
    <w:p w:rsidR="00842DB0" w:rsidRPr="009F4DD9" w:rsidRDefault="00AF2E22" w:rsidP="008123C4">
      <w:pPr>
        <w:widowControl/>
        <w:wordWrap w:val="0"/>
        <w:spacing w:before="120" w:after="120"/>
        <w:ind w:firstLine="482"/>
        <w:jc w:val="right"/>
        <w:rPr>
          <w:rFonts w:asciiTheme="minorEastAsia" w:eastAsiaTheme="minorEastAsia" w:hAnsi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ij</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C(</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ij</m:t>
                </m:r>
              </m:sub>
            </m:sSub>
            <m:r>
              <w:rPr>
                <w:rFonts w:ascii="Cambria Math" w:eastAsiaTheme="minorEastAsia" w:hAnsi="Cambria Math"/>
                <w:sz w:val="24"/>
              </w:rPr>
              <m:t>)</m:t>
            </m:r>
          </m:num>
          <m:den>
            <m:nary>
              <m:naryPr>
                <m:chr m:val="∑"/>
                <m:limLoc m:val="undOvr"/>
                <m:ctrlPr>
                  <w:rPr>
                    <w:rFonts w:ascii="Cambria Math" w:eastAsiaTheme="minorEastAsia" w:hAnsi="Cambria Math"/>
                    <w:i/>
                    <w:sz w:val="24"/>
                  </w:rPr>
                </m:ctrlPr>
              </m:naryPr>
              <m:sub>
                <m:r>
                  <w:rPr>
                    <w:rFonts w:ascii="Cambria Math" w:eastAsiaTheme="minorEastAsia" w:hAnsi="Cambria Math"/>
                    <w:sz w:val="24"/>
                  </w:rPr>
                  <m:t>0</m:t>
                </m:r>
              </m:sub>
              <m:sup>
                <m:r>
                  <w:rPr>
                    <w:rFonts w:ascii="Cambria Math" w:eastAsiaTheme="minorEastAsia" w:hAnsi="Cambria Math"/>
                    <w:sz w:val="24"/>
                  </w:rPr>
                  <m:t>j</m:t>
                </m:r>
              </m:sup>
              <m:e>
                <m:r>
                  <w:rPr>
                    <w:rFonts w:ascii="Cambria Math" w:eastAsiaTheme="minorEastAsia" w:hAnsi="Cambria Math"/>
                    <w:sz w:val="24"/>
                  </w:rPr>
                  <m:t>C(</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ij</m:t>
                    </m:r>
                  </m:sub>
                </m:sSub>
                <m:r>
                  <w:rPr>
                    <w:rFonts w:ascii="Cambria Math" w:eastAsiaTheme="minorEastAsia" w:hAnsi="Cambria Math"/>
                    <w:sz w:val="24"/>
                  </w:rPr>
                  <m:t>)</m:t>
                </m:r>
              </m:e>
            </m:nary>
          </m:den>
        </m:f>
      </m:oMath>
      <w:r w:rsidR="003E0F36">
        <w:rPr>
          <w:rFonts w:asciiTheme="minorEastAsia" w:eastAsiaTheme="minorEastAsia" w:hAnsiTheme="minorEastAsia" w:hint="eastAsia"/>
          <w:sz w:val="24"/>
        </w:rPr>
        <w:t xml:space="preserve"> </w:t>
      </w:r>
      <w:r w:rsidR="003E0F36">
        <w:rPr>
          <w:rFonts w:asciiTheme="minorEastAsia" w:eastAsiaTheme="minorEastAsia" w:hAnsiTheme="minorEastAsia"/>
          <w:sz w:val="24"/>
        </w:rPr>
        <w:t xml:space="preserve">                          </w:t>
      </w:r>
      <w:r w:rsidR="003E0F36">
        <w:rPr>
          <w:rFonts w:asciiTheme="minorEastAsia" w:eastAsiaTheme="minorEastAsia" w:hAnsiTheme="minorEastAsia" w:hint="eastAsia"/>
          <w:sz w:val="24"/>
        </w:rPr>
        <w:t xml:space="preserve"> </w:t>
      </w:r>
      <w:r w:rsidR="003E0F36">
        <w:rPr>
          <w:rFonts w:hint="eastAsia"/>
          <w:sz w:val="24"/>
        </w:rPr>
        <w:t>(6</w:t>
      </w:r>
      <w:r w:rsidR="003E0F36">
        <w:rPr>
          <w:sz w:val="24"/>
        </w:rPr>
        <w:t>-16)</w:t>
      </w:r>
    </w:p>
    <w:p w:rsidR="00842DB0" w:rsidRPr="00842DB0" w:rsidRDefault="00842DB0" w:rsidP="00842DB0">
      <w:pPr>
        <w:widowControl/>
        <w:spacing w:line="400" w:lineRule="exact"/>
        <w:jc w:val="left"/>
        <w:rPr>
          <w:sz w:val="24"/>
        </w:rPr>
      </w:pPr>
      <w:r>
        <w:rPr>
          <w:rFonts w:asciiTheme="minorEastAsia" w:eastAsiaTheme="minorEastAsia" w:hAnsiTheme="minorEastAsia" w:hint="eastAsia"/>
          <w:sz w:val="24"/>
        </w:rPr>
        <w:t>其中，</w:t>
      </w:r>
      <m:oMath>
        <m:r>
          <w:rPr>
            <w:rFonts w:ascii="Cambria Math" w:eastAsiaTheme="minorEastAsia" w:hAnsi="Cambria Math"/>
            <w:sz w:val="24"/>
          </w:rPr>
          <m:t>C(</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ij</m:t>
            </m:r>
          </m:sub>
        </m:sSub>
        <m:r>
          <w:rPr>
            <w:rFonts w:ascii="Cambria Math" w:eastAsiaTheme="minorEastAsia" w:hAnsi="Cambria Math"/>
            <w:sz w:val="24"/>
          </w:rPr>
          <m:t>)</m:t>
        </m:r>
      </m:oMath>
      <w:r>
        <w:rPr>
          <w:rFonts w:asciiTheme="minorEastAsia" w:eastAsiaTheme="minorEastAsia" w:hAnsiTheme="minorEastAsia" w:hint="eastAsia"/>
          <w:sz w:val="24"/>
        </w:rPr>
        <w:t>为用户</w:t>
      </w:r>
      <m:oMath>
        <m:r>
          <w:rPr>
            <w:rFonts w:ascii="Cambria Math" w:eastAsiaTheme="minorEastAsia" w:hAnsi="Cambria Math"/>
            <w:sz w:val="24"/>
          </w:rPr>
          <m:t>i</m:t>
        </m:r>
      </m:oMath>
      <w:r>
        <w:rPr>
          <w:rFonts w:asciiTheme="minorEastAsia" w:eastAsiaTheme="minorEastAsia" w:hAnsiTheme="minorEastAsia"/>
          <w:sz w:val="24"/>
        </w:rPr>
        <w:t>对</w:t>
      </w:r>
      <w:r>
        <w:rPr>
          <w:rFonts w:asciiTheme="minorEastAsia" w:eastAsiaTheme="minorEastAsia" w:hAnsiTheme="minorEastAsia" w:hint="eastAsia"/>
          <w:sz w:val="24"/>
        </w:rPr>
        <w:t>第</w:t>
      </w:r>
      <m:oMath>
        <m:r>
          <w:rPr>
            <w:rFonts w:ascii="Cambria Math" w:eastAsiaTheme="minorEastAsia" w:hAnsi="Cambria Math"/>
            <w:sz w:val="24"/>
          </w:rPr>
          <m:t>j</m:t>
        </m:r>
      </m:oMath>
      <w:r>
        <w:rPr>
          <w:rFonts w:asciiTheme="minorEastAsia" w:eastAsiaTheme="minorEastAsia" w:hAnsiTheme="minorEastAsia" w:hint="eastAsia"/>
          <w:sz w:val="24"/>
          <w:shd w:val="clear" w:color="auto" w:fill="FFFFFF"/>
        </w:rPr>
        <w:t>类</w:t>
      </w:r>
      <w:r>
        <w:rPr>
          <w:rFonts w:asciiTheme="minorEastAsia" w:eastAsiaTheme="minorEastAsia" w:hAnsiTheme="minorEastAsia"/>
          <w:sz w:val="24"/>
        </w:rPr>
        <w:t>类网站的</w:t>
      </w:r>
      <w:r>
        <w:rPr>
          <w:rFonts w:asciiTheme="minorEastAsia" w:eastAsiaTheme="minorEastAsia" w:hAnsiTheme="minorEastAsia" w:hint="eastAsia"/>
          <w:sz w:val="24"/>
        </w:rPr>
        <w:t>访问</w:t>
      </w:r>
      <w:r>
        <w:rPr>
          <w:rFonts w:asciiTheme="minorEastAsia" w:eastAsiaTheme="minorEastAsia" w:hAnsiTheme="minorEastAsia"/>
          <w:sz w:val="24"/>
        </w:rPr>
        <w:t>次数</w:t>
      </w:r>
      <w:r>
        <w:rPr>
          <w:rFonts w:asciiTheme="minorEastAsia" w:eastAsiaTheme="minorEastAsia" w:hAnsiTheme="minorEastAsia" w:hint="eastAsia"/>
          <w:sz w:val="24"/>
        </w:rPr>
        <w:t>，</w:t>
      </w:r>
      <m:oMath>
        <m:r>
          <m:rPr>
            <m:sty m:val="p"/>
          </m:rPr>
          <w:rPr>
            <w:rFonts w:ascii="Cambria Math" w:eastAsiaTheme="minorEastAsia" w:hAnsi="Cambria Math"/>
            <w:sz w:val="24"/>
            <w:shd w:val="clear" w:color="auto" w:fill="FFFFFF"/>
          </w:rPr>
          <m:t>0≤</m:t>
        </m:r>
        <m:sSub>
          <m:sSubPr>
            <m:ctrlPr>
              <w:rPr>
                <w:rFonts w:ascii="Cambria Math" w:hAnsi="Cambria Math"/>
                <w:i/>
                <w:noProof/>
                <w:sz w:val="24"/>
                <w:shd w:val="clear" w:color="auto" w:fill="FFFFFF"/>
              </w:rPr>
            </m:ctrlPr>
          </m:sSubPr>
          <m:e>
            <m:r>
              <w:rPr>
                <w:rFonts w:ascii="Cambria Math" w:hAnsi="Cambria Math"/>
                <w:noProof/>
                <w:sz w:val="24"/>
                <w:shd w:val="clear" w:color="auto" w:fill="FFFFFF"/>
              </w:rPr>
              <m:t>R</m:t>
            </m:r>
          </m:e>
          <m:sub>
            <m:r>
              <w:rPr>
                <w:rFonts w:ascii="Cambria Math" w:hAnsi="Cambria Math"/>
                <w:noProof/>
                <w:sz w:val="24"/>
                <w:shd w:val="clear" w:color="auto" w:fill="FFFFFF"/>
              </w:rPr>
              <m:t>ij</m:t>
            </m:r>
          </m:sub>
        </m:sSub>
        <m:r>
          <w:rPr>
            <w:rFonts w:ascii="Cambria Math" w:hAnsi="Cambria Math"/>
            <w:noProof/>
            <w:sz w:val="24"/>
            <w:shd w:val="clear" w:color="auto" w:fill="FFFFFF"/>
          </w:rPr>
          <m:t>≤1</m:t>
        </m:r>
      </m:oMath>
      <w:r>
        <w:rPr>
          <w:rFonts w:asciiTheme="minorEastAsia" w:eastAsiaTheme="minorEastAsia" w:hAnsiTheme="minorEastAsia" w:hint="eastAsia"/>
          <w:sz w:val="24"/>
          <w:shd w:val="clear" w:color="auto" w:fill="FFFFFF"/>
        </w:rPr>
        <w:t>。</w:t>
      </w:r>
    </w:p>
    <w:p w:rsidR="00CF1271" w:rsidRPr="00842DB0" w:rsidRDefault="00842DB0" w:rsidP="00842DB0">
      <w:pPr>
        <w:widowControl/>
        <w:spacing w:line="400" w:lineRule="exact"/>
        <w:ind w:firstLine="480"/>
        <w:jc w:val="left"/>
        <w:rPr>
          <w:rFonts w:asciiTheme="minorEastAsia" w:eastAsiaTheme="minorEastAsia" w:hAnsiTheme="minorEastAsia"/>
          <w:sz w:val="24"/>
        </w:rPr>
      </w:pPr>
      <w:r>
        <w:rPr>
          <w:rFonts w:asciiTheme="minorEastAsia" w:eastAsiaTheme="minorEastAsia" w:hAnsiTheme="minorEastAsia" w:hint="eastAsia"/>
          <w:sz w:val="24"/>
        </w:rPr>
        <w:t>基于</w:t>
      </w:r>
      <w:r>
        <w:rPr>
          <w:rFonts w:asciiTheme="minorEastAsia" w:eastAsiaTheme="minorEastAsia" w:hAnsiTheme="minorEastAsia"/>
          <w:sz w:val="24"/>
        </w:rPr>
        <w:t>用户的推荐是目前个性化推荐中</w:t>
      </w:r>
      <w:r>
        <w:rPr>
          <w:rFonts w:asciiTheme="minorEastAsia" w:eastAsiaTheme="minorEastAsia" w:hAnsiTheme="minorEastAsia" w:hint="eastAsia"/>
          <w:sz w:val="24"/>
        </w:rPr>
        <w:t>实际</w:t>
      </w:r>
      <w:r>
        <w:rPr>
          <w:rFonts w:asciiTheme="minorEastAsia" w:eastAsiaTheme="minorEastAsia" w:hAnsiTheme="minorEastAsia"/>
          <w:sz w:val="24"/>
        </w:rPr>
        <w:t>应用较为成功的，</w:t>
      </w:r>
      <w:r>
        <w:rPr>
          <w:rFonts w:asciiTheme="minorEastAsia" w:eastAsiaTheme="minorEastAsia" w:hAnsiTheme="minorEastAsia" w:hint="eastAsia"/>
          <w:sz w:val="24"/>
        </w:rPr>
        <w:t>其</w:t>
      </w:r>
      <w:r>
        <w:rPr>
          <w:rFonts w:asciiTheme="minorEastAsia" w:eastAsiaTheme="minorEastAsia" w:hAnsiTheme="minorEastAsia"/>
          <w:sz w:val="24"/>
        </w:rPr>
        <w:t>基本思想是</w:t>
      </w:r>
      <w:r>
        <w:rPr>
          <w:rFonts w:asciiTheme="minorEastAsia" w:eastAsiaTheme="minorEastAsia" w:hAnsiTheme="minorEastAsia" w:hint="eastAsia"/>
          <w:sz w:val="24"/>
        </w:rPr>
        <w:t>将</w:t>
      </w:r>
      <w:r>
        <w:rPr>
          <w:rFonts w:asciiTheme="minorEastAsia" w:eastAsiaTheme="minorEastAsia" w:hAnsiTheme="minorEastAsia"/>
          <w:sz w:val="24"/>
        </w:rPr>
        <w:t>具有相同兴趣爱好的用户</w:t>
      </w:r>
      <w:r>
        <w:rPr>
          <w:rFonts w:asciiTheme="minorEastAsia" w:eastAsiaTheme="minorEastAsia" w:hAnsiTheme="minorEastAsia" w:hint="eastAsia"/>
          <w:sz w:val="24"/>
        </w:rPr>
        <w:t>标记</w:t>
      </w:r>
      <w:r>
        <w:rPr>
          <w:rFonts w:asciiTheme="minorEastAsia" w:eastAsiaTheme="minorEastAsia" w:hAnsiTheme="minorEastAsia"/>
          <w:sz w:val="24"/>
        </w:rPr>
        <w:t>为相邻邻居用户，</w:t>
      </w:r>
      <w:r>
        <w:rPr>
          <w:rFonts w:asciiTheme="minorEastAsia" w:eastAsiaTheme="minorEastAsia" w:hAnsiTheme="minorEastAsia" w:hint="eastAsia"/>
          <w:sz w:val="24"/>
        </w:rPr>
        <w:t>将</w:t>
      </w:r>
      <w:r>
        <w:rPr>
          <w:rFonts w:asciiTheme="minorEastAsia" w:eastAsiaTheme="minorEastAsia" w:hAnsiTheme="minorEastAsia"/>
          <w:sz w:val="24"/>
        </w:rPr>
        <w:t>邻居用户喜欢的产品或服务推荐给用户。</w:t>
      </w:r>
      <w:r>
        <w:rPr>
          <w:rFonts w:asciiTheme="minorEastAsia" w:eastAsiaTheme="minorEastAsia" w:hAnsiTheme="minorEastAsia" w:hint="eastAsia"/>
          <w:sz w:val="24"/>
        </w:rPr>
        <w:t>基于</w:t>
      </w:r>
      <w:r>
        <w:rPr>
          <w:rFonts w:asciiTheme="minorEastAsia" w:eastAsiaTheme="minorEastAsia" w:hAnsiTheme="minorEastAsia"/>
          <w:sz w:val="24"/>
        </w:rPr>
        <w:t>物品的</w:t>
      </w:r>
      <w:r>
        <w:rPr>
          <w:rFonts w:asciiTheme="minorEastAsia" w:eastAsiaTheme="minorEastAsia" w:hAnsiTheme="minorEastAsia" w:hint="eastAsia"/>
          <w:sz w:val="24"/>
        </w:rPr>
        <w:t>推荐与</w:t>
      </w:r>
      <w:r>
        <w:rPr>
          <w:rFonts w:asciiTheme="minorEastAsia" w:eastAsiaTheme="minorEastAsia" w:hAnsiTheme="minorEastAsia"/>
          <w:sz w:val="24"/>
        </w:rPr>
        <w:t>基于用户的推荐</w:t>
      </w:r>
      <w:r>
        <w:rPr>
          <w:rFonts w:asciiTheme="minorEastAsia" w:eastAsiaTheme="minorEastAsia" w:hAnsiTheme="minorEastAsia" w:hint="eastAsia"/>
          <w:sz w:val="24"/>
        </w:rPr>
        <w:t>类似</w:t>
      </w:r>
      <w:r>
        <w:rPr>
          <w:rFonts w:asciiTheme="minorEastAsia" w:eastAsiaTheme="minorEastAsia" w:hAnsiTheme="minorEastAsia"/>
          <w:sz w:val="24"/>
        </w:rPr>
        <w:t>，</w:t>
      </w:r>
      <w:r>
        <w:rPr>
          <w:rFonts w:asciiTheme="minorEastAsia" w:eastAsiaTheme="minorEastAsia" w:hAnsiTheme="minorEastAsia" w:hint="eastAsia"/>
          <w:sz w:val="24"/>
        </w:rPr>
        <w:t>只是</w:t>
      </w:r>
      <w:r>
        <w:rPr>
          <w:rFonts w:asciiTheme="minorEastAsia" w:eastAsiaTheme="minorEastAsia" w:hAnsiTheme="minorEastAsia"/>
          <w:sz w:val="24"/>
        </w:rPr>
        <w:t>在计算邻居时采用物品本身</w:t>
      </w:r>
      <w:r>
        <w:rPr>
          <w:rFonts w:asciiTheme="minorEastAsia" w:eastAsiaTheme="minorEastAsia" w:hAnsiTheme="minorEastAsia" w:hint="eastAsia"/>
          <w:sz w:val="24"/>
        </w:rPr>
        <w:t>，即</w:t>
      </w:r>
      <w:r>
        <w:rPr>
          <w:rFonts w:asciiTheme="minorEastAsia" w:eastAsiaTheme="minorEastAsia" w:hAnsiTheme="minorEastAsia"/>
          <w:sz w:val="24"/>
        </w:rPr>
        <w:t>用户对某类物品感兴趣，推荐给用户此类下的其他</w:t>
      </w:r>
      <w:r>
        <w:rPr>
          <w:rFonts w:asciiTheme="minorEastAsia" w:eastAsiaTheme="minorEastAsia" w:hAnsiTheme="minorEastAsia" w:hint="eastAsia"/>
          <w:sz w:val="24"/>
        </w:rPr>
        <w:t>相似</w:t>
      </w:r>
      <w:r>
        <w:rPr>
          <w:rFonts w:asciiTheme="minorEastAsia" w:eastAsiaTheme="minorEastAsia" w:hAnsiTheme="minorEastAsia"/>
          <w:sz w:val="24"/>
        </w:rPr>
        <w:t>物品</w:t>
      </w:r>
      <w:r>
        <w:rPr>
          <w:rFonts w:asciiTheme="minorEastAsia" w:eastAsiaTheme="minorEastAsia" w:hAnsiTheme="minorEastAsia" w:hint="eastAsia"/>
          <w:sz w:val="24"/>
        </w:rPr>
        <w:t>。</w:t>
      </w:r>
    </w:p>
    <w:p w:rsidR="002E2A23" w:rsidRPr="00D64E80" w:rsidRDefault="002E2A23" w:rsidP="002E2A23">
      <w:pPr>
        <w:pStyle w:val="2"/>
        <w:spacing w:before="480" w:after="120" w:line="400" w:lineRule="exact"/>
        <w:rPr>
          <w:rFonts w:ascii="黑体" w:eastAsia="黑体" w:hAnsi="黑体"/>
          <w:b w:val="0"/>
          <w:sz w:val="28"/>
          <w:szCs w:val="28"/>
        </w:rPr>
      </w:pPr>
      <w:bookmarkStart w:id="112" w:name="_Toc432581639"/>
      <w:r w:rsidRPr="00D64E80">
        <w:rPr>
          <w:rFonts w:ascii="黑体" w:eastAsia="黑体" w:hAnsi="黑体"/>
          <w:b w:val="0"/>
          <w:sz w:val="28"/>
          <w:szCs w:val="28"/>
        </w:rPr>
        <w:t>6</w:t>
      </w:r>
      <w:r w:rsidRPr="00D64E80">
        <w:rPr>
          <w:rFonts w:ascii="黑体" w:eastAsia="黑体" w:hAnsi="黑体" w:hint="eastAsia"/>
          <w:b w:val="0"/>
          <w:sz w:val="28"/>
          <w:szCs w:val="28"/>
        </w:rPr>
        <w:t>.</w:t>
      </w:r>
      <w:r w:rsidRPr="00D64E80">
        <w:rPr>
          <w:rFonts w:ascii="黑体" w:eastAsia="黑体" w:hAnsi="黑体"/>
          <w:b w:val="0"/>
          <w:sz w:val="28"/>
          <w:szCs w:val="28"/>
        </w:rPr>
        <w:t>5</w:t>
      </w:r>
      <w:r w:rsidR="00D64E80">
        <w:rPr>
          <w:rFonts w:ascii="黑体" w:eastAsia="黑体" w:hAnsi="黑体"/>
          <w:b w:val="0"/>
          <w:sz w:val="28"/>
          <w:szCs w:val="28"/>
        </w:rPr>
        <w:t xml:space="preserve">  </w:t>
      </w:r>
      <w:r w:rsidRPr="00D64E80">
        <w:rPr>
          <w:rFonts w:ascii="黑体" w:eastAsia="黑体" w:hAnsi="黑体" w:hint="eastAsia"/>
          <w:b w:val="0"/>
          <w:sz w:val="28"/>
          <w:szCs w:val="28"/>
        </w:rPr>
        <w:t>各类用户</w:t>
      </w:r>
      <w:r w:rsidRPr="00D64E80">
        <w:rPr>
          <w:rFonts w:ascii="黑体" w:eastAsia="黑体" w:hAnsi="黑体"/>
          <w:b w:val="0"/>
          <w:sz w:val="28"/>
          <w:szCs w:val="28"/>
        </w:rPr>
        <w:t>特征总结</w:t>
      </w:r>
      <w:r w:rsidR="00A713F4" w:rsidRPr="00D64E80">
        <w:rPr>
          <w:rFonts w:ascii="黑体" w:eastAsia="黑体" w:hAnsi="黑体" w:hint="eastAsia"/>
          <w:b w:val="0"/>
          <w:sz w:val="28"/>
          <w:szCs w:val="28"/>
        </w:rPr>
        <w:t>及</w:t>
      </w:r>
      <w:r w:rsidR="00A713F4" w:rsidRPr="00D64E80">
        <w:rPr>
          <w:rFonts w:ascii="黑体" w:eastAsia="黑体" w:hAnsi="黑体"/>
          <w:b w:val="0"/>
          <w:sz w:val="28"/>
          <w:szCs w:val="28"/>
        </w:rPr>
        <w:t>建议</w:t>
      </w:r>
      <w:bookmarkEnd w:id="112"/>
    </w:p>
    <w:p w:rsidR="004F1C22" w:rsidRPr="006B00EB" w:rsidRDefault="002E2A23" w:rsidP="00CA0F7B">
      <w:pPr>
        <w:spacing w:line="400" w:lineRule="exact"/>
        <w:jc w:val="left"/>
        <w:rPr>
          <w:sz w:val="24"/>
        </w:rPr>
      </w:pPr>
      <w:r>
        <w:rPr>
          <w:rFonts w:hint="eastAsia"/>
          <w:sz w:val="24"/>
        </w:rPr>
        <w:t xml:space="preserve">    </w:t>
      </w:r>
      <w:r>
        <w:rPr>
          <w:rFonts w:hint="eastAsia"/>
          <w:sz w:val="24"/>
        </w:rPr>
        <w:t>本章</w:t>
      </w:r>
      <w:r>
        <w:rPr>
          <w:sz w:val="24"/>
        </w:rPr>
        <w:t>首先对</w:t>
      </w:r>
      <w:r>
        <w:rPr>
          <w:rFonts w:hint="eastAsia"/>
          <w:sz w:val="24"/>
        </w:rPr>
        <w:t>市场</w:t>
      </w:r>
      <w:r>
        <w:rPr>
          <w:sz w:val="24"/>
        </w:rPr>
        <w:t>细分</w:t>
      </w:r>
      <w:r>
        <w:rPr>
          <w:rFonts w:hint="eastAsia"/>
          <w:sz w:val="24"/>
        </w:rPr>
        <w:t>进行</w:t>
      </w:r>
      <w:r>
        <w:rPr>
          <w:sz w:val="24"/>
        </w:rPr>
        <w:t>问题描述，然后对使用的</w:t>
      </w:r>
      <w:r>
        <w:rPr>
          <w:sz w:val="24"/>
        </w:rPr>
        <w:t>Phantom</w:t>
      </w:r>
      <w:r>
        <w:rPr>
          <w:rFonts w:hint="eastAsia"/>
          <w:sz w:val="24"/>
        </w:rPr>
        <w:t>算法进行</w:t>
      </w:r>
      <w:r>
        <w:rPr>
          <w:sz w:val="24"/>
        </w:rPr>
        <w:t>了详细的说明和介绍，</w:t>
      </w:r>
      <w:r>
        <w:rPr>
          <w:rFonts w:hint="eastAsia"/>
          <w:sz w:val="24"/>
        </w:rPr>
        <w:t>并比较</w:t>
      </w:r>
      <w:r>
        <w:rPr>
          <w:sz w:val="24"/>
        </w:rPr>
        <w:t>了</w:t>
      </w:r>
      <w:r w:rsidRPr="0084179D">
        <w:rPr>
          <w:sz w:val="24"/>
        </w:rPr>
        <w:t>Spectral Graph-k-Part</w:t>
      </w:r>
      <w:r>
        <w:rPr>
          <w:rFonts w:hint="eastAsia"/>
          <w:sz w:val="24"/>
        </w:rPr>
        <w:t>、</w:t>
      </w:r>
      <w:r w:rsidRPr="0084179D">
        <w:rPr>
          <w:rFonts w:hint="eastAsia"/>
          <w:sz w:val="24"/>
        </w:rPr>
        <w:t>Phantom</w:t>
      </w:r>
      <w:r>
        <w:rPr>
          <w:rFonts w:hint="eastAsia"/>
          <w:sz w:val="24"/>
        </w:rPr>
        <w:t>（</w:t>
      </w:r>
      <w:r>
        <w:rPr>
          <w:sz w:val="24"/>
        </w:rPr>
        <w:t>hard</w:t>
      </w:r>
      <w:r>
        <w:rPr>
          <w:sz w:val="24"/>
        </w:rPr>
        <w:t>）</w:t>
      </w:r>
      <w:r>
        <w:rPr>
          <w:rFonts w:hint="eastAsia"/>
          <w:sz w:val="24"/>
        </w:rPr>
        <w:t>、</w:t>
      </w:r>
      <w:r w:rsidRPr="0084179D">
        <w:rPr>
          <w:rFonts w:hint="eastAsia"/>
          <w:sz w:val="24"/>
        </w:rPr>
        <w:t>Phantom</w:t>
      </w:r>
      <w:r>
        <w:rPr>
          <w:rFonts w:hint="eastAsia"/>
          <w:sz w:val="24"/>
        </w:rPr>
        <w:t>（</w:t>
      </w:r>
      <w:r>
        <w:rPr>
          <w:sz w:val="24"/>
        </w:rPr>
        <w:t>soft</w:t>
      </w:r>
      <w:r>
        <w:rPr>
          <w:sz w:val="24"/>
        </w:rPr>
        <w:t>）</w:t>
      </w:r>
      <w:r>
        <w:rPr>
          <w:rFonts w:hint="eastAsia"/>
          <w:sz w:val="24"/>
        </w:rPr>
        <w:t>三种算法</w:t>
      </w:r>
      <w:r>
        <w:rPr>
          <w:sz w:val="24"/>
        </w:rPr>
        <w:t>的</w:t>
      </w:r>
      <w:r>
        <w:rPr>
          <w:rFonts w:hint="eastAsia"/>
          <w:sz w:val="24"/>
        </w:rPr>
        <w:t>差异</w:t>
      </w:r>
      <w:r w:rsidR="00CF1271">
        <w:rPr>
          <w:rFonts w:hint="eastAsia"/>
          <w:sz w:val="24"/>
        </w:rPr>
        <w:t>和</w:t>
      </w:r>
      <w:r w:rsidR="00CF1271">
        <w:rPr>
          <w:sz w:val="24"/>
        </w:rPr>
        <w:t>改进，用三种算法对用户进行聚类，有结果分析得出</w:t>
      </w:r>
      <w:r w:rsidR="00CF1271" w:rsidRPr="0084179D">
        <w:rPr>
          <w:rFonts w:hint="eastAsia"/>
          <w:sz w:val="24"/>
        </w:rPr>
        <w:t>Phantom</w:t>
      </w:r>
      <w:r w:rsidR="00CF1271">
        <w:rPr>
          <w:rFonts w:hint="eastAsia"/>
          <w:sz w:val="24"/>
        </w:rPr>
        <w:t>（</w:t>
      </w:r>
      <w:r w:rsidR="00CF1271">
        <w:rPr>
          <w:sz w:val="24"/>
        </w:rPr>
        <w:t>soft</w:t>
      </w:r>
      <w:r w:rsidR="00CF1271">
        <w:rPr>
          <w:sz w:val="24"/>
        </w:rPr>
        <w:t>）</w:t>
      </w:r>
      <w:r w:rsidR="00CF1271">
        <w:rPr>
          <w:rFonts w:hint="eastAsia"/>
          <w:sz w:val="24"/>
        </w:rPr>
        <w:t>算法</w:t>
      </w:r>
      <w:r w:rsidR="00CF1271">
        <w:rPr>
          <w:sz w:val="24"/>
        </w:rPr>
        <w:t>效果最好。</w:t>
      </w:r>
      <w:r w:rsidR="00CF1271">
        <w:rPr>
          <w:rFonts w:hint="eastAsia"/>
          <w:sz w:val="24"/>
        </w:rPr>
        <w:t>对聚类</w:t>
      </w:r>
      <w:r w:rsidR="00CF1271">
        <w:rPr>
          <w:sz w:val="24"/>
        </w:rPr>
        <w:t>结果进行分析，</w:t>
      </w:r>
      <w:r w:rsidR="00CF1271">
        <w:rPr>
          <w:rFonts w:hint="eastAsia"/>
          <w:sz w:val="24"/>
        </w:rPr>
        <w:t>将</w:t>
      </w:r>
      <w:r w:rsidR="00CF1271">
        <w:rPr>
          <w:rFonts w:hint="eastAsia"/>
          <w:sz w:val="24"/>
        </w:rPr>
        <w:t>16</w:t>
      </w:r>
      <w:r w:rsidR="00CF1271">
        <w:rPr>
          <w:rFonts w:hint="eastAsia"/>
          <w:sz w:val="24"/>
        </w:rPr>
        <w:t>类</w:t>
      </w:r>
      <w:r w:rsidR="00CF1271">
        <w:rPr>
          <w:sz w:val="24"/>
        </w:rPr>
        <w:t>用户分成</w:t>
      </w:r>
      <w:r w:rsidR="00842DB0">
        <w:rPr>
          <w:rFonts w:hint="eastAsia"/>
          <w:sz w:val="24"/>
        </w:rPr>
        <w:t>社交型</w:t>
      </w:r>
      <w:r w:rsidR="00842DB0">
        <w:rPr>
          <w:sz w:val="24"/>
        </w:rPr>
        <w:t>、娱乐</w:t>
      </w:r>
      <w:r w:rsidR="00842DB0">
        <w:rPr>
          <w:rFonts w:hint="eastAsia"/>
          <w:sz w:val="24"/>
        </w:rPr>
        <w:t>型</w:t>
      </w:r>
      <w:r w:rsidR="00842DB0">
        <w:rPr>
          <w:sz w:val="24"/>
        </w:rPr>
        <w:t>、</w:t>
      </w:r>
      <w:r w:rsidR="00842DB0">
        <w:rPr>
          <w:rFonts w:hint="eastAsia"/>
          <w:sz w:val="24"/>
        </w:rPr>
        <w:t>旅游型</w:t>
      </w:r>
      <w:r w:rsidR="00842DB0">
        <w:rPr>
          <w:sz w:val="24"/>
        </w:rPr>
        <w:t>、理财型、生活型、新闻型和软件型</w:t>
      </w:r>
      <w:r w:rsidR="00842DB0">
        <w:rPr>
          <w:sz w:val="24"/>
        </w:rPr>
        <w:t>7</w:t>
      </w:r>
      <w:r w:rsidR="00842DB0">
        <w:rPr>
          <w:rFonts w:hint="eastAsia"/>
          <w:sz w:val="24"/>
        </w:rPr>
        <w:t>种</w:t>
      </w:r>
      <w:r w:rsidR="0008767D">
        <w:rPr>
          <w:rFonts w:hint="eastAsia"/>
          <w:sz w:val="24"/>
        </w:rPr>
        <w:t>类型</w:t>
      </w:r>
      <w:r w:rsidR="00842DB0">
        <w:rPr>
          <w:rFonts w:hint="eastAsia"/>
          <w:sz w:val="24"/>
        </w:rPr>
        <w:t>，</w:t>
      </w:r>
      <w:r w:rsidR="006B00EB">
        <w:rPr>
          <w:sz w:val="24"/>
        </w:rPr>
        <w:t>针对每</w:t>
      </w:r>
      <w:r w:rsidR="006B00EB">
        <w:rPr>
          <w:rFonts w:hint="eastAsia"/>
          <w:sz w:val="24"/>
        </w:rPr>
        <w:t>种</w:t>
      </w:r>
      <w:r w:rsidR="006B00EB">
        <w:rPr>
          <w:sz w:val="24"/>
        </w:rPr>
        <w:t>类型每个聚类</w:t>
      </w:r>
      <w:r w:rsidR="006B00EB">
        <w:rPr>
          <w:rFonts w:hint="eastAsia"/>
          <w:sz w:val="24"/>
        </w:rPr>
        <w:t>簇</w:t>
      </w:r>
      <w:r w:rsidR="006B00EB">
        <w:rPr>
          <w:sz w:val="24"/>
        </w:rPr>
        <w:t>中用户的特点进行了说明</w:t>
      </w:r>
      <w:r w:rsidR="006B00EB">
        <w:rPr>
          <w:rFonts w:hint="eastAsia"/>
          <w:sz w:val="24"/>
        </w:rPr>
        <w:t>，</w:t>
      </w:r>
      <w:r w:rsidR="006B00EB">
        <w:rPr>
          <w:sz w:val="24"/>
        </w:rPr>
        <w:t>并针对每个用户簇中用户的</w:t>
      </w:r>
      <w:r w:rsidR="006B00EB">
        <w:rPr>
          <w:rFonts w:hint="eastAsia"/>
          <w:sz w:val="24"/>
        </w:rPr>
        <w:t>兴趣</w:t>
      </w:r>
      <w:r w:rsidR="006B00EB">
        <w:rPr>
          <w:sz w:val="24"/>
        </w:rPr>
        <w:t>偏好不同</w:t>
      </w:r>
      <w:r w:rsidR="006B00EB">
        <w:rPr>
          <w:rFonts w:hint="eastAsia"/>
          <w:sz w:val="24"/>
        </w:rPr>
        <w:t>进行</w:t>
      </w:r>
      <w:r w:rsidR="006B00EB">
        <w:rPr>
          <w:sz w:val="24"/>
        </w:rPr>
        <w:t>了营销推广建议，各类型中每个用户簇的特征</w:t>
      </w:r>
      <w:r w:rsidR="006B00EB">
        <w:rPr>
          <w:rFonts w:hint="eastAsia"/>
          <w:sz w:val="24"/>
        </w:rPr>
        <w:t>总结见</w:t>
      </w:r>
      <w:r w:rsidR="006B00EB">
        <w:rPr>
          <w:sz w:val="24"/>
        </w:rPr>
        <w:t>图</w:t>
      </w:r>
      <w:r w:rsidR="006B00EB">
        <w:rPr>
          <w:rFonts w:hint="eastAsia"/>
          <w:sz w:val="24"/>
        </w:rPr>
        <w:t>6.</w:t>
      </w:r>
      <w:r w:rsidR="00A713F4">
        <w:rPr>
          <w:sz w:val="24"/>
        </w:rPr>
        <w:t>3</w:t>
      </w:r>
      <w:r w:rsidR="006B00EB">
        <w:rPr>
          <w:rFonts w:hint="eastAsia"/>
          <w:sz w:val="24"/>
        </w:rPr>
        <w:t>。</w:t>
      </w:r>
      <w:r w:rsidR="00675B72">
        <w:rPr>
          <w:rFonts w:hint="eastAsia"/>
          <w:sz w:val="24"/>
        </w:rPr>
        <w:t>根据</w:t>
      </w:r>
      <w:r w:rsidR="006B00EB">
        <w:rPr>
          <w:sz w:val="24"/>
        </w:rPr>
        <w:t>每个簇中用户兴趣求得</w:t>
      </w:r>
      <w:r w:rsidR="006B00EB">
        <w:rPr>
          <w:rFonts w:hint="eastAsia"/>
          <w:sz w:val="24"/>
        </w:rPr>
        <w:t>用户</w:t>
      </w:r>
      <w:r w:rsidR="006B00EB">
        <w:rPr>
          <w:sz w:val="24"/>
        </w:rPr>
        <w:t>相似度</w:t>
      </w:r>
      <w:r w:rsidR="00675B72">
        <w:rPr>
          <w:rFonts w:hint="eastAsia"/>
          <w:sz w:val="24"/>
        </w:rPr>
        <w:t>，</w:t>
      </w:r>
      <w:r w:rsidR="006B00EB">
        <w:rPr>
          <w:rFonts w:hint="eastAsia"/>
          <w:sz w:val="24"/>
        </w:rPr>
        <w:t>可以</w:t>
      </w:r>
      <w:r w:rsidR="006B00EB">
        <w:rPr>
          <w:sz w:val="24"/>
        </w:rPr>
        <w:t>对相似度高的用户</w:t>
      </w:r>
      <w:r w:rsidR="006B00EB">
        <w:rPr>
          <w:rFonts w:hint="eastAsia"/>
          <w:sz w:val="24"/>
        </w:rPr>
        <w:t>进行</w:t>
      </w:r>
      <w:r w:rsidR="006B00EB">
        <w:rPr>
          <w:sz w:val="24"/>
        </w:rPr>
        <w:t>基于用户的</w:t>
      </w:r>
      <w:r w:rsidR="00675B72">
        <w:rPr>
          <w:rFonts w:hint="eastAsia"/>
          <w:sz w:val="24"/>
        </w:rPr>
        <w:t>个性化</w:t>
      </w:r>
      <w:r w:rsidR="006B00EB">
        <w:rPr>
          <w:sz w:val="24"/>
        </w:rPr>
        <w:t>推荐。</w:t>
      </w:r>
    </w:p>
    <w:p w:rsidR="004F1C22" w:rsidRDefault="001E5F99" w:rsidP="00A24B3E">
      <w:pPr>
        <w:tabs>
          <w:tab w:val="left" w:pos="1891"/>
        </w:tabs>
        <w:rPr>
          <w:sz w:val="24"/>
        </w:rPr>
      </w:pPr>
      <w:r w:rsidRPr="001E5F99">
        <w:rPr>
          <w:noProof/>
          <w:sz w:val="24"/>
        </w:rPr>
        <w:lastRenderedPageBreak/>
        <w:drawing>
          <wp:inline distT="0" distB="0" distL="0" distR="0">
            <wp:extent cx="5688330" cy="703511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330" cy="7035117"/>
                    </a:xfrm>
                    <a:prstGeom prst="rect">
                      <a:avLst/>
                    </a:prstGeom>
                    <a:noFill/>
                    <a:ln>
                      <a:noFill/>
                    </a:ln>
                  </pic:spPr>
                </pic:pic>
              </a:graphicData>
            </a:graphic>
          </wp:inline>
        </w:drawing>
      </w:r>
    </w:p>
    <w:p w:rsidR="001E5F99" w:rsidRPr="00F9337B" w:rsidRDefault="001E5F99" w:rsidP="00F9337B">
      <w:pPr>
        <w:spacing w:before="120" w:after="240"/>
        <w:jc w:val="center"/>
        <w:rPr>
          <w:sz w:val="22"/>
          <w:szCs w:val="22"/>
        </w:rPr>
      </w:pPr>
      <w:r w:rsidRPr="00F9337B">
        <w:rPr>
          <w:rFonts w:hint="eastAsia"/>
          <w:sz w:val="22"/>
          <w:szCs w:val="22"/>
        </w:rPr>
        <w:t>图</w:t>
      </w:r>
      <w:r w:rsidRPr="00F9337B">
        <w:rPr>
          <w:rFonts w:hint="eastAsia"/>
          <w:sz w:val="22"/>
          <w:szCs w:val="22"/>
        </w:rPr>
        <w:t>6.</w:t>
      </w:r>
      <w:r w:rsidR="00A713F4" w:rsidRPr="00F9337B">
        <w:rPr>
          <w:sz w:val="22"/>
          <w:szCs w:val="22"/>
        </w:rPr>
        <w:t>3</w:t>
      </w:r>
      <w:r w:rsidRPr="00F9337B">
        <w:rPr>
          <w:sz w:val="22"/>
          <w:szCs w:val="22"/>
        </w:rPr>
        <w:t xml:space="preserve"> </w:t>
      </w:r>
      <w:r w:rsidR="00003FE0">
        <w:rPr>
          <w:sz w:val="22"/>
          <w:szCs w:val="22"/>
        </w:rPr>
        <w:t xml:space="preserve"> </w:t>
      </w:r>
      <w:r w:rsidRPr="00F9337B">
        <w:rPr>
          <w:rFonts w:hint="eastAsia"/>
          <w:sz w:val="22"/>
          <w:szCs w:val="22"/>
        </w:rPr>
        <w:t>市场</w:t>
      </w:r>
      <w:r w:rsidRPr="00F9337B">
        <w:rPr>
          <w:sz w:val="22"/>
          <w:szCs w:val="22"/>
        </w:rPr>
        <w:t>细分</w:t>
      </w:r>
      <w:r w:rsidRPr="00F9337B">
        <w:rPr>
          <w:rFonts w:hint="eastAsia"/>
          <w:sz w:val="22"/>
          <w:szCs w:val="22"/>
        </w:rPr>
        <w:t>特征</w:t>
      </w:r>
      <w:r w:rsidRPr="00F9337B">
        <w:rPr>
          <w:sz w:val="22"/>
          <w:szCs w:val="22"/>
        </w:rPr>
        <w:t>总结</w:t>
      </w:r>
    </w:p>
    <w:p w:rsidR="00A713F4" w:rsidRDefault="00A713F4" w:rsidP="00A713F4">
      <w:pPr>
        <w:tabs>
          <w:tab w:val="left" w:pos="1891"/>
        </w:tabs>
        <w:rPr>
          <w:sz w:val="24"/>
        </w:rPr>
      </w:pPr>
    </w:p>
    <w:p w:rsidR="0068200C" w:rsidRDefault="0068200C">
      <w:pPr>
        <w:widowControl/>
        <w:jc w:val="left"/>
        <w:rPr>
          <w:rFonts w:ascii="黑体" w:eastAsia="黑体" w:hAnsi="黑体"/>
          <w:bCs/>
          <w:color w:val="000000"/>
          <w:kern w:val="44"/>
          <w:sz w:val="32"/>
          <w:szCs w:val="32"/>
        </w:rPr>
      </w:pPr>
      <w:bookmarkStart w:id="113" w:name="_Toc416119758"/>
      <w:r>
        <w:rPr>
          <w:rFonts w:ascii="黑体" w:eastAsia="黑体" w:hAnsi="黑体"/>
          <w:b/>
          <w:sz w:val="32"/>
          <w:szCs w:val="32"/>
        </w:rPr>
        <w:br w:type="page"/>
      </w:r>
    </w:p>
    <w:p w:rsidR="0068200C" w:rsidRPr="00367101" w:rsidRDefault="0068200C" w:rsidP="0068200C">
      <w:pPr>
        <w:spacing w:line="400" w:lineRule="exact"/>
        <w:rPr>
          <w:sz w:val="24"/>
        </w:rPr>
      </w:pPr>
    </w:p>
    <w:p w:rsidR="005B56CD" w:rsidRPr="003545F7" w:rsidRDefault="005B56CD" w:rsidP="00D64E80">
      <w:pPr>
        <w:pStyle w:val="1"/>
        <w:spacing w:before="480" w:after="360" w:line="240" w:lineRule="auto"/>
        <w:jc w:val="center"/>
        <w:rPr>
          <w:rFonts w:ascii="黑体" w:eastAsia="黑体" w:hAnsi="黑体"/>
          <w:b w:val="0"/>
          <w:sz w:val="32"/>
          <w:szCs w:val="32"/>
        </w:rPr>
      </w:pPr>
      <w:bookmarkStart w:id="114" w:name="_Toc432581640"/>
      <w:r w:rsidRPr="003545F7">
        <w:rPr>
          <w:rFonts w:ascii="黑体" w:eastAsia="黑体" w:hAnsi="黑体" w:hint="eastAsia"/>
          <w:b w:val="0"/>
          <w:sz w:val="32"/>
          <w:szCs w:val="32"/>
        </w:rPr>
        <w:t>第</w:t>
      </w:r>
      <w:r w:rsidR="00FA32F7" w:rsidRPr="00D64E80">
        <w:rPr>
          <w:rFonts w:ascii="黑体" w:eastAsia="黑体" w:hAnsi="黑体" w:hint="eastAsia"/>
          <w:b w:val="0"/>
          <w:sz w:val="32"/>
          <w:szCs w:val="32"/>
        </w:rPr>
        <w:t>七</w:t>
      </w:r>
      <w:r w:rsidRPr="003545F7">
        <w:rPr>
          <w:rFonts w:ascii="黑体" w:eastAsia="黑体" w:hAnsi="黑体" w:hint="eastAsia"/>
          <w:b w:val="0"/>
          <w:sz w:val="32"/>
          <w:szCs w:val="32"/>
        </w:rPr>
        <w:t xml:space="preserve">章 </w:t>
      </w:r>
      <w:r>
        <w:rPr>
          <w:rFonts w:ascii="黑体" w:eastAsia="黑体" w:hAnsi="黑体" w:hint="eastAsia"/>
          <w:b w:val="0"/>
          <w:sz w:val="32"/>
          <w:szCs w:val="32"/>
        </w:rPr>
        <w:t xml:space="preserve"> </w:t>
      </w:r>
      <w:r w:rsidRPr="003545F7">
        <w:rPr>
          <w:rFonts w:ascii="黑体" w:eastAsia="黑体" w:hAnsi="黑体" w:hint="eastAsia"/>
          <w:b w:val="0"/>
          <w:sz w:val="32"/>
          <w:szCs w:val="32"/>
        </w:rPr>
        <w:t>结论</w:t>
      </w:r>
      <w:bookmarkEnd w:id="113"/>
      <w:bookmarkEnd w:id="114"/>
    </w:p>
    <w:p w:rsidR="005B56CD" w:rsidRDefault="005B56CD" w:rsidP="00D933CF">
      <w:pPr>
        <w:spacing w:line="400" w:lineRule="exact"/>
        <w:ind w:firstLine="480"/>
        <w:rPr>
          <w:rFonts w:ascii="宋体" w:hAnsi="宋体"/>
          <w:sz w:val="24"/>
        </w:rPr>
      </w:pPr>
      <w:r>
        <w:rPr>
          <w:rFonts w:ascii="宋体" w:hAnsi="宋体" w:hint="eastAsia"/>
          <w:sz w:val="24"/>
        </w:rPr>
        <w:t>在科技</w:t>
      </w:r>
      <w:r>
        <w:rPr>
          <w:rFonts w:ascii="宋体" w:hAnsi="宋体"/>
          <w:sz w:val="24"/>
        </w:rPr>
        <w:t>信息迅猛发展的今天，大数据潮流</w:t>
      </w:r>
      <w:r>
        <w:rPr>
          <w:rFonts w:ascii="宋体" w:hAnsi="宋体" w:hint="eastAsia"/>
          <w:sz w:val="24"/>
        </w:rPr>
        <w:t>向</w:t>
      </w:r>
      <w:r>
        <w:rPr>
          <w:rFonts w:ascii="宋体" w:hAnsi="宋体"/>
          <w:sz w:val="24"/>
        </w:rPr>
        <w:t>我们袭来，它带给各行各业的是潜在</w:t>
      </w:r>
      <w:r>
        <w:rPr>
          <w:rFonts w:ascii="宋体" w:hAnsi="宋体" w:hint="eastAsia"/>
          <w:sz w:val="24"/>
        </w:rPr>
        <w:t>的无限</w:t>
      </w:r>
      <w:r>
        <w:rPr>
          <w:rFonts w:ascii="宋体" w:hAnsi="宋体"/>
          <w:sz w:val="24"/>
        </w:rPr>
        <w:t>价值</w:t>
      </w:r>
      <w:r>
        <w:rPr>
          <w:rFonts w:ascii="宋体" w:hAnsi="宋体" w:hint="eastAsia"/>
          <w:sz w:val="24"/>
        </w:rPr>
        <w:t>，</w:t>
      </w:r>
      <w:r>
        <w:rPr>
          <w:rFonts w:ascii="宋体" w:hAnsi="宋体"/>
          <w:sz w:val="24"/>
        </w:rPr>
        <w:t>各行各业都争相涌进这浪潮中，电信业也不例外。</w:t>
      </w:r>
      <w:r>
        <w:rPr>
          <w:rFonts w:ascii="宋体" w:hAnsi="宋体" w:hint="eastAsia"/>
          <w:sz w:val="24"/>
        </w:rPr>
        <w:t>比</w:t>
      </w:r>
      <w:r>
        <w:rPr>
          <w:rFonts w:ascii="宋体" w:hAnsi="宋体"/>
          <w:sz w:val="24"/>
        </w:rPr>
        <w:t>互联网其它行业</w:t>
      </w:r>
      <w:r>
        <w:rPr>
          <w:rFonts w:ascii="宋体" w:hAnsi="宋体" w:hint="eastAsia"/>
          <w:sz w:val="24"/>
        </w:rPr>
        <w:t>起步</w:t>
      </w:r>
      <w:r w:rsidR="003215C0">
        <w:rPr>
          <w:rFonts w:ascii="宋体" w:hAnsi="宋体"/>
          <w:sz w:val="24"/>
        </w:rPr>
        <w:t>要晚一些，各运营商也想</w:t>
      </w:r>
      <w:r w:rsidR="003215C0">
        <w:rPr>
          <w:rFonts w:ascii="宋体" w:hAnsi="宋体" w:hint="eastAsia"/>
          <w:sz w:val="24"/>
        </w:rPr>
        <w:t>借着</w:t>
      </w:r>
      <w:r>
        <w:rPr>
          <w:rFonts w:ascii="宋体" w:hAnsi="宋体"/>
          <w:sz w:val="24"/>
        </w:rPr>
        <w:t>大数据之</w:t>
      </w:r>
      <w:proofErr w:type="gramStart"/>
      <w:r>
        <w:rPr>
          <w:rFonts w:ascii="宋体" w:hAnsi="宋体"/>
          <w:sz w:val="24"/>
        </w:rPr>
        <w:t>机稳定</w:t>
      </w:r>
      <w:proofErr w:type="gramEnd"/>
      <w:r>
        <w:rPr>
          <w:rFonts w:ascii="宋体" w:hAnsi="宋体"/>
          <w:sz w:val="24"/>
        </w:rPr>
        <w:t>自己的市场占有率</w:t>
      </w:r>
      <w:r>
        <w:rPr>
          <w:rFonts w:ascii="宋体" w:hAnsi="宋体" w:hint="eastAsia"/>
          <w:sz w:val="24"/>
        </w:rPr>
        <w:t>并</w:t>
      </w:r>
      <w:r>
        <w:rPr>
          <w:rFonts w:ascii="宋体" w:hAnsi="宋体"/>
          <w:sz w:val="24"/>
        </w:rPr>
        <w:t>争取提高。</w:t>
      </w:r>
      <w:r>
        <w:rPr>
          <w:rFonts w:ascii="宋体" w:hAnsi="宋体" w:hint="eastAsia"/>
          <w:sz w:val="24"/>
        </w:rPr>
        <w:t>目前运营商</w:t>
      </w:r>
      <w:r>
        <w:rPr>
          <w:rFonts w:ascii="宋体" w:hAnsi="宋体"/>
          <w:sz w:val="24"/>
        </w:rPr>
        <w:t>已经意识到要从粗放经营转为精准化、个性化的经营，建立自己的数据</w:t>
      </w:r>
      <w:r>
        <w:rPr>
          <w:rFonts w:ascii="宋体" w:hAnsi="宋体" w:hint="eastAsia"/>
          <w:sz w:val="24"/>
        </w:rPr>
        <w:t>挖掘</w:t>
      </w:r>
      <w:r>
        <w:rPr>
          <w:rFonts w:ascii="宋体" w:hAnsi="宋体"/>
          <w:sz w:val="24"/>
        </w:rPr>
        <w:t>智能</w:t>
      </w:r>
      <w:r>
        <w:rPr>
          <w:rFonts w:ascii="宋体" w:hAnsi="宋体" w:hint="eastAsia"/>
          <w:sz w:val="24"/>
        </w:rPr>
        <w:t>系统</w:t>
      </w:r>
      <w:r>
        <w:rPr>
          <w:rFonts w:ascii="宋体" w:hAnsi="宋体"/>
          <w:sz w:val="24"/>
        </w:rPr>
        <w:t>，不过还在起步阶段。所以</w:t>
      </w:r>
      <w:r>
        <w:rPr>
          <w:rFonts w:ascii="宋体" w:hAnsi="宋体" w:hint="eastAsia"/>
          <w:sz w:val="24"/>
        </w:rPr>
        <w:t>本文</w:t>
      </w:r>
      <w:r>
        <w:rPr>
          <w:rFonts w:ascii="宋体" w:hAnsi="宋体"/>
          <w:sz w:val="24"/>
        </w:rPr>
        <w:t>针对电信行业，对电信某省的</w:t>
      </w:r>
      <w:r w:rsidR="007F58A8">
        <w:rPr>
          <w:rFonts w:ascii="宋体" w:hAnsi="宋体" w:hint="eastAsia"/>
          <w:sz w:val="24"/>
        </w:rPr>
        <w:t>移动</w:t>
      </w:r>
      <w:r>
        <w:rPr>
          <w:rFonts w:ascii="宋体" w:hAnsi="宋体"/>
          <w:sz w:val="24"/>
        </w:rPr>
        <w:t>用户上网数据进行分析研究，</w:t>
      </w:r>
      <w:r>
        <w:rPr>
          <w:rFonts w:ascii="宋体" w:hAnsi="宋体" w:hint="eastAsia"/>
          <w:sz w:val="24"/>
        </w:rPr>
        <w:t>了解</w:t>
      </w:r>
      <w:r>
        <w:rPr>
          <w:rFonts w:ascii="宋体" w:hAnsi="宋体"/>
          <w:sz w:val="24"/>
        </w:rPr>
        <w:t>用户访问</w:t>
      </w:r>
      <w:r w:rsidR="007F58A8">
        <w:rPr>
          <w:rFonts w:ascii="宋体" w:hAnsi="宋体" w:hint="eastAsia"/>
          <w:sz w:val="24"/>
        </w:rPr>
        <w:t>网络</w:t>
      </w:r>
      <w:r w:rsidR="007F58A8">
        <w:rPr>
          <w:rFonts w:ascii="宋体" w:hAnsi="宋体"/>
          <w:sz w:val="24"/>
        </w:rPr>
        <w:t>的</w:t>
      </w:r>
      <w:r w:rsidR="007F58A8">
        <w:rPr>
          <w:rFonts w:ascii="宋体" w:hAnsi="宋体" w:hint="eastAsia"/>
          <w:sz w:val="24"/>
        </w:rPr>
        <w:t>特征</w:t>
      </w:r>
      <w:r>
        <w:rPr>
          <w:rFonts w:ascii="宋体" w:hAnsi="宋体"/>
          <w:sz w:val="24"/>
        </w:rPr>
        <w:t>规律和兴趣</w:t>
      </w:r>
      <w:r>
        <w:rPr>
          <w:rFonts w:ascii="宋体" w:hAnsi="宋体" w:hint="eastAsia"/>
          <w:sz w:val="24"/>
        </w:rPr>
        <w:t>偏好</w:t>
      </w:r>
      <w:r>
        <w:rPr>
          <w:rFonts w:ascii="宋体" w:hAnsi="宋体"/>
          <w:sz w:val="24"/>
        </w:rPr>
        <w:t>，为精准化、个性化服务提供基础。</w:t>
      </w:r>
    </w:p>
    <w:p w:rsidR="005B56CD" w:rsidRPr="0008767D" w:rsidRDefault="005B56CD" w:rsidP="00D933CF">
      <w:pPr>
        <w:spacing w:line="400" w:lineRule="exact"/>
        <w:ind w:firstLine="480"/>
        <w:rPr>
          <w:sz w:val="24"/>
        </w:rPr>
      </w:pPr>
      <w:r>
        <w:rPr>
          <w:rFonts w:ascii="宋体" w:hAnsi="宋体" w:hint="eastAsia"/>
          <w:sz w:val="24"/>
        </w:rPr>
        <w:t>本文通过</w:t>
      </w:r>
      <w:r w:rsidR="006532A9">
        <w:rPr>
          <w:rFonts w:ascii="宋体" w:hAnsi="宋体" w:hint="eastAsia"/>
          <w:sz w:val="24"/>
        </w:rPr>
        <w:t>对</w:t>
      </w:r>
      <w:r w:rsidR="004C1B69">
        <w:rPr>
          <w:rFonts w:ascii="宋体" w:hAnsi="宋体" w:hint="eastAsia"/>
          <w:sz w:val="24"/>
        </w:rPr>
        <w:t>电信用户移动</w:t>
      </w:r>
      <w:r w:rsidR="004C1B69">
        <w:rPr>
          <w:rFonts w:ascii="宋体" w:hAnsi="宋体"/>
          <w:sz w:val="24"/>
        </w:rPr>
        <w:t>端</w:t>
      </w:r>
      <w:r w:rsidR="004C1B69">
        <w:rPr>
          <w:rFonts w:ascii="宋体" w:hAnsi="宋体" w:hint="eastAsia"/>
          <w:sz w:val="24"/>
        </w:rPr>
        <w:t>上网</w:t>
      </w:r>
      <w:r w:rsidR="003E713B">
        <w:rPr>
          <w:rFonts w:ascii="宋体" w:hAnsi="宋体"/>
          <w:sz w:val="24"/>
        </w:rPr>
        <w:t>大量</w:t>
      </w:r>
      <w:r w:rsidR="004C1B69">
        <w:rPr>
          <w:rFonts w:ascii="宋体" w:hAnsi="宋体"/>
          <w:sz w:val="24"/>
        </w:rPr>
        <w:t>数据</w:t>
      </w:r>
      <w:r w:rsidR="006532A9">
        <w:rPr>
          <w:rFonts w:ascii="宋体" w:hAnsi="宋体" w:hint="eastAsia"/>
          <w:sz w:val="24"/>
        </w:rPr>
        <w:t>统计</w:t>
      </w:r>
      <w:r w:rsidR="006532A9">
        <w:rPr>
          <w:rFonts w:ascii="宋体" w:hAnsi="宋体"/>
          <w:sz w:val="24"/>
        </w:rPr>
        <w:t>挖掘</w:t>
      </w:r>
      <w:r w:rsidR="006532A9">
        <w:rPr>
          <w:rFonts w:ascii="宋体" w:hAnsi="宋体" w:hint="eastAsia"/>
          <w:sz w:val="24"/>
        </w:rPr>
        <w:t>，</w:t>
      </w:r>
      <w:r w:rsidR="004C1B69">
        <w:rPr>
          <w:rFonts w:ascii="宋体" w:hAnsi="宋体"/>
          <w:sz w:val="24"/>
        </w:rPr>
        <w:t>研究发现</w:t>
      </w:r>
      <w:r w:rsidR="004C1B69">
        <w:rPr>
          <w:rFonts w:ascii="宋体" w:hAnsi="宋体" w:hint="eastAsia"/>
          <w:sz w:val="24"/>
        </w:rPr>
        <w:t>，</w:t>
      </w:r>
      <w:r w:rsidR="004C1B69">
        <w:rPr>
          <w:rFonts w:ascii="宋体" w:hAnsi="宋体"/>
          <w:sz w:val="24"/>
        </w:rPr>
        <w:t>在时间分布规律上</w:t>
      </w:r>
      <w:r w:rsidR="003A2BD1">
        <w:rPr>
          <w:rFonts w:ascii="宋体" w:hAnsi="宋体" w:hint="eastAsia"/>
          <w:sz w:val="24"/>
        </w:rPr>
        <w:t>，</w:t>
      </w:r>
      <w:r w:rsidR="003A2BD1" w:rsidRPr="003A2BD1">
        <w:rPr>
          <w:sz w:val="24"/>
        </w:rPr>
        <w:t xml:space="preserve"> </w:t>
      </w:r>
      <w:r w:rsidR="003A2BD1">
        <w:rPr>
          <w:sz w:val="24"/>
        </w:rPr>
        <w:t>以天为粒度</w:t>
      </w:r>
      <w:r w:rsidR="003A2BD1">
        <w:rPr>
          <w:rFonts w:hint="eastAsia"/>
          <w:sz w:val="24"/>
        </w:rPr>
        <w:t>时周期</w:t>
      </w:r>
      <w:r w:rsidR="003A2BD1">
        <w:rPr>
          <w:sz w:val="24"/>
        </w:rPr>
        <w:t>为</w:t>
      </w:r>
      <w:r w:rsidR="003A2BD1">
        <w:rPr>
          <w:rFonts w:hint="eastAsia"/>
          <w:sz w:val="24"/>
        </w:rPr>
        <w:t>7</w:t>
      </w:r>
      <w:r w:rsidR="003A2BD1">
        <w:rPr>
          <w:rFonts w:hint="eastAsia"/>
          <w:sz w:val="24"/>
        </w:rPr>
        <w:t>天</w:t>
      </w:r>
      <w:r w:rsidR="003A2BD1">
        <w:rPr>
          <w:sz w:val="24"/>
        </w:rPr>
        <w:t>，</w:t>
      </w:r>
      <w:r w:rsidR="003A2BD1">
        <w:rPr>
          <w:rFonts w:hint="eastAsia"/>
          <w:sz w:val="24"/>
        </w:rPr>
        <w:t>一周</w:t>
      </w:r>
      <w:r w:rsidR="003A2BD1">
        <w:rPr>
          <w:sz w:val="24"/>
        </w:rPr>
        <w:t>内</w:t>
      </w:r>
      <w:r w:rsidR="003A2BD1">
        <w:rPr>
          <w:rFonts w:hint="eastAsia"/>
          <w:sz w:val="24"/>
        </w:rPr>
        <w:t>用户访问量</w:t>
      </w:r>
      <w:r w:rsidR="003A2BD1">
        <w:rPr>
          <w:sz w:val="24"/>
        </w:rPr>
        <w:t>由大到小为周五、周一</w:t>
      </w:r>
      <w:r w:rsidR="003A2BD1">
        <w:rPr>
          <w:rFonts w:hint="eastAsia"/>
          <w:sz w:val="24"/>
        </w:rPr>
        <w:t>、</w:t>
      </w:r>
      <w:r w:rsidR="003A2BD1">
        <w:rPr>
          <w:sz w:val="24"/>
        </w:rPr>
        <w:t>周六、周日、周二、周四、周三</w:t>
      </w:r>
      <w:r w:rsidR="003A2BD1">
        <w:rPr>
          <w:rFonts w:hint="eastAsia"/>
          <w:sz w:val="24"/>
        </w:rPr>
        <w:t>；以</w:t>
      </w:r>
      <w:r w:rsidR="003A2BD1">
        <w:rPr>
          <w:sz w:val="24"/>
        </w:rPr>
        <w:t>小时为粒度</w:t>
      </w:r>
      <w:r w:rsidR="003A2BD1">
        <w:rPr>
          <w:rFonts w:hint="eastAsia"/>
          <w:sz w:val="24"/>
        </w:rPr>
        <w:t>时</w:t>
      </w:r>
      <w:r w:rsidR="003A2BD1">
        <w:rPr>
          <w:sz w:val="24"/>
        </w:rPr>
        <w:t>周期为</w:t>
      </w:r>
      <w:r w:rsidR="003A2BD1">
        <w:rPr>
          <w:rFonts w:hint="eastAsia"/>
          <w:sz w:val="24"/>
        </w:rPr>
        <w:t>24</w:t>
      </w:r>
      <w:r w:rsidR="003A2BD1">
        <w:rPr>
          <w:rFonts w:hint="eastAsia"/>
          <w:sz w:val="24"/>
        </w:rPr>
        <w:t>，</w:t>
      </w:r>
      <w:r w:rsidR="003A2BD1">
        <w:rPr>
          <w:sz w:val="24"/>
        </w:rPr>
        <w:t>一天内的规律为</w:t>
      </w:r>
      <w:r w:rsidR="003A2BD1">
        <w:rPr>
          <w:rFonts w:hint="eastAsia"/>
          <w:sz w:val="24"/>
        </w:rPr>
        <w:t>每天</w:t>
      </w:r>
      <w:r w:rsidR="003A2BD1">
        <w:rPr>
          <w:rFonts w:hint="eastAsia"/>
          <w:sz w:val="24"/>
        </w:rPr>
        <w:t>7</w:t>
      </w:r>
      <w:r w:rsidR="003A2BD1">
        <w:rPr>
          <w:rFonts w:hint="eastAsia"/>
          <w:sz w:val="24"/>
        </w:rPr>
        <w:t>点</w:t>
      </w:r>
      <w:r w:rsidR="003A2BD1">
        <w:rPr>
          <w:sz w:val="24"/>
        </w:rPr>
        <w:t>左右为</w:t>
      </w:r>
      <w:r w:rsidR="003A2BD1">
        <w:rPr>
          <w:rFonts w:hint="eastAsia"/>
          <w:sz w:val="24"/>
        </w:rPr>
        <w:t>最小值</w:t>
      </w:r>
      <w:r w:rsidR="003A2BD1">
        <w:rPr>
          <w:sz w:val="24"/>
        </w:rPr>
        <w:t>，</w:t>
      </w:r>
      <w:r w:rsidR="003A2BD1">
        <w:rPr>
          <w:rFonts w:hint="eastAsia"/>
          <w:sz w:val="24"/>
        </w:rPr>
        <w:t>20</w:t>
      </w:r>
      <w:r w:rsidR="003A2BD1">
        <w:rPr>
          <w:rFonts w:hint="eastAsia"/>
          <w:sz w:val="24"/>
        </w:rPr>
        <w:t>点</w:t>
      </w:r>
      <w:r w:rsidR="003A2BD1">
        <w:rPr>
          <w:sz w:val="24"/>
        </w:rPr>
        <w:t>左右为最大值，从</w:t>
      </w:r>
      <w:r w:rsidR="003A2BD1">
        <w:rPr>
          <w:rFonts w:hint="eastAsia"/>
          <w:sz w:val="24"/>
        </w:rPr>
        <w:t>0</w:t>
      </w:r>
      <w:r w:rsidR="003A2BD1">
        <w:rPr>
          <w:rFonts w:hint="eastAsia"/>
          <w:sz w:val="24"/>
        </w:rPr>
        <w:t>点</w:t>
      </w:r>
      <w:r w:rsidR="003A2BD1">
        <w:rPr>
          <w:sz w:val="24"/>
        </w:rPr>
        <w:t>到</w:t>
      </w:r>
      <w:r w:rsidR="003A2BD1">
        <w:rPr>
          <w:rFonts w:hint="eastAsia"/>
          <w:sz w:val="24"/>
        </w:rPr>
        <w:t>7</w:t>
      </w:r>
      <w:r w:rsidR="003A2BD1">
        <w:rPr>
          <w:rFonts w:hint="eastAsia"/>
          <w:sz w:val="24"/>
        </w:rPr>
        <w:t>点</w:t>
      </w:r>
      <w:r w:rsidR="003A2BD1">
        <w:rPr>
          <w:sz w:val="24"/>
        </w:rPr>
        <w:t>，访问量一直</w:t>
      </w:r>
      <w:r w:rsidR="003A2BD1">
        <w:rPr>
          <w:rFonts w:hint="eastAsia"/>
          <w:sz w:val="24"/>
        </w:rPr>
        <w:t>下降</w:t>
      </w:r>
      <w:r w:rsidR="003A2BD1">
        <w:rPr>
          <w:sz w:val="24"/>
        </w:rPr>
        <w:t>，从</w:t>
      </w:r>
      <w:r w:rsidR="003A2BD1">
        <w:rPr>
          <w:rFonts w:hint="eastAsia"/>
          <w:sz w:val="24"/>
        </w:rPr>
        <w:t>8</w:t>
      </w:r>
      <w:r w:rsidR="003A2BD1">
        <w:rPr>
          <w:rFonts w:hint="eastAsia"/>
          <w:sz w:val="24"/>
        </w:rPr>
        <w:t>点</w:t>
      </w:r>
      <w:r w:rsidR="003A2BD1">
        <w:rPr>
          <w:sz w:val="24"/>
        </w:rPr>
        <w:t>到</w:t>
      </w:r>
      <w:r w:rsidR="003A2BD1">
        <w:rPr>
          <w:rFonts w:hint="eastAsia"/>
          <w:sz w:val="24"/>
        </w:rPr>
        <w:t>2</w:t>
      </w:r>
      <w:r w:rsidR="003A2BD1">
        <w:rPr>
          <w:sz w:val="24"/>
        </w:rPr>
        <w:t>0</w:t>
      </w:r>
      <w:r w:rsidR="003A2BD1">
        <w:rPr>
          <w:rFonts w:hint="eastAsia"/>
          <w:sz w:val="24"/>
        </w:rPr>
        <w:t>点大致</w:t>
      </w:r>
      <w:r w:rsidR="003A2BD1">
        <w:rPr>
          <w:sz w:val="24"/>
        </w:rPr>
        <w:t>符合访问量</w:t>
      </w:r>
      <w:r w:rsidR="003A2BD1">
        <w:rPr>
          <w:rFonts w:hint="eastAsia"/>
          <w:sz w:val="24"/>
        </w:rPr>
        <w:t>逐渐增加</w:t>
      </w:r>
      <w:r w:rsidR="003A2BD1">
        <w:rPr>
          <w:sz w:val="24"/>
        </w:rPr>
        <w:t>，只有在</w:t>
      </w:r>
      <w:r w:rsidR="003A2BD1">
        <w:rPr>
          <w:rFonts w:hint="eastAsia"/>
          <w:sz w:val="24"/>
        </w:rPr>
        <w:t>12</w:t>
      </w:r>
      <w:r w:rsidR="003A2BD1">
        <w:rPr>
          <w:rFonts w:hint="eastAsia"/>
          <w:sz w:val="24"/>
        </w:rPr>
        <w:t>点</w:t>
      </w:r>
      <w:r w:rsidR="003A2BD1">
        <w:rPr>
          <w:sz w:val="24"/>
        </w:rPr>
        <w:t>到</w:t>
      </w:r>
      <w:r w:rsidR="003A2BD1">
        <w:rPr>
          <w:rFonts w:hint="eastAsia"/>
          <w:sz w:val="24"/>
        </w:rPr>
        <w:t>14</w:t>
      </w:r>
      <w:r w:rsidR="003A2BD1">
        <w:rPr>
          <w:rFonts w:hint="eastAsia"/>
          <w:sz w:val="24"/>
        </w:rPr>
        <w:t>点</w:t>
      </w:r>
      <w:r w:rsidR="003A2BD1">
        <w:rPr>
          <w:sz w:val="24"/>
        </w:rPr>
        <w:t>时有稍微下降，</w:t>
      </w:r>
      <w:r w:rsidR="003A2BD1">
        <w:rPr>
          <w:rFonts w:hint="eastAsia"/>
          <w:sz w:val="24"/>
        </w:rPr>
        <w:t>20</w:t>
      </w:r>
      <w:r w:rsidR="003A2BD1">
        <w:rPr>
          <w:rFonts w:hint="eastAsia"/>
          <w:sz w:val="24"/>
        </w:rPr>
        <w:t>到</w:t>
      </w:r>
      <w:r w:rsidR="003A2BD1">
        <w:rPr>
          <w:rFonts w:hint="eastAsia"/>
          <w:sz w:val="24"/>
        </w:rPr>
        <w:t>24</w:t>
      </w:r>
      <w:r w:rsidR="003A2BD1">
        <w:rPr>
          <w:rFonts w:hint="eastAsia"/>
          <w:sz w:val="24"/>
        </w:rPr>
        <w:t>点</w:t>
      </w:r>
      <w:r w:rsidR="003A2BD1">
        <w:rPr>
          <w:sz w:val="24"/>
        </w:rPr>
        <w:t>访问</w:t>
      </w:r>
      <w:r w:rsidR="003A2BD1">
        <w:rPr>
          <w:rFonts w:hint="eastAsia"/>
          <w:sz w:val="24"/>
        </w:rPr>
        <w:t>量</w:t>
      </w:r>
      <w:r w:rsidR="003A2BD1">
        <w:rPr>
          <w:sz w:val="24"/>
        </w:rPr>
        <w:t>稍有下降但大致相同</w:t>
      </w:r>
      <w:r w:rsidR="003A2BD1">
        <w:rPr>
          <w:rFonts w:hint="eastAsia"/>
          <w:sz w:val="24"/>
        </w:rPr>
        <w:t>；对</w:t>
      </w:r>
      <w:r w:rsidR="003A2BD1">
        <w:rPr>
          <w:sz w:val="24"/>
        </w:rPr>
        <w:t>一周内不同时间段的</w:t>
      </w:r>
      <w:r w:rsidR="003A2BD1">
        <w:rPr>
          <w:rFonts w:hint="eastAsia"/>
          <w:sz w:val="24"/>
        </w:rPr>
        <w:t>访问量</w:t>
      </w:r>
      <w:r w:rsidR="003A2BD1">
        <w:rPr>
          <w:sz w:val="24"/>
        </w:rPr>
        <w:t>差异进行</w:t>
      </w:r>
      <w:r w:rsidR="003A2BD1">
        <w:rPr>
          <w:rFonts w:hint="eastAsia"/>
          <w:sz w:val="24"/>
        </w:rPr>
        <w:t>进一步</w:t>
      </w:r>
      <w:r w:rsidR="003A2BD1">
        <w:rPr>
          <w:sz w:val="24"/>
        </w:rPr>
        <w:t>研究</w:t>
      </w:r>
      <w:r w:rsidR="003A2BD1">
        <w:rPr>
          <w:rFonts w:hint="eastAsia"/>
          <w:sz w:val="24"/>
        </w:rPr>
        <w:t>，</w:t>
      </w:r>
      <w:r w:rsidR="003A2BD1">
        <w:rPr>
          <w:sz w:val="24"/>
        </w:rPr>
        <w:t>总结出</w:t>
      </w:r>
      <w:r w:rsidR="003A2BD1">
        <w:rPr>
          <w:rFonts w:hint="eastAsia"/>
          <w:sz w:val="24"/>
        </w:rPr>
        <w:t>一周内每天的</w:t>
      </w:r>
      <w:r w:rsidR="003A2BD1">
        <w:rPr>
          <w:sz w:val="24"/>
        </w:rPr>
        <w:t>访问量比较大</w:t>
      </w:r>
      <w:r w:rsidR="003A2BD1">
        <w:rPr>
          <w:rFonts w:hint="eastAsia"/>
          <w:sz w:val="24"/>
        </w:rPr>
        <w:t>的</w:t>
      </w:r>
      <w:r w:rsidR="003A2BD1">
        <w:rPr>
          <w:sz w:val="24"/>
        </w:rPr>
        <w:t>时间段</w:t>
      </w:r>
      <w:r w:rsidR="005273DD">
        <w:rPr>
          <w:rFonts w:hint="eastAsia"/>
          <w:sz w:val="24"/>
        </w:rPr>
        <w:t>；</w:t>
      </w:r>
      <w:r w:rsidR="005273DD">
        <w:rPr>
          <w:rFonts w:ascii="宋体" w:hAnsi="宋体" w:hint="eastAsia"/>
          <w:sz w:val="24"/>
        </w:rPr>
        <w:t>并建立了ARIMA时间序列模型；</w:t>
      </w:r>
      <w:r w:rsidR="005273DD">
        <w:rPr>
          <w:rFonts w:ascii="宋体" w:hAnsi="宋体"/>
          <w:sz w:val="24"/>
        </w:rPr>
        <w:t>根据这些时间</w:t>
      </w:r>
      <w:r w:rsidR="005273DD">
        <w:rPr>
          <w:rFonts w:ascii="宋体" w:hAnsi="宋体" w:hint="eastAsia"/>
          <w:sz w:val="24"/>
        </w:rPr>
        <w:t>上</w:t>
      </w:r>
      <w:r w:rsidR="005273DD">
        <w:rPr>
          <w:rFonts w:ascii="宋体" w:hAnsi="宋体"/>
          <w:sz w:val="24"/>
        </w:rPr>
        <w:t>的分布规律可以进行</w:t>
      </w:r>
      <w:r w:rsidR="005273DD">
        <w:rPr>
          <w:rFonts w:ascii="宋体" w:hAnsi="宋体" w:hint="eastAsia"/>
          <w:sz w:val="24"/>
        </w:rPr>
        <w:t>访问量</w:t>
      </w:r>
      <w:r w:rsidR="005273DD">
        <w:rPr>
          <w:rFonts w:ascii="宋体" w:hAnsi="宋体"/>
          <w:sz w:val="24"/>
        </w:rPr>
        <w:t>预测，在广告</w:t>
      </w:r>
      <w:r w:rsidR="005273DD">
        <w:rPr>
          <w:rFonts w:ascii="宋体" w:hAnsi="宋体" w:hint="eastAsia"/>
          <w:sz w:val="24"/>
        </w:rPr>
        <w:t>营销</w:t>
      </w:r>
      <w:r w:rsidR="005273DD">
        <w:rPr>
          <w:rFonts w:ascii="宋体" w:hAnsi="宋体"/>
          <w:sz w:val="24"/>
        </w:rPr>
        <w:t>中进行</w:t>
      </w:r>
      <w:r w:rsidR="005273DD">
        <w:rPr>
          <w:rFonts w:ascii="宋体" w:hAnsi="宋体" w:hint="eastAsia"/>
          <w:sz w:val="24"/>
        </w:rPr>
        <w:t>精准</w:t>
      </w:r>
      <w:r w:rsidR="005273DD">
        <w:rPr>
          <w:rFonts w:ascii="宋体" w:hAnsi="宋体"/>
          <w:sz w:val="24"/>
        </w:rPr>
        <w:t>的时间营销</w:t>
      </w:r>
      <w:r w:rsidR="005273DD">
        <w:rPr>
          <w:rFonts w:ascii="宋体" w:hAnsi="宋体" w:hint="eastAsia"/>
          <w:sz w:val="24"/>
        </w:rPr>
        <w:t>。</w:t>
      </w:r>
      <w:r w:rsidR="005273DD">
        <w:rPr>
          <w:sz w:val="24"/>
        </w:rPr>
        <w:t>如果</w:t>
      </w:r>
      <w:r w:rsidR="005273DD">
        <w:rPr>
          <w:rFonts w:hint="eastAsia"/>
          <w:sz w:val="24"/>
        </w:rPr>
        <w:t>广告按</w:t>
      </w:r>
      <w:r w:rsidR="005273DD">
        <w:rPr>
          <w:sz w:val="24"/>
        </w:rPr>
        <w:t>天</w:t>
      </w:r>
      <w:r w:rsidR="005273DD">
        <w:rPr>
          <w:rFonts w:hint="eastAsia"/>
          <w:sz w:val="24"/>
        </w:rPr>
        <w:t>进行</w:t>
      </w:r>
      <w:r w:rsidR="005273DD">
        <w:rPr>
          <w:sz w:val="24"/>
        </w:rPr>
        <w:t>营销，选择</w:t>
      </w:r>
      <w:r w:rsidR="005273DD">
        <w:rPr>
          <w:rFonts w:hint="eastAsia"/>
          <w:sz w:val="24"/>
        </w:rPr>
        <w:t>周五</w:t>
      </w:r>
      <w:r w:rsidR="005273DD">
        <w:rPr>
          <w:sz w:val="24"/>
        </w:rPr>
        <w:t>和周一</w:t>
      </w:r>
      <w:r w:rsidR="005273DD">
        <w:rPr>
          <w:rFonts w:hint="eastAsia"/>
          <w:sz w:val="24"/>
        </w:rPr>
        <w:t>；如果是</w:t>
      </w:r>
      <w:r w:rsidR="005273DD">
        <w:rPr>
          <w:sz w:val="24"/>
        </w:rPr>
        <w:t>按固定的时间段，选择每天的</w:t>
      </w:r>
      <w:r w:rsidR="005273DD">
        <w:rPr>
          <w:rFonts w:hint="eastAsia"/>
          <w:sz w:val="24"/>
        </w:rPr>
        <w:t>20</w:t>
      </w:r>
      <w:r w:rsidR="005273DD">
        <w:rPr>
          <w:rFonts w:hint="eastAsia"/>
          <w:sz w:val="24"/>
        </w:rPr>
        <w:t>点</w:t>
      </w:r>
      <w:r w:rsidR="005273DD">
        <w:rPr>
          <w:sz w:val="24"/>
        </w:rPr>
        <w:t>到</w:t>
      </w:r>
      <w:r w:rsidR="005273DD">
        <w:rPr>
          <w:rFonts w:hint="eastAsia"/>
          <w:sz w:val="24"/>
        </w:rPr>
        <w:t>24</w:t>
      </w:r>
      <w:r w:rsidR="005273DD">
        <w:rPr>
          <w:rFonts w:hint="eastAsia"/>
          <w:sz w:val="24"/>
        </w:rPr>
        <w:t>点</w:t>
      </w:r>
      <w:r w:rsidR="005273DD">
        <w:rPr>
          <w:sz w:val="24"/>
        </w:rPr>
        <w:t>进行广告投放</w:t>
      </w:r>
      <w:r w:rsidR="005273DD">
        <w:rPr>
          <w:rFonts w:hint="eastAsia"/>
          <w:sz w:val="24"/>
        </w:rPr>
        <w:t>；</w:t>
      </w:r>
      <w:r w:rsidR="005273DD">
        <w:rPr>
          <w:sz w:val="24"/>
        </w:rPr>
        <w:t>如果</w:t>
      </w:r>
      <w:r w:rsidR="005273DD">
        <w:rPr>
          <w:rFonts w:hint="eastAsia"/>
          <w:sz w:val="24"/>
        </w:rPr>
        <w:t>投放</w:t>
      </w:r>
      <w:r w:rsidR="005273DD">
        <w:rPr>
          <w:sz w:val="24"/>
        </w:rPr>
        <w:t>广告的</w:t>
      </w:r>
      <w:r w:rsidR="005273DD">
        <w:rPr>
          <w:rFonts w:hint="eastAsia"/>
          <w:sz w:val="24"/>
        </w:rPr>
        <w:t>时间</w:t>
      </w:r>
      <w:r w:rsidR="005273DD">
        <w:rPr>
          <w:sz w:val="24"/>
        </w:rPr>
        <w:t>选择性很灵活，那么</w:t>
      </w:r>
      <w:r w:rsidR="005273DD">
        <w:rPr>
          <w:rFonts w:hint="eastAsia"/>
          <w:sz w:val="24"/>
        </w:rPr>
        <w:t>选择周一</w:t>
      </w:r>
      <w:r w:rsidR="005273DD">
        <w:rPr>
          <w:sz w:val="24"/>
        </w:rPr>
        <w:t>的</w:t>
      </w:r>
      <w:r w:rsidR="005273DD">
        <w:rPr>
          <w:rFonts w:hint="eastAsia"/>
          <w:sz w:val="24"/>
        </w:rPr>
        <w:t>12</w:t>
      </w:r>
      <w:r w:rsidR="005273DD">
        <w:rPr>
          <w:rFonts w:hint="eastAsia"/>
          <w:sz w:val="24"/>
        </w:rPr>
        <w:t>点</w:t>
      </w:r>
      <w:r w:rsidR="005273DD">
        <w:rPr>
          <w:sz w:val="24"/>
        </w:rPr>
        <w:t>到</w:t>
      </w:r>
      <w:r w:rsidR="005273DD">
        <w:rPr>
          <w:rFonts w:hint="eastAsia"/>
          <w:sz w:val="24"/>
        </w:rPr>
        <w:t>14</w:t>
      </w:r>
      <w:r w:rsidR="005273DD">
        <w:rPr>
          <w:rFonts w:hint="eastAsia"/>
          <w:sz w:val="24"/>
        </w:rPr>
        <w:t>点、</w:t>
      </w:r>
      <w:r w:rsidR="005273DD">
        <w:rPr>
          <w:rFonts w:hint="eastAsia"/>
          <w:sz w:val="24"/>
        </w:rPr>
        <w:t>17</w:t>
      </w:r>
      <w:r w:rsidR="005273DD">
        <w:rPr>
          <w:rFonts w:hint="eastAsia"/>
          <w:sz w:val="24"/>
        </w:rPr>
        <w:t>点</w:t>
      </w:r>
      <w:r w:rsidR="005273DD">
        <w:rPr>
          <w:sz w:val="24"/>
        </w:rPr>
        <w:t>到</w:t>
      </w:r>
      <w:r w:rsidR="005273DD">
        <w:rPr>
          <w:rFonts w:hint="eastAsia"/>
          <w:sz w:val="24"/>
        </w:rPr>
        <w:t>23</w:t>
      </w:r>
      <w:r w:rsidR="005273DD">
        <w:rPr>
          <w:rFonts w:hint="eastAsia"/>
          <w:sz w:val="24"/>
        </w:rPr>
        <w:t>点；周二</w:t>
      </w:r>
      <w:r w:rsidR="005273DD">
        <w:rPr>
          <w:sz w:val="24"/>
        </w:rPr>
        <w:t>的</w:t>
      </w:r>
      <w:r w:rsidR="005273DD">
        <w:rPr>
          <w:rFonts w:hint="eastAsia"/>
          <w:sz w:val="24"/>
        </w:rPr>
        <w:t>17</w:t>
      </w:r>
      <w:r w:rsidR="005273DD">
        <w:rPr>
          <w:rFonts w:hint="eastAsia"/>
          <w:sz w:val="24"/>
        </w:rPr>
        <w:t>点</w:t>
      </w:r>
      <w:r w:rsidR="005273DD">
        <w:rPr>
          <w:sz w:val="24"/>
        </w:rPr>
        <w:t>到</w:t>
      </w:r>
      <w:r w:rsidR="005273DD">
        <w:rPr>
          <w:rFonts w:hint="eastAsia"/>
          <w:sz w:val="24"/>
        </w:rPr>
        <w:t>24</w:t>
      </w:r>
      <w:r w:rsidR="005273DD">
        <w:rPr>
          <w:rFonts w:hint="eastAsia"/>
          <w:sz w:val="24"/>
        </w:rPr>
        <w:t>点</w:t>
      </w:r>
      <w:r w:rsidR="005273DD">
        <w:rPr>
          <w:sz w:val="24"/>
        </w:rPr>
        <w:t>；</w:t>
      </w:r>
      <w:r w:rsidR="005273DD">
        <w:rPr>
          <w:rFonts w:hint="eastAsia"/>
          <w:sz w:val="24"/>
        </w:rPr>
        <w:t>周三</w:t>
      </w:r>
      <w:r w:rsidR="005273DD">
        <w:rPr>
          <w:sz w:val="24"/>
        </w:rPr>
        <w:t>的</w:t>
      </w:r>
      <w:r w:rsidR="005273DD">
        <w:rPr>
          <w:sz w:val="24"/>
        </w:rPr>
        <w:t>1</w:t>
      </w:r>
      <w:r w:rsidR="005273DD">
        <w:rPr>
          <w:rFonts w:hint="eastAsia"/>
          <w:sz w:val="24"/>
        </w:rPr>
        <w:t>点</w:t>
      </w:r>
      <w:r w:rsidR="005273DD">
        <w:rPr>
          <w:sz w:val="24"/>
        </w:rPr>
        <w:t>到</w:t>
      </w:r>
      <w:r w:rsidR="005273DD">
        <w:rPr>
          <w:rFonts w:hint="eastAsia"/>
          <w:sz w:val="24"/>
        </w:rPr>
        <w:t>3</w:t>
      </w:r>
      <w:r w:rsidR="005273DD">
        <w:rPr>
          <w:rFonts w:hint="eastAsia"/>
          <w:sz w:val="24"/>
        </w:rPr>
        <w:t>点</w:t>
      </w:r>
      <w:r w:rsidR="005273DD">
        <w:rPr>
          <w:sz w:val="24"/>
        </w:rPr>
        <w:t>；</w:t>
      </w:r>
      <w:r w:rsidR="005273DD">
        <w:rPr>
          <w:rFonts w:hint="eastAsia"/>
          <w:sz w:val="24"/>
        </w:rPr>
        <w:t>周四</w:t>
      </w:r>
      <w:r w:rsidR="005273DD">
        <w:rPr>
          <w:sz w:val="24"/>
        </w:rPr>
        <w:t>的</w:t>
      </w:r>
      <w:r w:rsidR="005273DD">
        <w:rPr>
          <w:rFonts w:hint="eastAsia"/>
          <w:sz w:val="24"/>
        </w:rPr>
        <w:t>14</w:t>
      </w:r>
      <w:r w:rsidR="005273DD">
        <w:rPr>
          <w:rFonts w:hint="eastAsia"/>
          <w:sz w:val="24"/>
        </w:rPr>
        <w:t>点</w:t>
      </w:r>
      <w:r w:rsidR="005273DD">
        <w:rPr>
          <w:sz w:val="24"/>
        </w:rPr>
        <w:t>到</w:t>
      </w:r>
      <w:r w:rsidR="005273DD">
        <w:rPr>
          <w:rFonts w:hint="eastAsia"/>
          <w:sz w:val="24"/>
        </w:rPr>
        <w:t>16</w:t>
      </w:r>
      <w:r w:rsidR="005273DD">
        <w:rPr>
          <w:rFonts w:hint="eastAsia"/>
          <w:sz w:val="24"/>
        </w:rPr>
        <w:t>点</w:t>
      </w:r>
      <w:r w:rsidR="005273DD">
        <w:rPr>
          <w:sz w:val="24"/>
        </w:rPr>
        <w:t>，</w:t>
      </w:r>
      <w:r w:rsidR="005273DD">
        <w:rPr>
          <w:rFonts w:hint="eastAsia"/>
          <w:sz w:val="24"/>
        </w:rPr>
        <w:t>周五</w:t>
      </w:r>
      <w:r w:rsidR="005273DD">
        <w:rPr>
          <w:sz w:val="24"/>
        </w:rPr>
        <w:t>的</w:t>
      </w:r>
      <w:r w:rsidR="005273DD">
        <w:rPr>
          <w:rFonts w:hint="eastAsia"/>
          <w:sz w:val="24"/>
        </w:rPr>
        <w:t>16</w:t>
      </w:r>
      <w:r w:rsidR="005273DD">
        <w:rPr>
          <w:rFonts w:hint="eastAsia"/>
          <w:sz w:val="24"/>
        </w:rPr>
        <w:t>点</w:t>
      </w:r>
      <w:r w:rsidR="005273DD">
        <w:rPr>
          <w:sz w:val="24"/>
        </w:rPr>
        <w:t>到</w:t>
      </w:r>
      <w:r w:rsidR="005273DD">
        <w:rPr>
          <w:rFonts w:hint="eastAsia"/>
          <w:sz w:val="24"/>
        </w:rPr>
        <w:t>周六</w:t>
      </w:r>
      <w:r w:rsidR="005273DD">
        <w:rPr>
          <w:sz w:val="24"/>
        </w:rPr>
        <w:t>的三点</w:t>
      </w:r>
      <w:r w:rsidR="005273DD">
        <w:rPr>
          <w:rFonts w:hint="eastAsia"/>
          <w:sz w:val="24"/>
        </w:rPr>
        <w:t>这</w:t>
      </w:r>
      <w:r w:rsidR="005273DD">
        <w:rPr>
          <w:sz w:val="24"/>
        </w:rPr>
        <w:t>几个</w:t>
      </w:r>
      <w:r w:rsidR="005273DD">
        <w:rPr>
          <w:rFonts w:hint="eastAsia"/>
          <w:sz w:val="24"/>
        </w:rPr>
        <w:t>访问量</w:t>
      </w:r>
      <w:r w:rsidR="005273DD">
        <w:rPr>
          <w:sz w:val="24"/>
        </w:rPr>
        <w:t>大的时间段</w:t>
      </w:r>
      <w:r w:rsidR="005273DD">
        <w:rPr>
          <w:rFonts w:hint="eastAsia"/>
          <w:sz w:val="24"/>
        </w:rPr>
        <w:t>进行</w:t>
      </w:r>
      <w:r w:rsidR="005273DD">
        <w:rPr>
          <w:sz w:val="24"/>
        </w:rPr>
        <w:t>投放</w:t>
      </w:r>
      <w:r w:rsidR="005273DD">
        <w:rPr>
          <w:rFonts w:hint="eastAsia"/>
          <w:sz w:val="24"/>
        </w:rPr>
        <w:t>。</w:t>
      </w:r>
      <w:r w:rsidR="00AB05BE">
        <w:rPr>
          <w:rFonts w:hint="eastAsia"/>
          <w:sz w:val="24"/>
        </w:rPr>
        <w:t>在</w:t>
      </w:r>
      <w:r w:rsidR="00AB05BE">
        <w:rPr>
          <w:sz w:val="24"/>
        </w:rPr>
        <w:t>竞争结构分布规律上，</w:t>
      </w:r>
      <w:r w:rsidR="00AB05BE">
        <w:rPr>
          <w:kern w:val="0"/>
          <w:sz w:val="24"/>
        </w:rPr>
        <w:t>发现各</w:t>
      </w:r>
      <w:r w:rsidR="00AB05BE">
        <w:rPr>
          <w:rFonts w:hint="eastAsia"/>
          <w:kern w:val="0"/>
          <w:sz w:val="24"/>
        </w:rPr>
        <w:t>类业务</w:t>
      </w:r>
      <w:r w:rsidR="00AB05BE">
        <w:rPr>
          <w:kern w:val="0"/>
          <w:sz w:val="24"/>
        </w:rPr>
        <w:t>应用的</w:t>
      </w:r>
      <w:r w:rsidR="00AB05BE">
        <w:rPr>
          <w:rFonts w:hint="eastAsia"/>
          <w:kern w:val="0"/>
          <w:sz w:val="24"/>
        </w:rPr>
        <w:t>市场</w:t>
      </w:r>
      <w:r w:rsidR="00AB05BE">
        <w:rPr>
          <w:kern w:val="0"/>
          <w:sz w:val="24"/>
        </w:rPr>
        <w:t>占有率符合</w:t>
      </w:r>
      <w:proofErr w:type="gramStart"/>
      <w:r w:rsidR="00AB05BE">
        <w:rPr>
          <w:kern w:val="0"/>
          <w:sz w:val="24"/>
        </w:rPr>
        <w:t>幂</w:t>
      </w:r>
      <w:proofErr w:type="gramEnd"/>
      <w:r w:rsidR="00AB05BE">
        <w:rPr>
          <w:kern w:val="0"/>
          <w:sz w:val="24"/>
        </w:rPr>
        <w:t>定律，并对</w:t>
      </w:r>
      <w:r w:rsidR="00AB05BE">
        <w:rPr>
          <w:rFonts w:hint="eastAsia"/>
          <w:kern w:val="0"/>
          <w:sz w:val="24"/>
        </w:rPr>
        <w:t>回归公式</w:t>
      </w:r>
      <w:r w:rsidR="00AB05BE">
        <w:rPr>
          <w:kern w:val="0"/>
          <w:sz w:val="24"/>
        </w:rPr>
        <w:t>的参数</w:t>
      </w:r>
      <w:r w:rsidR="00AB05BE">
        <w:rPr>
          <w:rFonts w:hint="eastAsia"/>
          <w:kern w:val="0"/>
          <w:sz w:val="24"/>
        </w:rPr>
        <w:t>进行</w:t>
      </w:r>
      <w:r w:rsidR="00AB05BE">
        <w:rPr>
          <w:kern w:val="0"/>
          <w:sz w:val="24"/>
        </w:rPr>
        <w:t>了计算</w:t>
      </w:r>
      <w:r w:rsidR="00675B72">
        <w:rPr>
          <w:rFonts w:hint="eastAsia"/>
          <w:kern w:val="0"/>
          <w:sz w:val="24"/>
        </w:rPr>
        <w:t>，</w:t>
      </w:r>
      <w:r w:rsidR="00675B72">
        <w:rPr>
          <w:kern w:val="0"/>
          <w:sz w:val="24"/>
        </w:rPr>
        <w:t>市场竞争</w:t>
      </w:r>
      <w:r w:rsidR="00675B72">
        <w:rPr>
          <w:rFonts w:hint="eastAsia"/>
          <w:kern w:val="0"/>
          <w:sz w:val="24"/>
        </w:rPr>
        <w:t>激烈</w:t>
      </w:r>
      <w:r w:rsidR="00675B72">
        <w:rPr>
          <w:kern w:val="0"/>
          <w:sz w:val="24"/>
        </w:rPr>
        <w:t>程度</w:t>
      </w:r>
      <w:r w:rsidR="00675B72">
        <w:rPr>
          <w:rFonts w:hint="eastAsia"/>
          <w:kern w:val="0"/>
          <w:sz w:val="24"/>
        </w:rPr>
        <w:t>和</w:t>
      </w:r>
      <w:r w:rsidR="00675B72">
        <w:rPr>
          <w:kern w:val="0"/>
          <w:sz w:val="24"/>
        </w:rPr>
        <w:t>垄断程度</w:t>
      </w:r>
      <w:r w:rsidR="00675B72">
        <w:rPr>
          <w:rFonts w:hint="eastAsia"/>
          <w:kern w:val="0"/>
          <w:sz w:val="24"/>
        </w:rPr>
        <w:t>当</w:t>
      </w:r>
      <w:proofErr w:type="gramStart"/>
      <w:r w:rsidR="00675B72">
        <w:rPr>
          <w:rFonts w:hint="eastAsia"/>
          <w:kern w:val="0"/>
          <w:sz w:val="24"/>
        </w:rPr>
        <w:t>幂</w:t>
      </w:r>
      <w:proofErr w:type="gramEnd"/>
      <w:r w:rsidR="00675B72">
        <w:rPr>
          <w:rFonts w:hint="eastAsia"/>
          <w:kern w:val="0"/>
          <w:sz w:val="24"/>
        </w:rPr>
        <w:t>指数</w:t>
      </w:r>
      <w:r w:rsidR="00675B72">
        <w:rPr>
          <w:kern w:val="0"/>
          <w:sz w:val="24"/>
        </w:rPr>
        <w:t>a</w:t>
      </w:r>
      <w:r w:rsidR="00675B72">
        <w:rPr>
          <w:kern w:val="0"/>
          <w:sz w:val="24"/>
        </w:rPr>
        <w:t>值越</w:t>
      </w:r>
      <w:r w:rsidR="00675B72">
        <w:rPr>
          <w:rFonts w:hint="eastAsia"/>
          <w:kern w:val="0"/>
          <w:sz w:val="24"/>
        </w:rPr>
        <w:t>小</w:t>
      </w:r>
      <w:r w:rsidR="00675B72">
        <w:rPr>
          <w:kern w:val="0"/>
          <w:sz w:val="24"/>
        </w:rPr>
        <w:t>竞争</w:t>
      </w:r>
      <w:r w:rsidR="00675B72">
        <w:rPr>
          <w:rFonts w:hint="eastAsia"/>
          <w:kern w:val="0"/>
          <w:sz w:val="24"/>
        </w:rPr>
        <w:t>越</w:t>
      </w:r>
      <w:r w:rsidR="00675B72">
        <w:rPr>
          <w:kern w:val="0"/>
          <w:sz w:val="24"/>
        </w:rPr>
        <w:t>激烈</w:t>
      </w:r>
      <w:r w:rsidR="00675B72">
        <w:rPr>
          <w:rFonts w:hint="eastAsia"/>
          <w:kern w:val="0"/>
          <w:sz w:val="24"/>
        </w:rPr>
        <w:t>，</w:t>
      </w:r>
      <w:proofErr w:type="gramStart"/>
      <w:r w:rsidR="00675B72">
        <w:rPr>
          <w:rFonts w:hint="eastAsia"/>
          <w:kern w:val="0"/>
          <w:sz w:val="24"/>
        </w:rPr>
        <w:t>幂</w:t>
      </w:r>
      <w:proofErr w:type="gramEnd"/>
      <w:r w:rsidR="00675B72">
        <w:rPr>
          <w:rFonts w:hint="eastAsia"/>
          <w:kern w:val="0"/>
          <w:sz w:val="24"/>
        </w:rPr>
        <w:t>指数</w:t>
      </w:r>
      <w:r w:rsidR="00675B72">
        <w:rPr>
          <w:kern w:val="0"/>
          <w:sz w:val="24"/>
        </w:rPr>
        <w:t>a</w:t>
      </w:r>
      <w:r w:rsidR="00675B72">
        <w:rPr>
          <w:kern w:val="0"/>
          <w:sz w:val="24"/>
        </w:rPr>
        <w:t>越大可竞争者越少，市场</w:t>
      </w:r>
      <w:r w:rsidR="00675B72">
        <w:rPr>
          <w:rFonts w:hint="eastAsia"/>
          <w:kern w:val="0"/>
          <w:sz w:val="24"/>
        </w:rPr>
        <w:t>越</w:t>
      </w:r>
      <w:r w:rsidR="00675B72">
        <w:rPr>
          <w:kern w:val="0"/>
          <w:sz w:val="24"/>
        </w:rPr>
        <w:t>垄断</w:t>
      </w:r>
      <w:r w:rsidR="00AB05BE">
        <w:rPr>
          <w:rFonts w:hint="eastAsia"/>
          <w:kern w:val="0"/>
          <w:sz w:val="24"/>
        </w:rPr>
        <w:t>；随后</w:t>
      </w:r>
      <w:r w:rsidR="00AB05BE">
        <w:rPr>
          <w:kern w:val="0"/>
          <w:sz w:val="24"/>
        </w:rPr>
        <w:t>按照</w:t>
      </w:r>
      <w:proofErr w:type="gramStart"/>
      <w:r w:rsidR="00AB05BE">
        <w:rPr>
          <w:kern w:val="0"/>
          <w:sz w:val="24"/>
        </w:rPr>
        <w:t>幂</w:t>
      </w:r>
      <w:proofErr w:type="gramEnd"/>
      <w:r w:rsidR="00AB05BE">
        <w:rPr>
          <w:kern w:val="0"/>
          <w:sz w:val="24"/>
        </w:rPr>
        <w:t>指数参数将各类市场的</w:t>
      </w:r>
      <w:r w:rsidR="00AB05BE">
        <w:rPr>
          <w:rFonts w:hint="eastAsia"/>
          <w:kern w:val="0"/>
          <w:sz w:val="24"/>
        </w:rPr>
        <w:t>进行升序</w:t>
      </w:r>
      <w:r w:rsidR="00AB05BE">
        <w:rPr>
          <w:kern w:val="0"/>
          <w:sz w:val="24"/>
        </w:rPr>
        <w:t>排列，</w:t>
      </w:r>
      <w:r w:rsidR="00AB05BE">
        <w:rPr>
          <w:rFonts w:hint="eastAsia"/>
          <w:kern w:val="0"/>
          <w:sz w:val="24"/>
        </w:rPr>
        <w:t>两个</w:t>
      </w:r>
      <w:r w:rsidR="00AB05BE">
        <w:rPr>
          <w:kern w:val="0"/>
          <w:sz w:val="24"/>
        </w:rPr>
        <w:t>指数之间拟合成一条立方</w:t>
      </w:r>
      <w:r w:rsidR="00AB05BE">
        <w:rPr>
          <w:rFonts w:hint="eastAsia"/>
          <w:kern w:val="0"/>
          <w:sz w:val="24"/>
        </w:rPr>
        <w:t>模型</w:t>
      </w:r>
      <w:r w:rsidR="00AB05BE">
        <w:rPr>
          <w:kern w:val="0"/>
          <w:sz w:val="24"/>
        </w:rPr>
        <w:t>曲线</w:t>
      </w:r>
      <w:r w:rsidR="00AB05BE">
        <w:rPr>
          <w:rFonts w:hint="eastAsia"/>
          <w:kern w:val="0"/>
          <w:sz w:val="24"/>
        </w:rPr>
        <w:t>；</w:t>
      </w:r>
      <w:r w:rsidR="00675B72">
        <w:rPr>
          <w:rFonts w:hint="eastAsia"/>
          <w:kern w:val="0"/>
          <w:sz w:val="24"/>
        </w:rPr>
        <w:t>接着</w:t>
      </w:r>
      <w:r w:rsidR="00675B72">
        <w:rPr>
          <w:kern w:val="0"/>
          <w:sz w:val="24"/>
        </w:rPr>
        <w:t>对各个业务市场竞争情况进行了详细分析，</w:t>
      </w:r>
      <w:r w:rsidR="00675B72">
        <w:rPr>
          <w:rFonts w:hint="eastAsia"/>
          <w:kern w:val="0"/>
          <w:sz w:val="24"/>
        </w:rPr>
        <w:t>并</w:t>
      </w:r>
      <w:r w:rsidR="00675B72">
        <w:rPr>
          <w:kern w:val="0"/>
          <w:sz w:val="24"/>
        </w:rPr>
        <w:t>针对运营商的自营业务</w:t>
      </w:r>
      <w:r w:rsidR="00675B72">
        <w:rPr>
          <w:rFonts w:hint="eastAsia"/>
          <w:kern w:val="0"/>
          <w:sz w:val="24"/>
        </w:rPr>
        <w:t>提升</w:t>
      </w:r>
      <w:r w:rsidR="00675B72">
        <w:rPr>
          <w:kern w:val="0"/>
          <w:sz w:val="24"/>
        </w:rPr>
        <w:t>市场占有率的</w:t>
      </w:r>
      <w:r w:rsidR="00675B72">
        <w:rPr>
          <w:rFonts w:hint="eastAsia"/>
          <w:kern w:val="0"/>
          <w:sz w:val="24"/>
        </w:rPr>
        <w:t>方法</w:t>
      </w:r>
      <w:r w:rsidR="00675B72">
        <w:rPr>
          <w:kern w:val="0"/>
          <w:sz w:val="24"/>
        </w:rPr>
        <w:t>进行了说明</w:t>
      </w:r>
      <w:r w:rsidR="00675B72">
        <w:rPr>
          <w:rFonts w:hint="eastAsia"/>
          <w:kern w:val="0"/>
          <w:sz w:val="24"/>
        </w:rPr>
        <w:t>；新产品</w:t>
      </w:r>
      <w:r w:rsidR="00675B72">
        <w:rPr>
          <w:kern w:val="0"/>
          <w:sz w:val="24"/>
        </w:rPr>
        <w:t>或企业可以加入</w:t>
      </w:r>
      <w:r w:rsidR="00675B72">
        <w:rPr>
          <w:rFonts w:hint="eastAsia"/>
          <w:kern w:val="0"/>
          <w:sz w:val="24"/>
        </w:rPr>
        <w:t>在线</w:t>
      </w:r>
      <w:r w:rsidR="00675B72">
        <w:rPr>
          <w:kern w:val="0"/>
          <w:sz w:val="24"/>
        </w:rPr>
        <w:t>阅读、应用商店和</w:t>
      </w:r>
      <w:r w:rsidR="00675B72">
        <w:rPr>
          <w:rFonts w:hint="eastAsia"/>
          <w:kern w:val="0"/>
          <w:sz w:val="24"/>
        </w:rPr>
        <w:t>P2P</w:t>
      </w:r>
      <w:r w:rsidR="00675B72">
        <w:rPr>
          <w:rFonts w:hint="eastAsia"/>
          <w:kern w:val="0"/>
          <w:sz w:val="24"/>
        </w:rPr>
        <w:t>视频三类</w:t>
      </w:r>
      <w:r w:rsidR="00675B72">
        <w:rPr>
          <w:kern w:val="0"/>
          <w:sz w:val="24"/>
        </w:rPr>
        <w:t>市场</w:t>
      </w:r>
      <w:r w:rsidR="00675B72">
        <w:rPr>
          <w:rFonts w:hint="eastAsia"/>
          <w:kern w:val="0"/>
          <w:sz w:val="24"/>
        </w:rPr>
        <w:t>，</w:t>
      </w:r>
      <w:r w:rsidR="00675B72">
        <w:rPr>
          <w:kern w:val="0"/>
          <w:sz w:val="24"/>
        </w:rPr>
        <w:t>这几类市场竞争激烈但无垄断，</w:t>
      </w:r>
      <w:r w:rsidR="00675B72">
        <w:rPr>
          <w:rFonts w:hint="eastAsia"/>
          <w:kern w:val="0"/>
          <w:sz w:val="24"/>
        </w:rPr>
        <w:t>谨慎</w:t>
      </w:r>
      <w:r w:rsidR="00675B72">
        <w:rPr>
          <w:kern w:val="0"/>
          <w:sz w:val="24"/>
        </w:rPr>
        <w:t>加入</w:t>
      </w:r>
      <w:r w:rsidR="00675B72">
        <w:rPr>
          <w:rFonts w:hint="eastAsia"/>
          <w:kern w:val="0"/>
          <w:sz w:val="24"/>
        </w:rPr>
        <w:t>旅游</w:t>
      </w:r>
      <w:r w:rsidR="00675B72">
        <w:rPr>
          <w:kern w:val="0"/>
          <w:sz w:val="24"/>
        </w:rPr>
        <w:t>、在线音乐、云盘</w:t>
      </w:r>
      <w:r w:rsidR="00675B72">
        <w:rPr>
          <w:rFonts w:hint="eastAsia"/>
          <w:kern w:val="0"/>
          <w:sz w:val="24"/>
        </w:rPr>
        <w:t>、购物</w:t>
      </w:r>
      <w:r w:rsidR="00675B72">
        <w:rPr>
          <w:kern w:val="0"/>
          <w:sz w:val="24"/>
        </w:rPr>
        <w:t>和</w:t>
      </w:r>
      <w:r w:rsidR="00675B72">
        <w:rPr>
          <w:rFonts w:hint="eastAsia"/>
          <w:kern w:val="0"/>
          <w:sz w:val="24"/>
        </w:rPr>
        <w:t>P2P</w:t>
      </w:r>
      <w:r w:rsidR="00675B72">
        <w:rPr>
          <w:rFonts w:hint="eastAsia"/>
          <w:kern w:val="0"/>
          <w:sz w:val="24"/>
        </w:rPr>
        <w:t>下载这个三足鼎立</w:t>
      </w:r>
      <w:r w:rsidR="00675B72">
        <w:rPr>
          <w:kern w:val="0"/>
          <w:sz w:val="24"/>
        </w:rPr>
        <w:t>的市场</w:t>
      </w:r>
      <w:r w:rsidR="007E7461">
        <w:rPr>
          <w:rFonts w:hint="eastAsia"/>
          <w:kern w:val="0"/>
          <w:sz w:val="24"/>
        </w:rPr>
        <w:t>，</w:t>
      </w:r>
      <w:r w:rsidR="00675B72">
        <w:rPr>
          <w:kern w:val="0"/>
          <w:sz w:val="24"/>
        </w:rPr>
        <w:t>其他双寡头或接近垄断的市场不建议</w:t>
      </w:r>
      <w:r w:rsidR="00675B72">
        <w:rPr>
          <w:rFonts w:hint="eastAsia"/>
          <w:kern w:val="0"/>
          <w:sz w:val="24"/>
        </w:rPr>
        <w:t>加入</w:t>
      </w:r>
      <w:r w:rsidR="00EE11AC">
        <w:rPr>
          <w:kern w:val="0"/>
          <w:sz w:val="24"/>
        </w:rPr>
        <w:t>。</w:t>
      </w:r>
      <w:r w:rsidR="0008767D">
        <w:rPr>
          <w:rFonts w:hint="eastAsia"/>
          <w:kern w:val="0"/>
          <w:sz w:val="24"/>
        </w:rPr>
        <w:t>针对</w:t>
      </w:r>
      <w:r w:rsidR="0008767D">
        <w:rPr>
          <w:kern w:val="0"/>
          <w:sz w:val="24"/>
        </w:rPr>
        <w:t>用户兴趣进行的市场细分中，</w:t>
      </w:r>
      <w:r w:rsidR="0008767D">
        <w:rPr>
          <w:rFonts w:hint="eastAsia"/>
          <w:kern w:val="0"/>
          <w:sz w:val="24"/>
        </w:rPr>
        <w:t>使用</w:t>
      </w:r>
      <w:r w:rsidR="0008767D" w:rsidRPr="0084179D">
        <w:rPr>
          <w:rFonts w:hint="eastAsia"/>
          <w:sz w:val="24"/>
        </w:rPr>
        <w:t>Phantom</w:t>
      </w:r>
      <w:r w:rsidR="0008767D">
        <w:rPr>
          <w:rFonts w:hint="eastAsia"/>
          <w:sz w:val="24"/>
        </w:rPr>
        <w:t>（</w:t>
      </w:r>
      <w:r w:rsidR="0008767D">
        <w:rPr>
          <w:sz w:val="24"/>
        </w:rPr>
        <w:t>soft</w:t>
      </w:r>
      <w:r w:rsidR="0008767D">
        <w:rPr>
          <w:sz w:val="24"/>
        </w:rPr>
        <w:t>）</w:t>
      </w:r>
      <w:r w:rsidR="0008767D">
        <w:rPr>
          <w:rFonts w:hint="eastAsia"/>
          <w:sz w:val="24"/>
        </w:rPr>
        <w:t>算法</w:t>
      </w:r>
      <w:r w:rsidR="0008767D">
        <w:rPr>
          <w:sz w:val="24"/>
        </w:rPr>
        <w:t>对已预处理的用户数据进行聚类，</w:t>
      </w:r>
      <w:r w:rsidR="0008767D">
        <w:rPr>
          <w:rFonts w:hint="eastAsia"/>
          <w:sz w:val="24"/>
        </w:rPr>
        <w:t>并将聚成</w:t>
      </w:r>
      <w:r w:rsidR="0008767D">
        <w:rPr>
          <w:sz w:val="24"/>
        </w:rPr>
        <w:t>的</w:t>
      </w:r>
      <w:r w:rsidR="0008767D">
        <w:rPr>
          <w:rFonts w:hint="eastAsia"/>
          <w:sz w:val="24"/>
        </w:rPr>
        <w:t>16</w:t>
      </w:r>
      <w:r w:rsidR="0008767D">
        <w:rPr>
          <w:rFonts w:hint="eastAsia"/>
          <w:sz w:val="24"/>
        </w:rPr>
        <w:t>类</w:t>
      </w:r>
      <w:r w:rsidR="0008767D">
        <w:rPr>
          <w:sz w:val="24"/>
        </w:rPr>
        <w:t>用户分成</w:t>
      </w:r>
      <w:r w:rsidR="0008767D">
        <w:rPr>
          <w:rFonts w:hint="eastAsia"/>
          <w:sz w:val="24"/>
        </w:rPr>
        <w:t>社交型</w:t>
      </w:r>
      <w:r w:rsidR="0008767D">
        <w:rPr>
          <w:sz w:val="24"/>
        </w:rPr>
        <w:t>、娱乐</w:t>
      </w:r>
      <w:r w:rsidR="0008767D">
        <w:rPr>
          <w:rFonts w:hint="eastAsia"/>
          <w:sz w:val="24"/>
        </w:rPr>
        <w:t>型</w:t>
      </w:r>
      <w:r w:rsidR="0008767D">
        <w:rPr>
          <w:sz w:val="24"/>
        </w:rPr>
        <w:t>、</w:t>
      </w:r>
      <w:r w:rsidR="0008767D">
        <w:rPr>
          <w:rFonts w:hint="eastAsia"/>
          <w:sz w:val="24"/>
        </w:rPr>
        <w:t>旅游型</w:t>
      </w:r>
      <w:r w:rsidR="0008767D">
        <w:rPr>
          <w:sz w:val="24"/>
        </w:rPr>
        <w:t>、理财型、生活型、新闻型和软件型</w:t>
      </w:r>
      <w:r w:rsidR="0008767D">
        <w:rPr>
          <w:sz w:val="24"/>
        </w:rPr>
        <w:t>7</w:t>
      </w:r>
      <w:r w:rsidR="0008767D">
        <w:rPr>
          <w:rFonts w:hint="eastAsia"/>
          <w:sz w:val="24"/>
        </w:rPr>
        <w:t>种类型，</w:t>
      </w:r>
      <w:r w:rsidR="0008767D">
        <w:rPr>
          <w:sz w:val="24"/>
        </w:rPr>
        <w:t>针对每</w:t>
      </w:r>
      <w:r w:rsidR="0008767D">
        <w:rPr>
          <w:rFonts w:hint="eastAsia"/>
          <w:sz w:val="24"/>
        </w:rPr>
        <w:t>种</w:t>
      </w:r>
      <w:r w:rsidR="0008767D">
        <w:rPr>
          <w:sz w:val="24"/>
        </w:rPr>
        <w:t>类型</w:t>
      </w:r>
      <w:r w:rsidR="0008767D">
        <w:rPr>
          <w:rFonts w:hint="eastAsia"/>
          <w:sz w:val="24"/>
        </w:rPr>
        <w:t>中不同</w:t>
      </w:r>
      <w:r w:rsidR="0008767D">
        <w:rPr>
          <w:sz w:val="24"/>
        </w:rPr>
        <w:t>聚类</w:t>
      </w:r>
      <w:r w:rsidR="0008767D">
        <w:rPr>
          <w:rFonts w:hint="eastAsia"/>
          <w:sz w:val="24"/>
        </w:rPr>
        <w:t>簇</w:t>
      </w:r>
      <w:r w:rsidR="0008767D">
        <w:rPr>
          <w:sz w:val="24"/>
        </w:rPr>
        <w:t>中用户的特点进行了说明</w:t>
      </w:r>
      <w:r w:rsidR="0008767D">
        <w:rPr>
          <w:rFonts w:hint="eastAsia"/>
          <w:sz w:val="24"/>
        </w:rPr>
        <w:t>，</w:t>
      </w:r>
      <w:r w:rsidR="0008767D">
        <w:rPr>
          <w:sz w:val="24"/>
        </w:rPr>
        <w:t>并针对每个用户簇中用户的</w:t>
      </w:r>
      <w:r w:rsidR="0008767D">
        <w:rPr>
          <w:rFonts w:hint="eastAsia"/>
          <w:sz w:val="24"/>
        </w:rPr>
        <w:t>兴趣</w:t>
      </w:r>
      <w:r w:rsidR="0008767D">
        <w:rPr>
          <w:sz w:val="24"/>
        </w:rPr>
        <w:t>偏好</w:t>
      </w:r>
      <w:r w:rsidR="0008767D">
        <w:rPr>
          <w:rFonts w:hint="eastAsia"/>
          <w:sz w:val="24"/>
        </w:rPr>
        <w:t>进行</w:t>
      </w:r>
      <w:r w:rsidR="0008767D">
        <w:rPr>
          <w:sz w:val="24"/>
        </w:rPr>
        <w:t>了</w:t>
      </w:r>
      <w:r w:rsidR="0008767D">
        <w:rPr>
          <w:rFonts w:hint="eastAsia"/>
          <w:sz w:val="24"/>
        </w:rPr>
        <w:t>特征总结</w:t>
      </w:r>
      <w:r w:rsidR="0008767D">
        <w:rPr>
          <w:sz w:val="24"/>
        </w:rPr>
        <w:t>和</w:t>
      </w:r>
      <w:r w:rsidR="0008767D">
        <w:rPr>
          <w:rFonts w:hint="eastAsia"/>
          <w:sz w:val="24"/>
        </w:rPr>
        <w:t>精准</w:t>
      </w:r>
      <w:r w:rsidR="0008767D">
        <w:rPr>
          <w:sz w:val="24"/>
        </w:rPr>
        <w:t>营销建议</w:t>
      </w:r>
      <w:r w:rsidR="0008767D">
        <w:rPr>
          <w:rFonts w:hint="eastAsia"/>
          <w:sz w:val="24"/>
        </w:rPr>
        <w:t>。</w:t>
      </w:r>
      <w:r>
        <w:rPr>
          <w:rFonts w:ascii="宋体" w:hAnsi="宋体" w:hint="eastAsia"/>
          <w:sz w:val="24"/>
        </w:rPr>
        <w:t>总的来说</w:t>
      </w:r>
      <w:r>
        <w:rPr>
          <w:rFonts w:ascii="宋体" w:hAnsi="宋体"/>
          <w:sz w:val="24"/>
        </w:rPr>
        <w:t>，完成了</w:t>
      </w:r>
      <w:r>
        <w:rPr>
          <w:rFonts w:ascii="宋体" w:hAnsi="宋体" w:hint="eastAsia"/>
          <w:sz w:val="24"/>
        </w:rPr>
        <w:t>本文</w:t>
      </w:r>
      <w:r>
        <w:rPr>
          <w:rFonts w:ascii="宋体" w:hAnsi="宋体"/>
          <w:sz w:val="24"/>
        </w:rPr>
        <w:t>的研究</w:t>
      </w:r>
      <w:r>
        <w:rPr>
          <w:rFonts w:ascii="宋体" w:hAnsi="宋体"/>
          <w:sz w:val="24"/>
        </w:rPr>
        <w:lastRenderedPageBreak/>
        <w:t>目标。</w:t>
      </w:r>
      <w:ins w:id="115" w:author="LiJie" w:date="2015-10-16T10:53:00Z">
        <w:r w:rsidR="00295C64">
          <w:rPr>
            <w:rFonts w:ascii="宋体" w:hAnsi="宋体" w:hint="eastAsia"/>
            <w:sz w:val="24"/>
          </w:rPr>
          <w:t>把三大方面的研究分成三段吧</w:t>
        </w:r>
      </w:ins>
      <w:bookmarkStart w:id="116" w:name="_GoBack"/>
      <w:bookmarkEnd w:id="116"/>
    </w:p>
    <w:p w:rsidR="005B56CD" w:rsidRPr="00AE480C" w:rsidRDefault="005B56CD" w:rsidP="00D933CF">
      <w:pPr>
        <w:spacing w:line="400" w:lineRule="exact"/>
        <w:ind w:firstLineChars="177" w:firstLine="425"/>
        <w:rPr>
          <w:rFonts w:ascii="宋体" w:hAnsi="宋体"/>
          <w:sz w:val="24"/>
        </w:rPr>
      </w:pPr>
      <w:r>
        <w:rPr>
          <w:rFonts w:ascii="宋体" w:hAnsi="宋体" w:hint="eastAsia"/>
          <w:sz w:val="24"/>
        </w:rPr>
        <w:t>通过</w:t>
      </w:r>
      <w:r>
        <w:rPr>
          <w:rFonts w:ascii="宋体" w:hAnsi="宋体"/>
          <w:sz w:val="24"/>
        </w:rPr>
        <w:t>这次研究，达到了预期的目标与效果，</w:t>
      </w:r>
      <w:r>
        <w:rPr>
          <w:rFonts w:ascii="宋体" w:hAnsi="宋体" w:hint="eastAsia"/>
          <w:sz w:val="24"/>
        </w:rPr>
        <w:t>同时</w:t>
      </w:r>
      <w:r>
        <w:rPr>
          <w:rFonts w:ascii="宋体" w:hAnsi="宋体"/>
          <w:sz w:val="24"/>
        </w:rPr>
        <w:t>也对下一步的研究有了启发。</w:t>
      </w:r>
      <w:r>
        <w:rPr>
          <w:rFonts w:ascii="宋体" w:hAnsi="宋体" w:hint="eastAsia"/>
          <w:sz w:val="24"/>
        </w:rPr>
        <w:t>因为</w:t>
      </w:r>
      <w:r w:rsidR="004C1B69">
        <w:rPr>
          <w:rFonts w:ascii="宋体" w:hAnsi="宋体" w:hint="eastAsia"/>
          <w:sz w:val="24"/>
        </w:rPr>
        <w:t>移动用户</w:t>
      </w:r>
      <w:r>
        <w:rPr>
          <w:rFonts w:ascii="宋体" w:hAnsi="宋体" w:hint="eastAsia"/>
          <w:sz w:val="24"/>
        </w:rPr>
        <w:t>DPI数据</w:t>
      </w:r>
      <w:r>
        <w:rPr>
          <w:rFonts w:ascii="宋体" w:hAnsi="宋体"/>
          <w:sz w:val="24"/>
        </w:rPr>
        <w:t>属性的一些局限性</w:t>
      </w:r>
      <w:r>
        <w:rPr>
          <w:rFonts w:ascii="宋体" w:hAnsi="宋体" w:hint="eastAsia"/>
          <w:sz w:val="24"/>
        </w:rPr>
        <w:t>，对</w:t>
      </w:r>
      <w:r>
        <w:rPr>
          <w:rFonts w:ascii="宋体" w:hAnsi="宋体"/>
          <w:sz w:val="24"/>
        </w:rPr>
        <w:t>用户基本信息的了解很少，</w:t>
      </w:r>
      <w:r w:rsidR="004C1B69">
        <w:rPr>
          <w:rFonts w:ascii="宋体" w:hAnsi="宋体" w:hint="eastAsia"/>
          <w:sz w:val="24"/>
        </w:rPr>
        <w:t>用户</w:t>
      </w:r>
      <w:r w:rsidR="004C1B69">
        <w:rPr>
          <w:rFonts w:ascii="宋体" w:hAnsi="宋体"/>
          <w:sz w:val="24"/>
        </w:rPr>
        <w:t>的</w:t>
      </w:r>
      <w:r>
        <w:rPr>
          <w:rFonts w:ascii="宋体" w:hAnsi="宋体" w:hint="eastAsia"/>
          <w:sz w:val="24"/>
        </w:rPr>
        <w:t>ODS数据</w:t>
      </w:r>
      <w:r>
        <w:rPr>
          <w:rFonts w:ascii="宋体" w:hAnsi="宋体"/>
          <w:sz w:val="24"/>
        </w:rPr>
        <w:t>中包含大量的用户基础信息，</w:t>
      </w:r>
      <w:r w:rsidR="004C1B69">
        <w:rPr>
          <w:rFonts w:ascii="宋体" w:hAnsi="宋体" w:hint="eastAsia"/>
          <w:sz w:val="24"/>
        </w:rPr>
        <w:t>但</w:t>
      </w:r>
      <w:r>
        <w:rPr>
          <w:rFonts w:ascii="宋体" w:hAnsi="宋体"/>
          <w:sz w:val="24"/>
        </w:rPr>
        <w:t>目前</w:t>
      </w:r>
      <w:r>
        <w:rPr>
          <w:rFonts w:ascii="宋体" w:hAnsi="宋体" w:hint="eastAsia"/>
          <w:sz w:val="24"/>
        </w:rPr>
        <w:t>ODS数据</w:t>
      </w:r>
      <w:r>
        <w:rPr>
          <w:rFonts w:ascii="宋体" w:hAnsi="宋体"/>
          <w:sz w:val="24"/>
        </w:rPr>
        <w:t>还在</w:t>
      </w:r>
      <w:r>
        <w:rPr>
          <w:rFonts w:ascii="宋体" w:hAnsi="宋体" w:hint="eastAsia"/>
          <w:sz w:val="24"/>
        </w:rPr>
        <w:t>收集</w:t>
      </w:r>
      <w:r w:rsidR="004C1B69">
        <w:rPr>
          <w:rFonts w:ascii="宋体" w:hAnsi="宋体"/>
          <w:sz w:val="24"/>
        </w:rPr>
        <w:t>过程中</w:t>
      </w:r>
      <w:r w:rsidR="004C1B69">
        <w:rPr>
          <w:rFonts w:ascii="宋体" w:hAnsi="宋体" w:hint="eastAsia"/>
          <w:sz w:val="24"/>
        </w:rPr>
        <w:t>。等O</w:t>
      </w:r>
      <w:r w:rsidR="004C1B69">
        <w:rPr>
          <w:rFonts w:ascii="宋体" w:hAnsi="宋体"/>
          <w:sz w:val="24"/>
        </w:rPr>
        <w:t>DS</w:t>
      </w:r>
      <w:r>
        <w:rPr>
          <w:rFonts w:ascii="宋体" w:hAnsi="宋体"/>
          <w:sz w:val="24"/>
        </w:rPr>
        <w:t>数据收集</w:t>
      </w:r>
      <w:r>
        <w:rPr>
          <w:rFonts w:ascii="宋体" w:hAnsi="宋体" w:hint="eastAsia"/>
          <w:sz w:val="24"/>
        </w:rPr>
        <w:t>完毕</w:t>
      </w:r>
      <w:r>
        <w:rPr>
          <w:rFonts w:ascii="宋体" w:hAnsi="宋体"/>
          <w:sz w:val="24"/>
        </w:rPr>
        <w:t>整合到平台中，与</w:t>
      </w:r>
      <w:r w:rsidR="004C1B69">
        <w:rPr>
          <w:rFonts w:ascii="宋体" w:hAnsi="宋体" w:hint="eastAsia"/>
          <w:sz w:val="24"/>
        </w:rPr>
        <w:t>移动</w:t>
      </w:r>
      <w:r>
        <w:rPr>
          <w:rFonts w:ascii="宋体" w:hAnsi="宋体" w:hint="eastAsia"/>
          <w:sz w:val="24"/>
        </w:rPr>
        <w:t>DPI数据</w:t>
      </w:r>
      <w:r>
        <w:rPr>
          <w:rFonts w:ascii="宋体" w:hAnsi="宋体"/>
          <w:sz w:val="24"/>
        </w:rPr>
        <w:t>相结合，对用户从多个</w:t>
      </w:r>
      <w:r>
        <w:rPr>
          <w:rFonts w:ascii="宋体" w:hAnsi="宋体" w:hint="eastAsia"/>
          <w:sz w:val="24"/>
        </w:rPr>
        <w:t>维度</w:t>
      </w:r>
      <w:r>
        <w:rPr>
          <w:rFonts w:ascii="宋体" w:hAnsi="宋体"/>
          <w:sz w:val="24"/>
        </w:rPr>
        <w:t>进行数据分析，建立更细致的用户</w:t>
      </w:r>
      <w:r w:rsidR="004C1B69">
        <w:rPr>
          <w:rFonts w:ascii="宋体" w:hAnsi="宋体" w:hint="eastAsia"/>
          <w:sz w:val="24"/>
        </w:rPr>
        <w:t>模型</w:t>
      </w:r>
      <w:r>
        <w:rPr>
          <w:rFonts w:ascii="宋体" w:hAnsi="宋体"/>
          <w:sz w:val="24"/>
        </w:rPr>
        <w:t>，相信对用户精准化、个性化的服务</w:t>
      </w:r>
      <w:r>
        <w:rPr>
          <w:rFonts w:ascii="宋体" w:hAnsi="宋体" w:hint="eastAsia"/>
          <w:sz w:val="24"/>
        </w:rPr>
        <w:t>会</w:t>
      </w:r>
      <w:r>
        <w:rPr>
          <w:rFonts w:ascii="宋体" w:hAnsi="宋体"/>
          <w:sz w:val="24"/>
        </w:rPr>
        <w:t>更</w:t>
      </w:r>
      <w:r>
        <w:rPr>
          <w:rFonts w:ascii="宋体" w:hAnsi="宋体" w:hint="eastAsia"/>
          <w:sz w:val="24"/>
        </w:rPr>
        <w:t>有</w:t>
      </w:r>
      <w:r>
        <w:rPr>
          <w:rFonts w:ascii="宋体" w:hAnsi="宋体"/>
          <w:sz w:val="24"/>
        </w:rPr>
        <w:t>帮助</w:t>
      </w:r>
      <w:r>
        <w:rPr>
          <w:rFonts w:ascii="宋体" w:hAnsi="宋体" w:hint="eastAsia"/>
          <w:sz w:val="24"/>
        </w:rPr>
        <w:t>。</w:t>
      </w:r>
    </w:p>
    <w:p w:rsidR="005B56CD" w:rsidRPr="00AE480C" w:rsidRDefault="005B56CD" w:rsidP="005B56CD">
      <w:pPr>
        <w:spacing w:line="400" w:lineRule="exact"/>
        <w:ind w:firstLineChars="177" w:firstLine="425"/>
        <w:rPr>
          <w:rFonts w:ascii="宋体" w:hAnsi="宋体"/>
          <w:sz w:val="24"/>
        </w:rPr>
      </w:pPr>
    </w:p>
    <w:p w:rsidR="005B56CD" w:rsidRDefault="005B56CD" w:rsidP="005B56CD">
      <w:pPr>
        <w:widowControl/>
        <w:jc w:val="left"/>
      </w:pPr>
      <w:r>
        <w:br w:type="page"/>
      </w:r>
    </w:p>
    <w:p w:rsidR="00D933CF" w:rsidRPr="00367101" w:rsidRDefault="00D933CF" w:rsidP="00D933CF">
      <w:pPr>
        <w:spacing w:line="400" w:lineRule="exact"/>
        <w:rPr>
          <w:sz w:val="24"/>
        </w:rPr>
      </w:pPr>
      <w:bookmarkStart w:id="117" w:name="_Toc416119759"/>
    </w:p>
    <w:p w:rsidR="005B56CD" w:rsidRPr="003A2BD1" w:rsidRDefault="005B56CD" w:rsidP="00D933CF">
      <w:pPr>
        <w:pStyle w:val="1"/>
        <w:spacing w:before="480" w:after="360" w:line="240" w:lineRule="auto"/>
        <w:jc w:val="center"/>
        <w:rPr>
          <w:rFonts w:ascii="黑体" w:eastAsia="黑体" w:hAnsi="黑体"/>
          <w:b w:val="0"/>
          <w:sz w:val="32"/>
          <w:szCs w:val="32"/>
        </w:rPr>
      </w:pPr>
      <w:bookmarkStart w:id="118" w:name="_Toc432581641"/>
      <w:r w:rsidRPr="00F61750">
        <w:rPr>
          <w:rFonts w:ascii="黑体" w:eastAsia="黑体" w:hAnsi="黑体" w:hint="eastAsia"/>
          <w:b w:val="0"/>
          <w:sz w:val="32"/>
          <w:szCs w:val="32"/>
        </w:rPr>
        <w:t>参考文献</w:t>
      </w:r>
      <w:bookmarkEnd w:id="117"/>
      <w:bookmarkEnd w:id="118"/>
    </w:p>
    <w:p w:rsidR="005B56CD" w:rsidRPr="00D933CF" w:rsidRDefault="005B56CD" w:rsidP="00D933CF">
      <w:pPr>
        <w:numPr>
          <w:ilvl w:val="0"/>
          <w:numId w:val="7"/>
        </w:numPr>
        <w:spacing w:before="60" w:line="320" w:lineRule="exact"/>
        <w:ind w:left="488"/>
        <w:rPr>
          <w:szCs w:val="21"/>
        </w:rPr>
      </w:pPr>
      <w:r w:rsidRPr="00D933CF">
        <w:rPr>
          <w:szCs w:val="21"/>
        </w:rPr>
        <w:t>Anick P. Using terminological feedback for web search refinement: a log-based study[C]. Proceedings of the 26th annual international ACM SIGIR conference on Research and development in informaion retrieval. ACM, 2003: 88-95.</w:t>
      </w:r>
    </w:p>
    <w:p w:rsidR="005B56CD" w:rsidRPr="00D933CF" w:rsidRDefault="005B56CD" w:rsidP="00D933CF">
      <w:pPr>
        <w:numPr>
          <w:ilvl w:val="0"/>
          <w:numId w:val="7"/>
        </w:numPr>
        <w:spacing w:before="60" w:line="320" w:lineRule="exact"/>
        <w:ind w:left="488"/>
        <w:rPr>
          <w:szCs w:val="21"/>
        </w:rPr>
      </w:pPr>
      <w:r w:rsidRPr="00D933CF">
        <w:rPr>
          <w:szCs w:val="21"/>
        </w:rPr>
        <w:t>Zhang Z, Nasraoui O. Mining search engine query logs for query recommendation[C]</w:t>
      </w:r>
      <w:r w:rsidRPr="00D933CF">
        <w:rPr>
          <w:rFonts w:hint="eastAsia"/>
          <w:szCs w:val="21"/>
        </w:rPr>
        <w:t>.</w:t>
      </w:r>
      <w:r w:rsidRPr="00D933CF">
        <w:rPr>
          <w:szCs w:val="21"/>
        </w:rPr>
        <w:t xml:space="preserve"> Proceedings of the 15th international conference on World Wide Web. ACM, 2006: 1039-1040.</w:t>
      </w:r>
    </w:p>
    <w:p w:rsidR="005B56CD" w:rsidRPr="00D933CF" w:rsidRDefault="005B56CD" w:rsidP="00D933CF">
      <w:pPr>
        <w:numPr>
          <w:ilvl w:val="0"/>
          <w:numId w:val="7"/>
        </w:numPr>
        <w:spacing w:before="60" w:line="320" w:lineRule="exact"/>
        <w:ind w:left="488"/>
        <w:rPr>
          <w:szCs w:val="21"/>
        </w:rPr>
      </w:pPr>
      <w:r w:rsidRPr="00D933CF">
        <w:rPr>
          <w:szCs w:val="21"/>
        </w:rPr>
        <w:t>Zhang Z, Nasraoui O. Mining search engine query logs for social filtering-based query recommendation [J]. Applied Soft Computing, 2008, 8(4): 1326-1334.</w:t>
      </w:r>
    </w:p>
    <w:p w:rsidR="005B56CD" w:rsidRPr="00D933CF" w:rsidRDefault="005B56CD" w:rsidP="00D933CF">
      <w:pPr>
        <w:numPr>
          <w:ilvl w:val="0"/>
          <w:numId w:val="7"/>
        </w:numPr>
        <w:spacing w:before="60" w:line="320" w:lineRule="exact"/>
        <w:ind w:left="488"/>
        <w:rPr>
          <w:szCs w:val="21"/>
        </w:rPr>
      </w:pPr>
      <w:r w:rsidRPr="00D933CF">
        <w:rPr>
          <w:szCs w:val="21"/>
        </w:rPr>
        <w:t>Agosti M, Crivellari F, Di Nunzio G M. Web log analysis: a review of a decade of studies about information acquisition, inspection and interpretation of user interaction [J]. Data Mining and Knowledge Discovery, 2012, 24(3): 663-696.</w:t>
      </w:r>
    </w:p>
    <w:p w:rsidR="005B56CD" w:rsidRPr="00D933CF" w:rsidRDefault="005B56CD" w:rsidP="00D933CF">
      <w:pPr>
        <w:numPr>
          <w:ilvl w:val="0"/>
          <w:numId w:val="7"/>
        </w:numPr>
        <w:spacing w:before="60" w:line="320" w:lineRule="exact"/>
        <w:ind w:left="488"/>
        <w:rPr>
          <w:szCs w:val="21"/>
        </w:rPr>
      </w:pPr>
      <w:r w:rsidRPr="00D933CF">
        <w:rPr>
          <w:szCs w:val="21"/>
        </w:rPr>
        <w:t xml:space="preserve">Murata T. Discovery of user communities based on terms of web log </w:t>
      </w:r>
      <w:proofErr w:type="gramStart"/>
      <w:r w:rsidRPr="00D933CF">
        <w:rPr>
          <w:szCs w:val="21"/>
        </w:rPr>
        <w:t>data[</w:t>
      </w:r>
      <w:proofErr w:type="gramEnd"/>
      <w:r w:rsidRPr="00D933CF">
        <w:rPr>
          <w:szCs w:val="21"/>
        </w:rPr>
        <w:t>J]. New Generation Computing, 2007, 25(3): 293-303.</w:t>
      </w:r>
    </w:p>
    <w:p w:rsidR="005B56CD" w:rsidRPr="00D933CF" w:rsidRDefault="005B56CD" w:rsidP="00D933CF">
      <w:pPr>
        <w:numPr>
          <w:ilvl w:val="0"/>
          <w:numId w:val="7"/>
        </w:numPr>
        <w:spacing w:before="60" w:line="320" w:lineRule="exact"/>
        <w:ind w:left="488"/>
        <w:rPr>
          <w:szCs w:val="21"/>
        </w:rPr>
      </w:pPr>
      <w:r w:rsidRPr="00D933CF">
        <w:rPr>
          <w:szCs w:val="21"/>
        </w:rPr>
        <w:t>Yu X, Li M, Paik I, et al. Prediction of web user behavior by discovering temporal relational rules from web log data[C]. Database and Expert Systems Applications. Springer Berlin Heidelberg, 2012: 31-38.</w:t>
      </w:r>
    </w:p>
    <w:p w:rsidR="005B56CD" w:rsidRPr="00D933CF" w:rsidRDefault="005B56CD" w:rsidP="00D933CF">
      <w:pPr>
        <w:numPr>
          <w:ilvl w:val="0"/>
          <w:numId w:val="7"/>
        </w:numPr>
        <w:spacing w:before="60" w:line="320" w:lineRule="exact"/>
        <w:ind w:left="488"/>
        <w:rPr>
          <w:szCs w:val="21"/>
        </w:rPr>
      </w:pPr>
      <w:proofErr w:type="gramStart"/>
      <w:r w:rsidRPr="00D933CF">
        <w:rPr>
          <w:rFonts w:hint="eastAsia"/>
          <w:szCs w:val="21"/>
        </w:rPr>
        <w:t>付关友</w:t>
      </w:r>
      <w:proofErr w:type="gramEnd"/>
      <w:r w:rsidRPr="00D933CF">
        <w:rPr>
          <w:rFonts w:hint="eastAsia"/>
          <w:szCs w:val="21"/>
        </w:rPr>
        <w:t>,</w:t>
      </w:r>
      <w:r w:rsidRPr="00D933CF">
        <w:rPr>
          <w:rFonts w:hint="eastAsia"/>
          <w:szCs w:val="21"/>
        </w:rPr>
        <w:t>朱征宇</w:t>
      </w:r>
      <w:r w:rsidRPr="00D933CF">
        <w:rPr>
          <w:rFonts w:hint="eastAsia"/>
          <w:szCs w:val="21"/>
        </w:rPr>
        <w:t>.</w:t>
      </w:r>
      <w:r w:rsidRPr="00D933CF">
        <w:rPr>
          <w:rFonts w:hint="eastAsia"/>
          <w:szCs w:val="21"/>
        </w:rPr>
        <w:t>个性化服务中基于行为分析的用户兴趣建模</w:t>
      </w:r>
      <w:r w:rsidRPr="00D933CF">
        <w:rPr>
          <w:rFonts w:hint="eastAsia"/>
          <w:szCs w:val="21"/>
        </w:rPr>
        <w:t xml:space="preserve">[J]. </w:t>
      </w:r>
      <w:r w:rsidRPr="00D933CF">
        <w:rPr>
          <w:rFonts w:hint="eastAsia"/>
          <w:szCs w:val="21"/>
        </w:rPr>
        <w:t>计算机工程与科学</w:t>
      </w:r>
      <w:r w:rsidRPr="00D933CF">
        <w:rPr>
          <w:rFonts w:hint="eastAsia"/>
          <w:szCs w:val="21"/>
        </w:rPr>
        <w:t>, 2006, 27(12): 76-78.</w:t>
      </w:r>
    </w:p>
    <w:p w:rsidR="005B56CD" w:rsidRPr="00D933CF" w:rsidRDefault="005B56CD" w:rsidP="00D933CF">
      <w:pPr>
        <w:numPr>
          <w:ilvl w:val="0"/>
          <w:numId w:val="7"/>
        </w:numPr>
        <w:spacing w:before="60" w:line="320" w:lineRule="exact"/>
        <w:ind w:left="488"/>
        <w:rPr>
          <w:szCs w:val="21"/>
        </w:rPr>
      </w:pPr>
      <w:r w:rsidRPr="00D933CF">
        <w:rPr>
          <w:szCs w:val="21"/>
        </w:rPr>
        <w:t xml:space="preserve">Li D H, Laurent A, Poncelet P. Mining unexpected Web usage </w:t>
      </w:r>
      <w:proofErr w:type="gramStart"/>
      <w:r w:rsidRPr="00D933CF">
        <w:rPr>
          <w:szCs w:val="21"/>
        </w:rPr>
        <w:t>behaviors[</w:t>
      </w:r>
      <w:proofErr w:type="gramEnd"/>
      <w:r w:rsidRPr="00D933CF">
        <w:rPr>
          <w:szCs w:val="21"/>
        </w:rPr>
        <w:t>M]. Advances in Data Mining. Medical Applications, E-Commerce, Marketing, and Theoretical Aspects. Springer Berlin Heidelberg, 2008: 283-297.</w:t>
      </w:r>
    </w:p>
    <w:p w:rsidR="005B56CD" w:rsidRPr="00D933CF" w:rsidRDefault="005B56CD" w:rsidP="00D933CF">
      <w:pPr>
        <w:numPr>
          <w:ilvl w:val="0"/>
          <w:numId w:val="7"/>
        </w:numPr>
        <w:spacing w:before="60" w:line="320" w:lineRule="exact"/>
        <w:ind w:left="488"/>
        <w:rPr>
          <w:szCs w:val="21"/>
        </w:rPr>
      </w:pPr>
      <w:r w:rsidRPr="00D933CF">
        <w:rPr>
          <w:szCs w:val="21"/>
        </w:rPr>
        <w:t>Ríos S A, Velásquez J D, Yasuda H, et al. Web site off-line structure reconfiguration: A web user browsing analysis[C]. Knowledge-Based Intelligent Information and Engineering Systems. Springer Berlin Heidelberg, 2006: 371-378.</w:t>
      </w:r>
    </w:p>
    <w:p w:rsidR="005B56CD" w:rsidRPr="00D933CF" w:rsidRDefault="005B56CD" w:rsidP="00D933CF">
      <w:pPr>
        <w:numPr>
          <w:ilvl w:val="0"/>
          <w:numId w:val="7"/>
        </w:numPr>
        <w:spacing w:before="60" w:line="320" w:lineRule="exact"/>
        <w:ind w:left="488"/>
        <w:rPr>
          <w:szCs w:val="21"/>
        </w:rPr>
      </w:pPr>
      <w:r w:rsidRPr="00D933CF">
        <w:rPr>
          <w:szCs w:val="21"/>
        </w:rPr>
        <w:t xml:space="preserve">Müller H, Pun T, Squire D. Learning from user behavior in image retrieval: Application of market basket </w:t>
      </w:r>
      <w:proofErr w:type="gramStart"/>
      <w:r w:rsidRPr="00D933CF">
        <w:rPr>
          <w:szCs w:val="21"/>
        </w:rPr>
        <w:t>analysis[</w:t>
      </w:r>
      <w:proofErr w:type="gramEnd"/>
      <w:r w:rsidRPr="00D933CF">
        <w:rPr>
          <w:szCs w:val="21"/>
        </w:rPr>
        <w:t>J]. International Journal of Computer Vision, 2004, 56(1-2): 65-77.</w:t>
      </w:r>
    </w:p>
    <w:p w:rsidR="005B56CD" w:rsidRPr="00D933CF" w:rsidRDefault="005B56CD" w:rsidP="00D933CF">
      <w:pPr>
        <w:numPr>
          <w:ilvl w:val="0"/>
          <w:numId w:val="7"/>
        </w:numPr>
        <w:spacing w:before="60" w:line="320" w:lineRule="exact"/>
        <w:ind w:left="488"/>
        <w:rPr>
          <w:szCs w:val="21"/>
        </w:rPr>
      </w:pPr>
      <w:proofErr w:type="gramStart"/>
      <w:r w:rsidRPr="00D933CF">
        <w:rPr>
          <w:rFonts w:hint="eastAsia"/>
          <w:szCs w:val="21"/>
        </w:rPr>
        <w:t>高琳琦</w:t>
      </w:r>
      <w:proofErr w:type="gramEnd"/>
      <w:r w:rsidRPr="00D933CF">
        <w:rPr>
          <w:rFonts w:hint="eastAsia"/>
          <w:szCs w:val="21"/>
        </w:rPr>
        <w:t xml:space="preserve">. </w:t>
      </w:r>
      <w:r w:rsidRPr="00D933CF">
        <w:rPr>
          <w:rFonts w:hint="eastAsia"/>
          <w:szCs w:val="21"/>
        </w:rPr>
        <w:t>基于用户行为分析的自适应新闻推荐模型</w:t>
      </w:r>
      <w:r w:rsidRPr="00D933CF">
        <w:rPr>
          <w:rFonts w:hint="eastAsia"/>
          <w:szCs w:val="21"/>
        </w:rPr>
        <w:t xml:space="preserve">[J]. </w:t>
      </w:r>
      <w:r w:rsidRPr="00D933CF">
        <w:rPr>
          <w:rFonts w:hint="eastAsia"/>
          <w:szCs w:val="21"/>
        </w:rPr>
        <w:t>图书情报工作</w:t>
      </w:r>
      <w:r w:rsidRPr="00D933CF">
        <w:rPr>
          <w:rFonts w:hint="eastAsia"/>
          <w:szCs w:val="21"/>
        </w:rPr>
        <w:t>, 2007, 51(6): 77-80.</w:t>
      </w:r>
    </w:p>
    <w:p w:rsidR="005B56CD" w:rsidRPr="00D933CF" w:rsidRDefault="005B56CD" w:rsidP="00D933CF">
      <w:pPr>
        <w:numPr>
          <w:ilvl w:val="0"/>
          <w:numId w:val="7"/>
        </w:numPr>
        <w:spacing w:before="60" w:line="320" w:lineRule="exact"/>
        <w:ind w:left="488"/>
        <w:rPr>
          <w:szCs w:val="21"/>
        </w:rPr>
      </w:pPr>
      <w:r w:rsidRPr="00D933CF">
        <w:rPr>
          <w:rFonts w:hint="eastAsia"/>
          <w:szCs w:val="21"/>
        </w:rPr>
        <w:t>佚名</w:t>
      </w:r>
      <w:r w:rsidRPr="00D933CF">
        <w:rPr>
          <w:rFonts w:hint="eastAsia"/>
          <w:szCs w:val="21"/>
        </w:rPr>
        <w:t xml:space="preserve">. </w:t>
      </w:r>
      <w:r w:rsidRPr="00D933CF">
        <w:rPr>
          <w:rFonts w:hint="eastAsia"/>
          <w:szCs w:val="21"/>
        </w:rPr>
        <w:t>变革传统</w:t>
      </w:r>
      <w:r w:rsidRPr="00D933CF">
        <w:rPr>
          <w:rFonts w:hint="eastAsia"/>
          <w:szCs w:val="21"/>
        </w:rPr>
        <w:t xml:space="preserve">BI </w:t>
      </w:r>
      <w:r w:rsidRPr="00D933CF">
        <w:rPr>
          <w:rFonts w:hint="eastAsia"/>
          <w:szCs w:val="21"/>
        </w:rPr>
        <w:t>让效益最大化</w:t>
      </w:r>
      <w:r w:rsidRPr="00D933CF">
        <w:rPr>
          <w:rFonts w:hint="eastAsia"/>
          <w:szCs w:val="21"/>
        </w:rPr>
        <w:t xml:space="preserve"> </w:t>
      </w:r>
      <w:r w:rsidRPr="00D933CF">
        <w:rPr>
          <w:rFonts w:hint="eastAsia"/>
          <w:szCs w:val="21"/>
        </w:rPr>
        <w:t>“个人服务顾问”助四川移动实现精准营销</w:t>
      </w:r>
      <w:r w:rsidRPr="00D933CF">
        <w:rPr>
          <w:rFonts w:hint="eastAsia"/>
          <w:szCs w:val="21"/>
        </w:rPr>
        <w:t xml:space="preserve">[J]. </w:t>
      </w:r>
      <w:r w:rsidRPr="00D933CF">
        <w:rPr>
          <w:rFonts w:hint="eastAsia"/>
          <w:szCs w:val="21"/>
        </w:rPr>
        <w:t>中国电信业</w:t>
      </w:r>
      <w:r w:rsidRPr="00D933CF">
        <w:rPr>
          <w:rFonts w:hint="eastAsia"/>
          <w:szCs w:val="21"/>
        </w:rPr>
        <w:t>, 2008, (1):76-77.</w:t>
      </w:r>
    </w:p>
    <w:p w:rsidR="005B56CD" w:rsidRPr="00D933CF" w:rsidRDefault="005B56CD" w:rsidP="00D933CF">
      <w:pPr>
        <w:numPr>
          <w:ilvl w:val="0"/>
          <w:numId w:val="7"/>
        </w:numPr>
        <w:spacing w:before="60" w:line="320" w:lineRule="exact"/>
        <w:ind w:left="488"/>
        <w:rPr>
          <w:szCs w:val="21"/>
        </w:rPr>
      </w:pPr>
      <w:proofErr w:type="gramStart"/>
      <w:r w:rsidRPr="00D933CF">
        <w:rPr>
          <w:rFonts w:hint="eastAsia"/>
          <w:szCs w:val="21"/>
        </w:rPr>
        <w:t>林桂珠</w:t>
      </w:r>
      <w:proofErr w:type="gramEnd"/>
      <w:r w:rsidRPr="00D933CF">
        <w:rPr>
          <w:rFonts w:hint="eastAsia"/>
          <w:szCs w:val="21"/>
        </w:rPr>
        <w:t xml:space="preserve">, </w:t>
      </w:r>
      <w:r w:rsidRPr="00D933CF">
        <w:rPr>
          <w:rFonts w:hint="eastAsia"/>
          <w:szCs w:val="21"/>
        </w:rPr>
        <w:t>范鹏飞</w:t>
      </w:r>
      <w:r w:rsidRPr="00D933CF">
        <w:rPr>
          <w:rFonts w:hint="eastAsia"/>
          <w:szCs w:val="21"/>
        </w:rPr>
        <w:t xml:space="preserve">. </w:t>
      </w:r>
      <w:r w:rsidRPr="00D933CF">
        <w:rPr>
          <w:rFonts w:hint="eastAsia"/>
          <w:szCs w:val="21"/>
        </w:rPr>
        <w:t>电信企业基于</w:t>
      </w:r>
      <w:r w:rsidRPr="00D933CF">
        <w:rPr>
          <w:rFonts w:hint="eastAsia"/>
          <w:szCs w:val="21"/>
        </w:rPr>
        <w:t xml:space="preserve"> 3G </w:t>
      </w:r>
      <w:r w:rsidRPr="00D933CF">
        <w:rPr>
          <w:rFonts w:hint="eastAsia"/>
          <w:szCs w:val="21"/>
        </w:rPr>
        <w:t>时代的精准营销</w:t>
      </w:r>
      <w:r w:rsidRPr="00D933CF">
        <w:rPr>
          <w:rFonts w:hint="eastAsia"/>
          <w:szCs w:val="21"/>
        </w:rPr>
        <w:t xml:space="preserve">[J]. </w:t>
      </w:r>
      <w:r w:rsidRPr="00D933CF">
        <w:rPr>
          <w:rFonts w:hint="eastAsia"/>
          <w:szCs w:val="21"/>
        </w:rPr>
        <w:t>重庆邮电大学学报</w:t>
      </w:r>
      <w:r w:rsidRPr="00D933CF">
        <w:rPr>
          <w:rFonts w:hint="eastAsia"/>
          <w:szCs w:val="21"/>
        </w:rPr>
        <w:t xml:space="preserve">: </w:t>
      </w:r>
      <w:r w:rsidRPr="00D933CF">
        <w:rPr>
          <w:rFonts w:hint="eastAsia"/>
          <w:szCs w:val="21"/>
        </w:rPr>
        <w:t>社会科学版</w:t>
      </w:r>
      <w:r w:rsidRPr="00D933CF">
        <w:rPr>
          <w:rFonts w:hint="eastAsia"/>
          <w:szCs w:val="21"/>
        </w:rPr>
        <w:t>, 2009, 21(4): 22-26.</w:t>
      </w:r>
    </w:p>
    <w:p w:rsidR="005B56CD" w:rsidRPr="00D933CF" w:rsidRDefault="005B56CD" w:rsidP="00D933CF">
      <w:pPr>
        <w:numPr>
          <w:ilvl w:val="0"/>
          <w:numId w:val="7"/>
        </w:numPr>
        <w:spacing w:before="60" w:line="320" w:lineRule="exact"/>
        <w:ind w:left="488"/>
        <w:rPr>
          <w:szCs w:val="21"/>
        </w:rPr>
      </w:pPr>
      <w:r w:rsidRPr="00D933CF">
        <w:rPr>
          <w:rFonts w:hint="eastAsia"/>
          <w:szCs w:val="21"/>
        </w:rPr>
        <w:t>何明升</w:t>
      </w:r>
      <w:r w:rsidRPr="00D933CF">
        <w:rPr>
          <w:rFonts w:hint="eastAsia"/>
          <w:szCs w:val="21"/>
        </w:rPr>
        <w:t xml:space="preserve">. </w:t>
      </w:r>
      <w:r w:rsidRPr="00D933CF">
        <w:rPr>
          <w:rFonts w:hint="eastAsia"/>
          <w:szCs w:val="21"/>
        </w:rPr>
        <w:t>网络行为的哲学意义</w:t>
      </w:r>
      <w:r w:rsidRPr="00D933CF">
        <w:rPr>
          <w:rFonts w:hint="eastAsia"/>
          <w:szCs w:val="21"/>
        </w:rPr>
        <w:t xml:space="preserve">[J]. </w:t>
      </w:r>
      <w:r w:rsidRPr="00D933CF">
        <w:rPr>
          <w:rFonts w:hint="eastAsia"/>
          <w:szCs w:val="21"/>
        </w:rPr>
        <w:t>自然辩证法研究</w:t>
      </w:r>
      <w:r w:rsidRPr="00D933CF">
        <w:rPr>
          <w:rFonts w:hint="eastAsia"/>
          <w:szCs w:val="21"/>
        </w:rPr>
        <w:t>, 2000, 16(11): 56-58.</w:t>
      </w:r>
    </w:p>
    <w:p w:rsidR="005B56CD" w:rsidRPr="00D933CF" w:rsidRDefault="005B56CD" w:rsidP="00D933CF">
      <w:pPr>
        <w:numPr>
          <w:ilvl w:val="0"/>
          <w:numId w:val="7"/>
        </w:numPr>
        <w:spacing w:before="60" w:line="320" w:lineRule="exact"/>
        <w:ind w:left="488"/>
        <w:rPr>
          <w:szCs w:val="21"/>
        </w:rPr>
      </w:pPr>
      <w:r w:rsidRPr="00D933CF">
        <w:rPr>
          <w:rFonts w:hint="eastAsia"/>
          <w:szCs w:val="21"/>
        </w:rPr>
        <w:t>马力</w:t>
      </w:r>
      <w:r w:rsidRPr="00D933CF">
        <w:rPr>
          <w:rFonts w:hint="eastAsia"/>
          <w:szCs w:val="21"/>
        </w:rPr>
        <w:t xml:space="preserve">, </w:t>
      </w:r>
      <w:r w:rsidRPr="00D933CF">
        <w:rPr>
          <w:rFonts w:hint="eastAsia"/>
          <w:szCs w:val="21"/>
        </w:rPr>
        <w:t>焦李成</w:t>
      </w:r>
      <w:r w:rsidRPr="00D933CF">
        <w:rPr>
          <w:rFonts w:hint="eastAsia"/>
          <w:szCs w:val="21"/>
        </w:rPr>
        <w:t xml:space="preserve">, </w:t>
      </w:r>
      <w:r w:rsidRPr="00D933CF">
        <w:rPr>
          <w:rFonts w:hint="eastAsia"/>
          <w:szCs w:val="21"/>
        </w:rPr>
        <w:t>董富强</w:t>
      </w:r>
      <w:r w:rsidRPr="00D933CF">
        <w:rPr>
          <w:rFonts w:hint="eastAsia"/>
          <w:szCs w:val="21"/>
        </w:rPr>
        <w:t xml:space="preserve">. </w:t>
      </w:r>
      <w:r w:rsidRPr="00D933CF">
        <w:rPr>
          <w:rFonts w:hint="eastAsia"/>
          <w:szCs w:val="21"/>
        </w:rPr>
        <w:t>一种</w:t>
      </w:r>
      <w:r w:rsidRPr="00D933CF">
        <w:rPr>
          <w:rFonts w:hint="eastAsia"/>
          <w:szCs w:val="21"/>
        </w:rPr>
        <w:t xml:space="preserve"> Internet </w:t>
      </w:r>
      <w:r w:rsidRPr="00D933CF">
        <w:rPr>
          <w:rFonts w:hint="eastAsia"/>
          <w:szCs w:val="21"/>
        </w:rPr>
        <w:t>的网络用户行为分析方法的研究</w:t>
      </w:r>
      <w:r w:rsidRPr="00D933CF">
        <w:rPr>
          <w:rFonts w:hint="eastAsia"/>
          <w:szCs w:val="21"/>
        </w:rPr>
        <w:t xml:space="preserve">[J]. </w:t>
      </w:r>
      <w:r w:rsidRPr="00D933CF">
        <w:rPr>
          <w:rFonts w:hint="eastAsia"/>
          <w:szCs w:val="21"/>
        </w:rPr>
        <w:t>微电子学与计算机</w:t>
      </w:r>
      <w:r w:rsidRPr="00D933CF">
        <w:rPr>
          <w:rFonts w:hint="eastAsia"/>
          <w:szCs w:val="21"/>
        </w:rPr>
        <w:t>, 2005, 22(7): 124-126.</w:t>
      </w:r>
    </w:p>
    <w:p w:rsidR="005B56CD" w:rsidRPr="00D933CF" w:rsidRDefault="005B56CD" w:rsidP="00D933CF">
      <w:pPr>
        <w:numPr>
          <w:ilvl w:val="0"/>
          <w:numId w:val="7"/>
        </w:numPr>
        <w:spacing w:before="60" w:line="320" w:lineRule="exact"/>
        <w:ind w:left="488"/>
        <w:rPr>
          <w:szCs w:val="21"/>
        </w:rPr>
      </w:pPr>
      <w:r w:rsidRPr="00D933CF">
        <w:rPr>
          <w:szCs w:val="21"/>
        </w:rPr>
        <w:t xml:space="preserve">Paolo G. Applied data mining: Statistical methods for business and </w:t>
      </w:r>
      <w:proofErr w:type="gramStart"/>
      <w:r w:rsidRPr="00D933CF">
        <w:rPr>
          <w:szCs w:val="21"/>
        </w:rPr>
        <w:t>industry[</w:t>
      </w:r>
      <w:proofErr w:type="gramEnd"/>
      <w:r w:rsidRPr="00D933CF">
        <w:rPr>
          <w:szCs w:val="21"/>
        </w:rPr>
        <w:t>J]. 2003.</w:t>
      </w:r>
    </w:p>
    <w:p w:rsidR="005B56CD" w:rsidRPr="00D933CF" w:rsidRDefault="005B56CD" w:rsidP="00D933CF">
      <w:pPr>
        <w:numPr>
          <w:ilvl w:val="0"/>
          <w:numId w:val="7"/>
        </w:numPr>
        <w:spacing w:before="60" w:line="320" w:lineRule="exact"/>
        <w:ind w:left="488"/>
        <w:rPr>
          <w:szCs w:val="21"/>
        </w:rPr>
      </w:pPr>
      <w:r w:rsidRPr="00D933CF">
        <w:rPr>
          <w:szCs w:val="21"/>
        </w:rPr>
        <w:lastRenderedPageBreak/>
        <w:t>Xu K, Zhang Z L, Bhattacharyya S. Profiling internet backbone traffic: behavior models and applications[C]. ACM SIGCOMM Computer Communication Review. ACM, 2005, 35(4): 169-180.</w:t>
      </w:r>
    </w:p>
    <w:p w:rsidR="005B56CD" w:rsidRPr="00D933CF" w:rsidRDefault="005B56CD" w:rsidP="00D933CF">
      <w:pPr>
        <w:numPr>
          <w:ilvl w:val="0"/>
          <w:numId w:val="7"/>
        </w:numPr>
        <w:spacing w:before="60" w:line="320" w:lineRule="exact"/>
        <w:ind w:left="488"/>
        <w:rPr>
          <w:szCs w:val="21"/>
        </w:rPr>
      </w:pPr>
      <w:r w:rsidRPr="00D933CF">
        <w:rPr>
          <w:szCs w:val="21"/>
        </w:rPr>
        <w:t>Marques Nt H T, Rocha L C D, Guerra P H C, et al. Characterizing broadband user behavior[C]</w:t>
      </w:r>
      <w:r w:rsidRPr="00D933CF">
        <w:rPr>
          <w:rFonts w:hint="eastAsia"/>
          <w:szCs w:val="21"/>
        </w:rPr>
        <w:t xml:space="preserve">. </w:t>
      </w:r>
      <w:r w:rsidRPr="00D933CF">
        <w:rPr>
          <w:szCs w:val="21"/>
        </w:rPr>
        <w:t>Proceedings of the 2004 ACM workshop on Next-generation residential broadband challenges. ACM, 2004: 11-18.</w:t>
      </w:r>
    </w:p>
    <w:p w:rsidR="005B56CD" w:rsidRPr="00D933CF" w:rsidRDefault="005B56CD" w:rsidP="00D933CF">
      <w:pPr>
        <w:numPr>
          <w:ilvl w:val="0"/>
          <w:numId w:val="7"/>
        </w:numPr>
        <w:spacing w:before="60" w:line="320" w:lineRule="exact"/>
        <w:ind w:left="488"/>
        <w:rPr>
          <w:szCs w:val="21"/>
        </w:rPr>
      </w:pPr>
      <w:r w:rsidRPr="00D933CF">
        <w:rPr>
          <w:szCs w:val="21"/>
        </w:rPr>
        <w:t>Fukuda K, Cho K, Esaki H. The impact of residential broadband traffic on Japanese ISP backbones</w:t>
      </w:r>
      <w:r w:rsidR="00D233CB" w:rsidRPr="00D933CF">
        <w:rPr>
          <w:szCs w:val="21"/>
        </w:rPr>
        <w:t xml:space="preserve"> </w:t>
      </w:r>
      <w:r w:rsidRPr="00D933CF">
        <w:rPr>
          <w:szCs w:val="21"/>
        </w:rPr>
        <w:t>[J]. ACM SIGCOMM Computer Communication Review, 2005, 35(1): 15-22.</w:t>
      </w:r>
    </w:p>
    <w:p w:rsidR="005B56CD" w:rsidRPr="00D933CF" w:rsidRDefault="005B56CD" w:rsidP="00D933CF">
      <w:pPr>
        <w:numPr>
          <w:ilvl w:val="0"/>
          <w:numId w:val="7"/>
        </w:numPr>
        <w:spacing w:before="60" w:line="320" w:lineRule="exact"/>
        <w:ind w:left="488"/>
        <w:rPr>
          <w:szCs w:val="21"/>
        </w:rPr>
      </w:pPr>
      <w:r w:rsidRPr="00D933CF">
        <w:rPr>
          <w:szCs w:val="21"/>
        </w:rPr>
        <w:t>Maia M, Almeida J, Almeida V. Identifying user behavior in online social networks[C]</w:t>
      </w:r>
      <w:r w:rsidRPr="00D933CF">
        <w:rPr>
          <w:rFonts w:hint="eastAsia"/>
          <w:szCs w:val="21"/>
        </w:rPr>
        <w:t xml:space="preserve">. </w:t>
      </w:r>
      <w:r w:rsidRPr="00D933CF">
        <w:rPr>
          <w:szCs w:val="21"/>
        </w:rPr>
        <w:t>Proceedings of the 1st workshop on Social network systems. ACM, 2008: 1-6.</w:t>
      </w:r>
    </w:p>
    <w:p w:rsidR="0086288F" w:rsidRPr="00D933CF" w:rsidRDefault="0086288F" w:rsidP="00D933CF">
      <w:pPr>
        <w:numPr>
          <w:ilvl w:val="0"/>
          <w:numId w:val="7"/>
        </w:numPr>
        <w:spacing w:before="60" w:line="320" w:lineRule="exact"/>
        <w:ind w:left="488"/>
        <w:rPr>
          <w:szCs w:val="21"/>
        </w:rPr>
      </w:pPr>
      <w:r w:rsidRPr="00D933CF">
        <w:rPr>
          <w:rFonts w:hint="eastAsia"/>
          <w:szCs w:val="21"/>
        </w:rPr>
        <w:t>胡海波</w:t>
      </w:r>
      <w:r w:rsidRPr="00D933CF">
        <w:rPr>
          <w:rFonts w:hint="eastAsia"/>
          <w:szCs w:val="21"/>
        </w:rPr>
        <w:t xml:space="preserve">, </w:t>
      </w:r>
      <w:r w:rsidRPr="00D933CF">
        <w:rPr>
          <w:rFonts w:hint="eastAsia"/>
          <w:szCs w:val="21"/>
        </w:rPr>
        <w:t>王林</w:t>
      </w:r>
      <w:r w:rsidRPr="00D933CF">
        <w:rPr>
          <w:rFonts w:hint="eastAsia"/>
          <w:szCs w:val="21"/>
        </w:rPr>
        <w:t xml:space="preserve">. </w:t>
      </w:r>
      <w:proofErr w:type="gramStart"/>
      <w:r w:rsidRPr="00D933CF">
        <w:rPr>
          <w:rFonts w:hint="eastAsia"/>
          <w:szCs w:val="21"/>
        </w:rPr>
        <w:t>幂</w:t>
      </w:r>
      <w:proofErr w:type="gramEnd"/>
      <w:r w:rsidRPr="00D933CF">
        <w:rPr>
          <w:rFonts w:hint="eastAsia"/>
          <w:szCs w:val="21"/>
        </w:rPr>
        <w:t>律分布研究简史</w:t>
      </w:r>
      <w:r w:rsidRPr="00D933CF">
        <w:rPr>
          <w:rFonts w:hint="eastAsia"/>
          <w:szCs w:val="21"/>
        </w:rPr>
        <w:t xml:space="preserve">[J]. </w:t>
      </w:r>
      <w:r w:rsidRPr="00D933CF">
        <w:rPr>
          <w:rFonts w:hint="eastAsia"/>
          <w:szCs w:val="21"/>
        </w:rPr>
        <w:t>物理</w:t>
      </w:r>
      <w:r w:rsidRPr="00D933CF">
        <w:rPr>
          <w:rFonts w:hint="eastAsia"/>
          <w:szCs w:val="21"/>
        </w:rPr>
        <w:t>, 2005, (12): 889-896.</w:t>
      </w:r>
    </w:p>
    <w:p w:rsidR="00F44251" w:rsidRPr="00D933CF" w:rsidRDefault="00F44251" w:rsidP="00D933CF">
      <w:pPr>
        <w:numPr>
          <w:ilvl w:val="0"/>
          <w:numId w:val="7"/>
        </w:numPr>
        <w:spacing w:before="60" w:line="320" w:lineRule="exact"/>
        <w:ind w:left="488"/>
        <w:rPr>
          <w:szCs w:val="21"/>
        </w:rPr>
      </w:pPr>
      <w:r w:rsidRPr="00D933CF">
        <w:rPr>
          <w:szCs w:val="21"/>
        </w:rPr>
        <w:t xml:space="preserve">LILLO F. Limit order placement as </w:t>
      </w:r>
      <w:proofErr w:type="gramStart"/>
      <w:r w:rsidRPr="00D933CF">
        <w:rPr>
          <w:szCs w:val="21"/>
        </w:rPr>
        <w:t>an</w:t>
      </w:r>
      <w:proofErr w:type="gramEnd"/>
      <w:r w:rsidRPr="00D933CF">
        <w:rPr>
          <w:szCs w:val="21"/>
        </w:rPr>
        <w:t xml:space="preserve"> utility maximization problem and the origin of power law distribution of limit order prices</w:t>
      </w:r>
      <w:r w:rsidR="00D233CB" w:rsidRPr="00D933CF">
        <w:rPr>
          <w:szCs w:val="21"/>
        </w:rPr>
        <w:t xml:space="preserve"> </w:t>
      </w:r>
      <w:r w:rsidRPr="00D933CF">
        <w:rPr>
          <w:szCs w:val="21"/>
        </w:rPr>
        <w:t>[J]. European Physical Journal B -- Condensed Matter, 2007, 55(4): 453-459.</w:t>
      </w:r>
    </w:p>
    <w:p w:rsidR="00F44251" w:rsidRPr="00D933CF" w:rsidRDefault="00D233CB" w:rsidP="00D933CF">
      <w:pPr>
        <w:numPr>
          <w:ilvl w:val="0"/>
          <w:numId w:val="7"/>
        </w:numPr>
        <w:spacing w:before="60" w:line="320" w:lineRule="exact"/>
        <w:ind w:left="488"/>
        <w:rPr>
          <w:szCs w:val="21"/>
        </w:rPr>
      </w:pPr>
      <w:r w:rsidRPr="00D933CF">
        <w:rPr>
          <w:color w:val="000000"/>
          <w:szCs w:val="21"/>
        </w:rPr>
        <w:t>Dominique C R, Rivera-Solis L, Rosiers F D. Determining The Value-at-risk In The Shadow Of The Power Law: The Case Of The SP-500 Index[J]. Journal of Global Business &amp;Technology, 2010, 7</w:t>
      </w:r>
      <w:r w:rsidR="00F44251" w:rsidRPr="00D933CF">
        <w:rPr>
          <w:szCs w:val="21"/>
        </w:rPr>
        <w:t>.</w:t>
      </w:r>
    </w:p>
    <w:p w:rsidR="00F44251" w:rsidRPr="00D933CF" w:rsidRDefault="00F44251" w:rsidP="00D933CF">
      <w:pPr>
        <w:numPr>
          <w:ilvl w:val="0"/>
          <w:numId w:val="7"/>
        </w:numPr>
        <w:spacing w:before="60" w:line="320" w:lineRule="exact"/>
        <w:ind w:left="488"/>
        <w:rPr>
          <w:szCs w:val="21"/>
        </w:rPr>
      </w:pPr>
      <w:r w:rsidRPr="00D933CF">
        <w:rPr>
          <w:szCs w:val="21"/>
        </w:rPr>
        <w:t xml:space="preserve">KOSTANJČAR Z, JEREN B. </w:t>
      </w:r>
      <w:r w:rsidR="00D233CB" w:rsidRPr="00D933CF">
        <w:rPr>
          <w:szCs w:val="21"/>
        </w:rPr>
        <w:t xml:space="preserve">Emergence of power-law and two-phase behavior in financial market fluctuations. Advances in Complex Systems </w:t>
      </w:r>
      <w:r w:rsidRPr="00D933CF">
        <w:rPr>
          <w:szCs w:val="21"/>
        </w:rPr>
        <w:t>[J]. Advances in Complex Systems, 2013, 16(1): 1-12.</w:t>
      </w:r>
    </w:p>
    <w:p w:rsidR="00D233CB" w:rsidRPr="00D933CF" w:rsidRDefault="00EE709D" w:rsidP="00D933CF">
      <w:pPr>
        <w:numPr>
          <w:ilvl w:val="0"/>
          <w:numId w:val="7"/>
        </w:numPr>
        <w:spacing w:before="60" w:line="320" w:lineRule="exact"/>
        <w:ind w:left="488"/>
        <w:rPr>
          <w:szCs w:val="21"/>
        </w:rPr>
      </w:pPr>
      <w:r w:rsidRPr="00D933CF">
        <w:rPr>
          <w:szCs w:val="21"/>
        </w:rPr>
        <w:t>[31]</w:t>
      </w:r>
      <w:r w:rsidRPr="00D933CF">
        <w:rPr>
          <w:szCs w:val="21"/>
        </w:rPr>
        <w:tab/>
        <w:t xml:space="preserve">Anders Johansen, Didier Sornette. Log-periodic power law bubbles in Latin-American and Asian markets and correlated anti-bubbles in Western stock markets: An empirical </w:t>
      </w:r>
      <w:proofErr w:type="gramStart"/>
      <w:r w:rsidRPr="00D933CF">
        <w:rPr>
          <w:szCs w:val="21"/>
        </w:rPr>
        <w:t>study[</w:t>
      </w:r>
      <w:proofErr w:type="gramEnd"/>
      <w:r w:rsidRPr="00D933CF">
        <w:rPr>
          <w:szCs w:val="21"/>
        </w:rPr>
        <w:t>J].  International Journal of Theoretical and Applied Finance, 2001, 4 (6): 853-920.</w:t>
      </w:r>
    </w:p>
    <w:p w:rsidR="00551BE7" w:rsidRPr="00D933CF" w:rsidRDefault="00551BE7" w:rsidP="00D933CF">
      <w:pPr>
        <w:numPr>
          <w:ilvl w:val="0"/>
          <w:numId w:val="7"/>
        </w:numPr>
        <w:spacing w:before="60" w:line="320" w:lineRule="exact"/>
        <w:ind w:left="488"/>
        <w:rPr>
          <w:szCs w:val="21"/>
        </w:rPr>
      </w:pPr>
      <w:r w:rsidRPr="00D933CF">
        <w:rPr>
          <w:rFonts w:hint="eastAsia"/>
          <w:szCs w:val="21"/>
        </w:rPr>
        <w:t>司马则茜</w:t>
      </w:r>
      <w:r w:rsidRPr="00D933CF">
        <w:rPr>
          <w:rFonts w:hint="eastAsia"/>
          <w:szCs w:val="21"/>
        </w:rPr>
        <w:t xml:space="preserve">, </w:t>
      </w:r>
      <w:r w:rsidRPr="00D933CF">
        <w:rPr>
          <w:rFonts w:hint="eastAsia"/>
          <w:szCs w:val="21"/>
        </w:rPr>
        <w:t>蔡晨</w:t>
      </w:r>
      <w:r w:rsidRPr="00D933CF">
        <w:rPr>
          <w:rFonts w:hint="eastAsia"/>
          <w:szCs w:val="21"/>
        </w:rPr>
        <w:t xml:space="preserve">, </w:t>
      </w:r>
      <w:r w:rsidRPr="00D933CF">
        <w:rPr>
          <w:rFonts w:hint="eastAsia"/>
          <w:szCs w:val="21"/>
        </w:rPr>
        <w:t>李建平</w:t>
      </w:r>
      <w:r w:rsidRPr="00D933CF">
        <w:rPr>
          <w:rFonts w:hint="eastAsia"/>
          <w:szCs w:val="21"/>
        </w:rPr>
        <w:t xml:space="preserve">. </w:t>
      </w:r>
      <w:r w:rsidRPr="00D933CF">
        <w:rPr>
          <w:rFonts w:hint="eastAsia"/>
          <w:szCs w:val="21"/>
        </w:rPr>
        <w:t>度量银行操作风险的</w:t>
      </w:r>
      <w:r w:rsidRPr="00D933CF">
        <w:rPr>
          <w:rFonts w:hint="eastAsia"/>
          <w:szCs w:val="21"/>
        </w:rPr>
        <w:t>POT</w:t>
      </w:r>
      <w:r w:rsidRPr="00D933CF">
        <w:rPr>
          <w:rFonts w:hint="eastAsia"/>
          <w:szCs w:val="21"/>
        </w:rPr>
        <w:t>幂律模型及其应用</w:t>
      </w:r>
      <w:r w:rsidRPr="00D933CF">
        <w:rPr>
          <w:rFonts w:hint="eastAsia"/>
          <w:szCs w:val="21"/>
        </w:rPr>
        <w:t xml:space="preserve">[J]. </w:t>
      </w:r>
      <w:r w:rsidRPr="00D933CF">
        <w:rPr>
          <w:rFonts w:hint="eastAsia"/>
          <w:szCs w:val="21"/>
        </w:rPr>
        <w:t>中国管理科学</w:t>
      </w:r>
      <w:r w:rsidRPr="00D933CF">
        <w:rPr>
          <w:rFonts w:hint="eastAsia"/>
          <w:szCs w:val="21"/>
        </w:rPr>
        <w:t>, 2009, (01): 36-41.</w:t>
      </w:r>
    </w:p>
    <w:p w:rsidR="00EE709D" w:rsidRPr="00D933CF" w:rsidRDefault="00EC5508" w:rsidP="00D933CF">
      <w:pPr>
        <w:numPr>
          <w:ilvl w:val="0"/>
          <w:numId w:val="7"/>
        </w:numPr>
        <w:spacing w:before="60" w:line="320" w:lineRule="exact"/>
        <w:ind w:left="488"/>
        <w:rPr>
          <w:szCs w:val="21"/>
        </w:rPr>
      </w:pPr>
      <w:r w:rsidRPr="00D933CF">
        <w:rPr>
          <w:rFonts w:hint="eastAsia"/>
          <w:szCs w:val="21"/>
        </w:rPr>
        <w:t>吉翔</w:t>
      </w:r>
      <w:r w:rsidRPr="00D933CF">
        <w:rPr>
          <w:rFonts w:hint="eastAsia"/>
          <w:szCs w:val="21"/>
        </w:rPr>
        <w:t xml:space="preserve">, </w:t>
      </w:r>
      <w:r w:rsidRPr="00D933CF">
        <w:rPr>
          <w:rFonts w:hint="eastAsia"/>
          <w:szCs w:val="21"/>
        </w:rPr>
        <w:t>高英</w:t>
      </w:r>
      <w:r w:rsidRPr="00D933CF">
        <w:rPr>
          <w:rFonts w:hint="eastAsia"/>
          <w:szCs w:val="21"/>
        </w:rPr>
        <w:t xml:space="preserve">. </w:t>
      </w:r>
      <w:r w:rsidRPr="00D933CF">
        <w:rPr>
          <w:rFonts w:hint="eastAsia"/>
          <w:szCs w:val="21"/>
        </w:rPr>
        <w:t>中国股市的泡沫与反泡沫——基于对数周期性幂律模型的实证研究</w:t>
      </w:r>
      <w:r w:rsidRPr="00D933CF">
        <w:rPr>
          <w:rFonts w:hint="eastAsia"/>
          <w:szCs w:val="21"/>
        </w:rPr>
        <w:t xml:space="preserve">[J]. </w:t>
      </w:r>
      <w:r w:rsidRPr="00D933CF">
        <w:rPr>
          <w:rFonts w:hint="eastAsia"/>
          <w:szCs w:val="21"/>
        </w:rPr>
        <w:t>山西财经大学学报</w:t>
      </w:r>
      <w:r w:rsidRPr="00D933CF">
        <w:rPr>
          <w:rFonts w:hint="eastAsia"/>
          <w:szCs w:val="21"/>
        </w:rPr>
        <w:t>, 2012, (12): 27-38.</w:t>
      </w:r>
    </w:p>
    <w:p w:rsidR="00EE709D" w:rsidRPr="00D933CF" w:rsidRDefault="0015532C" w:rsidP="00D933CF">
      <w:pPr>
        <w:numPr>
          <w:ilvl w:val="0"/>
          <w:numId w:val="7"/>
        </w:numPr>
        <w:spacing w:before="60" w:line="320" w:lineRule="exact"/>
        <w:ind w:left="488"/>
        <w:rPr>
          <w:szCs w:val="21"/>
        </w:rPr>
      </w:pPr>
      <w:r w:rsidRPr="00D933CF">
        <w:rPr>
          <w:rFonts w:hint="eastAsia"/>
          <w:szCs w:val="21"/>
        </w:rPr>
        <w:t>山石</w:t>
      </w:r>
      <w:r w:rsidRPr="00D933CF">
        <w:rPr>
          <w:rFonts w:hint="eastAsia"/>
          <w:szCs w:val="21"/>
        </w:rPr>
        <w:t>,</w:t>
      </w:r>
      <w:r w:rsidRPr="00D933CF">
        <w:rPr>
          <w:rFonts w:hint="eastAsia"/>
          <w:szCs w:val="21"/>
        </w:rPr>
        <w:t>邱红</w:t>
      </w:r>
      <w:r w:rsidRPr="00D933CF">
        <w:rPr>
          <w:rFonts w:hint="eastAsia"/>
          <w:szCs w:val="21"/>
        </w:rPr>
        <w:t xml:space="preserve">. </w:t>
      </w:r>
      <w:r w:rsidRPr="00D933CF">
        <w:rPr>
          <w:rFonts w:hint="eastAsia"/>
          <w:szCs w:val="21"/>
        </w:rPr>
        <w:t>长尾分布、</w:t>
      </w:r>
      <w:proofErr w:type="gramStart"/>
      <w:r w:rsidRPr="00D933CF">
        <w:rPr>
          <w:rFonts w:hint="eastAsia"/>
          <w:szCs w:val="21"/>
        </w:rPr>
        <w:t>幂</w:t>
      </w:r>
      <w:proofErr w:type="gramEnd"/>
      <w:r w:rsidRPr="00D933CF">
        <w:rPr>
          <w:rFonts w:hint="eastAsia"/>
          <w:szCs w:val="21"/>
        </w:rPr>
        <w:t>律的产生机制和西蒙模型</w:t>
      </w:r>
      <w:r w:rsidRPr="00D933CF">
        <w:rPr>
          <w:rFonts w:hint="eastAsia"/>
          <w:szCs w:val="21"/>
        </w:rPr>
        <w:t xml:space="preserve">[J]. </w:t>
      </w:r>
      <w:r w:rsidRPr="00D933CF">
        <w:rPr>
          <w:rFonts w:hint="eastAsia"/>
          <w:szCs w:val="21"/>
        </w:rPr>
        <w:t>第六届中国管理科学与工程论坛论文集</w:t>
      </w:r>
      <w:r w:rsidRPr="00D933CF">
        <w:rPr>
          <w:rFonts w:hint="eastAsia"/>
          <w:szCs w:val="21"/>
        </w:rPr>
        <w:t xml:space="preserve">. </w:t>
      </w:r>
      <w:r w:rsidRPr="00D933CF">
        <w:rPr>
          <w:rFonts w:hint="eastAsia"/>
          <w:szCs w:val="21"/>
        </w:rPr>
        <w:t>上海</w:t>
      </w:r>
      <w:r w:rsidRPr="00D933CF">
        <w:rPr>
          <w:rFonts w:hint="eastAsia"/>
          <w:szCs w:val="21"/>
        </w:rPr>
        <w:t xml:space="preserve">: </w:t>
      </w:r>
      <w:r w:rsidRPr="00D933CF">
        <w:rPr>
          <w:rFonts w:hint="eastAsia"/>
          <w:szCs w:val="21"/>
        </w:rPr>
        <w:t>第六届中国管理科学与工程论坛</w:t>
      </w:r>
      <w:r w:rsidRPr="00D933CF">
        <w:rPr>
          <w:rFonts w:hint="eastAsia"/>
          <w:szCs w:val="21"/>
        </w:rPr>
        <w:t>, 2008:886-890</w:t>
      </w:r>
    </w:p>
    <w:p w:rsidR="00EC5508" w:rsidRPr="00D933CF" w:rsidRDefault="00FC2FEC" w:rsidP="00D933CF">
      <w:pPr>
        <w:numPr>
          <w:ilvl w:val="0"/>
          <w:numId w:val="7"/>
        </w:numPr>
        <w:spacing w:before="60" w:line="320" w:lineRule="exact"/>
        <w:ind w:left="488"/>
        <w:rPr>
          <w:szCs w:val="21"/>
        </w:rPr>
      </w:pPr>
      <w:r w:rsidRPr="00D933CF">
        <w:rPr>
          <w:rFonts w:hint="eastAsia"/>
          <w:szCs w:val="21"/>
        </w:rPr>
        <w:t>杨波</w:t>
      </w:r>
      <w:r w:rsidRPr="00D933CF">
        <w:rPr>
          <w:rFonts w:hint="eastAsia"/>
          <w:szCs w:val="21"/>
        </w:rPr>
        <w:t xml:space="preserve">, </w:t>
      </w:r>
      <w:r w:rsidRPr="00D933CF">
        <w:rPr>
          <w:rFonts w:hint="eastAsia"/>
          <w:szCs w:val="21"/>
        </w:rPr>
        <w:t>陈忠</w:t>
      </w:r>
      <w:r w:rsidRPr="00D933CF">
        <w:rPr>
          <w:rFonts w:hint="eastAsia"/>
          <w:szCs w:val="21"/>
        </w:rPr>
        <w:t xml:space="preserve">, </w:t>
      </w:r>
      <w:r w:rsidRPr="00D933CF">
        <w:rPr>
          <w:rFonts w:hint="eastAsia"/>
          <w:szCs w:val="21"/>
        </w:rPr>
        <w:t>段文奇</w:t>
      </w:r>
      <w:r w:rsidRPr="00D933CF">
        <w:rPr>
          <w:rFonts w:hint="eastAsia"/>
          <w:szCs w:val="21"/>
        </w:rPr>
        <w:t xml:space="preserve">. </w:t>
      </w:r>
      <w:r w:rsidRPr="00D933CF">
        <w:rPr>
          <w:rFonts w:hint="eastAsia"/>
          <w:szCs w:val="21"/>
        </w:rPr>
        <w:t>复杂网络</w:t>
      </w:r>
      <w:proofErr w:type="gramStart"/>
      <w:r w:rsidRPr="00D933CF">
        <w:rPr>
          <w:rFonts w:hint="eastAsia"/>
          <w:szCs w:val="21"/>
        </w:rPr>
        <w:t>幂</w:t>
      </w:r>
      <w:proofErr w:type="gramEnd"/>
      <w:r w:rsidRPr="00D933CF">
        <w:rPr>
          <w:rFonts w:hint="eastAsia"/>
          <w:szCs w:val="21"/>
        </w:rPr>
        <w:t>律函数标度指数的估计与检验</w:t>
      </w:r>
      <w:r w:rsidRPr="00D933CF">
        <w:rPr>
          <w:rFonts w:hint="eastAsia"/>
          <w:szCs w:val="21"/>
        </w:rPr>
        <w:t xml:space="preserve">[J]. </w:t>
      </w:r>
      <w:r w:rsidRPr="00D933CF">
        <w:rPr>
          <w:rFonts w:hint="eastAsia"/>
          <w:szCs w:val="21"/>
        </w:rPr>
        <w:t>上海交通大学学报</w:t>
      </w:r>
      <w:r w:rsidRPr="00D933CF">
        <w:rPr>
          <w:rFonts w:hint="eastAsia"/>
          <w:szCs w:val="21"/>
        </w:rPr>
        <w:t>, 2007, (07): 1066-1073.</w:t>
      </w:r>
    </w:p>
    <w:p w:rsidR="00C60BE6" w:rsidRPr="00D933CF" w:rsidRDefault="00C60BE6" w:rsidP="00D933CF">
      <w:pPr>
        <w:numPr>
          <w:ilvl w:val="0"/>
          <w:numId w:val="7"/>
        </w:numPr>
        <w:spacing w:before="60" w:line="320" w:lineRule="exact"/>
        <w:ind w:left="488"/>
        <w:rPr>
          <w:szCs w:val="21"/>
        </w:rPr>
      </w:pPr>
      <w:r w:rsidRPr="00D933CF">
        <w:rPr>
          <w:rFonts w:hint="eastAsia"/>
          <w:szCs w:val="21"/>
        </w:rPr>
        <w:t>刘臣</w:t>
      </w:r>
      <w:r w:rsidRPr="00D933CF">
        <w:rPr>
          <w:rFonts w:hint="eastAsia"/>
          <w:szCs w:val="21"/>
        </w:rPr>
        <w:t xml:space="preserve">, </w:t>
      </w:r>
      <w:r w:rsidRPr="00D933CF">
        <w:rPr>
          <w:rFonts w:hint="eastAsia"/>
          <w:szCs w:val="21"/>
        </w:rPr>
        <w:t>单伟</w:t>
      </w:r>
      <w:r w:rsidRPr="00D933CF">
        <w:rPr>
          <w:rFonts w:hint="eastAsia"/>
          <w:szCs w:val="21"/>
        </w:rPr>
        <w:t xml:space="preserve">, </w:t>
      </w:r>
      <w:proofErr w:type="gramStart"/>
      <w:r w:rsidRPr="00D933CF">
        <w:rPr>
          <w:rFonts w:hint="eastAsia"/>
          <w:szCs w:val="21"/>
        </w:rPr>
        <w:t>于晶</w:t>
      </w:r>
      <w:proofErr w:type="gramEnd"/>
      <w:r w:rsidRPr="00D933CF">
        <w:rPr>
          <w:rFonts w:hint="eastAsia"/>
          <w:szCs w:val="21"/>
        </w:rPr>
        <w:t xml:space="preserve">. </w:t>
      </w:r>
      <w:r w:rsidRPr="00D933CF">
        <w:rPr>
          <w:rFonts w:hint="eastAsia"/>
          <w:szCs w:val="21"/>
        </w:rPr>
        <w:t>中国学科知识网络的演化研究——基于</w:t>
      </w:r>
      <w:r w:rsidRPr="00D933CF">
        <w:rPr>
          <w:rFonts w:hint="eastAsia"/>
          <w:szCs w:val="21"/>
        </w:rPr>
        <w:t>1981-2010</w:t>
      </w:r>
      <w:r w:rsidRPr="00D933CF">
        <w:rPr>
          <w:rFonts w:hint="eastAsia"/>
          <w:szCs w:val="21"/>
        </w:rPr>
        <w:t>年引文数据</w:t>
      </w:r>
      <w:r w:rsidRPr="00D933CF">
        <w:rPr>
          <w:rFonts w:hint="eastAsia"/>
          <w:szCs w:val="21"/>
        </w:rPr>
        <w:t xml:space="preserve">[J]. </w:t>
      </w:r>
      <w:r w:rsidRPr="00D933CF">
        <w:rPr>
          <w:rFonts w:hint="eastAsia"/>
          <w:szCs w:val="21"/>
        </w:rPr>
        <w:t>系统工程理论与实践</w:t>
      </w:r>
      <w:r w:rsidRPr="00D933CF">
        <w:rPr>
          <w:rFonts w:hint="eastAsia"/>
          <w:szCs w:val="21"/>
        </w:rPr>
        <w:t>, 2013,(02): 430-436.</w:t>
      </w:r>
    </w:p>
    <w:p w:rsidR="00EC5508" w:rsidRPr="00D933CF" w:rsidRDefault="00C60BE6" w:rsidP="00D933CF">
      <w:pPr>
        <w:numPr>
          <w:ilvl w:val="0"/>
          <w:numId w:val="7"/>
        </w:numPr>
        <w:spacing w:before="60" w:line="320" w:lineRule="exact"/>
        <w:ind w:left="488"/>
        <w:rPr>
          <w:szCs w:val="21"/>
        </w:rPr>
      </w:pPr>
      <w:r w:rsidRPr="00D933CF">
        <w:rPr>
          <w:rFonts w:hint="eastAsia"/>
          <w:szCs w:val="21"/>
        </w:rPr>
        <w:t>叶作亮</w:t>
      </w:r>
      <w:r w:rsidRPr="00D933CF">
        <w:rPr>
          <w:szCs w:val="21"/>
        </w:rPr>
        <w:t>,</w:t>
      </w:r>
      <w:r w:rsidRPr="00D933CF">
        <w:rPr>
          <w:rFonts w:hint="eastAsia"/>
          <w:szCs w:val="21"/>
        </w:rPr>
        <w:t xml:space="preserve"> </w:t>
      </w:r>
      <w:r w:rsidRPr="00D933CF">
        <w:rPr>
          <w:rFonts w:hint="eastAsia"/>
          <w:szCs w:val="21"/>
        </w:rPr>
        <w:t>王雪乔</w:t>
      </w:r>
      <w:r w:rsidRPr="00D933CF">
        <w:rPr>
          <w:szCs w:val="21"/>
        </w:rPr>
        <w:t>,</w:t>
      </w:r>
      <w:r w:rsidRPr="00D933CF">
        <w:rPr>
          <w:rFonts w:hint="eastAsia"/>
          <w:szCs w:val="21"/>
        </w:rPr>
        <w:t xml:space="preserve"> </w:t>
      </w:r>
      <w:proofErr w:type="gramStart"/>
      <w:r w:rsidRPr="00D933CF">
        <w:rPr>
          <w:rFonts w:hint="eastAsia"/>
          <w:szCs w:val="21"/>
        </w:rPr>
        <w:t>宝智红</w:t>
      </w:r>
      <w:proofErr w:type="gramEnd"/>
      <w:r w:rsidRPr="00D933CF">
        <w:rPr>
          <w:szCs w:val="21"/>
        </w:rPr>
        <w:t>,</w:t>
      </w:r>
      <w:r w:rsidRPr="00D933CF">
        <w:rPr>
          <w:rFonts w:hint="eastAsia"/>
          <w:szCs w:val="21"/>
        </w:rPr>
        <w:t xml:space="preserve"> </w:t>
      </w:r>
      <w:proofErr w:type="gramStart"/>
      <w:r w:rsidRPr="00D933CF">
        <w:rPr>
          <w:rFonts w:hint="eastAsia"/>
          <w:szCs w:val="21"/>
        </w:rPr>
        <w:t>陈滨桐</w:t>
      </w:r>
      <w:proofErr w:type="gramEnd"/>
      <w:r w:rsidRPr="00D933CF">
        <w:rPr>
          <w:szCs w:val="21"/>
        </w:rPr>
        <w:t>.</w:t>
      </w:r>
      <w:r w:rsidRPr="00D933CF">
        <w:rPr>
          <w:rFonts w:hint="eastAsia"/>
          <w:szCs w:val="21"/>
        </w:rPr>
        <w:t xml:space="preserve"> </w:t>
      </w:r>
      <w:r w:rsidRPr="00D933CF">
        <w:rPr>
          <w:szCs w:val="21"/>
        </w:rPr>
        <w:t>C2C</w:t>
      </w:r>
      <w:r w:rsidRPr="00D933CF">
        <w:rPr>
          <w:rFonts w:hint="eastAsia"/>
          <w:szCs w:val="21"/>
        </w:rPr>
        <w:t>环境中顾客重复购买行为的实证与建模</w:t>
      </w:r>
      <w:r w:rsidRPr="00D933CF">
        <w:rPr>
          <w:szCs w:val="21"/>
        </w:rPr>
        <w:t>[J].</w:t>
      </w:r>
      <w:r w:rsidRPr="00D933CF">
        <w:rPr>
          <w:rFonts w:hint="eastAsia"/>
          <w:szCs w:val="21"/>
        </w:rPr>
        <w:t xml:space="preserve"> </w:t>
      </w:r>
      <w:r w:rsidRPr="00D933CF">
        <w:rPr>
          <w:rFonts w:hint="eastAsia"/>
          <w:szCs w:val="21"/>
        </w:rPr>
        <w:t>管理科学学报</w:t>
      </w:r>
      <w:r w:rsidRPr="00D933CF">
        <w:rPr>
          <w:szCs w:val="21"/>
        </w:rPr>
        <w:t>, 2011, (12): 71-</w:t>
      </w:r>
      <w:r w:rsidRPr="00D933CF">
        <w:rPr>
          <w:rFonts w:hint="eastAsia"/>
          <w:szCs w:val="21"/>
        </w:rPr>
        <w:t>7</w:t>
      </w:r>
      <w:r w:rsidRPr="00D933CF">
        <w:rPr>
          <w:szCs w:val="21"/>
        </w:rPr>
        <w:t>8.</w:t>
      </w:r>
    </w:p>
    <w:p w:rsidR="00EC5508" w:rsidRPr="00D933CF" w:rsidRDefault="004E1ADF" w:rsidP="00D933CF">
      <w:pPr>
        <w:numPr>
          <w:ilvl w:val="0"/>
          <w:numId w:val="7"/>
        </w:numPr>
        <w:spacing w:before="60" w:line="320" w:lineRule="exact"/>
        <w:ind w:left="488"/>
        <w:rPr>
          <w:szCs w:val="21"/>
        </w:rPr>
      </w:pPr>
      <w:proofErr w:type="gramStart"/>
      <w:r w:rsidRPr="00D933CF">
        <w:rPr>
          <w:rFonts w:hint="eastAsia"/>
          <w:szCs w:val="21"/>
        </w:rPr>
        <w:t>贺玲</w:t>
      </w:r>
      <w:proofErr w:type="gramEnd"/>
      <w:r w:rsidRPr="00D933CF">
        <w:rPr>
          <w:rFonts w:hint="eastAsia"/>
          <w:szCs w:val="21"/>
        </w:rPr>
        <w:t xml:space="preserve">, </w:t>
      </w:r>
      <w:proofErr w:type="gramStart"/>
      <w:r w:rsidRPr="00D933CF">
        <w:rPr>
          <w:rFonts w:hint="eastAsia"/>
          <w:szCs w:val="21"/>
        </w:rPr>
        <w:t>吴玲达</w:t>
      </w:r>
      <w:proofErr w:type="gramEnd"/>
      <w:r w:rsidRPr="00D933CF">
        <w:rPr>
          <w:rFonts w:hint="eastAsia"/>
          <w:szCs w:val="21"/>
        </w:rPr>
        <w:t xml:space="preserve">, </w:t>
      </w:r>
      <w:r w:rsidRPr="00D933CF">
        <w:rPr>
          <w:rFonts w:hint="eastAsia"/>
          <w:szCs w:val="21"/>
        </w:rPr>
        <w:t>蔡益朝</w:t>
      </w:r>
      <w:r w:rsidRPr="00D933CF">
        <w:rPr>
          <w:rFonts w:hint="eastAsia"/>
          <w:szCs w:val="21"/>
        </w:rPr>
        <w:t xml:space="preserve">. </w:t>
      </w:r>
      <w:r w:rsidRPr="00D933CF">
        <w:rPr>
          <w:rFonts w:hint="eastAsia"/>
          <w:szCs w:val="21"/>
        </w:rPr>
        <w:t>数据挖掘中的聚类算法综述</w:t>
      </w:r>
      <w:r w:rsidRPr="00D933CF">
        <w:rPr>
          <w:rFonts w:hint="eastAsia"/>
          <w:szCs w:val="21"/>
        </w:rPr>
        <w:t xml:space="preserve">[J]. </w:t>
      </w:r>
      <w:r w:rsidRPr="00D933CF">
        <w:rPr>
          <w:rFonts w:hint="eastAsia"/>
          <w:szCs w:val="21"/>
        </w:rPr>
        <w:t>计算机应用研究</w:t>
      </w:r>
      <w:r w:rsidRPr="00D933CF">
        <w:rPr>
          <w:rFonts w:hint="eastAsia"/>
          <w:szCs w:val="21"/>
        </w:rPr>
        <w:t xml:space="preserve">, 2007, 24:10-13. </w:t>
      </w:r>
    </w:p>
    <w:p w:rsidR="00463561" w:rsidRPr="00D933CF" w:rsidRDefault="003D321E" w:rsidP="00D933CF">
      <w:pPr>
        <w:numPr>
          <w:ilvl w:val="0"/>
          <w:numId w:val="7"/>
        </w:numPr>
        <w:spacing w:before="60" w:line="320" w:lineRule="exact"/>
        <w:ind w:left="488"/>
        <w:rPr>
          <w:szCs w:val="21"/>
        </w:rPr>
      </w:pPr>
      <w:r w:rsidRPr="00D933CF">
        <w:rPr>
          <w:rFonts w:hint="eastAsia"/>
          <w:szCs w:val="21"/>
        </w:rPr>
        <w:t>郝媛</w:t>
      </w:r>
      <w:r w:rsidRPr="00D933CF">
        <w:rPr>
          <w:rFonts w:hint="eastAsia"/>
          <w:szCs w:val="21"/>
        </w:rPr>
        <w:t xml:space="preserve">, </w:t>
      </w:r>
      <w:r w:rsidRPr="00D933CF">
        <w:rPr>
          <w:rFonts w:hint="eastAsia"/>
          <w:szCs w:val="21"/>
        </w:rPr>
        <w:t>高学东</w:t>
      </w:r>
      <w:r w:rsidRPr="00D933CF">
        <w:rPr>
          <w:rFonts w:hint="eastAsia"/>
          <w:szCs w:val="21"/>
        </w:rPr>
        <w:t xml:space="preserve">, </w:t>
      </w:r>
      <w:r w:rsidRPr="00D933CF">
        <w:rPr>
          <w:rFonts w:hint="eastAsia"/>
          <w:szCs w:val="21"/>
        </w:rPr>
        <w:t>孟海东</w:t>
      </w:r>
      <w:r w:rsidRPr="00D933CF">
        <w:rPr>
          <w:rFonts w:hint="eastAsia"/>
          <w:szCs w:val="21"/>
        </w:rPr>
        <w:t xml:space="preserve">. </w:t>
      </w:r>
      <w:r w:rsidRPr="00D933CF">
        <w:rPr>
          <w:rFonts w:hint="eastAsia"/>
          <w:szCs w:val="21"/>
        </w:rPr>
        <w:t>高维数</w:t>
      </w:r>
      <w:proofErr w:type="gramStart"/>
      <w:r w:rsidRPr="00D933CF">
        <w:rPr>
          <w:rFonts w:hint="eastAsia"/>
          <w:szCs w:val="21"/>
        </w:rPr>
        <w:t>据对象</w:t>
      </w:r>
      <w:proofErr w:type="gramEnd"/>
      <w:r w:rsidRPr="00D933CF">
        <w:rPr>
          <w:rFonts w:hint="eastAsia"/>
          <w:szCs w:val="21"/>
        </w:rPr>
        <w:t>聚类算法效果分析</w:t>
      </w:r>
      <w:r w:rsidRPr="00D933CF">
        <w:rPr>
          <w:rFonts w:hint="eastAsia"/>
          <w:szCs w:val="21"/>
        </w:rPr>
        <w:t xml:space="preserve">[J]. </w:t>
      </w:r>
      <w:r w:rsidRPr="00D933CF">
        <w:rPr>
          <w:rFonts w:hint="eastAsia"/>
          <w:szCs w:val="21"/>
        </w:rPr>
        <w:t>中国管理信息化</w:t>
      </w:r>
      <w:r w:rsidRPr="00D933CF">
        <w:rPr>
          <w:rFonts w:hint="eastAsia"/>
          <w:szCs w:val="21"/>
        </w:rPr>
        <w:t xml:space="preserve">, 2012, </w:t>
      </w:r>
      <w:r w:rsidRPr="00D933CF">
        <w:rPr>
          <w:rFonts w:hint="eastAsia"/>
          <w:szCs w:val="21"/>
        </w:rPr>
        <w:t>第</w:t>
      </w:r>
      <w:r w:rsidRPr="00D933CF">
        <w:rPr>
          <w:rFonts w:hint="eastAsia"/>
          <w:szCs w:val="21"/>
        </w:rPr>
        <w:t>8</w:t>
      </w:r>
      <w:r w:rsidRPr="00D933CF">
        <w:rPr>
          <w:rFonts w:hint="eastAsia"/>
          <w:szCs w:val="21"/>
        </w:rPr>
        <w:t>期</w:t>
      </w:r>
      <w:r w:rsidRPr="00D933CF">
        <w:rPr>
          <w:rFonts w:hint="eastAsia"/>
          <w:szCs w:val="21"/>
        </w:rPr>
        <w:t>:51-53. DOI:doi:10.3969/j.issn.1673-0194.2012.08.035.</w:t>
      </w:r>
    </w:p>
    <w:p w:rsidR="00DD01C5" w:rsidRPr="00D933CF" w:rsidRDefault="00DD01C5" w:rsidP="00D933CF">
      <w:pPr>
        <w:numPr>
          <w:ilvl w:val="0"/>
          <w:numId w:val="7"/>
        </w:numPr>
        <w:spacing w:before="60" w:line="320" w:lineRule="exact"/>
        <w:ind w:left="488"/>
        <w:rPr>
          <w:szCs w:val="21"/>
        </w:rPr>
      </w:pPr>
      <w:r w:rsidRPr="00D933CF">
        <w:rPr>
          <w:szCs w:val="21"/>
        </w:rPr>
        <w:t xml:space="preserve">R. Keralapura, A. Nucci, Z.-L. Zhang, and L. </w:t>
      </w:r>
      <w:proofErr w:type="gramStart"/>
      <w:r w:rsidRPr="00D933CF">
        <w:rPr>
          <w:szCs w:val="21"/>
        </w:rPr>
        <w:t>Gao</w:t>
      </w:r>
      <w:proofErr w:type="gramEnd"/>
      <w:r w:rsidRPr="00D933CF">
        <w:rPr>
          <w:szCs w:val="21"/>
        </w:rPr>
        <w:t>. Profiling users in a 3G network using hourglass co-clustering,” inProc. ACM MobiCom, 2010.</w:t>
      </w:r>
    </w:p>
    <w:p w:rsidR="003545F7" w:rsidRPr="00D933CF" w:rsidRDefault="00E865B7" w:rsidP="00D933CF">
      <w:pPr>
        <w:numPr>
          <w:ilvl w:val="0"/>
          <w:numId w:val="7"/>
        </w:numPr>
        <w:spacing w:before="60" w:line="320" w:lineRule="exact"/>
        <w:ind w:left="488"/>
        <w:rPr>
          <w:szCs w:val="21"/>
        </w:rPr>
      </w:pPr>
      <w:r w:rsidRPr="00D933CF">
        <w:rPr>
          <w:szCs w:val="21"/>
        </w:rPr>
        <w:t>I. S. Dhillon. Co-clustering documents and words using Bipartite Spectral Graph Partitioning. KDD, 2001.</w:t>
      </w:r>
    </w:p>
    <w:p w:rsidR="003545F7" w:rsidRDefault="003545F7">
      <w:pPr>
        <w:widowControl/>
        <w:jc w:val="left"/>
        <w:rPr>
          <w:szCs w:val="21"/>
        </w:rPr>
      </w:pPr>
    </w:p>
    <w:p w:rsidR="003545F7" w:rsidRPr="003545F7" w:rsidRDefault="003545F7" w:rsidP="003545F7">
      <w:pPr>
        <w:pStyle w:val="1"/>
        <w:jc w:val="center"/>
        <w:rPr>
          <w:rFonts w:ascii="黑体" w:eastAsia="黑体" w:hAnsi="黑体"/>
          <w:b w:val="0"/>
          <w:sz w:val="32"/>
          <w:szCs w:val="32"/>
        </w:rPr>
      </w:pPr>
      <w:bookmarkStart w:id="119" w:name="_Toc432581642"/>
      <w:r w:rsidRPr="003545F7">
        <w:rPr>
          <w:rFonts w:ascii="黑体" w:eastAsia="黑体" w:hAnsi="黑体" w:hint="eastAsia"/>
          <w:b w:val="0"/>
          <w:sz w:val="32"/>
          <w:szCs w:val="32"/>
        </w:rPr>
        <w:t>致谢</w:t>
      </w:r>
      <w:bookmarkEnd w:id="119"/>
    </w:p>
    <w:p w:rsidR="00A676C0" w:rsidRDefault="00A676C0" w:rsidP="00A676C0">
      <w:pPr>
        <w:spacing w:line="400" w:lineRule="exact"/>
        <w:ind w:firstLineChars="177" w:firstLine="425"/>
        <w:rPr>
          <w:rFonts w:ascii="宋体" w:hAnsi="宋体"/>
          <w:sz w:val="24"/>
        </w:rPr>
      </w:pPr>
      <w:r>
        <w:rPr>
          <w:rFonts w:ascii="宋体" w:hAnsi="宋体" w:hint="eastAsia"/>
          <w:sz w:val="24"/>
        </w:rPr>
        <w:t>首先</w:t>
      </w:r>
      <w:r>
        <w:rPr>
          <w:rFonts w:ascii="宋体" w:hAnsi="宋体"/>
          <w:sz w:val="24"/>
        </w:rPr>
        <w:t>要感谢</w:t>
      </w:r>
      <w:r>
        <w:rPr>
          <w:rFonts w:ascii="宋体" w:hAnsi="宋体" w:hint="eastAsia"/>
          <w:sz w:val="24"/>
        </w:rPr>
        <w:t>我</w:t>
      </w:r>
      <w:r>
        <w:rPr>
          <w:rFonts w:ascii="宋体" w:hAnsi="宋体"/>
          <w:sz w:val="24"/>
        </w:rPr>
        <w:t>的导师</w:t>
      </w:r>
      <w:r>
        <w:rPr>
          <w:rFonts w:ascii="宋体" w:hAnsi="宋体" w:hint="eastAsia"/>
          <w:sz w:val="24"/>
        </w:rPr>
        <w:t>李杰</w:t>
      </w:r>
      <w:r>
        <w:rPr>
          <w:rFonts w:ascii="宋体" w:hAnsi="宋体"/>
          <w:sz w:val="24"/>
        </w:rPr>
        <w:t>老师对我此次论文的帮助，不仅是对我研究方向的支持</w:t>
      </w:r>
      <w:r>
        <w:rPr>
          <w:rFonts w:ascii="宋体" w:hAnsi="宋体" w:hint="eastAsia"/>
          <w:sz w:val="24"/>
        </w:rPr>
        <w:t>、</w:t>
      </w:r>
      <w:r>
        <w:rPr>
          <w:rFonts w:ascii="宋体" w:hAnsi="宋体"/>
          <w:sz w:val="24"/>
        </w:rPr>
        <w:t>论文思路的</w:t>
      </w:r>
      <w:r>
        <w:rPr>
          <w:rFonts w:ascii="宋体" w:hAnsi="宋体" w:hint="eastAsia"/>
          <w:sz w:val="24"/>
        </w:rPr>
        <w:t>指导</w:t>
      </w:r>
      <w:r>
        <w:rPr>
          <w:rFonts w:ascii="宋体" w:hAnsi="宋体"/>
          <w:sz w:val="24"/>
        </w:rPr>
        <w:t>，还有在我遇到困难或者思路偏差时都</w:t>
      </w:r>
      <w:r>
        <w:rPr>
          <w:rFonts w:ascii="宋体" w:hAnsi="宋体" w:hint="eastAsia"/>
          <w:sz w:val="24"/>
        </w:rPr>
        <w:t>是</w:t>
      </w:r>
      <w:r>
        <w:rPr>
          <w:rFonts w:ascii="宋体" w:hAnsi="宋体"/>
          <w:sz w:val="24"/>
        </w:rPr>
        <w:t>耐心的</w:t>
      </w:r>
      <w:r>
        <w:rPr>
          <w:rFonts w:ascii="宋体" w:hAnsi="宋体" w:hint="eastAsia"/>
          <w:sz w:val="24"/>
        </w:rPr>
        <w:t>指正</w:t>
      </w:r>
      <w:r>
        <w:rPr>
          <w:rFonts w:ascii="宋体" w:hAnsi="宋体"/>
          <w:sz w:val="24"/>
        </w:rPr>
        <w:t>与</w:t>
      </w:r>
      <w:r>
        <w:rPr>
          <w:rFonts w:ascii="宋体" w:hAnsi="宋体" w:hint="eastAsia"/>
          <w:sz w:val="24"/>
        </w:rPr>
        <w:t>引导</w:t>
      </w:r>
      <w:r>
        <w:rPr>
          <w:rFonts w:ascii="宋体" w:hAnsi="宋体"/>
          <w:sz w:val="24"/>
        </w:rPr>
        <w:t>，李老师</w:t>
      </w:r>
      <w:r>
        <w:rPr>
          <w:rFonts w:ascii="宋体" w:hAnsi="宋体" w:hint="eastAsia"/>
          <w:sz w:val="24"/>
        </w:rPr>
        <w:t>在研究方面思路</w:t>
      </w:r>
      <w:r>
        <w:rPr>
          <w:rFonts w:ascii="宋体" w:hAnsi="宋体"/>
          <w:sz w:val="24"/>
        </w:rPr>
        <w:t>清晰</w:t>
      </w:r>
      <w:r>
        <w:rPr>
          <w:rFonts w:ascii="宋体" w:hAnsi="宋体" w:hint="eastAsia"/>
          <w:sz w:val="24"/>
        </w:rPr>
        <w:t>、</w:t>
      </w:r>
      <w:r>
        <w:rPr>
          <w:rFonts w:ascii="宋体" w:hAnsi="宋体"/>
          <w:sz w:val="24"/>
        </w:rPr>
        <w:t>洞察力敏锐，帮我拨开迷雾</w:t>
      </w:r>
      <w:r>
        <w:rPr>
          <w:rFonts w:ascii="宋体" w:hAnsi="宋体" w:hint="eastAsia"/>
          <w:sz w:val="24"/>
        </w:rPr>
        <w:t>，让</w:t>
      </w:r>
      <w:r>
        <w:rPr>
          <w:rFonts w:ascii="宋体" w:hAnsi="宋体"/>
          <w:sz w:val="24"/>
        </w:rPr>
        <w:t>我能够</w:t>
      </w:r>
      <w:r>
        <w:rPr>
          <w:rFonts w:ascii="宋体" w:hAnsi="宋体" w:hint="eastAsia"/>
          <w:sz w:val="24"/>
        </w:rPr>
        <w:t>一直</w:t>
      </w:r>
      <w:r>
        <w:rPr>
          <w:rFonts w:ascii="宋体" w:hAnsi="宋体"/>
          <w:sz w:val="24"/>
        </w:rPr>
        <w:t>走向</w:t>
      </w:r>
      <w:r>
        <w:rPr>
          <w:rFonts w:ascii="宋体" w:hAnsi="宋体" w:hint="eastAsia"/>
          <w:sz w:val="24"/>
        </w:rPr>
        <w:t>正确</w:t>
      </w:r>
      <w:r>
        <w:rPr>
          <w:rFonts w:ascii="宋体" w:hAnsi="宋体"/>
          <w:sz w:val="24"/>
        </w:rPr>
        <w:t>的</w:t>
      </w:r>
      <w:r>
        <w:rPr>
          <w:rFonts w:ascii="宋体" w:hAnsi="宋体" w:hint="eastAsia"/>
          <w:sz w:val="24"/>
        </w:rPr>
        <w:t>研究方向</w:t>
      </w:r>
      <w:r>
        <w:rPr>
          <w:rFonts w:ascii="宋体" w:hAnsi="宋体"/>
          <w:sz w:val="24"/>
        </w:rPr>
        <w:t>，并且积极鼓励</w:t>
      </w:r>
      <w:r>
        <w:rPr>
          <w:rFonts w:ascii="宋体" w:hAnsi="宋体" w:hint="eastAsia"/>
          <w:sz w:val="24"/>
        </w:rPr>
        <w:t>我</w:t>
      </w:r>
      <w:r>
        <w:rPr>
          <w:rFonts w:ascii="宋体" w:hAnsi="宋体"/>
          <w:sz w:val="24"/>
        </w:rPr>
        <w:t>有自己的想法，对我正确的想法</w:t>
      </w:r>
      <w:r>
        <w:rPr>
          <w:rFonts w:ascii="宋体" w:hAnsi="宋体" w:hint="eastAsia"/>
          <w:sz w:val="24"/>
        </w:rPr>
        <w:t>予以</w:t>
      </w:r>
      <w:r>
        <w:rPr>
          <w:rFonts w:ascii="宋体" w:hAnsi="宋体"/>
          <w:sz w:val="24"/>
        </w:rPr>
        <w:t>肯定，鼓励我一路前行</w:t>
      </w:r>
      <w:r>
        <w:rPr>
          <w:rFonts w:ascii="宋体" w:hAnsi="宋体" w:hint="eastAsia"/>
          <w:sz w:val="24"/>
        </w:rPr>
        <w:t>。在生活</w:t>
      </w:r>
      <w:r>
        <w:rPr>
          <w:rFonts w:ascii="宋体" w:hAnsi="宋体"/>
          <w:sz w:val="24"/>
        </w:rPr>
        <w:t>中，李老师也是对我们各种关心和关怀，</w:t>
      </w:r>
      <w:r>
        <w:rPr>
          <w:rFonts w:ascii="宋体" w:hAnsi="宋体" w:hint="eastAsia"/>
          <w:sz w:val="24"/>
        </w:rPr>
        <w:t>我们</w:t>
      </w:r>
      <w:r>
        <w:rPr>
          <w:rFonts w:ascii="宋体" w:hAnsi="宋体"/>
          <w:sz w:val="24"/>
        </w:rPr>
        <w:t>经常与</w:t>
      </w:r>
      <w:r>
        <w:rPr>
          <w:rFonts w:ascii="宋体" w:hAnsi="宋体" w:hint="eastAsia"/>
          <w:sz w:val="24"/>
        </w:rPr>
        <w:t>老师</w:t>
      </w:r>
      <w:r>
        <w:rPr>
          <w:rFonts w:ascii="宋体" w:hAnsi="宋体"/>
          <w:sz w:val="24"/>
        </w:rPr>
        <w:t>谈心，在</w:t>
      </w:r>
      <w:r>
        <w:rPr>
          <w:rFonts w:ascii="宋体" w:hAnsi="宋体" w:hint="eastAsia"/>
          <w:sz w:val="24"/>
        </w:rPr>
        <w:t>学习</w:t>
      </w:r>
      <w:r>
        <w:rPr>
          <w:rFonts w:ascii="宋体" w:hAnsi="宋体"/>
          <w:sz w:val="24"/>
        </w:rPr>
        <w:t>和生活中</w:t>
      </w:r>
      <w:r>
        <w:rPr>
          <w:rFonts w:ascii="宋体" w:hAnsi="宋体" w:hint="eastAsia"/>
          <w:sz w:val="24"/>
        </w:rPr>
        <w:t>对</w:t>
      </w:r>
      <w:r>
        <w:rPr>
          <w:rFonts w:ascii="宋体" w:hAnsi="宋体"/>
          <w:sz w:val="24"/>
        </w:rPr>
        <w:t>我们</w:t>
      </w:r>
      <w:r>
        <w:rPr>
          <w:rFonts w:ascii="宋体" w:hAnsi="宋体" w:hint="eastAsia"/>
          <w:sz w:val="24"/>
        </w:rPr>
        <w:t>帮助</w:t>
      </w:r>
      <w:r>
        <w:rPr>
          <w:rFonts w:ascii="宋体" w:hAnsi="宋体"/>
          <w:sz w:val="24"/>
        </w:rPr>
        <w:t>很大，李老师是我</w:t>
      </w:r>
      <w:r>
        <w:rPr>
          <w:rFonts w:ascii="宋体" w:hAnsi="宋体" w:hint="eastAsia"/>
          <w:sz w:val="24"/>
        </w:rPr>
        <w:t>遇到</w:t>
      </w:r>
      <w:r>
        <w:rPr>
          <w:rFonts w:ascii="宋体" w:hAnsi="宋体"/>
          <w:sz w:val="24"/>
        </w:rPr>
        <w:t>最亲</w:t>
      </w:r>
      <w:r>
        <w:rPr>
          <w:rFonts w:ascii="宋体" w:hAnsi="宋体" w:hint="eastAsia"/>
          <w:sz w:val="24"/>
        </w:rPr>
        <w:t>最</w:t>
      </w:r>
      <w:r>
        <w:rPr>
          <w:rFonts w:ascii="宋体" w:hAnsi="宋体"/>
          <w:sz w:val="24"/>
        </w:rPr>
        <w:t>尊敬的老师，</w:t>
      </w:r>
      <w:r>
        <w:rPr>
          <w:rFonts w:ascii="宋体" w:hAnsi="宋体" w:hint="eastAsia"/>
          <w:sz w:val="24"/>
        </w:rPr>
        <w:t>在此</w:t>
      </w:r>
      <w:r>
        <w:rPr>
          <w:rFonts w:ascii="宋体" w:hAnsi="宋体"/>
          <w:sz w:val="24"/>
        </w:rPr>
        <w:t>对李杰老师表达我</w:t>
      </w:r>
      <w:r>
        <w:rPr>
          <w:rFonts w:ascii="宋体" w:hAnsi="宋体" w:hint="eastAsia"/>
          <w:sz w:val="24"/>
        </w:rPr>
        <w:t>最</w:t>
      </w:r>
      <w:r>
        <w:rPr>
          <w:rFonts w:ascii="宋体" w:hAnsi="宋体"/>
          <w:sz w:val="24"/>
        </w:rPr>
        <w:t>诚挚的感激与祝福。</w:t>
      </w:r>
    </w:p>
    <w:p w:rsidR="00A676C0" w:rsidRDefault="00A676C0" w:rsidP="00A676C0">
      <w:pPr>
        <w:spacing w:line="400" w:lineRule="exact"/>
        <w:ind w:firstLineChars="177" w:firstLine="425"/>
        <w:rPr>
          <w:rFonts w:ascii="宋体" w:hAnsi="宋体"/>
          <w:sz w:val="24"/>
        </w:rPr>
      </w:pPr>
      <w:r>
        <w:rPr>
          <w:rFonts w:ascii="宋体" w:hAnsi="宋体"/>
          <w:sz w:val="24"/>
        </w:rPr>
        <w:t>我也非常感谢我的诸位师兄师姐与同学，在学习</w:t>
      </w:r>
      <w:r>
        <w:rPr>
          <w:rFonts w:ascii="宋体" w:hAnsi="宋体" w:hint="eastAsia"/>
          <w:sz w:val="24"/>
        </w:rPr>
        <w:t>和实习</w:t>
      </w:r>
      <w:r>
        <w:rPr>
          <w:rFonts w:ascii="宋体" w:hAnsi="宋体"/>
          <w:sz w:val="24"/>
        </w:rPr>
        <w:t>中，师兄师姐把他们所了解</w:t>
      </w:r>
      <w:r>
        <w:rPr>
          <w:rFonts w:ascii="宋体" w:hAnsi="宋体" w:hint="eastAsia"/>
          <w:sz w:val="24"/>
        </w:rPr>
        <w:t>，</w:t>
      </w:r>
      <w:r>
        <w:rPr>
          <w:rFonts w:ascii="宋体" w:hAnsi="宋体"/>
          <w:sz w:val="24"/>
        </w:rPr>
        <w:t>对我们有帮助的各种信息都毫无保留的告诉我</w:t>
      </w:r>
      <w:r>
        <w:rPr>
          <w:rFonts w:ascii="宋体" w:hAnsi="宋体" w:hint="eastAsia"/>
          <w:sz w:val="24"/>
        </w:rPr>
        <w:t>们</w:t>
      </w:r>
      <w:r>
        <w:rPr>
          <w:rFonts w:ascii="宋体" w:hAnsi="宋体"/>
          <w:sz w:val="24"/>
        </w:rPr>
        <w:t>，</w:t>
      </w:r>
      <w:r>
        <w:rPr>
          <w:rFonts w:ascii="宋体" w:hAnsi="宋体" w:hint="eastAsia"/>
          <w:sz w:val="24"/>
        </w:rPr>
        <w:t>在</w:t>
      </w:r>
      <w:r>
        <w:rPr>
          <w:rFonts w:ascii="宋体" w:hAnsi="宋体"/>
          <w:sz w:val="24"/>
        </w:rPr>
        <w:t>遇到一些</w:t>
      </w:r>
      <w:r>
        <w:rPr>
          <w:rFonts w:ascii="宋体" w:hAnsi="宋体" w:hint="eastAsia"/>
          <w:sz w:val="24"/>
        </w:rPr>
        <w:t>小波折</w:t>
      </w:r>
      <w:r>
        <w:rPr>
          <w:rFonts w:ascii="宋体" w:hAnsi="宋体"/>
          <w:sz w:val="24"/>
        </w:rPr>
        <w:t>的时候尽力的帮助我们。还有</w:t>
      </w:r>
      <w:r>
        <w:rPr>
          <w:rFonts w:ascii="宋体" w:hAnsi="宋体" w:hint="eastAsia"/>
          <w:sz w:val="24"/>
        </w:rPr>
        <w:t>各位</w:t>
      </w:r>
      <w:r>
        <w:rPr>
          <w:rFonts w:ascii="宋体" w:hAnsi="宋体"/>
          <w:sz w:val="24"/>
        </w:rPr>
        <w:t>实验室小伙伴、班级的同学，</w:t>
      </w:r>
      <w:r>
        <w:rPr>
          <w:rFonts w:ascii="宋体" w:hAnsi="宋体" w:hint="eastAsia"/>
          <w:sz w:val="24"/>
        </w:rPr>
        <w:t>在</w:t>
      </w:r>
      <w:r>
        <w:rPr>
          <w:rFonts w:ascii="宋体" w:hAnsi="宋体"/>
          <w:sz w:val="24"/>
        </w:rPr>
        <w:t>学习</w:t>
      </w:r>
      <w:r>
        <w:rPr>
          <w:rFonts w:ascii="宋体" w:hAnsi="宋体" w:hint="eastAsia"/>
          <w:sz w:val="24"/>
        </w:rPr>
        <w:t>上</w:t>
      </w:r>
      <w:r>
        <w:rPr>
          <w:rFonts w:ascii="宋体" w:hAnsi="宋体"/>
          <w:sz w:val="24"/>
        </w:rPr>
        <w:t>互相探讨，解决课程或科研问题，生活中互相帮助，</w:t>
      </w:r>
      <w:r>
        <w:rPr>
          <w:rFonts w:ascii="宋体" w:hAnsi="宋体" w:hint="eastAsia"/>
          <w:sz w:val="24"/>
        </w:rPr>
        <w:t>我们</w:t>
      </w:r>
      <w:r>
        <w:rPr>
          <w:rFonts w:ascii="宋体" w:hAnsi="宋体"/>
          <w:sz w:val="24"/>
        </w:rPr>
        <w:t>共同成长，</w:t>
      </w:r>
      <w:r>
        <w:rPr>
          <w:rFonts w:ascii="宋体" w:hAnsi="宋体" w:hint="eastAsia"/>
          <w:sz w:val="24"/>
        </w:rPr>
        <w:t>争相</w:t>
      </w:r>
      <w:r>
        <w:rPr>
          <w:rFonts w:ascii="宋体" w:hAnsi="宋体"/>
          <w:sz w:val="24"/>
        </w:rPr>
        <w:t>进步。</w:t>
      </w:r>
    </w:p>
    <w:p w:rsidR="00A676C0" w:rsidRPr="00E40F2F" w:rsidRDefault="00A676C0" w:rsidP="00A676C0">
      <w:pPr>
        <w:spacing w:line="400" w:lineRule="exact"/>
        <w:ind w:firstLineChars="177" w:firstLine="425"/>
        <w:rPr>
          <w:rFonts w:ascii="宋体" w:hAnsi="宋体"/>
          <w:sz w:val="24"/>
        </w:rPr>
      </w:pPr>
      <w:r>
        <w:rPr>
          <w:rFonts w:ascii="宋体" w:hAnsi="宋体" w:hint="eastAsia"/>
          <w:sz w:val="24"/>
        </w:rPr>
        <w:t>校园</w:t>
      </w:r>
      <w:r>
        <w:rPr>
          <w:rFonts w:ascii="宋体" w:hAnsi="宋体"/>
          <w:sz w:val="24"/>
        </w:rPr>
        <w:t>生活总是最美好的，研究生生涯一晃而过，</w:t>
      </w:r>
      <w:r>
        <w:rPr>
          <w:rFonts w:ascii="宋体" w:hAnsi="宋体" w:hint="eastAsia"/>
          <w:sz w:val="24"/>
        </w:rPr>
        <w:t>开学</w:t>
      </w:r>
      <w:r>
        <w:rPr>
          <w:rFonts w:ascii="宋体" w:hAnsi="宋体"/>
          <w:sz w:val="24"/>
        </w:rPr>
        <w:t>那天还</w:t>
      </w:r>
      <w:r>
        <w:rPr>
          <w:rFonts w:ascii="宋体" w:hAnsi="宋体" w:hint="eastAsia"/>
          <w:sz w:val="24"/>
        </w:rPr>
        <w:t>犹如</w:t>
      </w:r>
      <w:r>
        <w:rPr>
          <w:rFonts w:ascii="宋体" w:hAnsi="宋体"/>
          <w:sz w:val="24"/>
        </w:rPr>
        <w:t>昨天，今天的我们</w:t>
      </w:r>
      <w:r>
        <w:rPr>
          <w:rFonts w:ascii="宋体" w:hAnsi="宋体" w:hint="eastAsia"/>
          <w:sz w:val="24"/>
        </w:rPr>
        <w:t>要</w:t>
      </w:r>
      <w:r>
        <w:rPr>
          <w:rFonts w:ascii="宋体" w:hAnsi="宋体"/>
          <w:sz w:val="24"/>
        </w:rPr>
        <w:t>即将步入社会。在</w:t>
      </w:r>
      <w:r>
        <w:rPr>
          <w:rFonts w:ascii="宋体" w:hAnsi="宋体" w:hint="eastAsia"/>
          <w:sz w:val="24"/>
        </w:rPr>
        <w:t>学校</w:t>
      </w:r>
      <w:r>
        <w:rPr>
          <w:rFonts w:ascii="宋体" w:hAnsi="宋体"/>
          <w:sz w:val="24"/>
        </w:rPr>
        <w:t>的这两年中，不仅在学习上学到了很多，在眼界</w:t>
      </w:r>
      <w:r>
        <w:rPr>
          <w:rFonts w:ascii="宋体" w:hAnsi="宋体" w:hint="eastAsia"/>
          <w:sz w:val="24"/>
        </w:rPr>
        <w:t>、</w:t>
      </w:r>
      <w:r>
        <w:rPr>
          <w:rFonts w:ascii="宋体" w:hAnsi="宋体"/>
          <w:sz w:val="24"/>
        </w:rPr>
        <w:t>胸怀</w:t>
      </w:r>
      <w:r>
        <w:rPr>
          <w:rFonts w:ascii="宋体" w:hAnsi="宋体" w:hint="eastAsia"/>
          <w:sz w:val="24"/>
        </w:rPr>
        <w:t>上</w:t>
      </w:r>
      <w:r>
        <w:rPr>
          <w:rFonts w:ascii="宋体" w:hAnsi="宋体"/>
          <w:sz w:val="24"/>
        </w:rPr>
        <w:t>都感觉变得宽阔了。因为</w:t>
      </w:r>
      <w:r>
        <w:rPr>
          <w:rFonts w:ascii="宋体" w:hAnsi="宋体" w:hint="eastAsia"/>
          <w:sz w:val="24"/>
        </w:rPr>
        <w:t>遇到</w:t>
      </w:r>
      <w:r>
        <w:rPr>
          <w:rFonts w:ascii="宋体" w:hAnsi="宋体"/>
          <w:sz w:val="24"/>
        </w:rPr>
        <w:t>了各位优秀的</w:t>
      </w:r>
      <w:r>
        <w:rPr>
          <w:rFonts w:ascii="宋体" w:hAnsi="宋体" w:hint="eastAsia"/>
          <w:sz w:val="24"/>
        </w:rPr>
        <w:t>老师</w:t>
      </w:r>
      <w:r>
        <w:rPr>
          <w:rFonts w:ascii="宋体" w:hAnsi="宋体"/>
          <w:sz w:val="24"/>
        </w:rPr>
        <w:t>，和一群有理想有志向的同学，</w:t>
      </w:r>
      <w:r>
        <w:rPr>
          <w:rFonts w:ascii="宋体" w:hAnsi="宋体" w:hint="eastAsia"/>
          <w:sz w:val="24"/>
        </w:rPr>
        <w:t>我</w:t>
      </w:r>
      <w:r>
        <w:rPr>
          <w:rFonts w:ascii="宋体" w:hAnsi="宋体"/>
          <w:sz w:val="24"/>
        </w:rPr>
        <w:t>的研究生生活变得丰富充实，我从他们身上也学习到了很多东西，</w:t>
      </w:r>
      <w:r>
        <w:rPr>
          <w:rFonts w:ascii="宋体" w:hAnsi="宋体" w:hint="eastAsia"/>
          <w:sz w:val="24"/>
        </w:rPr>
        <w:t>使我受益匪浅</w:t>
      </w:r>
      <w:r>
        <w:rPr>
          <w:rFonts w:ascii="宋体" w:hAnsi="宋体"/>
          <w:sz w:val="24"/>
        </w:rPr>
        <w:t>，我相信，我会记得</w:t>
      </w:r>
      <w:r>
        <w:rPr>
          <w:rFonts w:ascii="宋体" w:hAnsi="宋体" w:hint="eastAsia"/>
          <w:sz w:val="24"/>
        </w:rPr>
        <w:t>各位</w:t>
      </w:r>
      <w:r>
        <w:rPr>
          <w:rFonts w:ascii="宋体" w:hAnsi="宋体"/>
          <w:sz w:val="24"/>
        </w:rPr>
        <w:t>老师对我们的谆谆教导，记得我们许诺共同努力的目标，</w:t>
      </w:r>
      <w:r>
        <w:rPr>
          <w:rFonts w:ascii="宋体" w:hAnsi="宋体" w:hint="eastAsia"/>
          <w:sz w:val="24"/>
        </w:rPr>
        <w:t>希望</w:t>
      </w:r>
      <w:r>
        <w:rPr>
          <w:rFonts w:ascii="宋体" w:hAnsi="宋体"/>
          <w:sz w:val="24"/>
        </w:rPr>
        <w:t>能够在未来的社会工作中继续认真努力的脚步，踏踏实实的为社会贡献我的一份力量，争取</w:t>
      </w:r>
      <w:r>
        <w:rPr>
          <w:rFonts w:ascii="宋体" w:hAnsi="宋体" w:hint="eastAsia"/>
          <w:sz w:val="24"/>
        </w:rPr>
        <w:t>为</w:t>
      </w:r>
      <w:r>
        <w:rPr>
          <w:rFonts w:ascii="宋体" w:hAnsi="宋体"/>
          <w:sz w:val="24"/>
        </w:rPr>
        <w:t>母校增添一份光彩</w:t>
      </w:r>
      <w:r>
        <w:rPr>
          <w:rFonts w:ascii="宋体" w:hAnsi="宋体" w:hint="eastAsia"/>
          <w:sz w:val="24"/>
        </w:rPr>
        <w:t>，</w:t>
      </w:r>
      <w:r>
        <w:rPr>
          <w:rFonts w:ascii="宋体" w:hAnsi="宋体"/>
          <w:sz w:val="24"/>
        </w:rPr>
        <w:t>为社会做出</w:t>
      </w:r>
      <w:r>
        <w:rPr>
          <w:rFonts w:ascii="宋体" w:hAnsi="宋体" w:hint="eastAsia"/>
          <w:sz w:val="24"/>
        </w:rPr>
        <w:t>一份</w:t>
      </w:r>
      <w:r>
        <w:rPr>
          <w:rFonts w:ascii="宋体" w:hAnsi="宋体"/>
          <w:sz w:val="24"/>
        </w:rPr>
        <w:t>贡献。</w:t>
      </w:r>
    </w:p>
    <w:p w:rsidR="00342D7D" w:rsidRPr="00A676C0" w:rsidRDefault="00342D7D" w:rsidP="00891A8F">
      <w:pPr>
        <w:spacing w:line="400" w:lineRule="exact"/>
        <w:ind w:firstLineChars="177" w:firstLine="425"/>
        <w:rPr>
          <w:rFonts w:ascii="宋体" w:hAnsi="宋体"/>
          <w:sz w:val="24"/>
        </w:rPr>
      </w:pP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120" w:name="_Toc432581643"/>
      <w:r w:rsidRPr="00891A8F">
        <w:rPr>
          <w:rFonts w:ascii="黑体" w:eastAsia="黑体" w:hAnsi="黑体" w:hint="eastAsia"/>
          <w:b w:val="0"/>
          <w:sz w:val="32"/>
          <w:szCs w:val="32"/>
        </w:rPr>
        <w:lastRenderedPageBreak/>
        <w:t>北京大学学位论文原创性声明和使用授权说明</w:t>
      </w:r>
      <w:bookmarkEnd w:id="120"/>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667874">
      <w:footnotePr>
        <w:numFmt w:val="decimalEnclosedCircleChinese"/>
        <w:numRestart w:val="eachPage"/>
      </w:footnotePr>
      <w:pgSz w:w="11906" w:h="16838" w:code="9"/>
      <w:pgMar w:top="1701" w:right="1474" w:bottom="1418" w:left="1474" w:header="1134"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164" w:rsidRDefault="00431164" w:rsidP="00DF10DF">
      <w:r>
        <w:separator/>
      </w:r>
    </w:p>
  </w:endnote>
  <w:endnote w:type="continuationSeparator" w:id="0">
    <w:p w:rsidR="00431164" w:rsidRDefault="0043116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幼圆">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r>
      <w:fldChar w:fldCharType="begin"/>
    </w:r>
    <w:r>
      <w:instrText>PAGE   \* MERGEFORMAT</w:instrText>
    </w:r>
    <w:r>
      <w:fldChar w:fldCharType="separate"/>
    </w:r>
    <w:r w:rsidRPr="00015DDE">
      <w:rPr>
        <w:noProof/>
        <w:lang w:val="zh-CN"/>
      </w:rPr>
      <w:t>2</w:t>
    </w:r>
    <w:r>
      <w:fldChar w:fldCharType="end"/>
    </w:r>
  </w:p>
  <w:p w:rsidR="00AF2E22" w:rsidRDefault="00AF2E2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p>
  <w:p w:rsidR="00AF2E22" w:rsidRDefault="00AF2E2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p>
  <w:p w:rsidR="00AF2E22" w:rsidRDefault="00AF2E2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r>
      <w:fldChar w:fldCharType="begin"/>
    </w:r>
    <w:r>
      <w:instrText>PAGE   \* MERGEFORMAT</w:instrText>
    </w:r>
    <w:r>
      <w:fldChar w:fldCharType="separate"/>
    </w:r>
    <w:r w:rsidR="00295C64" w:rsidRPr="00295C64">
      <w:rPr>
        <w:noProof/>
        <w:lang w:val="zh-CN"/>
      </w:rPr>
      <w:t>80</w:t>
    </w:r>
    <w:r>
      <w:fldChar w:fldCharType="end"/>
    </w:r>
  </w:p>
  <w:p w:rsidR="00AF2E22" w:rsidRDefault="00AF2E22">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r>
      <w:fldChar w:fldCharType="begin"/>
    </w:r>
    <w:r>
      <w:instrText>PAGE   \* MERGEFORMAT</w:instrText>
    </w:r>
    <w:r>
      <w:fldChar w:fldCharType="separate"/>
    </w:r>
    <w:r w:rsidRPr="00AF2E22">
      <w:rPr>
        <w:noProof/>
        <w:lang w:val="zh-CN"/>
      </w:rPr>
      <w:t>III</w:t>
    </w:r>
    <w:r>
      <w:fldChar w:fldCharType="end"/>
    </w:r>
  </w:p>
  <w:p w:rsidR="00AF2E22" w:rsidRDefault="00AF2E22">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pPr>
      <w:pStyle w:val="a6"/>
      <w:jc w:val="center"/>
    </w:pPr>
    <w:r>
      <w:fldChar w:fldCharType="begin"/>
    </w:r>
    <w:r>
      <w:instrText>PAGE   \* MERGEFORMAT</w:instrText>
    </w:r>
    <w:r>
      <w:fldChar w:fldCharType="separate"/>
    </w:r>
    <w:r w:rsidR="00295C64" w:rsidRPr="00295C64">
      <w:rPr>
        <w:noProof/>
        <w:lang w:val="zh-CN"/>
      </w:rPr>
      <w:t>79</w:t>
    </w:r>
    <w:r>
      <w:fldChar w:fldCharType="end"/>
    </w:r>
  </w:p>
  <w:p w:rsidR="00AF2E22" w:rsidRDefault="00AF2E2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164" w:rsidRDefault="00431164" w:rsidP="00DF10DF">
      <w:r>
        <w:separator/>
      </w:r>
    </w:p>
  </w:footnote>
  <w:footnote w:type="continuationSeparator" w:id="0">
    <w:p w:rsidR="00431164" w:rsidRDefault="00431164" w:rsidP="00DF1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Pr="009E6929" w:rsidRDefault="00AF2E22" w:rsidP="009E692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Default="00AF2E22" w:rsidP="009C606C">
    <w:pPr>
      <w:pStyle w:val="a5"/>
    </w:pPr>
    <w:r>
      <w:rPr>
        <w:rFonts w:hint="eastAsia"/>
      </w:rPr>
      <w:t>北京大学硕士学位论文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E22" w:rsidRPr="0066430A" w:rsidRDefault="00AF2E22" w:rsidP="009C606C">
    <w:pPr>
      <w:pStyle w:val="a5"/>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295C64">
      <w:rPr>
        <w:rFonts w:ascii="宋体" w:hAnsi="宋体"/>
        <w:noProof/>
        <w:sz w:val="21"/>
        <w:szCs w:val="21"/>
      </w:rPr>
      <w:t>致谢</w:t>
    </w:r>
    <w:r w:rsidRPr="0066430A">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31DB"/>
    <w:multiLevelType w:val="hybridMultilevel"/>
    <w:tmpl w:val="AB64CAE4"/>
    <w:lvl w:ilvl="0" w:tplc="410E28B8">
      <w:start w:val="2"/>
      <w:numFmt w:val="decimalEnclosedCircle"/>
      <w:lvlText w:val="%1"/>
      <w:lvlJc w:val="left"/>
      <w:pPr>
        <w:tabs>
          <w:tab w:val="num" w:pos="720"/>
        </w:tabs>
        <w:ind w:left="720" w:hanging="360"/>
      </w:pPr>
    </w:lvl>
    <w:lvl w:ilvl="1" w:tplc="836686A0" w:tentative="1">
      <w:start w:val="1"/>
      <w:numFmt w:val="decimalEnclosedCircle"/>
      <w:lvlText w:val="%2"/>
      <w:lvlJc w:val="left"/>
      <w:pPr>
        <w:tabs>
          <w:tab w:val="num" w:pos="1440"/>
        </w:tabs>
        <w:ind w:left="1440" w:hanging="360"/>
      </w:pPr>
    </w:lvl>
    <w:lvl w:ilvl="2" w:tplc="3C96BADA" w:tentative="1">
      <w:start w:val="1"/>
      <w:numFmt w:val="decimalEnclosedCircle"/>
      <w:lvlText w:val="%3"/>
      <w:lvlJc w:val="left"/>
      <w:pPr>
        <w:tabs>
          <w:tab w:val="num" w:pos="2160"/>
        </w:tabs>
        <w:ind w:left="2160" w:hanging="360"/>
      </w:pPr>
    </w:lvl>
    <w:lvl w:ilvl="3" w:tplc="C13A4974" w:tentative="1">
      <w:start w:val="1"/>
      <w:numFmt w:val="decimalEnclosedCircle"/>
      <w:lvlText w:val="%4"/>
      <w:lvlJc w:val="left"/>
      <w:pPr>
        <w:tabs>
          <w:tab w:val="num" w:pos="2880"/>
        </w:tabs>
        <w:ind w:left="2880" w:hanging="360"/>
      </w:pPr>
    </w:lvl>
    <w:lvl w:ilvl="4" w:tplc="3A16E784" w:tentative="1">
      <w:start w:val="1"/>
      <w:numFmt w:val="decimalEnclosedCircle"/>
      <w:lvlText w:val="%5"/>
      <w:lvlJc w:val="left"/>
      <w:pPr>
        <w:tabs>
          <w:tab w:val="num" w:pos="3600"/>
        </w:tabs>
        <w:ind w:left="3600" w:hanging="360"/>
      </w:pPr>
    </w:lvl>
    <w:lvl w:ilvl="5" w:tplc="47EA2932" w:tentative="1">
      <w:start w:val="1"/>
      <w:numFmt w:val="decimalEnclosedCircle"/>
      <w:lvlText w:val="%6"/>
      <w:lvlJc w:val="left"/>
      <w:pPr>
        <w:tabs>
          <w:tab w:val="num" w:pos="4320"/>
        </w:tabs>
        <w:ind w:left="4320" w:hanging="360"/>
      </w:pPr>
    </w:lvl>
    <w:lvl w:ilvl="6" w:tplc="CDBA0AAE" w:tentative="1">
      <w:start w:val="1"/>
      <w:numFmt w:val="decimalEnclosedCircle"/>
      <w:lvlText w:val="%7"/>
      <w:lvlJc w:val="left"/>
      <w:pPr>
        <w:tabs>
          <w:tab w:val="num" w:pos="5040"/>
        </w:tabs>
        <w:ind w:left="5040" w:hanging="360"/>
      </w:pPr>
    </w:lvl>
    <w:lvl w:ilvl="7" w:tplc="2F900BBE" w:tentative="1">
      <w:start w:val="1"/>
      <w:numFmt w:val="decimalEnclosedCircle"/>
      <w:lvlText w:val="%8"/>
      <w:lvlJc w:val="left"/>
      <w:pPr>
        <w:tabs>
          <w:tab w:val="num" w:pos="5760"/>
        </w:tabs>
        <w:ind w:left="5760" w:hanging="360"/>
      </w:pPr>
    </w:lvl>
    <w:lvl w:ilvl="8" w:tplc="B9AC8DB4" w:tentative="1">
      <w:start w:val="1"/>
      <w:numFmt w:val="decimalEnclosedCircle"/>
      <w:lvlText w:val="%9"/>
      <w:lvlJc w:val="left"/>
      <w:pPr>
        <w:tabs>
          <w:tab w:val="num" w:pos="6480"/>
        </w:tabs>
        <w:ind w:left="6480" w:hanging="360"/>
      </w:pPr>
    </w:lvl>
  </w:abstractNum>
  <w:abstractNum w:abstractNumId="1">
    <w:nsid w:val="0D9D7946"/>
    <w:multiLevelType w:val="hybridMultilevel"/>
    <w:tmpl w:val="7EAE6EA4"/>
    <w:lvl w:ilvl="0" w:tplc="AFA04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79F5B12"/>
    <w:multiLevelType w:val="hybridMultilevel"/>
    <w:tmpl w:val="C206F028"/>
    <w:lvl w:ilvl="0" w:tplc="C7F0F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8A3497E"/>
    <w:multiLevelType w:val="hybridMultilevel"/>
    <w:tmpl w:val="982C6A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BCD4737"/>
    <w:multiLevelType w:val="multilevel"/>
    <w:tmpl w:val="15EEC492"/>
    <w:lvl w:ilvl="0">
      <w:start w:val="1"/>
      <w:numFmt w:val="decimal"/>
      <w:lvlText w:val="%1."/>
      <w:lvlJc w:val="left"/>
      <w:pPr>
        <w:ind w:left="501"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941" w:hanging="1800"/>
      </w:pPr>
      <w:rPr>
        <w:rFonts w:hint="default"/>
      </w:rPr>
    </w:lvl>
  </w:abstractNum>
  <w:abstractNum w:abstractNumId="5">
    <w:nsid w:val="1CB75869"/>
    <w:multiLevelType w:val="hybridMultilevel"/>
    <w:tmpl w:val="FFD06BE8"/>
    <w:lvl w:ilvl="0" w:tplc="E22691DA">
      <w:start w:val="1"/>
      <w:numFmt w:val="decimal"/>
      <w:lvlText w:val="%1."/>
      <w:lvlJc w:val="left"/>
      <w:pPr>
        <w:ind w:left="501"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6">
    <w:nsid w:val="1F652BAF"/>
    <w:multiLevelType w:val="hybridMultilevel"/>
    <w:tmpl w:val="D03C2294"/>
    <w:lvl w:ilvl="0" w:tplc="28548FC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
    <w:nsid w:val="22944195"/>
    <w:multiLevelType w:val="hybridMultilevel"/>
    <w:tmpl w:val="9EA49E48"/>
    <w:lvl w:ilvl="0" w:tplc="AA2019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3A34FE3"/>
    <w:multiLevelType w:val="hybridMultilevel"/>
    <w:tmpl w:val="634611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E1D45FD"/>
    <w:multiLevelType w:val="hybridMultilevel"/>
    <w:tmpl w:val="5692B08A"/>
    <w:lvl w:ilvl="0" w:tplc="3214B26A">
      <w:start w:val="1"/>
      <w:numFmt w:val="decimalEnclosedCircle"/>
      <w:lvlText w:val="%1"/>
      <w:lvlJc w:val="left"/>
      <w:pPr>
        <w:tabs>
          <w:tab w:val="num" w:pos="720"/>
        </w:tabs>
        <w:ind w:left="720" w:hanging="360"/>
      </w:pPr>
    </w:lvl>
    <w:lvl w:ilvl="1" w:tplc="F95E4B66" w:tentative="1">
      <w:start w:val="1"/>
      <w:numFmt w:val="decimalEnclosedCircle"/>
      <w:lvlText w:val="%2"/>
      <w:lvlJc w:val="left"/>
      <w:pPr>
        <w:tabs>
          <w:tab w:val="num" w:pos="1440"/>
        </w:tabs>
        <w:ind w:left="1440" w:hanging="360"/>
      </w:pPr>
    </w:lvl>
    <w:lvl w:ilvl="2" w:tplc="DB38AAA4" w:tentative="1">
      <w:start w:val="1"/>
      <w:numFmt w:val="decimalEnclosedCircle"/>
      <w:lvlText w:val="%3"/>
      <w:lvlJc w:val="left"/>
      <w:pPr>
        <w:tabs>
          <w:tab w:val="num" w:pos="2160"/>
        </w:tabs>
        <w:ind w:left="2160" w:hanging="360"/>
      </w:pPr>
    </w:lvl>
    <w:lvl w:ilvl="3" w:tplc="D8B0921A" w:tentative="1">
      <w:start w:val="1"/>
      <w:numFmt w:val="decimalEnclosedCircle"/>
      <w:lvlText w:val="%4"/>
      <w:lvlJc w:val="left"/>
      <w:pPr>
        <w:tabs>
          <w:tab w:val="num" w:pos="2880"/>
        </w:tabs>
        <w:ind w:left="2880" w:hanging="360"/>
      </w:pPr>
    </w:lvl>
    <w:lvl w:ilvl="4" w:tplc="72BC0806" w:tentative="1">
      <w:start w:val="1"/>
      <w:numFmt w:val="decimalEnclosedCircle"/>
      <w:lvlText w:val="%5"/>
      <w:lvlJc w:val="left"/>
      <w:pPr>
        <w:tabs>
          <w:tab w:val="num" w:pos="3600"/>
        </w:tabs>
        <w:ind w:left="3600" w:hanging="360"/>
      </w:pPr>
    </w:lvl>
    <w:lvl w:ilvl="5" w:tplc="25DE2060" w:tentative="1">
      <w:start w:val="1"/>
      <w:numFmt w:val="decimalEnclosedCircle"/>
      <w:lvlText w:val="%6"/>
      <w:lvlJc w:val="left"/>
      <w:pPr>
        <w:tabs>
          <w:tab w:val="num" w:pos="4320"/>
        </w:tabs>
        <w:ind w:left="4320" w:hanging="360"/>
      </w:pPr>
    </w:lvl>
    <w:lvl w:ilvl="6" w:tplc="8F4A78E2" w:tentative="1">
      <w:start w:val="1"/>
      <w:numFmt w:val="decimalEnclosedCircle"/>
      <w:lvlText w:val="%7"/>
      <w:lvlJc w:val="left"/>
      <w:pPr>
        <w:tabs>
          <w:tab w:val="num" w:pos="5040"/>
        </w:tabs>
        <w:ind w:left="5040" w:hanging="360"/>
      </w:pPr>
    </w:lvl>
    <w:lvl w:ilvl="7" w:tplc="FBB86CF2" w:tentative="1">
      <w:start w:val="1"/>
      <w:numFmt w:val="decimalEnclosedCircle"/>
      <w:lvlText w:val="%8"/>
      <w:lvlJc w:val="left"/>
      <w:pPr>
        <w:tabs>
          <w:tab w:val="num" w:pos="5760"/>
        </w:tabs>
        <w:ind w:left="5760" w:hanging="360"/>
      </w:pPr>
    </w:lvl>
    <w:lvl w:ilvl="8" w:tplc="069CD1BC" w:tentative="1">
      <w:start w:val="1"/>
      <w:numFmt w:val="decimalEnclosedCircle"/>
      <w:lvlText w:val="%9"/>
      <w:lvlJc w:val="left"/>
      <w:pPr>
        <w:tabs>
          <w:tab w:val="num" w:pos="6480"/>
        </w:tabs>
        <w:ind w:left="6480" w:hanging="360"/>
      </w:pPr>
    </w:lvl>
  </w:abstractNum>
  <w:abstractNum w:abstractNumId="10">
    <w:nsid w:val="388F12E7"/>
    <w:multiLevelType w:val="hybridMultilevel"/>
    <w:tmpl w:val="A4E2DE04"/>
    <w:lvl w:ilvl="0" w:tplc="CE8C47C0">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1">
    <w:nsid w:val="3D2E4385"/>
    <w:multiLevelType w:val="hybridMultilevel"/>
    <w:tmpl w:val="7CEE15CC"/>
    <w:lvl w:ilvl="0" w:tplc="B20C1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3">
    <w:nsid w:val="48465D0F"/>
    <w:multiLevelType w:val="hybridMultilevel"/>
    <w:tmpl w:val="68840332"/>
    <w:lvl w:ilvl="0" w:tplc="F0D0E1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A333A44"/>
    <w:multiLevelType w:val="hybridMultilevel"/>
    <w:tmpl w:val="DBC4AF2A"/>
    <w:lvl w:ilvl="0" w:tplc="CBAE4E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FF74B8"/>
    <w:multiLevelType w:val="hybridMultilevel"/>
    <w:tmpl w:val="5852AEB6"/>
    <w:lvl w:ilvl="0" w:tplc="20F22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E4C77EC"/>
    <w:multiLevelType w:val="hybridMultilevel"/>
    <w:tmpl w:val="6BD655F8"/>
    <w:lvl w:ilvl="0" w:tplc="F4D40B5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4E920F02"/>
    <w:multiLevelType w:val="hybridMultilevel"/>
    <w:tmpl w:val="8B548AE2"/>
    <w:lvl w:ilvl="0" w:tplc="C8D6422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8">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9">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0">
    <w:nsid w:val="658F67B9"/>
    <w:multiLevelType w:val="hybridMultilevel"/>
    <w:tmpl w:val="A2C88420"/>
    <w:lvl w:ilvl="0" w:tplc="7C20508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1">
    <w:nsid w:val="69716F43"/>
    <w:multiLevelType w:val="hybridMultilevel"/>
    <w:tmpl w:val="8BD4D07A"/>
    <w:lvl w:ilvl="0" w:tplc="7F901E08">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2">
    <w:nsid w:val="69884F91"/>
    <w:multiLevelType w:val="hybridMultilevel"/>
    <w:tmpl w:val="7F462F22"/>
    <w:lvl w:ilvl="0" w:tplc="035059E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4">
    <w:nsid w:val="6C664394"/>
    <w:multiLevelType w:val="multilevel"/>
    <w:tmpl w:val="96BC24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DD1423D"/>
    <w:multiLevelType w:val="hybridMultilevel"/>
    <w:tmpl w:val="F9C46072"/>
    <w:lvl w:ilvl="0" w:tplc="7C9CF274">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nsid w:val="6F4A387A"/>
    <w:multiLevelType w:val="hybridMultilevel"/>
    <w:tmpl w:val="6C347406"/>
    <w:lvl w:ilvl="0" w:tplc="C764F1F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4152AE9"/>
    <w:multiLevelType w:val="hybridMultilevel"/>
    <w:tmpl w:val="AB1C0306"/>
    <w:lvl w:ilvl="0" w:tplc="3EDCFB6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71819AE"/>
    <w:multiLevelType w:val="hybridMultilevel"/>
    <w:tmpl w:val="D03C2294"/>
    <w:lvl w:ilvl="0" w:tplc="28548FC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7D3812FC"/>
    <w:multiLevelType w:val="hybridMultilevel"/>
    <w:tmpl w:val="F22AF16A"/>
    <w:lvl w:ilvl="0" w:tplc="29FE3934">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32">
    <w:nsid w:val="7DAF759D"/>
    <w:multiLevelType w:val="hybridMultilevel"/>
    <w:tmpl w:val="DBC4AF2A"/>
    <w:lvl w:ilvl="0" w:tplc="CBAE4E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0"/>
  </w:num>
  <w:num w:numId="3">
    <w:abstractNumId w:val="23"/>
  </w:num>
  <w:num w:numId="4">
    <w:abstractNumId w:val="27"/>
  </w:num>
  <w:num w:numId="5">
    <w:abstractNumId w:val="12"/>
  </w:num>
  <w:num w:numId="6">
    <w:abstractNumId w:val="19"/>
  </w:num>
  <w:num w:numId="7">
    <w:abstractNumId w:val="10"/>
  </w:num>
  <w:num w:numId="8">
    <w:abstractNumId w:val="20"/>
  </w:num>
  <w:num w:numId="9">
    <w:abstractNumId w:val="28"/>
  </w:num>
  <w:num w:numId="10">
    <w:abstractNumId w:val="9"/>
  </w:num>
  <w:num w:numId="11">
    <w:abstractNumId w:val="0"/>
  </w:num>
  <w:num w:numId="12">
    <w:abstractNumId w:val="17"/>
  </w:num>
  <w:num w:numId="13">
    <w:abstractNumId w:val="32"/>
  </w:num>
  <w:num w:numId="14">
    <w:abstractNumId w:val="14"/>
  </w:num>
  <w:num w:numId="15">
    <w:abstractNumId w:val="31"/>
  </w:num>
  <w:num w:numId="16">
    <w:abstractNumId w:val="11"/>
  </w:num>
  <w:num w:numId="17">
    <w:abstractNumId w:val="26"/>
  </w:num>
  <w:num w:numId="18">
    <w:abstractNumId w:val="16"/>
  </w:num>
  <w:num w:numId="19">
    <w:abstractNumId w:val="6"/>
  </w:num>
  <w:num w:numId="20">
    <w:abstractNumId w:val="29"/>
  </w:num>
  <w:num w:numId="21">
    <w:abstractNumId w:val="7"/>
  </w:num>
  <w:num w:numId="22">
    <w:abstractNumId w:val="13"/>
  </w:num>
  <w:num w:numId="23">
    <w:abstractNumId w:val="8"/>
  </w:num>
  <w:num w:numId="24">
    <w:abstractNumId w:val="3"/>
  </w:num>
  <w:num w:numId="25">
    <w:abstractNumId w:val="22"/>
  </w:num>
  <w:num w:numId="26">
    <w:abstractNumId w:val="1"/>
  </w:num>
  <w:num w:numId="27">
    <w:abstractNumId w:val="15"/>
  </w:num>
  <w:num w:numId="28">
    <w:abstractNumId w:val="2"/>
  </w:num>
  <w:num w:numId="29">
    <w:abstractNumId w:val="25"/>
  </w:num>
  <w:num w:numId="30">
    <w:abstractNumId w:val="5"/>
  </w:num>
  <w:num w:numId="31">
    <w:abstractNumId w:val="4"/>
  </w:num>
  <w:num w:numId="32">
    <w:abstractNumId w:val="24"/>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14DF"/>
    <w:rsid w:val="00003FE0"/>
    <w:rsid w:val="00006CF8"/>
    <w:rsid w:val="00015DDE"/>
    <w:rsid w:val="0001731E"/>
    <w:rsid w:val="00017958"/>
    <w:rsid w:val="00023448"/>
    <w:rsid w:val="00024D34"/>
    <w:rsid w:val="000305E1"/>
    <w:rsid w:val="00034769"/>
    <w:rsid w:val="00041977"/>
    <w:rsid w:val="000443EB"/>
    <w:rsid w:val="00046B2D"/>
    <w:rsid w:val="0005246B"/>
    <w:rsid w:val="00054C98"/>
    <w:rsid w:val="00065409"/>
    <w:rsid w:val="0006595B"/>
    <w:rsid w:val="0006615B"/>
    <w:rsid w:val="0007293A"/>
    <w:rsid w:val="00072AD1"/>
    <w:rsid w:val="00074867"/>
    <w:rsid w:val="000770BF"/>
    <w:rsid w:val="0008408A"/>
    <w:rsid w:val="00085489"/>
    <w:rsid w:val="000855E0"/>
    <w:rsid w:val="0008767D"/>
    <w:rsid w:val="00092EA8"/>
    <w:rsid w:val="00094A0B"/>
    <w:rsid w:val="00096C85"/>
    <w:rsid w:val="00096F14"/>
    <w:rsid w:val="000A174F"/>
    <w:rsid w:val="000A3A36"/>
    <w:rsid w:val="000A6F92"/>
    <w:rsid w:val="000A76D2"/>
    <w:rsid w:val="000B2B30"/>
    <w:rsid w:val="000B30E8"/>
    <w:rsid w:val="000B39D5"/>
    <w:rsid w:val="000B68C6"/>
    <w:rsid w:val="000C2253"/>
    <w:rsid w:val="000C3CD5"/>
    <w:rsid w:val="000C4062"/>
    <w:rsid w:val="000C446B"/>
    <w:rsid w:val="000C5128"/>
    <w:rsid w:val="000C6400"/>
    <w:rsid w:val="000D504C"/>
    <w:rsid w:val="000E3951"/>
    <w:rsid w:val="000E4F11"/>
    <w:rsid w:val="000E5976"/>
    <w:rsid w:val="000E6888"/>
    <w:rsid w:val="000F0478"/>
    <w:rsid w:val="000F20C9"/>
    <w:rsid w:val="000F4A6D"/>
    <w:rsid w:val="0010044C"/>
    <w:rsid w:val="0010113E"/>
    <w:rsid w:val="001022D2"/>
    <w:rsid w:val="00102B12"/>
    <w:rsid w:val="00104784"/>
    <w:rsid w:val="00111F98"/>
    <w:rsid w:val="00112585"/>
    <w:rsid w:val="00113E4D"/>
    <w:rsid w:val="0012194D"/>
    <w:rsid w:val="00126354"/>
    <w:rsid w:val="0013144F"/>
    <w:rsid w:val="001415B6"/>
    <w:rsid w:val="0014236B"/>
    <w:rsid w:val="001436FB"/>
    <w:rsid w:val="001437DD"/>
    <w:rsid w:val="0014383E"/>
    <w:rsid w:val="00144ACC"/>
    <w:rsid w:val="00150701"/>
    <w:rsid w:val="001539FD"/>
    <w:rsid w:val="0015532C"/>
    <w:rsid w:val="00157418"/>
    <w:rsid w:val="00157C13"/>
    <w:rsid w:val="00160B31"/>
    <w:rsid w:val="001611D5"/>
    <w:rsid w:val="00166A62"/>
    <w:rsid w:val="00170A1D"/>
    <w:rsid w:val="0017443D"/>
    <w:rsid w:val="001758DB"/>
    <w:rsid w:val="0017775A"/>
    <w:rsid w:val="001819B5"/>
    <w:rsid w:val="001840A1"/>
    <w:rsid w:val="001857C2"/>
    <w:rsid w:val="001930FF"/>
    <w:rsid w:val="00197A77"/>
    <w:rsid w:val="001A48A2"/>
    <w:rsid w:val="001A7611"/>
    <w:rsid w:val="001B5F39"/>
    <w:rsid w:val="001C2B16"/>
    <w:rsid w:val="001C31FE"/>
    <w:rsid w:val="001C6F42"/>
    <w:rsid w:val="001D4952"/>
    <w:rsid w:val="001D578E"/>
    <w:rsid w:val="001D65DC"/>
    <w:rsid w:val="001D7719"/>
    <w:rsid w:val="001D7CD3"/>
    <w:rsid w:val="001E2B2A"/>
    <w:rsid w:val="001E2D30"/>
    <w:rsid w:val="001E2FEF"/>
    <w:rsid w:val="001E38F5"/>
    <w:rsid w:val="001E5F99"/>
    <w:rsid w:val="001F4EF7"/>
    <w:rsid w:val="001F6DB9"/>
    <w:rsid w:val="00201E73"/>
    <w:rsid w:val="00206AB7"/>
    <w:rsid w:val="00210C7E"/>
    <w:rsid w:val="00213DBA"/>
    <w:rsid w:val="002171E5"/>
    <w:rsid w:val="00220D5D"/>
    <w:rsid w:val="00221E36"/>
    <w:rsid w:val="00222BEC"/>
    <w:rsid w:val="00226661"/>
    <w:rsid w:val="0023310D"/>
    <w:rsid w:val="00233212"/>
    <w:rsid w:val="00241CA7"/>
    <w:rsid w:val="00243D29"/>
    <w:rsid w:val="00247A8D"/>
    <w:rsid w:val="002562E6"/>
    <w:rsid w:val="00256FDF"/>
    <w:rsid w:val="00257934"/>
    <w:rsid w:val="00257EE2"/>
    <w:rsid w:val="0026047D"/>
    <w:rsid w:val="00260D9D"/>
    <w:rsid w:val="00260ED5"/>
    <w:rsid w:val="00263D08"/>
    <w:rsid w:val="002648E2"/>
    <w:rsid w:val="00266E6E"/>
    <w:rsid w:val="00270F14"/>
    <w:rsid w:val="002735EA"/>
    <w:rsid w:val="002738EC"/>
    <w:rsid w:val="00274D4C"/>
    <w:rsid w:val="002752E7"/>
    <w:rsid w:val="00284560"/>
    <w:rsid w:val="00284CE9"/>
    <w:rsid w:val="00284D35"/>
    <w:rsid w:val="00292229"/>
    <w:rsid w:val="00295C64"/>
    <w:rsid w:val="002A19FC"/>
    <w:rsid w:val="002A2937"/>
    <w:rsid w:val="002A58D1"/>
    <w:rsid w:val="002A7B0D"/>
    <w:rsid w:val="002B00F3"/>
    <w:rsid w:val="002B0C4B"/>
    <w:rsid w:val="002B0F88"/>
    <w:rsid w:val="002B183E"/>
    <w:rsid w:val="002B45C6"/>
    <w:rsid w:val="002C4B71"/>
    <w:rsid w:val="002C52C6"/>
    <w:rsid w:val="002C68E2"/>
    <w:rsid w:val="002C6AF1"/>
    <w:rsid w:val="002D03EA"/>
    <w:rsid w:val="002D2A4C"/>
    <w:rsid w:val="002D36CB"/>
    <w:rsid w:val="002D3FF2"/>
    <w:rsid w:val="002D4392"/>
    <w:rsid w:val="002E2346"/>
    <w:rsid w:val="002E290D"/>
    <w:rsid w:val="002E2A23"/>
    <w:rsid w:val="002E2B98"/>
    <w:rsid w:val="002E38EE"/>
    <w:rsid w:val="002E392C"/>
    <w:rsid w:val="002E5A21"/>
    <w:rsid w:val="002E776A"/>
    <w:rsid w:val="002F1AFD"/>
    <w:rsid w:val="002F5978"/>
    <w:rsid w:val="00300BA5"/>
    <w:rsid w:val="00301C2E"/>
    <w:rsid w:val="00302AC1"/>
    <w:rsid w:val="0030666C"/>
    <w:rsid w:val="00306B79"/>
    <w:rsid w:val="00307FB0"/>
    <w:rsid w:val="003169F0"/>
    <w:rsid w:val="00317697"/>
    <w:rsid w:val="003206D1"/>
    <w:rsid w:val="0032093D"/>
    <w:rsid w:val="003215C0"/>
    <w:rsid w:val="00321632"/>
    <w:rsid w:val="003218CF"/>
    <w:rsid w:val="00322207"/>
    <w:rsid w:val="003224F5"/>
    <w:rsid w:val="00323438"/>
    <w:rsid w:val="003351C9"/>
    <w:rsid w:val="00336745"/>
    <w:rsid w:val="00342D7D"/>
    <w:rsid w:val="0034475C"/>
    <w:rsid w:val="003511D4"/>
    <w:rsid w:val="00351BBB"/>
    <w:rsid w:val="00353F34"/>
    <w:rsid w:val="003545F7"/>
    <w:rsid w:val="003554F4"/>
    <w:rsid w:val="003564CC"/>
    <w:rsid w:val="0036214A"/>
    <w:rsid w:val="00366A5D"/>
    <w:rsid w:val="00367101"/>
    <w:rsid w:val="0036714F"/>
    <w:rsid w:val="0037433A"/>
    <w:rsid w:val="00380A23"/>
    <w:rsid w:val="00382879"/>
    <w:rsid w:val="003839BB"/>
    <w:rsid w:val="0038460D"/>
    <w:rsid w:val="0038653A"/>
    <w:rsid w:val="0038660E"/>
    <w:rsid w:val="00391E07"/>
    <w:rsid w:val="003A2BD1"/>
    <w:rsid w:val="003A6F99"/>
    <w:rsid w:val="003B2ECF"/>
    <w:rsid w:val="003B470D"/>
    <w:rsid w:val="003B5B59"/>
    <w:rsid w:val="003B617E"/>
    <w:rsid w:val="003B6FD8"/>
    <w:rsid w:val="003C09A9"/>
    <w:rsid w:val="003C1C14"/>
    <w:rsid w:val="003C707F"/>
    <w:rsid w:val="003D0A0D"/>
    <w:rsid w:val="003D321E"/>
    <w:rsid w:val="003E0F36"/>
    <w:rsid w:val="003E6F78"/>
    <w:rsid w:val="003E713B"/>
    <w:rsid w:val="003F067B"/>
    <w:rsid w:val="003F275A"/>
    <w:rsid w:val="003F2EAD"/>
    <w:rsid w:val="003F5A49"/>
    <w:rsid w:val="003F7349"/>
    <w:rsid w:val="0040424D"/>
    <w:rsid w:val="00405ACD"/>
    <w:rsid w:val="00405CEF"/>
    <w:rsid w:val="004060DA"/>
    <w:rsid w:val="0041426F"/>
    <w:rsid w:val="00417C0B"/>
    <w:rsid w:val="00420905"/>
    <w:rsid w:val="00420B0D"/>
    <w:rsid w:val="00425411"/>
    <w:rsid w:val="00427A75"/>
    <w:rsid w:val="00431164"/>
    <w:rsid w:val="00435CBC"/>
    <w:rsid w:val="004404DA"/>
    <w:rsid w:val="00440BE7"/>
    <w:rsid w:val="00442935"/>
    <w:rsid w:val="00444FE2"/>
    <w:rsid w:val="0044530A"/>
    <w:rsid w:val="004524CD"/>
    <w:rsid w:val="00455D93"/>
    <w:rsid w:val="004601AD"/>
    <w:rsid w:val="00461FCE"/>
    <w:rsid w:val="00463561"/>
    <w:rsid w:val="00463E2C"/>
    <w:rsid w:val="00473773"/>
    <w:rsid w:val="00477CAE"/>
    <w:rsid w:val="00480FE2"/>
    <w:rsid w:val="0048290E"/>
    <w:rsid w:val="00482FDC"/>
    <w:rsid w:val="004838BC"/>
    <w:rsid w:val="00484825"/>
    <w:rsid w:val="00485474"/>
    <w:rsid w:val="00491998"/>
    <w:rsid w:val="004924DD"/>
    <w:rsid w:val="0049343A"/>
    <w:rsid w:val="00495735"/>
    <w:rsid w:val="00497AC0"/>
    <w:rsid w:val="004A13F9"/>
    <w:rsid w:val="004A1DC4"/>
    <w:rsid w:val="004A2929"/>
    <w:rsid w:val="004A5753"/>
    <w:rsid w:val="004A5A2D"/>
    <w:rsid w:val="004B44B2"/>
    <w:rsid w:val="004B6315"/>
    <w:rsid w:val="004B6B96"/>
    <w:rsid w:val="004C1B69"/>
    <w:rsid w:val="004D09DC"/>
    <w:rsid w:val="004D169E"/>
    <w:rsid w:val="004D6683"/>
    <w:rsid w:val="004D770C"/>
    <w:rsid w:val="004E19A3"/>
    <w:rsid w:val="004E1ADF"/>
    <w:rsid w:val="004E60A4"/>
    <w:rsid w:val="004F0832"/>
    <w:rsid w:val="004F1C22"/>
    <w:rsid w:val="004F2B2B"/>
    <w:rsid w:val="004F4DB1"/>
    <w:rsid w:val="004F4DCE"/>
    <w:rsid w:val="004F6536"/>
    <w:rsid w:val="0050194E"/>
    <w:rsid w:val="00502A60"/>
    <w:rsid w:val="005037BA"/>
    <w:rsid w:val="0050706C"/>
    <w:rsid w:val="00511A16"/>
    <w:rsid w:val="0051382D"/>
    <w:rsid w:val="005165A3"/>
    <w:rsid w:val="00520AB5"/>
    <w:rsid w:val="00523050"/>
    <w:rsid w:val="005273DD"/>
    <w:rsid w:val="0053042C"/>
    <w:rsid w:val="00531D57"/>
    <w:rsid w:val="00532ACE"/>
    <w:rsid w:val="00540265"/>
    <w:rsid w:val="0054230B"/>
    <w:rsid w:val="005474E4"/>
    <w:rsid w:val="00547AEE"/>
    <w:rsid w:val="00550FC0"/>
    <w:rsid w:val="00551BE7"/>
    <w:rsid w:val="0056434E"/>
    <w:rsid w:val="00564F4D"/>
    <w:rsid w:val="00570B75"/>
    <w:rsid w:val="005710C7"/>
    <w:rsid w:val="00572AEE"/>
    <w:rsid w:val="0057754B"/>
    <w:rsid w:val="0058347C"/>
    <w:rsid w:val="00583924"/>
    <w:rsid w:val="00591CD2"/>
    <w:rsid w:val="005942E7"/>
    <w:rsid w:val="00595714"/>
    <w:rsid w:val="0059736E"/>
    <w:rsid w:val="00597E7E"/>
    <w:rsid w:val="005A184A"/>
    <w:rsid w:val="005A4541"/>
    <w:rsid w:val="005B05A2"/>
    <w:rsid w:val="005B329C"/>
    <w:rsid w:val="005B56CD"/>
    <w:rsid w:val="005B5E1C"/>
    <w:rsid w:val="005C07FF"/>
    <w:rsid w:val="005C1BC3"/>
    <w:rsid w:val="005C4224"/>
    <w:rsid w:val="005D0B1D"/>
    <w:rsid w:val="005D1897"/>
    <w:rsid w:val="005D2AAA"/>
    <w:rsid w:val="005D35A8"/>
    <w:rsid w:val="005D6F34"/>
    <w:rsid w:val="005E0436"/>
    <w:rsid w:val="005E0EF9"/>
    <w:rsid w:val="005E3DFA"/>
    <w:rsid w:val="005E4E27"/>
    <w:rsid w:val="005F35D8"/>
    <w:rsid w:val="005F4FCA"/>
    <w:rsid w:val="00601ABF"/>
    <w:rsid w:val="00606185"/>
    <w:rsid w:val="00613E21"/>
    <w:rsid w:val="006148CE"/>
    <w:rsid w:val="006149E3"/>
    <w:rsid w:val="006168DE"/>
    <w:rsid w:val="00622E8E"/>
    <w:rsid w:val="006237DC"/>
    <w:rsid w:val="00626396"/>
    <w:rsid w:val="0063211F"/>
    <w:rsid w:val="006329D7"/>
    <w:rsid w:val="00636341"/>
    <w:rsid w:val="00640388"/>
    <w:rsid w:val="00646472"/>
    <w:rsid w:val="006532A9"/>
    <w:rsid w:val="00653B20"/>
    <w:rsid w:val="00657630"/>
    <w:rsid w:val="0066430A"/>
    <w:rsid w:val="00666F77"/>
    <w:rsid w:val="00667874"/>
    <w:rsid w:val="006708CA"/>
    <w:rsid w:val="00670BF8"/>
    <w:rsid w:val="00675B72"/>
    <w:rsid w:val="00677539"/>
    <w:rsid w:val="0068200C"/>
    <w:rsid w:val="006905C7"/>
    <w:rsid w:val="00692485"/>
    <w:rsid w:val="006A423A"/>
    <w:rsid w:val="006A6C90"/>
    <w:rsid w:val="006A74C7"/>
    <w:rsid w:val="006B00EB"/>
    <w:rsid w:val="006B1144"/>
    <w:rsid w:val="006B1761"/>
    <w:rsid w:val="006B1DB2"/>
    <w:rsid w:val="006B3F20"/>
    <w:rsid w:val="006B4882"/>
    <w:rsid w:val="006B7BE7"/>
    <w:rsid w:val="006C1772"/>
    <w:rsid w:val="006C5293"/>
    <w:rsid w:val="006C566E"/>
    <w:rsid w:val="006C5A18"/>
    <w:rsid w:val="006D4193"/>
    <w:rsid w:val="006E0307"/>
    <w:rsid w:val="006E17E5"/>
    <w:rsid w:val="006E50F3"/>
    <w:rsid w:val="006E5292"/>
    <w:rsid w:val="006E5528"/>
    <w:rsid w:val="006E648F"/>
    <w:rsid w:val="006E7325"/>
    <w:rsid w:val="006E78C3"/>
    <w:rsid w:val="006F30B6"/>
    <w:rsid w:val="006F684B"/>
    <w:rsid w:val="00700366"/>
    <w:rsid w:val="00701A36"/>
    <w:rsid w:val="00702E9F"/>
    <w:rsid w:val="00703B96"/>
    <w:rsid w:val="00712A6D"/>
    <w:rsid w:val="00713180"/>
    <w:rsid w:val="007139D1"/>
    <w:rsid w:val="00714BDF"/>
    <w:rsid w:val="00715B72"/>
    <w:rsid w:val="00721E14"/>
    <w:rsid w:val="00723438"/>
    <w:rsid w:val="00724160"/>
    <w:rsid w:val="0073392B"/>
    <w:rsid w:val="007440F2"/>
    <w:rsid w:val="0075022C"/>
    <w:rsid w:val="00750498"/>
    <w:rsid w:val="0075461D"/>
    <w:rsid w:val="00757178"/>
    <w:rsid w:val="007572FA"/>
    <w:rsid w:val="007578BF"/>
    <w:rsid w:val="00760015"/>
    <w:rsid w:val="00760111"/>
    <w:rsid w:val="00760F71"/>
    <w:rsid w:val="007618A0"/>
    <w:rsid w:val="00763974"/>
    <w:rsid w:val="00766138"/>
    <w:rsid w:val="00775306"/>
    <w:rsid w:val="007759B5"/>
    <w:rsid w:val="00777FAA"/>
    <w:rsid w:val="00781C7C"/>
    <w:rsid w:val="00786123"/>
    <w:rsid w:val="00786851"/>
    <w:rsid w:val="00787222"/>
    <w:rsid w:val="00790683"/>
    <w:rsid w:val="00792D74"/>
    <w:rsid w:val="007A027C"/>
    <w:rsid w:val="007A1448"/>
    <w:rsid w:val="007A21AF"/>
    <w:rsid w:val="007A2815"/>
    <w:rsid w:val="007A2E7E"/>
    <w:rsid w:val="007A62F7"/>
    <w:rsid w:val="007B1061"/>
    <w:rsid w:val="007B2BC7"/>
    <w:rsid w:val="007B3A1A"/>
    <w:rsid w:val="007B3AB2"/>
    <w:rsid w:val="007B739B"/>
    <w:rsid w:val="007B7812"/>
    <w:rsid w:val="007C13A4"/>
    <w:rsid w:val="007C4C8A"/>
    <w:rsid w:val="007C54D4"/>
    <w:rsid w:val="007D0F87"/>
    <w:rsid w:val="007D2652"/>
    <w:rsid w:val="007D34C6"/>
    <w:rsid w:val="007D3537"/>
    <w:rsid w:val="007D703F"/>
    <w:rsid w:val="007D7C05"/>
    <w:rsid w:val="007E04C1"/>
    <w:rsid w:val="007E0EB9"/>
    <w:rsid w:val="007E7461"/>
    <w:rsid w:val="007F19CE"/>
    <w:rsid w:val="007F5843"/>
    <w:rsid w:val="007F58A8"/>
    <w:rsid w:val="007F64DF"/>
    <w:rsid w:val="00802A59"/>
    <w:rsid w:val="00806A66"/>
    <w:rsid w:val="00806AC0"/>
    <w:rsid w:val="008071C3"/>
    <w:rsid w:val="008123C4"/>
    <w:rsid w:val="00812AD0"/>
    <w:rsid w:val="008156C9"/>
    <w:rsid w:val="008253A0"/>
    <w:rsid w:val="0082576F"/>
    <w:rsid w:val="00827611"/>
    <w:rsid w:val="00827DF3"/>
    <w:rsid w:val="008301E2"/>
    <w:rsid w:val="008303C8"/>
    <w:rsid w:val="00831D9D"/>
    <w:rsid w:val="00833300"/>
    <w:rsid w:val="0084179D"/>
    <w:rsid w:val="00841FFC"/>
    <w:rsid w:val="00842DB0"/>
    <w:rsid w:val="008431EF"/>
    <w:rsid w:val="00845341"/>
    <w:rsid w:val="00850A5F"/>
    <w:rsid w:val="00850F76"/>
    <w:rsid w:val="00853405"/>
    <w:rsid w:val="00853B9E"/>
    <w:rsid w:val="00853DF7"/>
    <w:rsid w:val="0086288F"/>
    <w:rsid w:val="008711A4"/>
    <w:rsid w:val="0087698C"/>
    <w:rsid w:val="00880987"/>
    <w:rsid w:val="008828EE"/>
    <w:rsid w:val="00882CF6"/>
    <w:rsid w:val="00883E77"/>
    <w:rsid w:val="00885463"/>
    <w:rsid w:val="0088673B"/>
    <w:rsid w:val="00891A8F"/>
    <w:rsid w:val="00894944"/>
    <w:rsid w:val="00895C9A"/>
    <w:rsid w:val="00896186"/>
    <w:rsid w:val="008A1015"/>
    <w:rsid w:val="008B010C"/>
    <w:rsid w:val="008B4E79"/>
    <w:rsid w:val="008C6DA3"/>
    <w:rsid w:val="008D1D4B"/>
    <w:rsid w:val="008E1A47"/>
    <w:rsid w:val="008E1AA6"/>
    <w:rsid w:val="008E2195"/>
    <w:rsid w:val="008E23FA"/>
    <w:rsid w:val="008E2CCD"/>
    <w:rsid w:val="008E3ED2"/>
    <w:rsid w:val="008E4EC9"/>
    <w:rsid w:val="008E7A08"/>
    <w:rsid w:val="008F0E34"/>
    <w:rsid w:val="008F11D8"/>
    <w:rsid w:val="008F2A9C"/>
    <w:rsid w:val="008F37C0"/>
    <w:rsid w:val="0090346E"/>
    <w:rsid w:val="00907D0F"/>
    <w:rsid w:val="009121F0"/>
    <w:rsid w:val="00917538"/>
    <w:rsid w:val="00922B8E"/>
    <w:rsid w:val="00930EEB"/>
    <w:rsid w:val="00930F8D"/>
    <w:rsid w:val="009352BF"/>
    <w:rsid w:val="00937073"/>
    <w:rsid w:val="00940005"/>
    <w:rsid w:val="00940719"/>
    <w:rsid w:val="00947EE8"/>
    <w:rsid w:val="0095139A"/>
    <w:rsid w:val="009529A6"/>
    <w:rsid w:val="00953B1D"/>
    <w:rsid w:val="009543CD"/>
    <w:rsid w:val="0095708B"/>
    <w:rsid w:val="0096239D"/>
    <w:rsid w:val="00965513"/>
    <w:rsid w:val="0096704C"/>
    <w:rsid w:val="0097027B"/>
    <w:rsid w:val="00974833"/>
    <w:rsid w:val="0097799E"/>
    <w:rsid w:val="00980DAF"/>
    <w:rsid w:val="00981E2C"/>
    <w:rsid w:val="00984DBF"/>
    <w:rsid w:val="0099353D"/>
    <w:rsid w:val="009944E7"/>
    <w:rsid w:val="00994701"/>
    <w:rsid w:val="009A379D"/>
    <w:rsid w:val="009A637C"/>
    <w:rsid w:val="009B6204"/>
    <w:rsid w:val="009C606C"/>
    <w:rsid w:val="009C6423"/>
    <w:rsid w:val="009D0016"/>
    <w:rsid w:val="009D1351"/>
    <w:rsid w:val="009D185C"/>
    <w:rsid w:val="009D2708"/>
    <w:rsid w:val="009D2F5A"/>
    <w:rsid w:val="009D42A6"/>
    <w:rsid w:val="009E0761"/>
    <w:rsid w:val="009E6929"/>
    <w:rsid w:val="009F0169"/>
    <w:rsid w:val="009F73DE"/>
    <w:rsid w:val="00A02C79"/>
    <w:rsid w:val="00A05482"/>
    <w:rsid w:val="00A05E82"/>
    <w:rsid w:val="00A1508B"/>
    <w:rsid w:val="00A2062B"/>
    <w:rsid w:val="00A20DB9"/>
    <w:rsid w:val="00A21DD3"/>
    <w:rsid w:val="00A24B3E"/>
    <w:rsid w:val="00A25DDD"/>
    <w:rsid w:val="00A26EBF"/>
    <w:rsid w:val="00A31BE4"/>
    <w:rsid w:val="00A3305D"/>
    <w:rsid w:val="00A46758"/>
    <w:rsid w:val="00A51810"/>
    <w:rsid w:val="00A53A8D"/>
    <w:rsid w:val="00A558DD"/>
    <w:rsid w:val="00A55DAC"/>
    <w:rsid w:val="00A65252"/>
    <w:rsid w:val="00A676C0"/>
    <w:rsid w:val="00A713F4"/>
    <w:rsid w:val="00A7237F"/>
    <w:rsid w:val="00A749FB"/>
    <w:rsid w:val="00A80671"/>
    <w:rsid w:val="00A84CC1"/>
    <w:rsid w:val="00A911A5"/>
    <w:rsid w:val="00A92801"/>
    <w:rsid w:val="00A92806"/>
    <w:rsid w:val="00A97428"/>
    <w:rsid w:val="00AA37FD"/>
    <w:rsid w:val="00AA49FA"/>
    <w:rsid w:val="00AB05BE"/>
    <w:rsid w:val="00AB2817"/>
    <w:rsid w:val="00AB4E02"/>
    <w:rsid w:val="00AB7586"/>
    <w:rsid w:val="00AC0235"/>
    <w:rsid w:val="00AC2D4C"/>
    <w:rsid w:val="00AC55C1"/>
    <w:rsid w:val="00AD15E8"/>
    <w:rsid w:val="00AD1840"/>
    <w:rsid w:val="00AD4751"/>
    <w:rsid w:val="00AD78AC"/>
    <w:rsid w:val="00AD7E65"/>
    <w:rsid w:val="00AE480C"/>
    <w:rsid w:val="00AE6FBA"/>
    <w:rsid w:val="00AE76DF"/>
    <w:rsid w:val="00AF086C"/>
    <w:rsid w:val="00AF20E7"/>
    <w:rsid w:val="00AF2E22"/>
    <w:rsid w:val="00AF4A90"/>
    <w:rsid w:val="00AF548E"/>
    <w:rsid w:val="00AF5A8C"/>
    <w:rsid w:val="00AF6A8F"/>
    <w:rsid w:val="00B01B00"/>
    <w:rsid w:val="00B0360B"/>
    <w:rsid w:val="00B05B0B"/>
    <w:rsid w:val="00B06AA3"/>
    <w:rsid w:val="00B1343E"/>
    <w:rsid w:val="00B147D9"/>
    <w:rsid w:val="00B23E9F"/>
    <w:rsid w:val="00B244EB"/>
    <w:rsid w:val="00B3359C"/>
    <w:rsid w:val="00B3397D"/>
    <w:rsid w:val="00B419A4"/>
    <w:rsid w:val="00B50292"/>
    <w:rsid w:val="00B51F78"/>
    <w:rsid w:val="00B5274D"/>
    <w:rsid w:val="00B53E88"/>
    <w:rsid w:val="00B56AB5"/>
    <w:rsid w:val="00B56FC0"/>
    <w:rsid w:val="00B715D7"/>
    <w:rsid w:val="00B73E5B"/>
    <w:rsid w:val="00B85653"/>
    <w:rsid w:val="00B87595"/>
    <w:rsid w:val="00B9064E"/>
    <w:rsid w:val="00B92B5D"/>
    <w:rsid w:val="00B9352C"/>
    <w:rsid w:val="00B938D8"/>
    <w:rsid w:val="00B954D6"/>
    <w:rsid w:val="00BA0273"/>
    <w:rsid w:val="00BA355A"/>
    <w:rsid w:val="00BA3919"/>
    <w:rsid w:val="00BA5A3A"/>
    <w:rsid w:val="00BA7156"/>
    <w:rsid w:val="00BA737D"/>
    <w:rsid w:val="00BB08CF"/>
    <w:rsid w:val="00BB0BCF"/>
    <w:rsid w:val="00BB1DDE"/>
    <w:rsid w:val="00BB20B1"/>
    <w:rsid w:val="00BB2CBE"/>
    <w:rsid w:val="00BB32A3"/>
    <w:rsid w:val="00BB3E99"/>
    <w:rsid w:val="00BB5371"/>
    <w:rsid w:val="00BD35B3"/>
    <w:rsid w:val="00BD753B"/>
    <w:rsid w:val="00BD7F30"/>
    <w:rsid w:val="00BE01B8"/>
    <w:rsid w:val="00BE0EB3"/>
    <w:rsid w:val="00BE4DB9"/>
    <w:rsid w:val="00BE6C98"/>
    <w:rsid w:val="00BF2ADC"/>
    <w:rsid w:val="00C00F08"/>
    <w:rsid w:val="00C0628F"/>
    <w:rsid w:val="00C06449"/>
    <w:rsid w:val="00C11B14"/>
    <w:rsid w:val="00C13558"/>
    <w:rsid w:val="00C137C8"/>
    <w:rsid w:val="00C152A7"/>
    <w:rsid w:val="00C16956"/>
    <w:rsid w:val="00C16EFE"/>
    <w:rsid w:val="00C21195"/>
    <w:rsid w:val="00C22939"/>
    <w:rsid w:val="00C230E0"/>
    <w:rsid w:val="00C24E01"/>
    <w:rsid w:val="00C263F2"/>
    <w:rsid w:val="00C27EA5"/>
    <w:rsid w:val="00C34B26"/>
    <w:rsid w:val="00C40278"/>
    <w:rsid w:val="00C41819"/>
    <w:rsid w:val="00C42911"/>
    <w:rsid w:val="00C436BE"/>
    <w:rsid w:val="00C4469C"/>
    <w:rsid w:val="00C4629A"/>
    <w:rsid w:val="00C465FF"/>
    <w:rsid w:val="00C5320C"/>
    <w:rsid w:val="00C546FC"/>
    <w:rsid w:val="00C5609E"/>
    <w:rsid w:val="00C5719F"/>
    <w:rsid w:val="00C60BB7"/>
    <w:rsid w:val="00C60BE6"/>
    <w:rsid w:val="00C60EC1"/>
    <w:rsid w:val="00C62A36"/>
    <w:rsid w:val="00C63A55"/>
    <w:rsid w:val="00C6772C"/>
    <w:rsid w:val="00C715A2"/>
    <w:rsid w:val="00C75960"/>
    <w:rsid w:val="00C75B98"/>
    <w:rsid w:val="00C8688A"/>
    <w:rsid w:val="00C92AE9"/>
    <w:rsid w:val="00C97372"/>
    <w:rsid w:val="00C97DC4"/>
    <w:rsid w:val="00CA0F7B"/>
    <w:rsid w:val="00CA33EF"/>
    <w:rsid w:val="00CA55AD"/>
    <w:rsid w:val="00CA604C"/>
    <w:rsid w:val="00CB0DD3"/>
    <w:rsid w:val="00CB4F4A"/>
    <w:rsid w:val="00CB5EE7"/>
    <w:rsid w:val="00CB7D31"/>
    <w:rsid w:val="00CC011C"/>
    <w:rsid w:val="00CC10FF"/>
    <w:rsid w:val="00CC4030"/>
    <w:rsid w:val="00CC5CDC"/>
    <w:rsid w:val="00CD12E5"/>
    <w:rsid w:val="00CD1509"/>
    <w:rsid w:val="00CD33CE"/>
    <w:rsid w:val="00CD4CFF"/>
    <w:rsid w:val="00CD560F"/>
    <w:rsid w:val="00CD5DE9"/>
    <w:rsid w:val="00CD66BD"/>
    <w:rsid w:val="00CD7F69"/>
    <w:rsid w:val="00CE0DFD"/>
    <w:rsid w:val="00CE6446"/>
    <w:rsid w:val="00CF0007"/>
    <w:rsid w:val="00CF1271"/>
    <w:rsid w:val="00CF129A"/>
    <w:rsid w:val="00CF1569"/>
    <w:rsid w:val="00CF1B15"/>
    <w:rsid w:val="00D00604"/>
    <w:rsid w:val="00D03CBD"/>
    <w:rsid w:val="00D03FAE"/>
    <w:rsid w:val="00D05D25"/>
    <w:rsid w:val="00D0604E"/>
    <w:rsid w:val="00D064C6"/>
    <w:rsid w:val="00D0714E"/>
    <w:rsid w:val="00D079D9"/>
    <w:rsid w:val="00D103DB"/>
    <w:rsid w:val="00D127AB"/>
    <w:rsid w:val="00D15377"/>
    <w:rsid w:val="00D16605"/>
    <w:rsid w:val="00D17CB1"/>
    <w:rsid w:val="00D17D19"/>
    <w:rsid w:val="00D233CB"/>
    <w:rsid w:val="00D30D5C"/>
    <w:rsid w:val="00D30F70"/>
    <w:rsid w:val="00D410B0"/>
    <w:rsid w:val="00D41181"/>
    <w:rsid w:val="00D47E31"/>
    <w:rsid w:val="00D52D72"/>
    <w:rsid w:val="00D5379D"/>
    <w:rsid w:val="00D6078F"/>
    <w:rsid w:val="00D62440"/>
    <w:rsid w:val="00D64BDA"/>
    <w:rsid w:val="00D64E80"/>
    <w:rsid w:val="00D71F7A"/>
    <w:rsid w:val="00D72388"/>
    <w:rsid w:val="00D73574"/>
    <w:rsid w:val="00D746F0"/>
    <w:rsid w:val="00D755FD"/>
    <w:rsid w:val="00D77D83"/>
    <w:rsid w:val="00D815A8"/>
    <w:rsid w:val="00D82A1B"/>
    <w:rsid w:val="00D837A3"/>
    <w:rsid w:val="00D83E9E"/>
    <w:rsid w:val="00D8437C"/>
    <w:rsid w:val="00D8678C"/>
    <w:rsid w:val="00D90F3A"/>
    <w:rsid w:val="00D92E78"/>
    <w:rsid w:val="00D933CF"/>
    <w:rsid w:val="00D95E6B"/>
    <w:rsid w:val="00D96718"/>
    <w:rsid w:val="00D9681A"/>
    <w:rsid w:val="00DA0A91"/>
    <w:rsid w:val="00DA3D7C"/>
    <w:rsid w:val="00DA4D29"/>
    <w:rsid w:val="00DA552F"/>
    <w:rsid w:val="00DA573F"/>
    <w:rsid w:val="00DA57DA"/>
    <w:rsid w:val="00DA5803"/>
    <w:rsid w:val="00DA60FF"/>
    <w:rsid w:val="00DA7034"/>
    <w:rsid w:val="00DA740B"/>
    <w:rsid w:val="00DB14D6"/>
    <w:rsid w:val="00DB258C"/>
    <w:rsid w:val="00DB52E1"/>
    <w:rsid w:val="00DC0B3B"/>
    <w:rsid w:val="00DC17A5"/>
    <w:rsid w:val="00DC1DE1"/>
    <w:rsid w:val="00DC3D19"/>
    <w:rsid w:val="00DC4215"/>
    <w:rsid w:val="00DC619B"/>
    <w:rsid w:val="00DD01C5"/>
    <w:rsid w:val="00DD21FE"/>
    <w:rsid w:val="00DD63DB"/>
    <w:rsid w:val="00DE264C"/>
    <w:rsid w:val="00DE5A1C"/>
    <w:rsid w:val="00DE5F52"/>
    <w:rsid w:val="00DF03C2"/>
    <w:rsid w:val="00DF10DF"/>
    <w:rsid w:val="00DF7982"/>
    <w:rsid w:val="00E00E25"/>
    <w:rsid w:val="00E0118A"/>
    <w:rsid w:val="00E021F2"/>
    <w:rsid w:val="00E04D44"/>
    <w:rsid w:val="00E04D6F"/>
    <w:rsid w:val="00E05BF1"/>
    <w:rsid w:val="00E10AE9"/>
    <w:rsid w:val="00E15BE9"/>
    <w:rsid w:val="00E206FB"/>
    <w:rsid w:val="00E21403"/>
    <w:rsid w:val="00E25283"/>
    <w:rsid w:val="00E26CA4"/>
    <w:rsid w:val="00E2761D"/>
    <w:rsid w:val="00E27E26"/>
    <w:rsid w:val="00E31287"/>
    <w:rsid w:val="00E37EC6"/>
    <w:rsid w:val="00E41B19"/>
    <w:rsid w:val="00E44454"/>
    <w:rsid w:val="00E4734B"/>
    <w:rsid w:val="00E52BAC"/>
    <w:rsid w:val="00E53A4D"/>
    <w:rsid w:val="00E5568D"/>
    <w:rsid w:val="00E62061"/>
    <w:rsid w:val="00E6325C"/>
    <w:rsid w:val="00E7105B"/>
    <w:rsid w:val="00E726E4"/>
    <w:rsid w:val="00E81D5F"/>
    <w:rsid w:val="00E846DB"/>
    <w:rsid w:val="00E865B7"/>
    <w:rsid w:val="00E871B3"/>
    <w:rsid w:val="00E912DA"/>
    <w:rsid w:val="00EA04AB"/>
    <w:rsid w:val="00EA6058"/>
    <w:rsid w:val="00EB10D9"/>
    <w:rsid w:val="00EB1E77"/>
    <w:rsid w:val="00EB5594"/>
    <w:rsid w:val="00EC49B0"/>
    <w:rsid w:val="00EC5508"/>
    <w:rsid w:val="00EC7725"/>
    <w:rsid w:val="00ED0122"/>
    <w:rsid w:val="00ED032C"/>
    <w:rsid w:val="00ED06AE"/>
    <w:rsid w:val="00ED09E0"/>
    <w:rsid w:val="00EE0DC9"/>
    <w:rsid w:val="00EE11AC"/>
    <w:rsid w:val="00EE51C8"/>
    <w:rsid w:val="00EE625B"/>
    <w:rsid w:val="00EE709D"/>
    <w:rsid w:val="00EF06E7"/>
    <w:rsid w:val="00EF2B6E"/>
    <w:rsid w:val="00EF6CFE"/>
    <w:rsid w:val="00EF7E40"/>
    <w:rsid w:val="00F03CFB"/>
    <w:rsid w:val="00F119CA"/>
    <w:rsid w:val="00F12F34"/>
    <w:rsid w:val="00F14A73"/>
    <w:rsid w:val="00F15711"/>
    <w:rsid w:val="00F16FE5"/>
    <w:rsid w:val="00F20461"/>
    <w:rsid w:val="00F238F8"/>
    <w:rsid w:val="00F244E5"/>
    <w:rsid w:val="00F24EF5"/>
    <w:rsid w:val="00F305C0"/>
    <w:rsid w:val="00F31610"/>
    <w:rsid w:val="00F33246"/>
    <w:rsid w:val="00F41922"/>
    <w:rsid w:val="00F4202A"/>
    <w:rsid w:val="00F44251"/>
    <w:rsid w:val="00F4532B"/>
    <w:rsid w:val="00F55267"/>
    <w:rsid w:val="00F55E0E"/>
    <w:rsid w:val="00F61750"/>
    <w:rsid w:val="00F67686"/>
    <w:rsid w:val="00F70168"/>
    <w:rsid w:val="00F70C81"/>
    <w:rsid w:val="00F72761"/>
    <w:rsid w:val="00F74670"/>
    <w:rsid w:val="00F80742"/>
    <w:rsid w:val="00F8164A"/>
    <w:rsid w:val="00F8250C"/>
    <w:rsid w:val="00F8341F"/>
    <w:rsid w:val="00F841C2"/>
    <w:rsid w:val="00F85105"/>
    <w:rsid w:val="00F90CD6"/>
    <w:rsid w:val="00F9337B"/>
    <w:rsid w:val="00F93599"/>
    <w:rsid w:val="00F9509B"/>
    <w:rsid w:val="00FA162C"/>
    <w:rsid w:val="00FA32F7"/>
    <w:rsid w:val="00FB10B3"/>
    <w:rsid w:val="00FB7894"/>
    <w:rsid w:val="00FC2FEC"/>
    <w:rsid w:val="00FD0671"/>
    <w:rsid w:val="00FD1634"/>
    <w:rsid w:val="00FD4D1A"/>
    <w:rsid w:val="00FD4DD6"/>
    <w:rsid w:val="00FD52CB"/>
    <w:rsid w:val="00FD7FED"/>
    <w:rsid w:val="00FF1608"/>
    <w:rsid w:val="00FF2644"/>
    <w:rsid w:val="00FF5012"/>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Char"/>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snapToGrid w:val="0"/>
      <w:jc w:val="left"/>
    </w:pPr>
    <w:rPr>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417C0B"/>
    <w:pPr>
      <w:ind w:firstLineChars="200" w:firstLine="420"/>
    </w:p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C07FF"/>
    <w:pPr>
      <w:tabs>
        <w:tab w:val="right" w:leader="dot" w:pos="8948"/>
      </w:tabs>
      <w:spacing w:before="120" w:line="400" w:lineRule="exact"/>
    </w:pPr>
    <w:rPr>
      <w:rFonts w:ascii="黑体" w:eastAsia="黑体" w:hAnsi="黑体"/>
      <w:noProof/>
      <w:sz w:val="24"/>
    </w:rPr>
  </w:style>
  <w:style w:type="paragraph" w:styleId="20">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character" w:styleId="ad">
    <w:name w:val="Placeholder Text"/>
    <w:basedOn w:val="a0"/>
    <w:uiPriority w:val="99"/>
    <w:semiHidden/>
    <w:rsid w:val="00930F8D"/>
    <w:rPr>
      <w:color w:val="808080"/>
    </w:rPr>
  </w:style>
  <w:style w:type="character" w:customStyle="1" w:styleId="ae">
    <w:name w:val="论内文 字元"/>
    <w:link w:val="af"/>
    <w:rsid w:val="002A7B0D"/>
    <w:rPr>
      <w:rFonts w:ascii="宋体" w:hAnsi="宋体"/>
      <w:sz w:val="24"/>
      <w:szCs w:val="24"/>
    </w:rPr>
  </w:style>
  <w:style w:type="paragraph" w:customStyle="1" w:styleId="af">
    <w:name w:val="论内文"/>
    <w:basedOn w:val="a"/>
    <w:link w:val="ae"/>
    <w:qFormat/>
    <w:rsid w:val="002A7B0D"/>
    <w:pPr>
      <w:spacing w:line="360" w:lineRule="auto"/>
      <w:ind w:leftChars="100" w:left="210" w:firstLineChars="200" w:firstLine="480"/>
    </w:pPr>
    <w:rPr>
      <w:rFonts w:ascii="宋体" w:hAnsi="宋体"/>
      <w:kern w:val="0"/>
      <w:sz w:val="24"/>
    </w:rPr>
  </w:style>
  <w:style w:type="paragraph" w:customStyle="1" w:styleId="b3">
    <w:name w:val="b标题3"/>
    <w:basedOn w:val="a"/>
    <w:link w:val="b3Char"/>
    <w:qFormat/>
    <w:rsid w:val="002A7B0D"/>
    <w:pPr>
      <w:keepNext/>
      <w:keepLines/>
      <w:tabs>
        <w:tab w:val="left" w:pos="180"/>
      </w:tabs>
      <w:spacing w:line="480" w:lineRule="auto"/>
      <w:jc w:val="left"/>
      <w:outlineLvl w:val="2"/>
    </w:pPr>
    <w:rPr>
      <w:rFonts w:ascii="宋体" w:hAnsi="宋体"/>
      <w:b/>
      <w:bCs/>
      <w:szCs w:val="32"/>
    </w:rPr>
  </w:style>
  <w:style w:type="character" w:customStyle="1" w:styleId="b3Char">
    <w:name w:val="b标题3 Char"/>
    <w:basedOn w:val="a0"/>
    <w:link w:val="b3"/>
    <w:rsid w:val="002A7B0D"/>
    <w:rPr>
      <w:rFonts w:ascii="宋体" w:hAnsi="宋体"/>
      <w:b/>
      <w:bCs/>
      <w:kern w:val="2"/>
      <w:sz w:val="21"/>
      <w:szCs w:val="32"/>
    </w:rPr>
  </w:style>
  <w:style w:type="character" w:customStyle="1" w:styleId="apple-converted-space">
    <w:name w:val="apple-converted-space"/>
    <w:basedOn w:val="a0"/>
    <w:rsid w:val="005B56CD"/>
  </w:style>
  <w:style w:type="table" w:customStyle="1" w:styleId="11">
    <w:name w:val="网格型浅色1"/>
    <w:basedOn w:val="a1"/>
    <w:uiPriority w:val="40"/>
    <w:rsid w:val="005B56C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keyword">
    <w:name w:val="keyword"/>
    <w:basedOn w:val="a0"/>
    <w:rsid w:val="005B56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Char"/>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snapToGrid w:val="0"/>
      <w:jc w:val="left"/>
    </w:pPr>
    <w:rPr>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417C0B"/>
    <w:pPr>
      <w:ind w:firstLineChars="200" w:firstLine="420"/>
    </w:p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C07FF"/>
    <w:pPr>
      <w:tabs>
        <w:tab w:val="right" w:leader="dot" w:pos="8948"/>
      </w:tabs>
      <w:spacing w:before="120" w:line="400" w:lineRule="exact"/>
    </w:pPr>
    <w:rPr>
      <w:rFonts w:ascii="黑体" w:eastAsia="黑体" w:hAnsi="黑体"/>
      <w:noProof/>
      <w:sz w:val="24"/>
    </w:rPr>
  </w:style>
  <w:style w:type="paragraph" w:styleId="20">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character" w:styleId="ad">
    <w:name w:val="Placeholder Text"/>
    <w:basedOn w:val="a0"/>
    <w:uiPriority w:val="99"/>
    <w:semiHidden/>
    <w:rsid w:val="00930F8D"/>
    <w:rPr>
      <w:color w:val="808080"/>
    </w:rPr>
  </w:style>
  <w:style w:type="character" w:customStyle="1" w:styleId="ae">
    <w:name w:val="论内文 字元"/>
    <w:link w:val="af"/>
    <w:rsid w:val="002A7B0D"/>
    <w:rPr>
      <w:rFonts w:ascii="宋体" w:hAnsi="宋体"/>
      <w:sz w:val="24"/>
      <w:szCs w:val="24"/>
    </w:rPr>
  </w:style>
  <w:style w:type="paragraph" w:customStyle="1" w:styleId="af">
    <w:name w:val="论内文"/>
    <w:basedOn w:val="a"/>
    <w:link w:val="ae"/>
    <w:qFormat/>
    <w:rsid w:val="002A7B0D"/>
    <w:pPr>
      <w:spacing w:line="360" w:lineRule="auto"/>
      <w:ind w:leftChars="100" w:left="210" w:firstLineChars="200" w:firstLine="480"/>
    </w:pPr>
    <w:rPr>
      <w:rFonts w:ascii="宋体" w:hAnsi="宋体"/>
      <w:kern w:val="0"/>
      <w:sz w:val="24"/>
    </w:rPr>
  </w:style>
  <w:style w:type="paragraph" w:customStyle="1" w:styleId="b3">
    <w:name w:val="b标题3"/>
    <w:basedOn w:val="a"/>
    <w:link w:val="b3Char"/>
    <w:qFormat/>
    <w:rsid w:val="002A7B0D"/>
    <w:pPr>
      <w:keepNext/>
      <w:keepLines/>
      <w:tabs>
        <w:tab w:val="left" w:pos="180"/>
      </w:tabs>
      <w:spacing w:line="480" w:lineRule="auto"/>
      <w:jc w:val="left"/>
      <w:outlineLvl w:val="2"/>
    </w:pPr>
    <w:rPr>
      <w:rFonts w:ascii="宋体" w:hAnsi="宋体"/>
      <w:b/>
      <w:bCs/>
      <w:szCs w:val="32"/>
    </w:rPr>
  </w:style>
  <w:style w:type="character" w:customStyle="1" w:styleId="b3Char">
    <w:name w:val="b标题3 Char"/>
    <w:basedOn w:val="a0"/>
    <w:link w:val="b3"/>
    <w:rsid w:val="002A7B0D"/>
    <w:rPr>
      <w:rFonts w:ascii="宋体" w:hAnsi="宋体"/>
      <w:b/>
      <w:bCs/>
      <w:kern w:val="2"/>
      <w:sz w:val="21"/>
      <w:szCs w:val="32"/>
    </w:rPr>
  </w:style>
  <w:style w:type="character" w:customStyle="1" w:styleId="apple-converted-space">
    <w:name w:val="apple-converted-space"/>
    <w:basedOn w:val="a0"/>
    <w:rsid w:val="005B56CD"/>
  </w:style>
  <w:style w:type="table" w:customStyle="1" w:styleId="11">
    <w:name w:val="网格型浅色1"/>
    <w:basedOn w:val="a1"/>
    <w:uiPriority w:val="40"/>
    <w:rsid w:val="005B56C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keyword">
    <w:name w:val="keyword"/>
    <w:basedOn w:val="a0"/>
    <w:rsid w:val="005B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2155">
      <w:bodyDiv w:val="1"/>
      <w:marLeft w:val="0"/>
      <w:marRight w:val="0"/>
      <w:marTop w:val="0"/>
      <w:marBottom w:val="0"/>
      <w:divBdr>
        <w:top w:val="none" w:sz="0" w:space="0" w:color="auto"/>
        <w:left w:val="none" w:sz="0" w:space="0" w:color="auto"/>
        <w:bottom w:val="none" w:sz="0" w:space="0" w:color="auto"/>
        <w:right w:val="none" w:sz="0" w:space="0" w:color="auto"/>
      </w:divBdr>
    </w:div>
    <w:div w:id="75054853">
      <w:bodyDiv w:val="1"/>
      <w:marLeft w:val="0"/>
      <w:marRight w:val="0"/>
      <w:marTop w:val="0"/>
      <w:marBottom w:val="0"/>
      <w:divBdr>
        <w:top w:val="none" w:sz="0" w:space="0" w:color="auto"/>
        <w:left w:val="none" w:sz="0" w:space="0" w:color="auto"/>
        <w:bottom w:val="none" w:sz="0" w:space="0" w:color="auto"/>
        <w:right w:val="none" w:sz="0" w:space="0" w:color="auto"/>
      </w:divBdr>
    </w:div>
    <w:div w:id="128789898">
      <w:bodyDiv w:val="1"/>
      <w:marLeft w:val="0"/>
      <w:marRight w:val="0"/>
      <w:marTop w:val="0"/>
      <w:marBottom w:val="0"/>
      <w:divBdr>
        <w:top w:val="none" w:sz="0" w:space="0" w:color="auto"/>
        <w:left w:val="none" w:sz="0" w:space="0" w:color="auto"/>
        <w:bottom w:val="none" w:sz="0" w:space="0" w:color="auto"/>
        <w:right w:val="none" w:sz="0" w:space="0" w:color="auto"/>
      </w:divBdr>
    </w:div>
    <w:div w:id="147744605">
      <w:bodyDiv w:val="1"/>
      <w:marLeft w:val="0"/>
      <w:marRight w:val="0"/>
      <w:marTop w:val="0"/>
      <w:marBottom w:val="0"/>
      <w:divBdr>
        <w:top w:val="none" w:sz="0" w:space="0" w:color="auto"/>
        <w:left w:val="none" w:sz="0" w:space="0" w:color="auto"/>
        <w:bottom w:val="none" w:sz="0" w:space="0" w:color="auto"/>
        <w:right w:val="none" w:sz="0" w:space="0" w:color="auto"/>
      </w:divBdr>
    </w:div>
    <w:div w:id="148864159">
      <w:bodyDiv w:val="1"/>
      <w:marLeft w:val="0"/>
      <w:marRight w:val="0"/>
      <w:marTop w:val="0"/>
      <w:marBottom w:val="0"/>
      <w:divBdr>
        <w:top w:val="none" w:sz="0" w:space="0" w:color="auto"/>
        <w:left w:val="none" w:sz="0" w:space="0" w:color="auto"/>
        <w:bottom w:val="none" w:sz="0" w:space="0" w:color="auto"/>
        <w:right w:val="none" w:sz="0" w:space="0" w:color="auto"/>
      </w:divBdr>
    </w:div>
    <w:div w:id="166404504">
      <w:bodyDiv w:val="1"/>
      <w:marLeft w:val="0"/>
      <w:marRight w:val="0"/>
      <w:marTop w:val="0"/>
      <w:marBottom w:val="0"/>
      <w:divBdr>
        <w:top w:val="none" w:sz="0" w:space="0" w:color="auto"/>
        <w:left w:val="none" w:sz="0" w:space="0" w:color="auto"/>
        <w:bottom w:val="none" w:sz="0" w:space="0" w:color="auto"/>
        <w:right w:val="none" w:sz="0" w:space="0" w:color="auto"/>
      </w:divBdr>
    </w:div>
    <w:div w:id="179052246">
      <w:bodyDiv w:val="1"/>
      <w:marLeft w:val="0"/>
      <w:marRight w:val="0"/>
      <w:marTop w:val="0"/>
      <w:marBottom w:val="0"/>
      <w:divBdr>
        <w:top w:val="none" w:sz="0" w:space="0" w:color="auto"/>
        <w:left w:val="none" w:sz="0" w:space="0" w:color="auto"/>
        <w:bottom w:val="none" w:sz="0" w:space="0" w:color="auto"/>
        <w:right w:val="none" w:sz="0" w:space="0" w:color="auto"/>
      </w:divBdr>
    </w:div>
    <w:div w:id="230117240">
      <w:bodyDiv w:val="1"/>
      <w:marLeft w:val="0"/>
      <w:marRight w:val="0"/>
      <w:marTop w:val="0"/>
      <w:marBottom w:val="0"/>
      <w:divBdr>
        <w:top w:val="none" w:sz="0" w:space="0" w:color="auto"/>
        <w:left w:val="none" w:sz="0" w:space="0" w:color="auto"/>
        <w:bottom w:val="none" w:sz="0" w:space="0" w:color="auto"/>
        <w:right w:val="none" w:sz="0" w:space="0" w:color="auto"/>
      </w:divBdr>
    </w:div>
    <w:div w:id="287198435">
      <w:bodyDiv w:val="1"/>
      <w:marLeft w:val="0"/>
      <w:marRight w:val="0"/>
      <w:marTop w:val="0"/>
      <w:marBottom w:val="0"/>
      <w:divBdr>
        <w:top w:val="none" w:sz="0" w:space="0" w:color="auto"/>
        <w:left w:val="none" w:sz="0" w:space="0" w:color="auto"/>
        <w:bottom w:val="none" w:sz="0" w:space="0" w:color="auto"/>
        <w:right w:val="none" w:sz="0" w:space="0" w:color="auto"/>
      </w:divBdr>
    </w:div>
    <w:div w:id="288636525">
      <w:bodyDiv w:val="1"/>
      <w:marLeft w:val="0"/>
      <w:marRight w:val="0"/>
      <w:marTop w:val="0"/>
      <w:marBottom w:val="0"/>
      <w:divBdr>
        <w:top w:val="none" w:sz="0" w:space="0" w:color="auto"/>
        <w:left w:val="none" w:sz="0" w:space="0" w:color="auto"/>
        <w:bottom w:val="none" w:sz="0" w:space="0" w:color="auto"/>
        <w:right w:val="none" w:sz="0" w:space="0" w:color="auto"/>
      </w:divBdr>
    </w:div>
    <w:div w:id="432017815">
      <w:bodyDiv w:val="1"/>
      <w:marLeft w:val="0"/>
      <w:marRight w:val="0"/>
      <w:marTop w:val="0"/>
      <w:marBottom w:val="0"/>
      <w:divBdr>
        <w:top w:val="none" w:sz="0" w:space="0" w:color="auto"/>
        <w:left w:val="none" w:sz="0" w:space="0" w:color="auto"/>
        <w:bottom w:val="none" w:sz="0" w:space="0" w:color="auto"/>
        <w:right w:val="none" w:sz="0" w:space="0" w:color="auto"/>
      </w:divBdr>
    </w:div>
    <w:div w:id="480271938">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78639524">
      <w:bodyDiv w:val="1"/>
      <w:marLeft w:val="0"/>
      <w:marRight w:val="0"/>
      <w:marTop w:val="0"/>
      <w:marBottom w:val="0"/>
      <w:divBdr>
        <w:top w:val="none" w:sz="0" w:space="0" w:color="auto"/>
        <w:left w:val="none" w:sz="0" w:space="0" w:color="auto"/>
        <w:bottom w:val="none" w:sz="0" w:space="0" w:color="auto"/>
        <w:right w:val="none" w:sz="0" w:space="0" w:color="auto"/>
      </w:divBdr>
    </w:div>
    <w:div w:id="580453966">
      <w:bodyDiv w:val="1"/>
      <w:marLeft w:val="0"/>
      <w:marRight w:val="0"/>
      <w:marTop w:val="0"/>
      <w:marBottom w:val="0"/>
      <w:divBdr>
        <w:top w:val="none" w:sz="0" w:space="0" w:color="auto"/>
        <w:left w:val="none" w:sz="0" w:space="0" w:color="auto"/>
        <w:bottom w:val="none" w:sz="0" w:space="0" w:color="auto"/>
        <w:right w:val="none" w:sz="0" w:space="0" w:color="auto"/>
      </w:divBdr>
    </w:div>
    <w:div w:id="707681498">
      <w:bodyDiv w:val="1"/>
      <w:marLeft w:val="0"/>
      <w:marRight w:val="0"/>
      <w:marTop w:val="0"/>
      <w:marBottom w:val="0"/>
      <w:divBdr>
        <w:top w:val="none" w:sz="0" w:space="0" w:color="auto"/>
        <w:left w:val="none" w:sz="0" w:space="0" w:color="auto"/>
        <w:bottom w:val="none" w:sz="0" w:space="0" w:color="auto"/>
        <w:right w:val="none" w:sz="0" w:space="0" w:color="auto"/>
      </w:divBdr>
    </w:div>
    <w:div w:id="758329049">
      <w:bodyDiv w:val="1"/>
      <w:marLeft w:val="0"/>
      <w:marRight w:val="0"/>
      <w:marTop w:val="0"/>
      <w:marBottom w:val="0"/>
      <w:divBdr>
        <w:top w:val="none" w:sz="0" w:space="0" w:color="auto"/>
        <w:left w:val="none" w:sz="0" w:space="0" w:color="auto"/>
        <w:bottom w:val="none" w:sz="0" w:space="0" w:color="auto"/>
        <w:right w:val="none" w:sz="0" w:space="0" w:color="auto"/>
      </w:divBdr>
    </w:div>
    <w:div w:id="870071708">
      <w:bodyDiv w:val="1"/>
      <w:marLeft w:val="0"/>
      <w:marRight w:val="0"/>
      <w:marTop w:val="0"/>
      <w:marBottom w:val="0"/>
      <w:divBdr>
        <w:top w:val="none" w:sz="0" w:space="0" w:color="auto"/>
        <w:left w:val="none" w:sz="0" w:space="0" w:color="auto"/>
        <w:bottom w:val="none" w:sz="0" w:space="0" w:color="auto"/>
        <w:right w:val="none" w:sz="0" w:space="0" w:color="auto"/>
      </w:divBdr>
    </w:div>
    <w:div w:id="960234731">
      <w:bodyDiv w:val="1"/>
      <w:marLeft w:val="0"/>
      <w:marRight w:val="0"/>
      <w:marTop w:val="0"/>
      <w:marBottom w:val="0"/>
      <w:divBdr>
        <w:top w:val="none" w:sz="0" w:space="0" w:color="auto"/>
        <w:left w:val="none" w:sz="0" w:space="0" w:color="auto"/>
        <w:bottom w:val="none" w:sz="0" w:space="0" w:color="auto"/>
        <w:right w:val="none" w:sz="0" w:space="0" w:color="auto"/>
      </w:divBdr>
      <w:divsChild>
        <w:div w:id="97070979">
          <w:marLeft w:val="0"/>
          <w:marRight w:val="0"/>
          <w:marTop w:val="0"/>
          <w:marBottom w:val="0"/>
          <w:divBdr>
            <w:top w:val="none" w:sz="0" w:space="0" w:color="auto"/>
            <w:left w:val="none" w:sz="0" w:space="0" w:color="auto"/>
            <w:bottom w:val="none" w:sz="0" w:space="0" w:color="auto"/>
            <w:right w:val="none" w:sz="0" w:space="0" w:color="auto"/>
          </w:divBdr>
          <w:divsChild>
            <w:div w:id="1874732852">
              <w:marLeft w:val="0"/>
              <w:marRight w:val="0"/>
              <w:marTop w:val="0"/>
              <w:marBottom w:val="0"/>
              <w:divBdr>
                <w:top w:val="none" w:sz="0" w:space="0" w:color="auto"/>
                <w:left w:val="none" w:sz="0" w:space="0" w:color="auto"/>
                <w:bottom w:val="none" w:sz="0" w:space="0" w:color="auto"/>
                <w:right w:val="none" w:sz="0" w:space="0" w:color="auto"/>
              </w:divBdr>
              <w:divsChild>
                <w:div w:id="223807118">
                  <w:marLeft w:val="0"/>
                  <w:marRight w:val="0"/>
                  <w:marTop w:val="0"/>
                  <w:marBottom w:val="0"/>
                  <w:divBdr>
                    <w:top w:val="none" w:sz="0" w:space="0" w:color="auto"/>
                    <w:left w:val="none" w:sz="0" w:space="0" w:color="auto"/>
                    <w:bottom w:val="none" w:sz="0" w:space="0" w:color="auto"/>
                    <w:right w:val="none" w:sz="0" w:space="0" w:color="auto"/>
                  </w:divBdr>
                  <w:divsChild>
                    <w:div w:id="1377193840">
                      <w:marLeft w:val="0"/>
                      <w:marRight w:val="0"/>
                      <w:marTop w:val="0"/>
                      <w:marBottom w:val="0"/>
                      <w:divBdr>
                        <w:top w:val="none" w:sz="0" w:space="0" w:color="auto"/>
                        <w:left w:val="none" w:sz="0" w:space="0" w:color="auto"/>
                        <w:bottom w:val="none" w:sz="0" w:space="0" w:color="auto"/>
                        <w:right w:val="none" w:sz="0" w:space="0" w:color="auto"/>
                      </w:divBdr>
                      <w:divsChild>
                        <w:div w:id="1035277529">
                          <w:marLeft w:val="0"/>
                          <w:marRight w:val="0"/>
                          <w:marTop w:val="0"/>
                          <w:marBottom w:val="0"/>
                          <w:divBdr>
                            <w:top w:val="none" w:sz="0" w:space="0" w:color="auto"/>
                            <w:left w:val="none" w:sz="0" w:space="0" w:color="auto"/>
                            <w:bottom w:val="none" w:sz="0" w:space="0" w:color="auto"/>
                            <w:right w:val="none" w:sz="0" w:space="0" w:color="auto"/>
                          </w:divBdr>
                          <w:divsChild>
                            <w:div w:id="605230974">
                              <w:marLeft w:val="0"/>
                              <w:marRight w:val="0"/>
                              <w:marTop w:val="0"/>
                              <w:marBottom w:val="0"/>
                              <w:divBdr>
                                <w:top w:val="none" w:sz="0" w:space="0" w:color="auto"/>
                                <w:left w:val="none" w:sz="0" w:space="0" w:color="auto"/>
                                <w:bottom w:val="none" w:sz="0" w:space="0" w:color="auto"/>
                                <w:right w:val="none" w:sz="0" w:space="0" w:color="auto"/>
                              </w:divBdr>
                              <w:divsChild>
                                <w:div w:id="1938781854">
                                  <w:marLeft w:val="0"/>
                                  <w:marRight w:val="0"/>
                                  <w:marTop w:val="0"/>
                                  <w:marBottom w:val="0"/>
                                  <w:divBdr>
                                    <w:top w:val="none" w:sz="0" w:space="0" w:color="auto"/>
                                    <w:left w:val="none" w:sz="0" w:space="0" w:color="auto"/>
                                    <w:bottom w:val="none" w:sz="0" w:space="0" w:color="auto"/>
                                    <w:right w:val="none" w:sz="0" w:space="0" w:color="auto"/>
                                  </w:divBdr>
                                  <w:divsChild>
                                    <w:div w:id="14532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491509">
      <w:bodyDiv w:val="1"/>
      <w:marLeft w:val="0"/>
      <w:marRight w:val="0"/>
      <w:marTop w:val="0"/>
      <w:marBottom w:val="0"/>
      <w:divBdr>
        <w:top w:val="none" w:sz="0" w:space="0" w:color="auto"/>
        <w:left w:val="none" w:sz="0" w:space="0" w:color="auto"/>
        <w:bottom w:val="none" w:sz="0" w:space="0" w:color="auto"/>
        <w:right w:val="none" w:sz="0" w:space="0" w:color="auto"/>
      </w:divBdr>
    </w:div>
    <w:div w:id="1021316548">
      <w:bodyDiv w:val="1"/>
      <w:marLeft w:val="0"/>
      <w:marRight w:val="0"/>
      <w:marTop w:val="0"/>
      <w:marBottom w:val="0"/>
      <w:divBdr>
        <w:top w:val="none" w:sz="0" w:space="0" w:color="auto"/>
        <w:left w:val="none" w:sz="0" w:space="0" w:color="auto"/>
        <w:bottom w:val="none" w:sz="0" w:space="0" w:color="auto"/>
        <w:right w:val="none" w:sz="0" w:space="0" w:color="auto"/>
      </w:divBdr>
    </w:div>
    <w:div w:id="1026057509">
      <w:bodyDiv w:val="1"/>
      <w:marLeft w:val="0"/>
      <w:marRight w:val="0"/>
      <w:marTop w:val="0"/>
      <w:marBottom w:val="0"/>
      <w:divBdr>
        <w:top w:val="none" w:sz="0" w:space="0" w:color="auto"/>
        <w:left w:val="none" w:sz="0" w:space="0" w:color="auto"/>
        <w:bottom w:val="none" w:sz="0" w:space="0" w:color="auto"/>
        <w:right w:val="none" w:sz="0" w:space="0" w:color="auto"/>
      </w:divBdr>
    </w:div>
    <w:div w:id="1040013087">
      <w:bodyDiv w:val="1"/>
      <w:marLeft w:val="0"/>
      <w:marRight w:val="0"/>
      <w:marTop w:val="0"/>
      <w:marBottom w:val="0"/>
      <w:divBdr>
        <w:top w:val="none" w:sz="0" w:space="0" w:color="auto"/>
        <w:left w:val="none" w:sz="0" w:space="0" w:color="auto"/>
        <w:bottom w:val="none" w:sz="0" w:space="0" w:color="auto"/>
        <w:right w:val="none" w:sz="0" w:space="0" w:color="auto"/>
      </w:divBdr>
    </w:div>
    <w:div w:id="1048526458">
      <w:bodyDiv w:val="1"/>
      <w:marLeft w:val="0"/>
      <w:marRight w:val="0"/>
      <w:marTop w:val="0"/>
      <w:marBottom w:val="0"/>
      <w:divBdr>
        <w:top w:val="none" w:sz="0" w:space="0" w:color="auto"/>
        <w:left w:val="none" w:sz="0" w:space="0" w:color="auto"/>
        <w:bottom w:val="none" w:sz="0" w:space="0" w:color="auto"/>
        <w:right w:val="none" w:sz="0" w:space="0" w:color="auto"/>
      </w:divBdr>
    </w:div>
    <w:div w:id="1067992502">
      <w:bodyDiv w:val="1"/>
      <w:marLeft w:val="0"/>
      <w:marRight w:val="0"/>
      <w:marTop w:val="0"/>
      <w:marBottom w:val="0"/>
      <w:divBdr>
        <w:top w:val="none" w:sz="0" w:space="0" w:color="auto"/>
        <w:left w:val="none" w:sz="0" w:space="0" w:color="auto"/>
        <w:bottom w:val="none" w:sz="0" w:space="0" w:color="auto"/>
        <w:right w:val="none" w:sz="0" w:space="0" w:color="auto"/>
      </w:divBdr>
      <w:divsChild>
        <w:div w:id="1549757616">
          <w:marLeft w:val="0"/>
          <w:marRight w:val="0"/>
          <w:marTop w:val="0"/>
          <w:marBottom w:val="0"/>
          <w:divBdr>
            <w:top w:val="none" w:sz="0" w:space="0" w:color="auto"/>
            <w:left w:val="none" w:sz="0" w:space="0" w:color="auto"/>
            <w:bottom w:val="none" w:sz="0" w:space="0" w:color="auto"/>
            <w:right w:val="none" w:sz="0" w:space="0" w:color="auto"/>
          </w:divBdr>
          <w:divsChild>
            <w:div w:id="1489862357">
              <w:marLeft w:val="0"/>
              <w:marRight w:val="0"/>
              <w:marTop w:val="0"/>
              <w:marBottom w:val="0"/>
              <w:divBdr>
                <w:top w:val="none" w:sz="0" w:space="0" w:color="auto"/>
                <w:left w:val="none" w:sz="0" w:space="0" w:color="auto"/>
                <w:bottom w:val="none" w:sz="0" w:space="0" w:color="auto"/>
                <w:right w:val="none" w:sz="0" w:space="0" w:color="auto"/>
              </w:divBdr>
              <w:divsChild>
                <w:div w:id="756900876">
                  <w:marLeft w:val="0"/>
                  <w:marRight w:val="0"/>
                  <w:marTop w:val="0"/>
                  <w:marBottom w:val="0"/>
                  <w:divBdr>
                    <w:top w:val="none" w:sz="0" w:space="0" w:color="auto"/>
                    <w:left w:val="none" w:sz="0" w:space="0" w:color="auto"/>
                    <w:bottom w:val="none" w:sz="0" w:space="0" w:color="auto"/>
                    <w:right w:val="none" w:sz="0" w:space="0" w:color="auto"/>
                  </w:divBdr>
                  <w:divsChild>
                    <w:div w:id="1626080598">
                      <w:marLeft w:val="0"/>
                      <w:marRight w:val="0"/>
                      <w:marTop w:val="0"/>
                      <w:marBottom w:val="0"/>
                      <w:divBdr>
                        <w:top w:val="none" w:sz="0" w:space="0" w:color="auto"/>
                        <w:left w:val="none" w:sz="0" w:space="0" w:color="auto"/>
                        <w:bottom w:val="none" w:sz="0" w:space="0" w:color="auto"/>
                        <w:right w:val="none" w:sz="0" w:space="0" w:color="auto"/>
                      </w:divBdr>
                      <w:divsChild>
                        <w:div w:id="162668819">
                          <w:marLeft w:val="0"/>
                          <w:marRight w:val="0"/>
                          <w:marTop w:val="0"/>
                          <w:marBottom w:val="210"/>
                          <w:divBdr>
                            <w:top w:val="none" w:sz="0" w:space="0" w:color="auto"/>
                            <w:left w:val="none" w:sz="0" w:space="0" w:color="auto"/>
                            <w:bottom w:val="none" w:sz="0" w:space="0" w:color="auto"/>
                            <w:right w:val="none" w:sz="0" w:space="0" w:color="auto"/>
                          </w:divBdr>
                          <w:divsChild>
                            <w:div w:id="2111242817">
                              <w:marLeft w:val="0"/>
                              <w:marRight w:val="0"/>
                              <w:marTop w:val="0"/>
                              <w:marBottom w:val="0"/>
                              <w:divBdr>
                                <w:top w:val="single" w:sz="6" w:space="7" w:color="E3E3E3"/>
                                <w:left w:val="single" w:sz="6" w:space="7" w:color="E3E3E3"/>
                                <w:bottom w:val="single" w:sz="6" w:space="7" w:color="E0E0E0"/>
                                <w:right w:val="single" w:sz="6" w:space="7" w:color="ECECEC"/>
                              </w:divBdr>
                              <w:divsChild>
                                <w:div w:id="5056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756645">
      <w:bodyDiv w:val="1"/>
      <w:marLeft w:val="0"/>
      <w:marRight w:val="0"/>
      <w:marTop w:val="0"/>
      <w:marBottom w:val="0"/>
      <w:divBdr>
        <w:top w:val="none" w:sz="0" w:space="0" w:color="auto"/>
        <w:left w:val="none" w:sz="0" w:space="0" w:color="auto"/>
        <w:bottom w:val="none" w:sz="0" w:space="0" w:color="auto"/>
        <w:right w:val="none" w:sz="0" w:space="0" w:color="auto"/>
      </w:divBdr>
    </w:div>
    <w:div w:id="1325739422">
      <w:bodyDiv w:val="1"/>
      <w:marLeft w:val="0"/>
      <w:marRight w:val="0"/>
      <w:marTop w:val="0"/>
      <w:marBottom w:val="0"/>
      <w:divBdr>
        <w:top w:val="none" w:sz="0" w:space="0" w:color="auto"/>
        <w:left w:val="none" w:sz="0" w:space="0" w:color="auto"/>
        <w:bottom w:val="none" w:sz="0" w:space="0" w:color="auto"/>
        <w:right w:val="none" w:sz="0" w:space="0" w:color="auto"/>
      </w:divBdr>
    </w:div>
    <w:div w:id="1393195140">
      <w:bodyDiv w:val="1"/>
      <w:marLeft w:val="0"/>
      <w:marRight w:val="0"/>
      <w:marTop w:val="100"/>
      <w:marBottom w:val="100"/>
      <w:divBdr>
        <w:top w:val="none" w:sz="0" w:space="0" w:color="auto"/>
        <w:left w:val="none" w:sz="0" w:space="0" w:color="auto"/>
        <w:bottom w:val="none" w:sz="0" w:space="0" w:color="auto"/>
        <w:right w:val="none" w:sz="0" w:space="0" w:color="auto"/>
      </w:divBdr>
      <w:divsChild>
        <w:div w:id="1143160451">
          <w:marLeft w:val="0"/>
          <w:marRight w:val="0"/>
          <w:marTop w:val="0"/>
          <w:marBottom w:val="0"/>
          <w:divBdr>
            <w:top w:val="none" w:sz="0" w:space="0" w:color="auto"/>
            <w:left w:val="none" w:sz="0" w:space="0" w:color="auto"/>
            <w:bottom w:val="none" w:sz="0" w:space="0" w:color="auto"/>
            <w:right w:val="none" w:sz="0" w:space="0" w:color="auto"/>
          </w:divBdr>
          <w:divsChild>
            <w:div w:id="99566258">
              <w:marLeft w:val="0"/>
              <w:marRight w:val="0"/>
              <w:marTop w:val="0"/>
              <w:marBottom w:val="0"/>
              <w:divBdr>
                <w:top w:val="none" w:sz="0" w:space="0" w:color="auto"/>
                <w:left w:val="none" w:sz="0" w:space="0" w:color="auto"/>
                <w:bottom w:val="none" w:sz="0" w:space="0" w:color="auto"/>
                <w:right w:val="none" w:sz="0" w:space="0" w:color="auto"/>
              </w:divBdr>
              <w:divsChild>
                <w:div w:id="1418165270">
                  <w:marLeft w:val="0"/>
                  <w:marRight w:val="0"/>
                  <w:marTop w:val="0"/>
                  <w:marBottom w:val="0"/>
                  <w:divBdr>
                    <w:top w:val="none" w:sz="0" w:space="0" w:color="auto"/>
                    <w:left w:val="none" w:sz="0" w:space="0" w:color="auto"/>
                    <w:bottom w:val="none" w:sz="0" w:space="0" w:color="auto"/>
                    <w:right w:val="none" w:sz="0" w:space="0" w:color="auto"/>
                  </w:divBdr>
                  <w:divsChild>
                    <w:div w:id="546645744">
                      <w:marLeft w:val="0"/>
                      <w:marRight w:val="0"/>
                      <w:marTop w:val="150"/>
                      <w:marBottom w:val="0"/>
                      <w:divBdr>
                        <w:top w:val="none" w:sz="0" w:space="0" w:color="auto"/>
                        <w:left w:val="none" w:sz="0" w:space="0" w:color="auto"/>
                        <w:bottom w:val="none" w:sz="0" w:space="0" w:color="auto"/>
                        <w:right w:val="none" w:sz="0" w:space="0" w:color="auto"/>
                      </w:divBdr>
                      <w:divsChild>
                        <w:div w:id="114259026">
                          <w:marLeft w:val="0"/>
                          <w:marRight w:val="0"/>
                          <w:marTop w:val="0"/>
                          <w:marBottom w:val="0"/>
                          <w:divBdr>
                            <w:top w:val="none" w:sz="0" w:space="0" w:color="auto"/>
                            <w:left w:val="none" w:sz="0" w:space="0" w:color="auto"/>
                            <w:bottom w:val="none" w:sz="0" w:space="0" w:color="auto"/>
                            <w:right w:val="none" w:sz="0" w:space="0" w:color="auto"/>
                          </w:divBdr>
                          <w:divsChild>
                            <w:div w:id="1810127158">
                              <w:marLeft w:val="0"/>
                              <w:marRight w:val="0"/>
                              <w:marTop w:val="0"/>
                              <w:marBottom w:val="0"/>
                              <w:divBdr>
                                <w:top w:val="none" w:sz="0" w:space="0" w:color="auto"/>
                                <w:left w:val="none" w:sz="0" w:space="0" w:color="auto"/>
                                <w:bottom w:val="none" w:sz="0" w:space="0" w:color="auto"/>
                                <w:right w:val="none" w:sz="0" w:space="0" w:color="auto"/>
                              </w:divBdr>
                              <w:divsChild>
                                <w:div w:id="1616252048">
                                  <w:marLeft w:val="0"/>
                                  <w:marRight w:val="0"/>
                                  <w:marTop w:val="0"/>
                                  <w:marBottom w:val="0"/>
                                  <w:divBdr>
                                    <w:top w:val="none" w:sz="0" w:space="0" w:color="auto"/>
                                    <w:left w:val="none" w:sz="0" w:space="0" w:color="auto"/>
                                    <w:bottom w:val="none" w:sz="0" w:space="0" w:color="auto"/>
                                    <w:right w:val="none" w:sz="0" w:space="0" w:color="auto"/>
                                  </w:divBdr>
                                  <w:divsChild>
                                    <w:div w:id="259067440">
                                      <w:marLeft w:val="0"/>
                                      <w:marRight w:val="0"/>
                                      <w:marTop w:val="0"/>
                                      <w:marBottom w:val="0"/>
                                      <w:divBdr>
                                        <w:top w:val="none" w:sz="0" w:space="0" w:color="auto"/>
                                        <w:left w:val="none" w:sz="0" w:space="0" w:color="auto"/>
                                        <w:bottom w:val="none" w:sz="0" w:space="0" w:color="auto"/>
                                        <w:right w:val="none" w:sz="0" w:space="0" w:color="auto"/>
                                      </w:divBdr>
                                      <w:divsChild>
                                        <w:div w:id="1310287773">
                                          <w:marLeft w:val="0"/>
                                          <w:marRight w:val="0"/>
                                          <w:marTop w:val="0"/>
                                          <w:marBottom w:val="0"/>
                                          <w:divBdr>
                                            <w:top w:val="none" w:sz="0" w:space="0" w:color="auto"/>
                                            <w:left w:val="none" w:sz="0" w:space="0" w:color="auto"/>
                                            <w:bottom w:val="none" w:sz="0" w:space="0" w:color="auto"/>
                                            <w:right w:val="none" w:sz="0" w:space="0" w:color="auto"/>
                                          </w:divBdr>
                                          <w:divsChild>
                                            <w:div w:id="1763329558">
                                              <w:marLeft w:val="0"/>
                                              <w:marRight w:val="0"/>
                                              <w:marTop w:val="0"/>
                                              <w:marBottom w:val="0"/>
                                              <w:divBdr>
                                                <w:top w:val="none" w:sz="0" w:space="0" w:color="auto"/>
                                                <w:left w:val="none" w:sz="0" w:space="0" w:color="auto"/>
                                                <w:bottom w:val="none" w:sz="0" w:space="0" w:color="auto"/>
                                                <w:right w:val="none" w:sz="0" w:space="0" w:color="auto"/>
                                              </w:divBdr>
                                              <w:divsChild>
                                                <w:div w:id="1911453727">
                                                  <w:marLeft w:val="0"/>
                                                  <w:marRight w:val="0"/>
                                                  <w:marTop w:val="0"/>
                                                  <w:marBottom w:val="0"/>
                                                  <w:divBdr>
                                                    <w:top w:val="none" w:sz="0" w:space="0" w:color="auto"/>
                                                    <w:left w:val="none" w:sz="0" w:space="0" w:color="auto"/>
                                                    <w:bottom w:val="none" w:sz="0" w:space="0" w:color="auto"/>
                                                    <w:right w:val="none" w:sz="0" w:space="0" w:color="auto"/>
                                                  </w:divBdr>
                                                  <w:divsChild>
                                                    <w:div w:id="949891809">
                                                      <w:marLeft w:val="0"/>
                                                      <w:marRight w:val="0"/>
                                                      <w:marTop w:val="0"/>
                                                      <w:marBottom w:val="0"/>
                                                      <w:divBdr>
                                                        <w:top w:val="none" w:sz="0" w:space="0" w:color="auto"/>
                                                        <w:left w:val="none" w:sz="0" w:space="0" w:color="auto"/>
                                                        <w:bottom w:val="none" w:sz="0" w:space="0" w:color="auto"/>
                                                        <w:right w:val="none" w:sz="0" w:space="0" w:color="auto"/>
                                                      </w:divBdr>
                                                      <w:divsChild>
                                                        <w:div w:id="1932544207">
                                                          <w:marLeft w:val="0"/>
                                                          <w:marRight w:val="0"/>
                                                          <w:marTop w:val="0"/>
                                                          <w:marBottom w:val="0"/>
                                                          <w:divBdr>
                                                            <w:top w:val="none" w:sz="0" w:space="0" w:color="auto"/>
                                                            <w:left w:val="none" w:sz="0" w:space="0" w:color="auto"/>
                                                            <w:bottom w:val="none" w:sz="0" w:space="0" w:color="auto"/>
                                                            <w:right w:val="none" w:sz="0" w:space="0" w:color="auto"/>
                                                          </w:divBdr>
                                                          <w:divsChild>
                                                            <w:div w:id="25640327">
                                                              <w:marLeft w:val="0"/>
                                                              <w:marRight w:val="0"/>
                                                              <w:marTop w:val="0"/>
                                                              <w:marBottom w:val="0"/>
                                                              <w:divBdr>
                                                                <w:top w:val="none" w:sz="0" w:space="0" w:color="auto"/>
                                                                <w:left w:val="none" w:sz="0" w:space="0" w:color="auto"/>
                                                                <w:bottom w:val="none" w:sz="0" w:space="0" w:color="auto"/>
                                                                <w:right w:val="none" w:sz="0" w:space="0" w:color="auto"/>
                                                              </w:divBdr>
                                                              <w:divsChild>
                                                                <w:div w:id="1989287478">
                                                                  <w:marLeft w:val="0"/>
                                                                  <w:marRight w:val="0"/>
                                                                  <w:marTop w:val="0"/>
                                                                  <w:marBottom w:val="0"/>
                                                                  <w:divBdr>
                                                                    <w:top w:val="none" w:sz="0" w:space="0" w:color="auto"/>
                                                                    <w:left w:val="none" w:sz="0" w:space="0" w:color="auto"/>
                                                                    <w:bottom w:val="none" w:sz="0" w:space="0" w:color="auto"/>
                                                                    <w:right w:val="none" w:sz="0" w:space="0" w:color="auto"/>
                                                                  </w:divBdr>
                                                                  <w:divsChild>
                                                                    <w:div w:id="884368277">
                                                                      <w:marLeft w:val="0"/>
                                                                      <w:marRight w:val="0"/>
                                                                      <w:marTop w:val="0"/>
                                                                      <w:marBottom w:val="0"/>
                                                                      <w:divBdr>
                                                                        <w:top w:val="none" w:sz="0" w:space="0" w:color="auto"/>
                                                                        <w:left w:val="none" w:sz="0" w:space="0" w:color="auto"/>
                                                                        <w:bottom w:val="none" w:sz="0" w:space="0" w:color="auto"/>
                                                                        <w:right w:val="none" w:sz="0" w:space="0" w:color="auto"/>
                                                                      </w:divBdr>
                                                                      <w:divsChild>
                                                                        <w:div w:id="734468876">
                                                                          <w:marLeft w:val="0"/>
                                                                          <w:marRight w:val="0"/>
                                                                          <w:marTop w:val="0"/>
                                                                          <w:marBottom w:val="0"/>
                                                                          <w:divBdr>
                                                                            <w:top w:val="none" w:sz="0" w:space="0" w:color="auto"/>
                                                                            <w:left w:val="none" w:sz="0" w:space="0" w:color="auto"/>
                                                                            <w:bottom w:val="none" w:sz="0" w:space="0" w:color="auto"/>
                                                                            <w:right w:val="none" w:sz="0" w:space="0" w:color="auto"/>
                                                                          </w:divBdr>
                                                                          <w:divsChild>
                                                                            <w:div w:id="3530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1559139">
      <w:bodyDiv w:val="1"/>
      <w:marLeft w:val="0"/>
      <w:marRight w:val="0"/>
      <w:marTop w:val="0"/>
      <w:marBottom w:val="0"/>
      <w:divBdr>
        <w:top w:val="none" w:sz="0" w:space="0" w:color="auto"/>
        <w:left w:val="none" w:sz="0" w:space="0" w:color="auto"/>
        <w:bottom w:val="none" w:sz="0" w:space="0" w:color="auto"/>
        <w:right w:val="none" w:sz="0" w:space="0" w:color="auto"/>
      </w:divBdr>
    </w:div>
    <w:div w:id="1490055546">
      <w:bodyDiv w:val="1"/>
      <w:marLeft w:val="0"/>
      <w:marRight w:val="0"/>
      <w:marTop w:val="0"/>
      <w:marBottom w:val="0"/>
      <w:divBdr>
        <w:top w:val="none" w:sz="0" w:space="0" w:color="auto"/>
        <w:left w:val="none" w:sz="0" w:space="0" w:color="auto"/>
        <w:bottom w:val="none" w:sz="0" w:space="0" w:color="auto"/>
        <w:right w:val="none" w:sz="0" w:space="0" w:color="auto"/>
      </w:divBdr>
    </w:div>
    <w:div w:id="1557739247">
      <w:bodyDiv w:val="1"/>
      <w:marLeft w:val="0"/>
      <w:marRight w:val="0"/>
      <w:marTop w:val="0"/>
      <w:marBottom w:val="0"/>
      <w:divBdr>
        <w:top w:val="none" w:sz="0" w:space="0" w:color="auto"/>
        <w:left w:val="none" w:sz="0" w:space="0" w:color="auto"/>
        <w:bottom w:val="none" w:sz="0" w:space="0" w:color="auto"/>
        <w:right w:val="none" w:sz="0" w:space="0" w:color="auto"/>
      </w:divBdr>
    </w:div>
    <w:div w:id="1624917837">
      <w:bodyDiv w:val="1"/>
      <w:marLeft w:val="0"/>
      <w:marRight w:val="0"/>
      <w:marTop w:val="0"/>
      <w:marBottom w:val="0"/>
      <w:divBdr>
        <w:top w:val="none" w:sz="0" w:space="0" w:color="auto"/>
        <w:left w:val="none" w:sz="0" w:space="0" w:color="auto"/>
        <w:bottom w:val="none" w:sz="0" w:space="0" w:color="auto"/>
        <w:right w:val="none" w:sz="0" w:space="0" w:color="auto"/>
      </w:divBdr>
    </w:div>
    <w:div w:id="1650598576">
      <w:bodyDiv w:val="1"/>
      <w:marLeft w:val="0"/>
      <w:marRight w:val="0"/>
      <w:marTop w:val="0"/>
      <w:marBottom w:val="0"/>
      <w:divBdr>
        <w:top w:val="none" w:sz="0" w:space="0" w:color="auto"/>
        <w:left w:val="none" w:sz="0" w:space="0" w:color="auto"/>
        <w:bottom w:val="none" w:sz="0" w:space="0" w:color="auto"/>
        <w:right w:val="none" w:sz="0" w:space="0" w:color="auto"/>
      </w:divBdr>
    </w:div>
    <w:div w:id="1751082007">
      <w:bodyDiv w:val="1"/>
      <w:marLeft w:val="0"/>
      <w:marRight w:val="0"/>
      <w:marTop w:val="0"/>
      <w:marBottom w:val="0"/>
      <w:divBdr>
        <w:top w:val="none" w:sz="0" w:space="0" w:color="auto"/>
        <w:left w:val="none" w:sz="0" w:space="0" w:color="auto"/>
        <w:bottom w:val="none" w:sz="0" w:space="0" w:color="auto"/>
        <w:right w:val="none" w:sz="0" w:space="0" w:color="auto"/>
      </w:divBdr>
    </w:div>
    <w:div w:id="1785688097">
      <w:bodyDiv w:val="1"/>
      <w:marLeft w:val="0"/>
      <w:marRight w:val="0"/>
      <w:marTop w:val="0"/>
      <w:marBottom w:val="0"/>
      <w:divBdr>
        <w:top w:val="none" w:sz="0" w:space="0" w:color="auto"/>
        <w:left w:val="none" w:sz="0" w:space="0" w:color="auto"/>
        <w:bottom w:val="none" w:sz="0" w:space="0" w:color="auto"/>
        <w:right w:val="none" w:sz="0" w:space="0" w:color="auto"/>
      </w:divBdr>
    </w:div>
    <w:div w:id="1854152427">
      <w:bodyDiv w:val="1"/>
      <w:marLeft w:val="0"/>
      <w:marRight w:val="0"/>
      <w:marTop w:val="0"/>
      <w:marBottom w:val="0"/>
      <w:divBdr>
        <w:top w:val="none" w:sz="0" w:space="0" w:color="auto"/>
        <w:left w:val="none" w:sz="0" w:space="0" w:color="auto"/>
        <w:bottom w:val="none" w:sz="0" w:space="0" w:color="auto"/>
        <w:right w:val="none" w:sz="0" w:space="0" w:color="auto"/>
      </w:divBdr>
      <w:divsChild>
        <w:div w:id="818156878">
          <w:marLeft w:val="0"/>
          <w:marRight w:val="0"/>
          <w:marTop w:val="0"/>
          <w:marBottom w:val="0"/>
          <w:divBdr>
            <w:top w:val="none" w:sz="0" w:space="0" w:color="auto"/>
            <w:left w:val="none" w:sz="0" w:space="0" w:color="auto"/>
            <w:bottom w:val="none" w:sz="0" w:space="0" w:color="auto"/>
            <w:right w:val="none" w:sz="0" w:space="0" w:color="auto"/>
          </w:divBdr>
          <w:divsChild>
            <w:div w:id="38433584">
              <w:marLeft w:val="0"/>
              <w:marRight w:val="0"/>
              <w:marTop w:val="300"/>
              <w:marBottom w:val="0"/>
              <w:divBdr>
                <w:top w:val="none" w:sz="0" w:space="0" w:color="auto"/>
                <w:left w:val="none" w:sz="0" w:space="0" w:color="auto"/>
                <w:bottom w:val="none" w:sz="0" w:space="0" w:color="auto"/>
                <w:right w:val="none" w:sz="0" w:space="0" w:color="auto"/>
              </w:divBdr>
              <w:divsChild>
                <w:div w:id="748774600">
                  <w:marLeft w:val="0"/>
                  <w:marRight w:val="0"/>
                  <w:marTop w:val="0"/>
                  <w:marBottom w:val="0"/>
                  <w:divBdr>
                    <w:top w:val="single" w:sz="6" w:space="0" w:color="E5E5E5"/>
                    <w:left w:val="single" w:sz="6" w:space="0" w:color="E5E5E5"/>
                    <w:bottom w:val="single" w:sz="6" w:space="0" w:color="E5E5E5"/>
                    <w:right w:val="single" w:sz="6" w:space="0" w:color="E5E5E5"/>
                  </w:divBdr>
                  <w:divsChild>
                    <w:div w:id="756445800">
                      <w:marLeft w:val="0"/>
                      <w:marRight w:val="0"/>
                      <w:marTop w:val="0"/>
                      <w:marBottom w:val="0"/>
                      <w:divBdr>
                        <w:top w:val="none" w:sz="0" w:space="0" w:color="auto"/>
                        <w:left w:val="none" w:sz="0" w:space="0" w:color="auto"/>
                        <w:bottom w:val="none" w:sz="0" w:space="0" w:color="auto"/>
                        <w:right w:val="none" w:sz="0" w:space="0" w:color="auto"/>
                      </w:divBdr>
                      <w:divsChild>
                        <w:div w:id="1970091613">
                          <w:marLeft w:val="0"/>
                          <w:marRight w:val="0"/>
                          <w:marTop w:val="0"/>
                          <w:marBottom w:val="225"/>
                          <w:divBdr>
                            <w:top w:val="none" w:sz="0" w:space="0" w:color="auto"/>
                            <w:left w:val="none" w:sz="0" w:space="0" w:color="auto"/>
                            <w:bottom w:val="none" w:sz="0" w:space="0" w:color="auto"/>
                            <w:right w:val="none" w:sz="0" w:space="0" w:color="auto"/>
                          </w:divBdr>
                          <w:divsChild>
                            <w:div w:id="2035109316">
                              <w:marLeft w:val="0"/>
                              <w:marRight w:val="0"/>
                              <w:marTop w:val="0"/>
                              <w:marBottom w:val="225"/>
                              <w:divBdr>
                                <w:top w:val="none" w:sz="0" w:space="0" w:color="auto"/>
                                <w:left w:val="none" w:sz="0" w:space="0" w:color="auto"/>
                                <w:bottom w:val="none" w:sz="0" w:space="0" w:color="auto"/>
                                <w:right w:val="none" w:sz="0" w:space="0" w:color="auto"/>
                              </w:divBdr>
                            </w:div>
                            <w:div w:id="18119426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580840">
      <w:bodyDiv w:val="1"/>
      <w:marLeft w:val="0"/>
      <w:marRight w:val="0"/>
      <w:marTop w:val="0"/>
      <w:marBottom w:val="0"/>
      <w:divBdr>
        <w:top w:val="none" w:sz="0" w:space="0" w:color="auto"/>
        <w:left w:val="none" w:sz="0" w:space="0" w:color="auto"/>
        <w:bottom w:val="none" w:sz="0" w:space="0" w:color="auto"/>
        <w:right w:val="none" w:sz="0" w:space="0" w:color="auto"/>
      </w:divBdr>
    </w:div>
    <w:div w:id="1918785886">
      <w:bodyDiv w:val="1"/>
      <w:marLeft w:val="0"/>
      <w:marRight w:val="0"/>
      <w:marTop w:val="0"/>
      <w:marBottom w:val="0"/>
      <w:divBdr>
        <w:top w:val="none" w:sz="0" w:space="0" w:color="auto"/>
        <w:left w:val="none" w:sz="0" w:space="0" w:color="auto"/>
        <w:bottom w:val="none" w:sz="0" w:space="0" w:color="auto"/>
        <w:right w:val="none" w:sz="0" w:space="0" w:color="auto"/>
      </w:divBdr>
    </w:div>
    <w:div w:id="1963149622">
      <w:bodyDiv w:val="1"/>
      <w:marLeft w:val="0"/>
      <w:marRight w:val="0"/>
      <w:marTop w:val="0"/>
      <w:marBottom w:val="0"/>
      <w:divBdr>
        <w:top w:val="none" w:sz="0" w:space="0" w:color="auto"/>
        <w:left w:val="none" w:sz="0" w:space="0" w:color="auto"/>
        <w:bottom w:val="none" w:sz="0" w:space="0" w:color="auto"/>
        <w:right w:val="none" w:sz="0" w:space="0" w:color="auto"/>
      </w:divBdr>
    </w:div>
    <w:div w:id="2068843164">
      <w:bodyDiv w:val="1"/>
      <w:marLeft w:val="0"/>
      <w:marRight w:val="0"/>
      <w:marTop w:val="0"/>
      <w:marBottom w:val="0"/>
      <w:divBdr>
        <w:top w:val="none" w:sz="0" w:space="0" w:color="auto"/>
        <w:left w:val="none" w:sz="0" w:space="0" w:color="auto"/>
        <w:bottom w:val="none" w:sz="0" w:space="0" w:color="auto"/>
        <w:right w:val="none" w:sz="0" w:space="0" w:color="auto"/>
      </w:divBdr>
    </w:div>
    <w:div w:id="2069261783">
      <w:bodyDiv w:val="1"/>
      <w:marLeft w:val="0"/>
      <w:marRight w:val="0"/>
      <w:marTop w:val="0"/>
      <w:marBottom w:val="0"/>
      <w:divBdr>
        <w:top w:val="none" w:sz="0" w:space="0" w:color="auto"/>
        <w:left w:val="none" w:sz="0" w:space="0" w:color="auto"/>
        <w:bottom w:val="none" w:sz="0" w:space="0" w:color="auto"/>
        <w:right w:val="none" w:sz="0" w:space="0" w:color="auto"/>
      </w:divBdr>
    </w:div>
    <w:div w:id="212907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jpeg"/><Relationship Id="rId21" Type="http://schemas.openxmlformats.org/officeDocument/2006/relationships/package" Target="embeddings/Microsoft_Visio___2222222.vsdx"/><Relationship Id="rId34" Type="http://schemas.openxmlformats.org/officeDocument/2006/relationships/hyperlink" Target="eclipse-javadoc:%E2%98%82=zx_TelecomPaper/D:%5C/mylib%5C/hive%5C/apache-hive-1.2.0-bin%5C/lib%5C/hive-exec-1.2.0.jar%3Corg.apache.hadoop.hive" TargetMode="External"/><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image" Target="media/image21.png"/><Relationship Id="rId55"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package" Target="embeddings/Microsoft_Visio___444.vsdx"/><Relationship Id="rId33" Type="http://schemas.openxmlformats.org/officeDocument/2006/relationships/hyperlink" Target="eclipse-javadoc:%E2%98%82=zx_TelecomPaper/D:%5C/mylib%5C/hive%5C/apache-hive-1.2.0-bin%5C/lib%5C/hive-exec-1.2.0.jar%3Corg.apache.hadoop" TargetMode="External"/><Relationship Id="rId38" Type="http://schemas.openxmlformats.org/officeDocument/2006/relationships/image" Target="media/image11.jpe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image" Target="media/image14.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package" Target="embeddings/Microsoft_Visio___7777777.vsdx"/><Relationship Id="rId37" Type="http://schemas.openxmlformats.org/officeDocument/2006/relationships/footer" Target="footer6.xml"/><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package" Target="embeddings/Microsoft_Visio___888888888.vsdx"/><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__333.vsdx"/><Relationship Id="rId28" Type="http://schemas.openxmlformats.org/officeDocument/2006/relationships/image" Target="media/image7.emf"/><Relationship Id="rId36" Type="http://schemas.openxmlformats.org/officeDocument/2006/relationships/image" Target="media/image10.png"/><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1111111.vsdx"/><Relationship Id="rId31" Type="http://schemas.openxmlformats.org/officeDocument/2006/relationships/image" Target="media/image9.emf"/><Relationship Id="rId44" Type="http://schemas.openxmlformats.org/officeDocument/2006/relationships/image" Target="media/image17.jpeg"/><Relationship Id="rId52"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__555.vsdx"/><Relationship Id="rId30" Type="http://schemas.openxmlformats.org/officeDocument/2006/relationships/package" Target="embeddings/Microsoft_Visio___6666666.vsdx"/><Relationship Id="rId35" Type="http://schemas.openxmlformats.org/officeDocument/2006/relationships/hyperlink" Target="eclipse-javadoc:%E2%98%82=zx_TelecomPaper/D:%5C/mylib%5C/hadoop-2.5.2%5C/share%5C/hadoop%5C/mapreduce%5C/hadoop-mapreduce-client-core-2.5.2.jar%3Corg.apache.hadoop.mapred(JobConf.class%E2%98%83JobConf" TargetMode="External"/><Relationship Id="rId43" Type="http://schemas.openxmlformats.org/officeDocument/2006/relationships/image" Target="media/image16.jpeg"/><Relationship Id="rId48" Type="http://schemas.openxmlformats.org/officeDocument/2006/relationships/chart" Target="charts/chart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30740;&#31350;&#29983;&#35770;&#25991;\&#30740;&#31350;&#29983;&#35770;&#25991;\&#25968;&#25454;&#25991;&#20214;\&#19994;&#21153;&#32534;&#21495;-&#35775;&#38382;&#3732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30740;&#31350;&#29983;&#35770;&#25991;\&#30740;&#31350;&#29983;&#35770;&#25991;\&#25968;&#25454;&#25991;&#20214;\&#19994;&#21153;&#32534;&#21495;-&#35775;&#38382;&#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排序!$N$2</c:f>
              <c:strCache>
                <c:ptCount val="1"/>
                <c:pt idx="0">
                  <c:v>百分比</c:v>
                </c:pt>
              </c:strCache>
            </c:strRef>
          </c:tx>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排序!$L$3:$L$15</c:f>
              <c:strCache>
                <c:ptCount val="13"/>
                <c:pt idx="0">
                  <c:v>P2P下载</c:v>
                </c:pt>
                <c:pt idx="1">
                  <c:v>信息即时交互服务</c:v>
                </c:pt>
                <c:pt idx="2">
                  <c:v>HTTP应用</c:v>
                </c:pt>
                <c:pt idx="3">
                  <c:v>电子邮件服务</c:v>
                </c:pt>
                <c:pt idx="4">
                  <c:v>WAP类应用</c:v>
                </c:pt>
                <c:pt idx="5">
                  <c:v>VoIP</c:v>
                </c:pt>
                <c:pt idx="6">
                  <c:v>P2P视频</c:v>
                </c:pt>
                <c:pt idx="7">
                  <c:v>网络游戏</c:v>
                </c:pt>
                <c:pt idx="8">
                  <c:v>证券交易</c:v>
                </c:pt>
                <c:pt idx="9">
                  <c:v>在线阅读</c:v>
                </c:pt>
                <c:pt idx="10">
                  <c:v>在线音乐</c:v>
                </c:pt>
                <c:pt idx="11">
                  <c:v>应用商店</c:v>
                </c:pt>
                <c:pt idx="12">
                  <c:v>其他</c:v>
                </c:pt>
              </c:strCache>
            </c:strRef>
          </c:cat>
          <c:val>
            <c:numRef>
              <c:f>排序!$N$3:$N$15</c:f>
              <c:numCache>
                <c:formatCode>0.00%</c:formatCode>
                <c:ptCount val="13"/>
                <c:pt idx="0">
                  <c:v>4.6520062476713286E-4</c:v>
                </c:pt>
                <c:pt idx="1">
                  <c:v>0.11964857295183953</c:v>
                </c:pt>
                <c:pt idx="2">
                  <c:v>0.64817967445317781</c:v>
                </c:pt>
                <c:pt idx="3">
                  <c:v>1.1458682368454369E-3</c:v>
                </c:pt>
                <c:pt idx="4">
                  <c:v>1.2674772727891244E-4</c:v>
                </c:pt>
                <c:pt idx="5">
                  <c:v>8.2318792544117233E-4</c:v>
                </c:pt>
                <c:pt idx="6">
                  <c:v>3.8664830549555641E-2</c:v>
                </c:pt>
                <c:pt idx="7">
                  <c:v>4.6605548541001135E-3</c:v>
                </c:pt>
                <c:pt idx="8">
                  <c:v>1.035585067154144E-2</c:v>
                </c:pt>
                <c:pt idx="9">
                  <c:v>2.4202529311512589E-3</c:v>
                </c:pt>
                <c:pt idx="10">
                  <c:v>2.0151401121434251E-2</c:v>
                </c:pt>
                <c:pt idx="11">
                  <c:v>8.7769462681637975E-3</c:v>
                </c:pt>
                <c:pt idx="12">
                  <c:v>0.14458091168470349</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Sheet1!$A$1</c:f>
              <c:strCache>
                <c:ptCount val="1"/>
                <c:pt idx="0">
                  <c:v>P2P下载</c:v>
                </c:pt>
              </c:strCache>
            </c:strRef>
          </c:tx>
          <c:marker>
            <c:symbol val="none"/>
          </c:marker>
          <c:yVal>
            <c:numRef>
              <c:f>Sheet1!$A$2:$A$25</c:f>
              <c:numCache>
                <c:formatCode>0.0000_ </c:formatCode>
                <c:ptCount val="24"/>
                <c:pt idx="0">
                  <c:v>0.5141430123972266</c:v>
                </c:pt>
                <c:pt idx="1">
                  <c:v>0.25986608484816454</c:v>
                </c:pt>
                <c:pt idx="2">
                  <c:v>0.13524967875558669</c:v>
                </c:pt>
                <c:pt idx="3">
                  <c:v>8.0709149106957048E-2</c:v>
                </c:pt>
                <c:pt idx="4">
                  <c:v>7.9410958315853462E-3</c:v>
                </c:pt>
                <c:pt idx="5">
                  <c:v>1.1198134304939401E-3</c:v>
                </c:pt>
                <c:pt idx="6">
                  <c:v>7.894849849205065E-4</c:v>
                </c:pt>
                <c:pt idx="7">
                  <c:v>1.3873794714084215E-4</c:v>
                </c:pt>
                <c:pt idx="8">
                  <c:v>2.972956010160903E-5</c:v>
                </c:pt>
                <c:pt idx="9">
                  <c:v>1.3213137822937347E-5</c:v>
                </c:pt>
              </c:numCache>
            </c:numRef>
          </c:yVal>
          <c:smooth val="1"/>
        </c:ser>
        <c:ser>
          <c:idx val="1"/>
          <c:order val="1"/>
          <c:tx>
            <c:strRef>
              <c:f>Sheet1!$B$1</c:f>
              <c:strCache>
                <c:ptCount val="1"/>
                <c:pt idx="0">
                  <c:v>信息即时交互服务</c:v>
                </c:pt>
              </c:strCache>
            </c:strRef>
          </c:tx>
          <c:marker>
            <c:symbol val="none"/>
          </c:marker>
          <c:yVal>
            <c:numRef>
              <c:f>Sheet1!$B$2:$B$25</c:f>
              <c:numCache>
                <c:formatCode>0.0000_ </c:formatCode>
                <c:ptCount val="24"/>
                <c:pt idx="0">
                  <c:v>0.70272493768721611</c:v>
                </c:pt>
                <c:pt idx="1">
                  <c:v>0.16658794113578734</c:v>
                </c:pt>
                <c:pt idx="2">
                  <c:v>6.3482133534237775E-2</c:v>
                </c:pt>
                <c:pt idx="3">
                  <c:v>3.8833511877477404E-2</c:v>
                </c:pt>
                <c:pt idx="4">
                  <c:v>2.3518880962964495E-2</c:v>
                </c:pt>
                <c:pt idx="5">
                  <c:v>2.3863609655280296E-3</c:v>
                </c:pt>
                <c:pt idx="6">
                  <c:v>9.7260215385757461E-4</c:v>
                </c:pt>
                <c:pt idx="7">
                  <c:v>7.261508712359155E-4</c:v>
                </c:pt>
                <c:pt idx="8">
                  <c:v>5.4731989206951905E-4</c:v>
                </c:pt>
                <c:pt idx="9">
                  <c:v>1.3227379017773029E-4</c:v>
                </c:pt>
                <c:pt idx="10">
                  <c:v>4.4964612041191747E-5</c:v>
                </c:pt>
                <c:pt idx="11">
                  <c:v>1.8211887996118222E-5</c:v>
                </c:pt>
                <c:pt idx="12">
                  <c:v>8.1555351745663406E-6</c:v>
                </c:pt>
                <c:pt idx="13">
                  <c:v>5.9593201905492632E-6</c:v>
                </c:pt>
                <c:pt idx="14">
                  <c:v>2.6072025833653028E-6</c:v>
                </c:pt>
                <c:pt idx="15">
                  <c:v>2.3631786962522942E-6</c:v>
                </c:pt>
                <c:pt idx="16">
                  <c:v>1.7081672097910603E-6</c:v>
                </c:pt>
                <c:pt idx="17">
                  <c:v>1.220119435565043E-6</c:v>
                </c:pt>
                <c:pt idx="18">
                  <c:v>9.7609554845203439E-7</c:v>
                </c:pt>
                <c:pt idx="19">
                  <c:v>4.7520441174638519E-7</c:v>
                </c:pt>
                <c:pt idx="20">
                  <c:v>4.4951768678712113E-7</c:v>
                </c:pt>
                <c:pt idx="21">
                  <c:v>2.9539733703153677E-7</c:v>
                </c:pt>
                <c:pt idx="22">
                  <c:v>2.6971061207227266E-7</c:v>
                </c:pt>
                <c:pt idx="23">
                  <c:v>2.3118052463337659E-7</c:v>
                </c:pt>
              </c:numCache>
            </c:numRef>
          </c:yVal>
          <c:smooth val="1"/>
        </c:ser>
        <c:ser>
          <c:idx val="2"/>
          <c:order val="2"/>
          <c:tx>
            <c:strRef>
              <c:f>Sheet1!$C$1</c:f>
              <c:strCache>
                <c:ptCount val="1"/>
                <c:pt idx="0">
                  <c:v>HTTP应用</c:v>
                </c:pt>
              </c:strCache>
            </c:strRef>
          </c:tx>
          <c:marker>
            <c:symbol val="none"/>
          </c:marker>
          <c:yVal>
            <c:numRef>
              <c:f>Sheet1!$C$2:$C$25</c:f>
              <c:numCache>
                <c:formatCode>0.0000_ </c:formatCode>
                <c:ptCount val="24"/>
                <c:pt idx="0">
                  <c:v>0.83182646458308296</c:v>
                </c:pt>
                <c:pt idx="1">
                  <c:v>3.9336580881683549E-2</c:v>
                </c:pt>
                <c:pt idx="2">
                  <c:v>3.3442914951361501E-2</c:v>
                </c:pt>
                <c:pt idx="3">
                  <c:v>2.6113911379035556E-2</c:v>
                </c:pt>
                <c:pt idx="4">
                  <c:v>2.1590813440800501E-2</c:v>
                </c:pt>
                <c:pt idx="5">
                  <c:v>1.5545249405067532E-2</c:v>
                </c:pt>
                <c:pt idx="6">
                  <c:v>1.0127123572071038E-2</c:v>
                </c:pt>
                <c:pt idx="7">
                  <c:v>3.6470172997743475E-3</c:v>
                </c:pt>
                <c:pt idx="8">
                  <c:v>3.4664730860198608E-3</c:v>
                </c:pt>
                <c:pt idx="9">
                  <c:v>3.0740737959028103E-3</c:v>
                </c:pt>
                <c:pt idx="10">
                  <c:v>1.5022362503990493E-3</c:v>
                </c:pt>
                <c:pt idx="11">
                  <c:v>1.2284469743867993E-3</c:v>
                </c:pt>
                <c:pt idx="12">
                  <c:v>1.2029326635373918E-3</c:v>
                </c:pt>
                <c:pt idx="13">
                  <c:v>1.0539909180622771E-3</c:v>
                </c:pt>
                <c:pt idx="14">
                  <c:v>8.4383331861554464E-4</c:v>
                </c:pt>
                <c:pt idx="15">
                  <c:v>7.2768417188313656E-4</c:v>
                </c:pt>
                <c:pt idx="16">
                  <c:v>6.6014308270001326E-4</c:v>
                </c:pt>
                <c:pt idx="17">
                  <c:v>6.1446056497494036E-4</c:v>
                </c:pt>
                <c:pt idx="18">
                  <c:v>6.1264929072396958E-4</c:v>
                </c:pt>
                <c:pt idx="19">
                  <c:v>5.5918350943091617E-4</c:v>
                </c:pt>
                <c:pt idx="20">
                  <c:v>4.3857255884991256E-4</c:v>
                </c:pt>
                <c:pt idx="21">
                  <c:v>3.9177340477378306E-4</c:v>
                </c:pt>
                <c:pt idx="22">
                  <c:v>3.856259778984333E-4</c:v>
                </c:pt>
                <c:pt idx="23">
                  <c:v>3.3432234597303095E-4</c:v>
                </c:pt>
              </c:numCache>
            </c:numRef>
          </c:yVal>
          <c:smooth val="1"/>
        </c:ser>
        <c:ser>
          <c:idx val="3"/>
          <c:order val="3"/>
          <c:tx>
            <c:strRef>
              <c:f>Sheet1!$D$1</c:f>
              <c:strCache>
                <c:ptCount val="1"/>
                <c:pt idx="0">
                  <c:v>电子邮件服务</c:v>
                </c:pt>
              </c:strCache>
            </c:strRef>
          </c:tx>
          <c:marker>
            <c:symbol val="none"/>
          </c:marker>
          <c:yVal>
            <c:numRef>
              <c:f>Sheet1!$D$2:$D$25</c:f>
              <c:numCache>
                <c:formatCode>0.0000_ </c:formatCode>
                <c:ptCount val="24"/>
                <c:pt idx="0">
                  <c:v>0.94487664163782248</c:v>
                </c:pt>
                <c:pt idx="1">
                  <c:v>2.8863858554621126E-2</c:v>
                </c:pt>
                <c:pt idx="2">
                  <c:v>1.9748602939894565E-2</c:v>
                </c:pt>
                <c:pt idx="3">
                  <c:v>4.7916445948827432E-3</c:v>
                </c:pt>
                <c:pt idx="4">
                  <c:v>8.5023864348045318E-4</c:v>
                </c:pt>
                <c:pt idx="5">
                  <c:v>6.7992270070124574E-4</c:v>
                </c:pt>
                <c:pt idx="6">
                  <c:v>1.8640878776621925E-4</c:v>
                </c:pt>
                <c:pt idx="7">
                  <c:v>2.6821408311686223E-6</c:v>
                </c:pt>
              </c:numCache>
            </c:numRef>
          </c:yVal>
          <c:smooth val="1"/>
        </c:ser>
        <c:ser>
          <c:idx val="4"/>
          <c:order val="4"/>
          <c:tx>
            <c:strRef>
              <c:f>Sheet1!$E$1</c:f>
              <c:strCache>
                <c:ptCount val="1"/>
                <c:pt idx="0">
                  <c:v>VoIP</c:v>
                </c:pt>
              </c:strCache>
            </c:strRef>
          </c:tx>
          <c:marker>
            <c:symbol val="none"/>
          </c:marker>
          <c:yVal>
            <c:numRef>
              <c:f>Sheet1!$E$2:$E$25</c:f>
              <c:numCache>
                <c:formatCode>0.0000_ </c:formatCode>
                <c:ptCount val="24"/>
                <c:pt idx="0">
                  <c:v>0.99108064567314247</c:v>
                </c:pt>
                <c:pt idx="1">
                  <c:v>7.984110183333986E-3</c:v>
                </c:pt>
                <c:pt idx="2">
                  <c:v>7.0189979633705378E-4</c:v>
                </c:pt>
                <c:pt idx="3">
                  <c:v>2.3147759240902836E-4</c:v>
                </c:pt>
                <c:pt idx="4">
                  <c:v>1.8667547774921643E-6</c:v>
                </c:pt>
              </c:numCache>
            </c:numRef>
          </c:yVal>
          <c:smooth val="1"/>
        </c:ser>
        <c:ser>
          <c:idx val="5"/>
          <c:order val="5"/>
          <c:tx>
            <c:strRef>
              <c:f>Sheet1!$F$1</c:f>
              <c:strCache>
                <c:ptCount val="1"/>
                <c:pt idx="0">
                  <c:v>P2P视频</c:v>
                </c:pt>
              </c:strCache>
            </c:strRef>
          </c:tx>
          <c:marker>
            <c:symbol val="none"/>
          </c:marker>
          <c:yVal>
            <c:numRef>
              <c:f>Sheet1!$F$2:$F$25</c:f>
              <c:numCache>
                <c:formatCode>0.0000_ </c:formatCode>
                <c:ptCount val="24"/>
                <c:pt idx="0">
                  <c:v>0.35558641622888465</c:v>
                </c:pt>
                <c:pt idx="1">
                  <c:v>0.26904612685456325</c:v>
                </c:pt>
                <c:pt idx="2">
                  <c:v>0.12579137496819001</c:v>
                </c:pt>
                <c:pt idx="3">
                  <c:v>6.2304239085131094E-2</c:v>
                </c:pt>
                <c:pt idx="4">
                  <c:v>5.9413707175831214E-2</c:v>
                </c:pt>
                <c:pt idx="5">
                  <c:v>2.3836187214770665E-2</c:v>
                </c:pt>
                <c:pt idx="6">
                  <c:v>2.0459587777376938E-2</c:v>
                </c:pt>
                <c:pt idx="7">
                  <c:v>1.6885501050768303E-2</c:v>
                </c:pt>
                <c:pt idx="8">
                  <c:v>1.0967320881234466E-2</c:v>
                </c:pt>
                <c:pt idx="9">
                  <c:v>8.6942099898362993E-3</c:v>
                </c:pt>
                <c:pt idx="10">
                  <c:v>8.4392530648385866E-3</c:v>
                </c:pt>
                <c:pt idx="11">
                  <c:v>8.1650998507101016E-3</c:v>
                </c:pt>
                <c:pt idx="12">
                  <c:v>4.9322539905130589E-3</c:v>
                </c:pt>
                <c:pt idx="13">
                  <c:v>4.3804898455803605E-3</c:v>
                </c:pt>
                <c:pt idx="14">
                  <c:v>3.8004280653244553E-3</c:v>
                </c:pt>
                <c:pt idx="15">
                  <c:v>3.2365022962219515E-3</c:v>
                </c:pt>
                <c:pt idx="16">
                  <c:v>2.9253475392761841E-3</c:v>
                </c:pt>
                <c:pt idx="17">
                  <c:v>1.8137114999642503E-3</c:v>
                </c:pt>
                <c:pt idx="18">
                  <c:v>1.5835150058743426E-3</c:v>
                </c:pt>
                <c:pt idx="19">
                  <c:v>1.5279133319738281E-3</c:v>
                </c:pt>
                <c:pt idx="20">
                  <c:v>1.4529563934631985E-3</c:v>
                </c:pt>
                <c:pt idx="21">
                  <c:v>8.0258770746747176E-4</c:v>
                </c:pt>
                <c:pt idx="22">
                  <c:v>7.3319491073387737E-4</c:v>
                </c:pt>
                <c:pt idx="23">
                  <c:v>6.0669017304600158E-4</c:v>
                </c:pt>
              </c:numCache>
            </c:numRef>
          </c:yVal>
          <c:smooth val="1"/>
        </c:ser>
        <c:ser>
          <c:idx val="6"/>
          <c:order val="6"/>
          <c:tx>
            <c:strRef>
              <c:f>Sheet1!$G$1</c:f>
              <c:strCache>
                <c:ptCount val="1"/>
                <c:pt idx="0">
                  <c:v>网络游戏</c:v>
                </c:pt>
              </c:strCache>
            </c:strRef>
          </c:tx>
          <c:marker>
            <c:symbol val="none"/>
          </c:marker>
          <c:yVal>
            <c:numRef>
              <c:f>Sheet1!$G$2:$G$25</c:f>
              <c:numCache>
                <c:formatCode>0.0000_ </c:formatCode>
                <c:ptCount val="24"/>
                <c:pt idx="0">
                  <c:v>0.6259947316932275</c:v>
                </c:pt>
                <c:pt idx="1">
                  <c:v>9.3234983693571694E-2</c:v>
                </c:pt>
                <c:pt idx="2">
                  <c:v>7.0467642183778767E-2</c:v>
                </c:pt>
                <c:pt idx="3">
                  <c:v>2.2480153175904009E-2</c:v>
                </c:pt>
                <c:pt idx="4">
                  <c:v>2.1373934048237748E-2</c:v>
                </c:pt>
                <c:pt idx="5">
                  <c:v>1.8141993693726665E-2</c:v>
                </c:pt>
                <c:pt idx="6">
                  <c:v>1.7811941429406567E-2</c:v>
                </c:pt>
                <c:pt idx="7">
                  <c:v>1.4238738244154926E-2</c:v>
                </c:pt>
                <c:pt idx="8">
                  <c:v>1.2784991557454318E-2</c:v>
                </c:pt>
                <c:pt idx="9">
                  <c:v>1.1028229854859434E-2</c:v>
                </c:pt>
                <c:pt idx="10">
                  <c:v>1.0505619626140798E-2</c:v>
                </c:pt>
                <c:pt idx="11">
                  <c:v>1.0303499708030689E-2</c:v>
                </c:pt>
                <c:pt idx="12">
                  <c:v>8.9025086280146125E-3</c:v>
                </c:pt>
                <c:pt idx="13">
                  <c:v>8.8507421889554155E-3</c:v>
                </c:pt>
                <c:pt idx="14">
                  <c:v>8.5220088148024314E-3</c:v>
                </c:pt>
                <c:pt idx="15">
                  <c:v>6.4111251023376342E-3</c:v>
                </c:pt>
                <c:pt idx="16">
                  <c:v>5.0619004613807524E-3</c:v>
                </c:pt>
                <c:pt idx="17">
                  <c:v>4.8459321965159535E-3</c:v>
                </c:pt>
                <c:pt idx="18">
                  <c:v>3.4317522148287439E-3</c:v>
                </c:pt>
                <c:pt idx="19">
                  <c:v>2.9216714426976843E-3</c:v>
                </c:pt>
                <c:pt idx="20">
                  <c:v>2.7627451775605345E-3</c:v>
                </c:pt>
                <c:pt idx="21">
                  <c:v>2.632834496099877E-3</c:v>
                </c:pt>
                <c:pt idx="22">
                  <c:v>2.4495087628711317E-3</c:v>
                </c:pt>
                <c:pt idx="23">
                  <c:v>2.1207753887181476E-3</c:v>
                </c:pt>
              </c:numCache>
            </c:numRef>
          </c:yVal>
          <c:smooth val="1"/>
        </c:ser>
        <c:ser>
          <c:idx val="7"/>
          <c:order val="7"/>
          <c:tx>
            <c:strRef>
              <c:f>Sheet1!$H$1</c:f>
              <c:strCache>
                <c:ptCount val="1"/>
                <c:pt idx="0">
                  <c:v>证券交易</c:v>
                </c:pt>
              </c:strCache>
            </c:strRef>
          </c:tx>
          <c:marker>
            <c:symbol val="none"/>
          </c:marker>
          <c:yVal>
            <c:numRef>
              <c:f>Sheet1!$H$2:$H$25</c:f>
              <c:numCache>
                <c:formatCode>0.0000_ </c:formatCode>
                <c:ptCount val="24"/>
                <c:pt idx="0">
                  <c:v>0.43713228382046582</c:v>
                </c:pt>
                <c:pt idx="1">
                  <c:v>0.42970825469356794</c:v>
                </c:pt>
                <c:pt idx="2">
                  <c:v>7.1357397905317102E-2</c:v>
                </c:pt>
                <c:pt idx="3">
                  <c:v>3.4421847666359549E-2</c:v>
                </c:pt>
                <c:pt idx="4">
                  <c:v>8.4704654044634991E-3</c:v>
                </c:pt>
                <c:pt idx="5">
                  <c:v>7.719915958642915E-3</c:v>
                </c:pt>
                <c:pt idx="6">
                  <c:v>6.8048035758086845E-3</c:v>
                </c:pt>
                <c:pt idx="7">
                  <c:v>3.3657498082448555E-3</c:v>
                </c:pt>
                <c:pt idx="8">
                  <c:v>7.892788656227134E-4</c:v>
                </c:pt>
                <c:pt idx="9">
                  <c:v>1.0179456698950581E-4</c:v>
                </c:pt>
                <c:pt idx="10">
                  <c:v>5.7277992504299186E-5</c:v>
                </c:pt>
                <c:pt idx="11">
                  <c:v>4.8374677607257862E-5</c:v>
                </c:pt>
                <c:pt idx="12">
                  <c:v>2.0032458518342981E-5</c:v>
                </c:pt>
                <c:pt idx="13">
                  <c:v>2.2258287242603313E-6</c:v>
                </c:pt>
                <c:pt idx="14">
                  <c:v>2.9677716323471084E-7</c:v>
                </c:pt>
              </c:numCache>
            </c:numRef>
          </c:yVal>
          <c:smooth val="1"/>
        </c:ser>
        <c:ser>
          <c:idx val="8"/>
          <c:order val="8"/>
          <c:tx>
            <c:strRef>
              <c:f>Sheet1!$I$1</c:f>
              <c:strCache>
                <c:ptCount val="1"/>
                <c:pt idx="0">
                  <c:v>在线阅读</c:v>
                </c:pt>
              </c:strCache>
            </c:strRef>
          </c:tx>
          <c:marker>
            <c:symbol val="none"/>
          </c:marker>
          <c:yVal>
            <c:numRef>
              <c:f>Sheet1!$I$2:$I$25</c:f>
              <c:numCache>
                <c:formatCode>0.0000_ </c:formatCode>
                <c:ptCount val="24"/>
                <c:pt idx="0">
                  <c:v>0.20474635201253605</c:v>
                </c:pt>
                <c:pt idx="1">
                  <c:v>0.17702850452514257</c:v>
                </c:pt>
                <c:pt idx="2">
                  <c:v>0.15808030334391973</c:v>
                </c:pt>
                <c:pt idx="3">
                  <c:v>0.10278429285996375</c:v>
                </c:pt>
                <c:pt idx="4">
                  <c:v>8.4534514132895824E-2</c:v>
                </c:pt>
                <c:pt idx="5">
                  <c:v>6.9912722590410786E-2</c:v>
                </c:pt>
                <c:pt idx="6">
                  <c:v>4.7004466094129567E-2</c:v>
                </c:pt>
                <c:pt idx="7">
                  <c:v>3.2237910624783331E-2</c:v>
                </c:pt>
                <c:pt idx="8">
                  <c:v>1.8887882878364015E-2</c:v>
                </c:pt>
                <c:pt idx="9">
                  <c:v>1.6824361991088131E-2</c:v>
                </c:pt>
                <c:pt idx="10">
                  <c:v>1.2517000237463634E-2</c:v>
                </c:pt>
                <c:pt idx="11">
                  <c:v>9.7277549273704148E-3</c:v>
                </c:pt>
                <c:pt idx="12">
                  <c:v>9.5607684678770122E-3</c:v>
                </c:pt>
                <c:pt idx="13">
                  <c:v>9.4331476376177947E-3</c:v>
                </c:pt>
                <c:pt idx="14">
                  <c:v>8.8572665776918795E-3</c:v>
                </c:pt>
                <c:pt idx="15">
                  <c:v>8.1639235595671808E-3</c:v>
                </c:pt>
                <c:pt idx="16">
                  <c:v>6.9905738365869238E-3</c:v>
                </c:pt>
                <c:pt idx="17">
                  <c:v>6.2216742075127396E-3</c:v>
                </c:pt>
                <c:pt idx="18">
                  <c:v>3.4387781924572914E-3</c:v>
                </c:pt>
                <c:pt idx="19">
                  <c:v>2.9638509236319492E-3</c:v>
                </c:pt>
                <c:pt idx="20">
                  <c:v>2.0070121614397152E-3</c:v>
                </c:pt>
                <c:pt idx="21">
                  <c:v>1.3739874461738512E-3</c:v>
                </c:pt>
                <c:pt idx="22">
                  <c:v>1.035570020660606E-3</c:v>
                </c:pt>
                <c:pt idx="23">
                  <c:v>8.9715538883717737E-4</c:v>
                </c:pt>
              </c:numCache>
            </c:numRef>
          </c:yVal>
          <c:smooth val="1"/>
        </c:ser>
        <c:ser>
          <c:idx val="9"/>
          <c:order val="9"/>
          <c:tx>
            <c:strRef>
              <c:f>Sheet1!$J$1</c:f>
              <c:strCache>
                <c:ptCount val="1"/>
                <c:pt idx="0">
                  <c:v>在线音乐</c:v>
                </c:pt>
              </c:strCache>
            </c:strRef>
          </c:tx>
          <c:marker>
            <c:symbol val="none"/>
          </c:marker>
          <c:yVal>
            <c:numRef>
              <c:f>Sheet1!$J$2:$J$25</c:f>
              <c:numCache>
                <c:formatCode>0.0000_ </c:formatCode>
                <c:ptCount val="24"/>
                <c:pt idx="0">
                  <c:v>0.43607718787134886</c:v>
                </c:pt>
                <c:pt idx="1">
                  <c:v>0.20236609402317959</c:v>
                </c:pt>
                <c:pt idx="2">
                  <c:v>0.17796622125073902</c:v>
                </c:pt>
                <c:pt idx="3">
                  <c:v>8.1684607577635002E-2</c:v>
                </c:pt>
                <c:pt idx="4">
                  <c:v>2.7989529272519006E-2</c:v>
                </c:pt>
                <c:pt idx="5">
                  <c:v>2.27293056756501E-2</c:v>
                </c:pt>
                <c:pt idx="6">
                  <c:v>1.2504355240941957E-2</c:v>
                </c:pt>
                <c:pt idx="7">
                  <c:v>1.00604635936173E-2</c:v>
                </c:pt>
                <c:pt idx="8">
                  <c:v>7.9457744001587369E-3</c:v>
                </c:pt>
                <c:pt idx="9">
                  <c:v>7.2465718753734224E-3</c:v>
                </c:pt>
                <c:pt idx="10">
                  <c:v>4.9875277490521036E-3</c:v>
                </c:pt>
                <c:pt idx="11">
                  <c:v>2.631713200225325E-3</c:v>
                </c:pt>
                <c:pt idx="12">
                  <c:v>1.6461647837867372E-3</c:v>
                </c:pt>
                <c:pt idx="13">
                  <c:v>9.1386662199009858E-4</c:v>
                </c:pt>
                <c:pt idx="14">
                  <c:v>8.6086784843509873E-4</c:v>
                </c:pt>
                <c:pt idx="15">
                  <c:v>6.2439418398322157E-4</c:v>
                </c:pt>
                <c:pt idx="16">
                  <c:v>5.7741973145102022E-4</c:v>
                </c:pt>
                <c:pt idx="17">
                  <c:v>4.8728368779345211E-4</c:v>
                </c:pt>
                <c:pt idx="18">
                  <c:v>1.4313481721256802E-4</c:v>
                </c:pt>
                <c:pt idx="19">
                  <c:v>1.240705101783954E-4</c:v>
                </c:pt>
                <c:pt idx="20">
                  <c:v>9.9744454402791137E-5</c:v>
                </c:pt>
                <c:pt idx="21">
                  <c:v>7.4579569117683283E-5</c:v>
                </c:pt>
                <c:pt idx="22">
                  <c:v>7.1224251079668905E-5</c:v>
                </c:pt>
                <c:pt idx="23">
                  <c:v>4.7584510357294854E-5</c:v>
                </c:pt>
              </c:numCache>
            </c:numRef>
          </c:yVal>
          <c:smooth val="1"/>
        </c:ser>
        <c:ser>
          <c:idx val="10"/>
          <c:order val="10"/>
          <c:tx>
            <c:strRef>
              <c:f>Sheet1!$K$1</c:f>
              <c:strCache>
                <c:ptCount val="1"/>
                <c:pt idx="0">
                  <c:v>应用商店</c:v>
                </c:pt>
              </c:strCache>
            </c:strRef>
          </c:tx>
          <c:marker>
            <c:symbol val="none"/>
          </c:marker>
          <c:yVal>
            <c:numRef>
              <c:f>Sheet1!$K$2:$K$25</c:f>
              <c:numCache>
                <c:formatCode>0.0000_ </c:formatCode>
                <c:ptCount val="24"/>
                <c:pt idx="0">
                  <c:v>0.25773392077025109</c:v>
                </c:pt>
                <c:pt idx="1">
                  <c:v>0.19246140130457498</c:v>
                </c:pt>
                <c:pt idx="2">
                  <c:v>0.12769469527935468</c:v>
                </c:pt>
                <c:pt idx="3">
                  <c:v>0.12203270121535292</c:v>
                </c:pt>
                <c:pt idx="4">
                  <c:v>0.10644965536754025</c:v>
                </c:pt>
                <c:pt idx="5">
                  <c:v>6.8723046043905098E-2</c:v>
                </c:pt>
                <c:pt idx="6">
                  <c:v>3.7869476671302853E-2</c:v>
                </c:pt>
                <c:pt idx="7">
                  <c:v>2.3096012460273773E-2</c:v>
                </c:pt>
                <c:pt idx="8">
                  <c:v>1.8251478747081374E-2</c:v>
                </c:pt>
                <c:pt idx="9">
                  <c:v>1.5131507992867837E-2</c:v>
                </c:pt>
                <c:pt idx="10">
                  <c:v>9.0652483580759974E-3</c:v>
                </c:pt>
                <c:pt idx="11">
                  <c:v>7.6533828046541135E-3</c:v>
                </c:pt>
                <c:pt idx="12">
                  <c:v>6.3589976314834817E-3</c:v>
                </c:pt>
                <c:pt idx="13">
                  <c:v>4.7041175209993989E-3</c:v>
                </c:pt>
                <c:pt idx="14">
                  <c:v>8.0888130664795389E-4</c:v>
                </c:pt>
                <c:pt idx="15">
                  <c:v>5.3855387429634332E-4</c:v>
                </c:pt>
                <c:pt idx="16">
                  <c:v>3.232023575913686E-4</c:v>
                </c:pt>
                <c:pt idx="17">
                  <c:v>3.0954591994666284E-4</c:v>
                </c:pt>
                <c:pt idx="18">
                  <c:v>2.0257049172980142E-4</c:v>
                </c:pt>
                <c:pt idx="19">
                  <c:v>1.6650348974506582E-4</c:v>
                </c:pt>
                <c:pt idx="20">
                  <c:v>1.1572955491218561E-4</c:v>
                </c:pt>
                <c:pt idx="21">
                  <c:v>8.6140606681989895E-5</c:v>
                </c:pt>
                <c:pt idx="22">
                  <c:v>5.3225090307570991E-5</c:v>
                </c:pt>
                <c:pt idx="23">
                  <c:v>3.7817827323800438E-5</c:v>
                </c:pt>
              </c:numCache>
            </c:numRef>
          </c:yVal>
          <c:smooth val="1"/>
        </c:ser>
        <c:ser>
          <c:idx val="11"/>
          <c:order val="11"/>
          <c:tx>
            <c:strRef>
              <c:f>Sheet1!$L$1</c:f>
              <c:strCache>
                <c:ptCount val="1"/>
                <c:pt idx="0">
                  <c:v>社区门户</c:v>
                </c:pt>
              </c:strCache>
            </c:strRef>
          </c:tx>
          <c:marker>
            <c:symbol val="none"/>
          </c:marker>
          <c:yVal>
            <c:numRef>
              <c:f>Sheet1!$L$2:$L$25</c:f>
              <c:numCache>
                <c:formatCode>0.0000_ </c:formatCode>
                <c:ptCount val="24"/>
                <c:pt idx="0">
                  <c:v>0.49146278948708799</c:v>
                </c:pt>
                <c:pt idx="1">
                  <c:v>0.31460041026889562</c:v>
                </c:pt>
                <c:pt idx="2">
                  <c:v>3.4533867874931609E-2</c:v>
                </c:pt>
                <c:pt idx="3">
                  <c:v>3.2760645498465329E-2</c:v>
                </c:pt>
                <c:pt idx="4">
                  <c:v>2.9911833741952693E-2</c:v>
                </c:pt>
                <c:pt idx="5">
                  <c:v>2.4801318571193828E-2</c:v>
                </c:pt>
                <c:pt idx="6">
                  <c:v>1.9362333094409264E-2</c:v>
                </c:pt>
                <c:pt idx="7">
                  <c:v>1.4399241604307599E-2</c:v>
                </c:pt>
                <c:pt idx="8">
                  <c:v>6.7706265127092146E-3</c:v>
                </c:pt>
                <c:pt idx="9">
                  <c:v>6.0693725837819125E-3</c:v>
                </c:pt>
                <c:pt idx="10">
                  <c:v>5.0055081280451393E-3</c:v>
                </c:pt>
                <c:pt idx="11">
                  <c:v>4.0147520238857396E-3</c:v>
                </c:pt>
                <c:pt idx="12">
                  <c:v>3.7261119754411114E-3</c:v>
                </c:pt>
                <c:pt idx="13">
                  <c:v>2.5948292049242615E-3</c:v>
                </c:pt>
                <c:pt idx="14">
                  <c:v>1.6973552191690098E-3</c:v>
                </c:pt>
                <c:pt idx="15">
                  <c:v>1.4056115142894929E-3</c:v>
                </c:pt>
                <c:pt idx="16">
                  <c:v>1.2724991383042759E-3</c:v>
                </c:pt>
                <c:pt idx="17">
                  <c:v>8.6109223532405878E-4</c:v>
                </c:pt>
                <c:pt idx="18">
                  <c:v>7.2470377754645955E-4</c:v>
                </c:pt>
                <c:pt idx="19">
                  <c:v>6.1676550375533803E-4</c:v>
                </c:pt>
                <c:pt idx="20">
                  <c:v>5.8641864083642853E-4</c:v>
                </c:pt>
                <c:pt idx="21">
                  <c:v>5.2072457963128912E-4</c:v>
                </c:pt>
                <c:pt idx="22">
                  <c:v>4.8037704597773885E-4</c:v>
                </c:pt>
                <c:pt idx="23">
                  <c:v>4.334773487394241E-4</c:v>
                </c:pt>
              </c:numCache>
            </c:numRef>
          </c:yVal>
          <c:smooth val="1"/>
        </c:ser>
        <c:ser>
          <c:idx val="12"/>
          <c:order val="12"/>
          <c:tx>
            <c:strRef>
              <c:f>Sheet1!$M$1</c:f>
              <c:strCache>
                <c:ptCount val="1"/>
                <c:pt idx="0">
                  <c:v>旅游</c:v>
                </c:pt>
              </c:strCache>
            </c:strRef>
          </c:tx>
          <c:marker>
            <c:symbol val="none"/>
          </c:marker>
          <c:yVal>
            <c:numRef>
              <c:f>Sheet1!$M$2:$M$25</c:f>
              <c:numCache>
                <c:formatCode>0.0000_ </c:formatCode>
                <c:ptCount val="24"/>
                <c:pt idx="0">
                  <c:v>0.3840629589666425</c:v>
                </c:pt>
                <c:pt idx="1">
                  <c:v>0.20195563793190963</c:v>
                </c:pt>
                <c:pt idx="2">
                  <c:v>8.8779478245492816E-2</c:v>
                </c:pt>
                <c:pt idx="3">
                  <c:v>6.1289044399726891E-2</c:v>
                </c:pt>
                <c:pt idx="4">
                  <c:v>6.0042865540068144E-2</c:v>
                </c:pt>
                <c:pt idx="5">
                  <c:v>3.5528459411180081E-2</c:v>
                </c:pt>
                <c:pt idx="6">
                  <c:v>2.8054660931613254E-2</c:v>
                </c:pt>
                <c:pt idx="7">
                  <c:v>2.4332334010645978E-2</c:v>
                </c:pt>
                <c:pt idx="8">
                  <c:v>1.8996900516907982E-2</c:v>
                </c:pt>
                <c:pt idx="9">
                  <c:v>1.6049362501985274E-2</c:v>
                </c:pt>
                <c:pt idx="10">
                  <c:v>1.3778536775456941E-2</c:v>
                </c:pt>
                <c:pt idx="11">
                  <c:v>1.2784835619331737E-2</c:v>
                </c:pt>
                <c:pt idx="12">
                  <c:v>8.6282863444273987E-3</c:v>
                </c:pt>
                <c:pt idx="13">
                  <c:v>6.8938529374683788E-3</c:v>
                </c:pt>
                <c:pt idx="14">
                  <c:v>5.574157548051812E-3</c:v>
                </c:pt>
                <c:pt idx="15">
                  <c:v>4.0925293124648996E-3</c:v>
                </c:pt>
                <c:pt idx="16">
                  <c:v>3.5998539493440002E-3</c:v>
                </c:pt>
                <c:pt idx="17">
                  <c:v>3.5667796976489446E-3</c:v>
                </c:pt>
                <c:pt idx="18">
                  <c:v>3.1461472590123244E-3</c:v>
                </c:pt>
                <c:pt idx="19">
                  <c:v>2.7820030225281498E-3</c:v>
                </c:pt>
                <c:pt idx="20">
                  <c:v>2.0879349386898338E-3</c:v>
                </c:pt>
                <c:pt idx="21">
                  <c:v>1.9877297800889732E-3</c:v>
                </c:pt>
                <c:pt idx="22">
                  <c:v>1.7529353398379362E-3</c:v>
                </c:pt>
                <c:pt idx="23">
                  <c:v>1.5801960549949488E-3</c:v>
                </c:pt>
              </c:numCache>
            </c:numRef>
          </c:yVal>
          <c:smooth val="1"/>
        </c:ser>
        <c:ser>
          <c:idx val="13"/>
          <c:order val="13"/>
          <c:tx>
            <c:strRef>
              <c:f>Sheet1!$N$1</c:f>
              <c:strCache>
                <c:ptCount val="1"/>
                <c:pt idx="0">
                  <c:v>生活</c:v>
                </c:pt>
              </c:strCache>
            </c:strRef>
          </c:tx>
          <c:marker>
            <c:symbol val="none"/>
          </c:marker>
          <c:yVal>
            <c:numRef>
              <c:f>Sheet1!$N$2:$N$25</c:f>
              <c:numCache>
                <c:formatCode>0.0000_ </c:formatCode>
                <c:ptCount val="24"/>
                <c:pt idx="0">
                  <c:v>0.40592877958965878</c:v>
                </c:pt>
                <c:pt idx="1">
                  <c:v>0.14708962947326448</c:v>
                </c:pt>
                <c:pt idx="2">
                  <c:v>5.7768366551151924E-2</c:v>
                </c:pt>
                <c:pt idx="3">
                  <c:v>4.4909655156238092E-2</c:v>
                </c:pt>
                <c:pt idx="4">
                  <c:v>3.9175330272485792E-2</c:v>
                </c:pt>
                <c:pt idx="5">
                  <c:v>3.711167695744718E-2</c:v>
                </c:pt>
                <c:pt idx="6">
                  <c:v>3.1913146985182446E-2</c:v>
                </c:pt>
                <c:pt idx="7">
                  <c:v>2.3184307585859119E-2</c:v>
                </c:pt>
                <c:pt idx="8">
                  <c:v>2.2902483860186115E-2</c:v>
                </c:pt>
                <c:pt idx="9">
                  <c:v>2.207606968412288E-2</c:v>
                </c:pt>
                <c:pt idx="10">
                  <c:v>2.0125658932456124E-2</c:v>
                </c:pt>
                <c:pt idx="11">
                  <c:v>1.6929946464486544E-2</c:v>
                </c:pt>
                <c:pt idx="12">
                  <c:v>1.401569124140236E-2</c:v>
                </c:pt>
                <c:pt idx="13">
                  <c:v>1.2405741141426401E-2</c:v>
                </c:pt>
                <c:pt idx="14">
                  <c:v>1.0133926739024633E-2</c:v>
                </c:pt>
                <c:pt idx="15">
                  <c:v>9.5233697468643901E-3</c:v>
                </c:pt>
                <c:pt idx="16">
                  <c:v>9.3104444092622883E-3</c:v>
                </c:pt>
                <c:pt idx="17">
                  <c:v>8.3649239772254184E-3</c:v>
                </c:pt>
                <c:pt idx="18">
                  <c:v>6.1964571569300053E-3</c:v>
                </c:pt>
                <c:pt idx="19">
                  <c:v>6.1693375786467768E-3</c:v>
                </c:pt>
                <c:pt idx="20">
                  <c:v>6.0663564773280323E-3</c:v>
                </c:pt>
                <c:pt idx="21">
                  <c:v>5.9300256243366694E-3</c:v>
                </c:pt>
                <c:pt idx="22">
                  <c:v>5.7753707319647477E-3</c:v>
                </c:pt>
                <c:pt idx="23">
                  <c:v>5.6668924188318353E-3</c:v>
                </c:pt>
              </c:numCache>
            </c:numRef>
          </c:yVal>
          <c:smooth val="1"/>
        </c:ser>
        <c:ser>
          <c:idx val="14"/>
          <c:order val="14"/>
          <c:tx>
            <c:strRef>
              <c:f>Sheet1!$O$1</c:f>
              <c:strCache>
                <c:ptCount val="1"/>
                <c:pt idx="0">
                  <c:v>地图导航</c:v>
                </c:pt>
              </c:strCache>
            </c:strRef>
          </c:tx>
          <c:marker>
            <c:symbol val="none"/>
          </c:marker>
          <c:yVal>
            <c:numRef>
              <c:f>Sheet1!$O$2:$O$25</c:f>
              <c:numCache>
                <c:formatCode>0.0000_ </c:formatCode>
                <c:ptCount val="24"/>
                <c:pt idx="0">
                  <c:v>0.5893486179173506</c:v>
                </c:pt>
                <c:pt idx="1">
                  <c:v>0.25159492021858876</c:v>
                </c:pt>
                <c:pt idx="2">
                  <c:v>0.11052100000980317</c:v>
                </c:pt>
                <c:pt idx="3">
                  <c:v>2.6358391671232398E-2</c:v>
                </c:pt>
                <c:pt idx="4">
                  <c:v>1.6391297622950732E-2</c:v>
                </c:pt>
                <c:pt idx="5">
                  <c:v>2.6685027628582103E-3</c:v>
                </c:pt>
                <c:pt idx="6">
                  <c:v>1.5757223569854619E-3</c:v>
                </c:pt>
                <c:pt idx="7">
                  <c:v>6.681128148040838E-4</c:v>
                </c:pt>
                <c:pt idx="8">
                  <c:v>3.0920811135522197E-4</c:v>
                </c:pt>
                <c:pt idx="9">
                  <c:v>2.2751508325608802E-4</c:v>
                </c:pt>
                <c:pt idx="10">
                  <c:v>1.9374863164177934E-4</c:v>
                </c:pt>
                <c:pt idx="11">
                  <c:v>9.7623168578465068E-5</c:v>
                </c:pt>
                <c:pt idx="12">
                  <c:v>3.1860280958662236E-5</c:v>
                </c:pt>
                <c:pt idx="13">
                  <c:v>1.3207039542693321E-5</c:v>
                </c:pt>
                <c:pt idx="14">
                  <c:v>2.7231009366377981E-7</c:v>
                </c:pt>
              </c:numCache>
            </c:numRef>
          </c:yVal>
          <c:smooth val="1"/>
        </c:ser>
        <c:ser>
          <c:idx val="15"/>
          <c:order val="15"/>
          <c:tx>
            <c:strRef>
              <c:f>Sheet1!$P$1</c:f>
              <c:strCache>
                <c:ptCount val="1"/>
                <c:pt idx="0">
                  <c:v>支付</c:v>
                </c:pt>
              </c:strCache>
            </c:strRef>
          </c:tx>
          <c:marker>
            <c:symbol val="none"/>
          </c:marker>
          <c:yVal>
            <c:numRef>
              <c:f>Sheet1!$P$2:$P$25</c:f>
              <c:numCache>
                <c:formatCode>0.0000_ </c:formatCode>
                <c:ptCount val="24"/>
                <c:pt idx="0">
                  <c:v>0.88075492237673703</c:v>
                </c:pt>
                <c:pt idx="1">
                  <c:v>4.6991901132091979E-2</c:v>
                </c:pt>
                <c:pt idx="2">
                  <c:v>3.6820325655648675E-2</c:v>
                </c:pt>
                <c:pt idx="3">
                  <c:v>1.509941949608664E-2</c:v>
                </c:pt>
                <c:pt idx="4">
                  <c:v>1.103419117021716E-2</c:v>
                </c:pt>
                <c:pt idx="5">
                  <c:v>6.8085892224066247E-3</c:v>
                </c:pt>
                <c:pt idx="6">
                  <c:v>2.1237355390376126E-3</c:v>
                </c:pt>
                <c:pt idx="7">
                  <c:v>1.6523342866654194E-4</c:v>
                </c:pt>
                <c:pt idx="8">
                  <c:v>1.4336429840185256E-4</c:v>
                </c:pt>
                <c:pt idx="9">
                  <c:v>5.8317680705838326E-5</c:v>
                </c:pt>
              </c:numCache>
            </c:numRef>
          </c:yVal>
          <c:smooth val="1"/>
        </c:ser>
        <c:ser>
          <c:idx val="16"/>
          <c:order val="16"/>
          <c:tx>
            <c:strRef>
              <c:f>Sheet1!$Q$1</c:f>
              <c:strCache>
                <c:ptCount val="1"/>
                <c:pt idx="0">
                  <c:v>购物</c:v>
                </c:pt>
              </c:strCache>
            </c:strRef>
          </c:tx>
          <c:marker>
            <c:symbol val="none"/>
          </c:marker>
          <c:yVal>
            <c:numRef>
              <c:f>Sheet1!$Q$2:$Q$25</c:f>
              <c:numCache>
                <c:formatCode>0.0000_ </c:formatCode>
                <c:ptCount val="24"/>
                <c:pt idx="0">
                  <c:v>0.67685529492732788</c:v>
                </c:pt>
                <c:pt idx="1">
                  <c:v>0.11171274444315915</c:v>
                </c:pt>
                <c:pt idx="2">
                  <c:v>0.10904604995687447</c:v>
                </c:pt>
                <c:pt idx="3">
                  <c:v>3.4788227760439952E-2</c:v>
                </c:pt>
                <c:pt idx="4">
                  <c:v>2.2228897566836887E-2</c:v>
                </c:pt>
                <c:pt idx="5">
                  <c:v>1.9994839051747863E-2</c:v>
                </c:pt>
                <c:pt idx="6">
                  <c:v>1.4781729015851352E-2</c:v>
                </c:pt>
                <c:pt idx="7">
                  <c:v>3.4205856786447509E-3</c:v>
                </c:pt>
                <c:pt idx="8">
                  <c:v>2.0201952016681954E-3</c:v>
                </c:pt>
                <c:pt idx="9">
                  <c:v>1.9729427622610109E-3</c:v>
                </c:pt>
                <c:pt idx="10">
                  <c:v>1.6654950720921876E-3</c:v>
                </c:pt>
                <c:pt idx="11">
                  <c:v>8.1249649058587196E-4</c:v>
                </c:pt>
                <c:pt idx="12">
                  <c:v>3.9857739473982162E-4</c:v>
                </c:pt>
                <c:pt idx="13">
                  <c:v>1.9146442980573418E-4</c:v>
                </c:pt>
                <c:pt idx="14">
                  <c:v>5.6150626048797041E-5</c:v>
                </c:pt>
                <c:pt idx="15">
                  <c:v>5.0627613650554709E-5</c:v>
                </c:pt>
                <c:pt idx="16">
                  <c:v>1.8410041327474441E-6</c:v>
                </c:pt>
                <c:pt idx="17">
                  <c:v>1.2273360884982961E-6</c:v>
                </c:pt>
                <c:pt idx="18">
                  <c:v>3.0683402212457402E-7</c:v>
                </c:pt>
                <c:pt idx="19">
                  <c:v>3.0683402212457402E-7</c:v>
                </c:pt>
              </c:numCache>
            </c:numRef>
          </c:yVal>
          <c:smooth val="1"/>
        </c:ser>
        <c:ser>
          <c:idx val="17"/>
          <c:order val="17"/>
          <c:tx>
            <c:strRef>
              <c:f>Sheet1!$R$1</c:f>
              <c:strCache>
                <c:ptCount val="1"/>
                <c:pt idx="0">
                  <c:v>动漫</c:v>
                </c:pt>
              </c:strCache>
            </c:strRef>
          </c:tx>
          <c:marker>
            <c:symbol val="none"/>
          </c:marker>
          <c:yVal>
            <c:numRef>
              <c:f>Sheet1!$R$2:$R$25</c:f>
              <c:numCache>
                <c:formatCode>0.0000_ </c:formatCode>
                <c:ptCount val="24"/>
                <c:pt idx="0">
                  <c:v>0.64374894550362749</c:v>
                </c:pt>
                <c:pt idx="1">
                  <c:v>8.236882065125696E-2</c:v>
                </c:pt>
                <c:pt idx="2">
                  <c:v>6.4332714695461451E-2</c:v>
                </c:pt>
                <c:pt idx="3">
                  <c:v>6.2679264383330519E-2</c:v>
                </c:pt>
                <c:pt idx="4">
                  <c:v>5.2640458916821328E-2</c:v>
                </c:pt>
                <c:pt idx="5">
                  <c:v>4.5351779989876835E-2</c:v>
                </c:pt>
                <c:pt idx="6">
                  <c:v>1.2400877340981947E-2</c:v>
                </c:pt>
                <c:pt idx="7">
                  <c:v>1.1017378100219336E-2</c:v>
                </c:pt>
                <c:pt idx="8">
                  <c:v>9.3639277880884098E-3</c:v>
                </c:pt>
                <c:pt idx="9">
                  <c:v>7.0693436814577354E-3</c:v>
                </c:pt>
                <c:pt idx="10">
                  <c:v>5.1965581238400541E-3</c:v>
                </c:pt>
                <c:pt idx="11">
                  <c:v>2.9863337270119791E-3</c:v>
                </c:pt>
                <c:pt idx="12">
                  <c:v>5.9051796861818797E-4</c:v>
                </c:pt>
                <c:pt idx="13">
                  <c:v>1.1810359372363759E-4</c:v>
                </c:pt>
                <c:pt idx="14">
                  <c:v>8.4359709802598272E-5</c:v>
                </c:pt>
                <c:pt idx="15">
                  <c:v>5.0615825881558965E-5</c:v>
                </c:pt>
              </c:numCache>
            </c:numRef>
          </c:yVal>
          <c:smooth val="1"/>
        </c:ser>
        <c:ser>
          <c:idx val="18"/>
          <c:order val="18"/>
          <c:tx>
            <c:strRef>
              <c:f>Sheet1!$S$1</c:f>
              <c:strCache>
                <c:ptCount val="1"/>
                <c:pt idx="0">
                  <c:v>云盘</c:v>
                </c:pt>
              </c:strCache>
            </c:strRef>
          </c:tx>
          <c:marker>
            <c:symbol val="none"/>
          </c:marker>
          <c:yVal>
            <c:numRef>
              <c:f>Sheet1!$S$2:$S$25</c:f>
              <c:numCache>
                <c:formatCode>0.0000_ </c:formatCode>
                <c:ptCount val="24"/>
                <c:pt idx="0">
                  <c:v>0.49520675808539616</c:v>
                </c:pt>
                <c:pt idx="1">
                  <c:v>0.27334733086202617</c:v>
                </c:pt>
                <c:pt idx="2">
                  <c:v>0.14471266028315777</c:v>
                </c:pt>
                <c:pt idx="3">
                  <c:v>7.0018967259153908E-2</c:v>
                </c:pt>
                <c:pt idx="4">
                  <c:v>1.4076539459332597E-2</c:v>
                </c:pt>
                <c:pt idx="5">
                  <c:v>2.0112681508535268E-3</c:v>
                </c:pt>
                <c:pt idx="6">
                  <c:v>4.0674181572351653E-4</c:v>
                </c:pt>
                <c:pt idx="7">
                  <c:v>1.9776067592074427E-4</c:v>
                </c:pt>
                <c:pt idx="8">
                  <c:v>2.1973408435638251E-5</c:v>
                </c:pt>
              </c:numCache>
            </c:numRef>
          </c:yVal>
          <c:smooth val="1"/>
        </c:ser>
        <c:dLbls>
          <c:showLegendKey val="0"/>
          <c:showVal val="0"/>
          <c:showCatName val="0"/>
          <c:showSerName val="0"/>
          <c:showPercent val="0"/>
          <c:showBubbleSize val="0"/>
        </c:dLbls>
        <c:axId val="374246784"/>
        <c:axId val="374256768"/>
      </c:scatterChart>
      <c:valAx>
        <c:axId val="374246784"/>
        <c:scaling>
          <c:orientation val="minMax"/>
        </c:scaling>
        <c:delete val="0"/>
        <c:axPos val="b"/>
        <c:majorTickMark val="out"/>
        <c:minorTickMark val="none"/>
        <c:tickLblPos val="nextTo"/>
        <c:crossAx val="374256768"/>
        <c:crosses val="autoZero"/>
        <c:crossBetween val="midCat"/>
      </c:valAx>
      <c:valAx>
        <c:axId val="374256768"/>
        <c:scaling>
          <c:orientation val="minMax"/>
          <c:max val="1"/>
          <c:min val="0"/>
        </c:scaling>
        <c:delete val="0"/>
        <c:axPos val="l"/>
        <c:majorGridlines/>
        <c:numFmt formatCode="0.0000_ " sourceLinked="1"/>
        <c:majorTickMark val="out"/>
        <c:minorTickMark val="none"/>
        <c:tickLblPos val="nextTo"/>
        <c:crossAx val="37424678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44B005-D92F-4D2A-B7AF-576065FAFA1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BADF1-E6FF-4EDC-90BB-95E7DA3D3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9552</TotalTime>
  <Pages>1</Pages>
  <Words>11426</Words>
  <Characters>65131</Characters>
  <Application>Microsoft Office Word</Application>
  <DocSecurity>0</DocSecurity>
  <Lines>542</Lines>
  <Paragraphs>152</Paragraphs>
  <ScaleCrop>false</ScaleCrop>
  <Company/>
  <LinksUpToDate>false</LinksUpToDate>
  <CharactersWithSpaces>76405</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LiJie</cp:lastModifiedBy>
  <cp:revision>249</cp:revision>
  <cp:lastPrinted>2014-05-12T08:56:00Z</cp:lastPrinted>
  <dcterms:created xsi:type="dcterms:W3CDTF">2015-09-05T20:12:00Z</dcterms:created>
  <dcterms:modified xsi:type="dcterms:W3CDTF">2015-10-16T02:54:00Z</dcterms:modified>
</cp:coreProperties>
</file>